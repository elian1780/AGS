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E3359" w14:textId="77777777" w:rsidR="00F63D50" w:rsidRPr="00F63D50" w:rsidRDefault="00F63D50" w:rsidP="00F63D50">
      <w:pPr>
        <w:spacing w:after="45" w:line="540" w:lineRule="atLeast"/>
        <w:jc w:val="both"/>
        <w:textAlignment w:val="baseline"/>
        <w:outlineLvl w:val="0"/>
        <w:rPr>
          <w:rFonts w:eastAsia="Times New Roman" w:cstheme="minorHAnsi"/>
          <w:b/>
          <w:bCs/>
          <w:color w:val="000000"/>
          <w:kern w:val="36"/>
          <w:sz w:val="24"/>
          <w:szCs w:val="24"/>
        </w:rPr>
      </w:pPr>
      <w:proofErr w:type="spellStart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>Profesionet</w:t>
      </w:r>
      <w:proofErr w:type="spellEnd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 xml:space="preserve"> e lira </w:t>
      </w:r>
      <w:proofErr w:type="spellStart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>nuk</w:t>
      </w:r>
      <w:proofErr w:type="spellEnd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 xml:space="preserve"> '</w:t>
      </w:r>
      <w:proofErr w:type="spellStart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>shpëtojnë</w:t>
      </w:r>
      <w:proofErr w:type="spellEnd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 xml:space="preserve">': </w:t>
      </w:r>
      <w:proofErr w:type="spellStart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>Nëse</w:t>
      </w:r>
      <w:proofErr w:type="spellEnd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>kanë</w:t>
      </w:r>
      <w:proofErr w:type="spellEnd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 xml:space="preserve"> 80% </w:t>
      </w:r>
      <w:proofErr w:type="spellStart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>ardhurave</w:t>
      </w:r>
      <w:proofErr w:type="spellEnd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>një</w:t>
      </w:r>
      <w:proofErr w:type="spellEnd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>klient</w:t>
      </w:r>
      <w:proofErr w:type="spellEnd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 xml:space="preserve"> do </w:t>
      </w:r>
      <w:proofErr w:type="spellStart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>tatohen</w:t>
      </w:r>
      <w:proofErr w:type="spellEnd"/>
      <w:r w:rsidRPr="00F63D50">
        <w:rPr>
          <w:rFonts w:eastAsia="Times New Roman" w:cstheme="minorHAnsi"/>
          <w:b/>
          <w:bCs/>
          <w:color w:val="000000"/>
          <w:kern w:val="36"/>
          <w:sz w:val="24"/>
          <w:szCs w:val="24"/>
        </w:rPr>
        <w:t xml:space="preserve"> 13-23%</w:t>
      </w:r>
    </w:p>
    <w:p w14:paraId="59B4D8AA" w14:textId="77777777" w:rsidR="00F63D50" w:rsidRPr="00F63D50" w:rsidRDefault="00F63D50" w:rsidP="00F63D50">
      <w:pPr>
        <w:spacing w:after="0" w:line="360" w:lineRule="atLeast"/>
        <w:jc w:val="both"/>
        <w:textAlignment w:val="baseline"/>
        <w:rPr>
          <w:rFonts w:eastAsia="Times New Roman" w:cstheme="minorHAnsi"/>
          <w:i/>
          <w:iCs/>
          <w:color w:val="404040"/>
          <w:sz w:val="24"/>
          <w:szCs w:val="24"/>
        </w:rPr>
      </w:pP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Profesionistët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lirë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që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iu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gëzuan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 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rrëzimit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pjesshëm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 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ligjit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tatimin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mbi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ardhurat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dhe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shpëtuan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tatimit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deri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23%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vitin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2024,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këtë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vit do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duhet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paguajnë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njësoj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si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punësuarit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,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nëse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80-90%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ardhurave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tyre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kanë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më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pak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sesa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 xml:space="preserve"> 3 </w:t>
      </w:r>
      <w:proofErr w:type="spellStart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klientë</w:t>
      </w:r>
      <w:proofErr w:type="spellEnd"/>
      <w:r w:rsidRPr="00F63D50">
        <w:rPr>
          <w:rFonts w:eastAsia="Times New Roman" w:cstheme="minorHAnsi"/>
          <w:i/>
          <w:iCs/>
          <w:color w:val="404040"/>
          <w:sz w:val="24"/>
          <w:szCs w:val="24"/>
        </w:rPr>
        <w:t>.</w:t>
      </w:r>
    </w:p>
    <w:p w14:paraId="09E8CB00" w14:textId="6B19B4CA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</w:p>
    <w:p w14:paraId="1D50315F" w14:textId="77777777" w:rsidR="00F63D50" w:rsidRPr="00F63D50" w:rsidRDefault="00F63D50" w:rsidP="00F63D50">
      <w:pPr>
        <w:spacing w:after="75" w:line="240" w:lineRule="auto"/>
        <w:jc w:val="both"/>
        <w:textAlignment w:val="baseline"/>
        <w:rPr>
          <w:ins w:id="0" w:author="Unknown"/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</w:p>
    <w:p w14:paraId="2882BCB1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Profesionistët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lirë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që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iu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gëzuan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 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rrëzimit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pjesshëm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 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ligjit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mbi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dhe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shpëtuan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deri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23%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vitin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2024,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këtë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vit do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duhet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paguajnë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njësoj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punësuarit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(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pasi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u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zbriten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shpenzimet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),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nëse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80-90%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tyre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kanë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pak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sesa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3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klientë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.</w:t>
      </w:r>
    </w:p>
    <w:p w14:paraId="3A8D881A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r w:rsidRPr="00F63D50">
        <w:rPr>
          <w:rFonts w:eastAsia="Times New Roman" w:cstheme="minorHAnsi"/>
          <w:color w:val="404040"/>
          <w:sz w:val="24"/>
          <w:szCs w:val="24"/>
        </w:rPr>
        <w:t xml:space="preserve">Ata do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preken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një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tjetër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ligjit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që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nuk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u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shfuqizua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cili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parashikon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që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</w:t>
      </w:r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vet-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punësuarit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profesioneve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lira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që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sigurojnë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80%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ardhurave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bruto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1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klient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apo 90%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tyre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më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pak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se 3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klientë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, do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t’u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tatohen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ardhurat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neto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(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fitimi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pas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zbritjes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së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shpenzimeve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) me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normat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ardhurave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punësimi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13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>deri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  <w:highlight w:val="yellow"/>
        </w:rPr>
        <w:t xml:space="preserve"> 23%.</w:t>
      </w:r>
    </w:p>
    <w:p w14:paraId="62AB10F4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Administrata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tatimore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nëpërmjet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një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mesazhi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dërguar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subjekteve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ka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sqaruar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se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detyrimi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deklarimin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dhe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llogaritjen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nis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1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janari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2025.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këtë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kategori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t’u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paguar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do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llogaritet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efekt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periudhës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tatimore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2024.</w:t>
      </w:r>
    </w:p>
    <w:p w14:paraId="57B653BB" w14:textId="491EBA4B" w:rsidR="00F63D50" w:rsidRPr="00F63D50" w:rsidRDefault="00F63D50" w:rsidP="00F63D50">
      <w:pPr>
        <w:spacing w:after="0" w:line="240" w:lineRule="auto"/>
        <w:jc w:val="both"/>
        <w:textAlignment w:val="baseline"/>
        <w:rPr>
          <w:ins w:id="1" w:author="Unknown"/>
          <w:rFonts w:eastAsia="Times New Roman" w:cstheme="minorHAnsi"/>
          <w:color w:val="000000"/>
          <w:sz w:val="24"/>
          <w:szCs w:val="24"/>
          <w:bdr w:val="none" w:sz="0" w:space="0" w:color="auto" w:frame="1"/>
        </w:rPr>
      </w:pPr>
    </w:p>
    <w:p w14:paraId="2D3D6038" w14:textId="3F65F804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</w:p>
    <w:p w14:paraId="26A10C34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r w:rsidRPr="00F63D50">
        <w:rPr>
          <w:rFonts w:eastAsia="Times New Roman" w:cstheme="minorHAnsi"/>
          <w:color w:val="404040"/>
          <w:sz w:val="24"/>
          <w:szCs w:val="24"/>
        </w:rPr>
        <w:t xml:space="preserve">“Ju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bëjmë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me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dije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se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datë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04.02.2025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 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fldChar w:fldCharType="begin"/>
      </w:r>
      <w:r w:rsidRPr="00F63D50">
        <w:rPr>
          <w:rFonts w:eastAsia="Times New Roman" w:cstheme="minorHAnsi"/>
          <w:color w:val="404040"/>
          <w:sz w:val="24"/>
          <w:szCs w:val="24"/>
        </w:rPr>
        <w:instrText xml:space="preserve"> HYPERLINK "https://shqiptarja.com/tag/12748" </w:instrText>
      </w:r>
      <w:r w:rsidRPr="00F63D50">
        <w:rPr>
          <w:rFonts w:eastAsia="Times New Roman" w:cstheme="minorHAnsi"/>
          <w:color w:val="404040"/>
          <w:sz w:val="24"/>
          <w:szCs w:val="24"/>
        </w:rPr>
        <w:fldChar w:fldCharType="separate"/>
      </w:r>
      <w:r w:rsidRPr="00F63D50">
        <w:rPr>
          <w:rFonts w:eastAsia="Times New Roman" w:cstheme="minorHAnsi"/>
          <w:color w:val="114C80"/>
          <w:sz w:val="24"/>
          <w:szCs w:val="24"/>
          <w:u w:val="single"/>
          <w:bdr w:val="none" w:sz="0" w:space="0" w:color="auto" w:frame="1"/>
        </w:rPr>
        <w:t>Ministria</w:t>
      </w:r>
      <w:proofErr w:type="spellEnd"/>
      <w:r w:rsidRPr="00F63D50">
        <w:rPr>
          <w:rFonts w:eastAsia="Times New Roman" w:cstheme="minorHAnsi"/>
          <w:color w:val="114C80"/>
          <w:sz w:val="24"/>
          <w:szCs w:val="24"/>
          <w:u w:val="single"/>
          <w:bdr w:val="none" w:sz="0" w:space="0" w:color="auto" w:frame="1"/>
        </w:rPr>
        <w:t xml:space="preserve"> e </w:t>
      </w:r>
      <w:proofErr w:type="spellStart"/>
      <w:r w:rsidRPr="00F63D50">
        <w:rPr>
          <w:rFonts w:eastAsia="Times New Roman" w:cstheme="minorHAnsi"/>
          <w:color w:val="114C80"/>
          <w:sz w:val="24"/>
          <w:szCs w:val="24"/>
          <w:u w:val="single"/>
          <w:bdr w:val="none" w:sz="0" w:space="0" w:color="auto" w:frame="1"/>
        </w:rPr>
        <w:t>Financave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fldChar w:fldCharType="end"/>
      </w:r>
      <w:r w:rsidRPr="00F63D50">
        <w:rPr>
          <w:rFonts w:eastAsia="Times New Roman" w:cstheme="minorHAnsi"/>
          <w:color w:val="404040"/>
          <w:sz w:val="24"/>
          <w:szCs w:val="24"/>
        </w:rPr>
        <w:t> 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është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publikuar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udhëzimi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cilin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gjeni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atach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ku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pikën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3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Udhëzimit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deklarohet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se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realizuara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vetëpunësuarit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me 80%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njëjti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klient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, do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konsiderohen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punësimi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dhe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do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tatohen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13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dhe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23%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sipas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limiteve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.</w:t>
      </w:r>
    </w:p>
    <w:p w14:paraId="0B5DE1CA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Zbatimi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udhëzimit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Ministrisë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Financave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 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është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viti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2025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vazhdim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 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dhe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takon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gjithë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rrjetit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shitjes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që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deklaron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komisionet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bazuar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faturat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fiskale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shoqërisë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”,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thuhet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njoftimin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tatimeve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dërguar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bizneseve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.</w:t>
      </w:r>
    </w:p>
    <w:p w14:paraId="2BABAD05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Ligji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“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mbi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”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parashikonte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niste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zbatimin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1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janari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2024 me 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fldChar w:fldCharType="begin"/>
      </w:r>
      <w:r w:rsidRPr="00F63D50">
        <w:rPr>
          <w:rFonts w:eastAsia="Times New Roman" w:cstheme="minorHAnsi"/>
          <w:color w:val="404040"/>
          <w:sz w:val="24"/>
          <w:szCs w:val="24"/>
        </w:rPr>
        <w:instrText xml:space="preserve"> HYPERLINK "https://shqiptarja.com/tag/5081" </w:instrText>
      </w:r>
      <w:r w:rsidRPr="00F63D50">
        <w:rPr>
          <w:rFonts w:eastAsia="Times New Roman" w:cstheme="minorHAnsi"/>
          <w:color w:val="404040"/>
          <w:sz w:val="24"/>
          <w:szCs w:val="24"/>
        </w:rPr>
        <w:fldChar w:fldCharType="separate"/>
      </w:r>
      <w:r w:rsidRPr="00F63D50">
        <w:rPr>
          <w:rFonts w:eastAsia="Times New Roman" w:cstheme="minorHAnsi"/>
          <w:color w:val="114C80"/>
          <w:sz w:val="24"/>
          <w:szCs w:val="24"/>
          <w:u w:val="single"/>
          <w:bdr w:val="none" w:sz="0" w:space="0" w:color="auto" w:frame="1"/>
        </w:rPr>
        <w:t>profesionet</w:t>
      </w:r>
      <w:proofErr w:type="spellEnd"/>
      <w:r w:rsidRPr="00F63D50">
        <w:rPr>
          <w:rFonts w:eastAsia="Times New Roman" w:cstheme="minorHAnsi"/>
          <w:color w:val="114C80"/>
          <w:sz w:val="24"/>
          <w:szCs w:val="24"/>
          <w:u w:val="single"/>
          <w:bdr w:val="none" w:sz="0" w:space="0" w:color="auto" w:frame="1"/>
        </w:rPr>
        <w:t xml:space="preserve"> e lira</w:t>
      </w:r>
      <w:r w:rsidRPr="00F63D50">
        <w:rPr>
          <w:rFonts w:eastAsia="Times New Roman" w:cstheme="minorHAnsi"/>
          <w:color w:val="404040"/>
          <w:sz w:val="24"/>
          <w:szCs w:val="24"/>
        </w:rPr>
        <w:fldChar w:fldCharType="end"/>
      </w:r>
      <w:r w:rsidRPr="00F63D50">
        <w:rPr>
          <w:rFonts w:eastAsia="Times New Roman" w:cstheme="minorHAnsi"/>
          <w:color w:val="404040"/>
          <w:sz w:val="24"/>
          <w:szCs w:val="24"/>
        </w:rPr>
        <w:t xml:space="preserve">, duke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iu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tatuar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fitimin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normat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15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dhe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23%.</w:t>
      </w:r>
    </w:p>
    <w:p w14:paraId="741959DA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r w:rsidRPr="00F63D50">
        <w:rPr>
          <w:rFonts w:eastAsia="Times New Roman" w:cstheme="minorHAnsi"/>
          <w:color w:val="404040"/>
          <w:sz w:val="24"/>
          <w:szCs w:val="24"/>
        </w:rPr>
        <w:t xml:space="preserve">Por pas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debateve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shumta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që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shkaktoi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moszbatimi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korrekt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ligjit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pasi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bizneseve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ofrues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shërbimeve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lira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nuk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iu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njohën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shpenzimet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masën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30%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llogaritjen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parapagimit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27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Qershor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2024,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Gjykata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Kushtetuese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morri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vendimin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 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fldChar w:fldCharType="begin"/>
      </w:r>
      <w:r w:rsidRPr="00F63D50">
        <w:rPr>
          <w:rFonts w:eastAsia="Times New Roman" w:cstheme="minorHAnsi"/>
          <w:color w:val="404040"/>
          <w:sz w:val="24"/>
          <w:szCs w:val="24"/>
        </w:rPr>
        <w:instrText xml:space="preserve"> HYPERLINK "https://monitor.al/fitojne-profesionistet-e-lire-gjykata-kushtetuese-rrezon-pjeserisht-ligjin-nuk-do-te-diskriminohen-do-tatohen-njesoj-me-te-tjeret/" </w:instrText>
      </w:r>
      <w:r w:rsidRPr="00F63D50">
        <w:rPr>
          <w:rFonts w:eastAsia="Times New Roman" w:cstheme="minorHAnsi"/>
          <w:color w:val="404040"/>
          <w:sz w:val="24"/>
          <w:szCs w:val="24"/>
        </w:rPr>
        <w:fldChar w:fldCharType="separate"/>
      </w:r>
      <w:r w:rsidRPr="00F63D50">
        <w:rPr>
          <w:rFonts w:eastAsia="Times New Roman" w:cstheme="minorHAnsi"/>
          <w:color w:val="D41E27"/>
          <w:sz w:val="24"/>
          <w:szCs w:val="24"/>
          <w:bdr w:val="none" w:sz="0" w:space="0" w:color="auto" w:frame="1"/>
        </w:rPr>
        <w:t>rrëzimin</w:t>
      </w:r>
      <w:proofErr w:type="spellEnd"/>
      <w:r w:rsidRPr="00F63D50">
        <w:rPr>
          <w:rFonts w:eastAsia="Times New Roman" w:cstheme="minorHAnsi"/>
          <w:color w:val="D41E27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F63D50">
        <w:rPr>
          <w:rFonts w:eastAsia="Times New Roman" w:cstheme="minorHAnsi"/>
          <w:color w:val="D41E27"/>
          <w:sz w:val="24"/>
          <w:szCs w:val="24"/>
          <w:bdr w:val="none" w:sz="0" w:space="0" w:color="auto" w:frame="1"/>
        </w:rPr>
        <w:t>nenit</w:t>
      </w:r>
      <w:proofErr w:type="spellEnd"/>
      <w:r w:rsidRPr="00F63D50">
        <w:rPr>
          <w:rFonts w:eastAsia="Times New Roman" w:cstheme="minorHAnsi"/>
          <w:color w:val="D41E27"/>
          <w:sz w:val="24"/>
          <w:szCs w:val="24"/>
          <w:bdr w:val="none" w:sz="0" w:space="0" w:color="auto" w:frame="1"/>
        </w:rPr>
        <w:t xml:space="preserve"> 69</w:t>
      </w:r>
      <w:r w:rsidRPr="00F63D50">
        <w:rPr>
          <w:rFonts w:eastAsia="Times New Roman" w:cstheme="minorHAnsi"/>
          <w:color w:val="404040"/>
          <w:sz w:val="24"/>
          <w:szCs w:val="24"/>
        </w:rPr>
        <w:fldChar w:fldCharType="end"/>
      </w:r>
      <w:r w:rsidRPr="00F63D50">
        <w:rPr>
          <w:rFonts w:eastAsia="Times New Roman" w:cstheme="minorHAnsi"/>
          <w:color w:val="404040"/>
          <w:sz w:val="24"/>
          <w:szCs w:val="24"/>
        </w:rPr>
        <w:t xml:space="preserve">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që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parashikonte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nisjen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15%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profesionet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lira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1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janari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2024, duke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vendosur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fillimin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zbatimit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tij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viti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2029,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njësoj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bizneset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tjera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.</w:t>
      </w:r>
    </w:p>
    <w:p w14:paraId="0B98F383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Sipas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këtij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vendimi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ata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biznese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që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kanë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deri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14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milionë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lekë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nuk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do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paguajnë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.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Ndërsa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ata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që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marrin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mbi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14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milionë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lekë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do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tatohen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23%.</w:t>
      </w:r>
    </w:p>
    <w:p w14:paraId="05C2B10D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r w:rsidRPr="00F63D50">
        <w:rPr>
          <w:rFonts w:eastAsia="Times New Roman" w:cstheme="minorHAnsi"/>
          <w:color w:val="404040"/>
          <w:sz w:val="24"/>
          <w:szCs w:val="24"/>
        </w:rPr>
        <w:t xml:space="preserve">Pas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vendimit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Gjykatës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Kushtetuese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mbeti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pandryshuar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zbatimi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ligjit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profesionet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lira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cilat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80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deri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90%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bruto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siguronin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1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deri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3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klientë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.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këtë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kategori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vetëpunësuarish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ligji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parashikon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me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normat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punësimit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13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dhe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23%, pas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zbritjes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shpenzimeve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.</w:t>
      </w:r>
    </w:p>
    <w:p w14:paraId="190EE5A4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Çfarë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parashikon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udhëzimi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vet-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punësuarve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me 80-90%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deri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3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klient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?</w:t>
      </w:r>
    </w:p>
    <w:p w14:paraId="6B8C749B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lastRenderedPageBreak/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shembujt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që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jepen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udhëzimi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ndryshuar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“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disa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shtesa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dhe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ndryshime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udhëzimin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përgjithshëm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nr. 26,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datë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8.9.2023, “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mbi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” u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botua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Fletoren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Zyrtare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pak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ditë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parë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.</w:t>
      </w:r>
    </w:p>
    <w:p w14:paraId="066248B6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Përcaktohet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se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bruto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do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tatohen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me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normat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13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deri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23%,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pasi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t’u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zbriten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shpenzimet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biznesit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.</w:t>
      </w:r>
    </w:p>
    <w:p w14:paraId="038C1EE6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Shpenzimet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janë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deklaruara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ose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rast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se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vjetore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janë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deri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10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mln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lekë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vetëpunësuari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ka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drejtë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zgjedhë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njohjen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shpenzimeve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apriori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masën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30%.</w:t>
      </w:r>
    </w:p>
    <w:p w14:paraId="318A1A8C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r w:rsidRPr="00F63D50">
        <w:rPr>
          <w:rFonts w:eastAsia="Times New Roman" w:cstheme="minorHAnsi"/>
          <w:color w:val="404040"/>
          <w:sz w:val="24"/>
          <w:szCs w:val="24"/>
        </w:rPr>
        <w:t xml:space="preserve">Po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ashtu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do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t’i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llogariten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zbritje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shpenzimesh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vlerën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48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mijë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lekë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vit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kur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individi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punësuar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ka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një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fëmijë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moshën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18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vjeç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dhe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ka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vjetore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larta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tatueshme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familje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.</w:t>
      </w:r>
    </w:p>
    <w:p w14:paraId="1A294128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r w:rsidRPr="00F63D50">
        <w:rPr>
          <w:rFonts w:eastAsia="Times New Roman" w:cstheme="minorHAnsi"/>
          <w:color w:val="404040"/>
          <w:sz w:val="24"/>
          <w:szCs w:val="24"/>
        </w:rPr>
        <w:t xml:space="preserve">Si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dhe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t’u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njihet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zbritja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shpenzimeve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përcaktuara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pikën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nenit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22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ligjit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“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mbi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”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që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përcakton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zbritje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baza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tatimore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“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një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shumë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prej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360 000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lekësh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nëse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vjetore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janë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mbi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720 000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lekë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,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ose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një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shumë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prej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30.000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lekësh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muaj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nëse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ardhurat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mujore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janë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mbi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60.000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lekë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”.</w:t>
      </w:r>
    </w:p>
    <w:p w14:paraId="3BB55C45" w14:textId="77777777" w:rsidR="00F63D50" w:rsidRPr="00F63D50" w:rsidRDefault="00F63D50" w:rsidP="00F63D50">
      <w:pPr>
        <w:spacing w:after="0" w:line="240" w:lineRule="auto"/>
        <w:jc w:val="both"/>
        <w:textAlignment w:val="baseline"/>
        <w:rPr>
          <w:rFonts w:eastAsia="Times New Roman" w:cstheme="minorHAnsi"/>
          <w:color w:val="404040"/>
          <w:sz w:val="24"/>
          <w:szCs w:val="24"/>
        </w:rPr>
      </w:pP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përfundim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norma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tatimore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llogaritjen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e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tatimit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fitimit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do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jetë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nga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13%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për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fitimin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deri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në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2,040,000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lekë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dhe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23% </w:t>
      </w:r>
      <w:proofErr w:type="spellStart"/>
      <w:r w:rsidRPr="00F63D50">
        <w:rPr>
          <w:rFonts w:eastAsia="Times New Roman" w:cstheme="minorHAnsi"/>
          <w:color w:val="404040"/>
          <w:sz w:val="24"/>
          <w:szCs w:val="24"/>
        </w:rPr>
        <w:t>mbi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 xml:space="preserve"> 2 040 000 </w:t>
      </w:r>
      <w:proofErr w:type="spellStart"/>
      <w:proofErr w:type="gramStart"/>
      <w:r w:rsidRPr="00F63D50">
        <w:rPr>
          <w:rFonts w:eastAsia="Times New Roman" w:cstheme="minorHAnsi"/>
          <w:color w:val="404040"/>
          <w:sz w:val="24"/>
          <w:szCs w:val="24"/>
        </w:rPr>
        <w:t>lekë</w:t>
      </w:r>
      <w:proofErr w:type="spellEnd"/>
      <w:r w:rsidRPr="00F63D50">
        <w:rPr>
          <w:rFonts w:eastAsia="Times New Roman" w:cstheme="minorHAnsi"/>
          <w:color w:val="404040"/>
          <w:sz w:val="24"/>
          <w:szCs w:val="24"/>
        </w:rPr>
        <w:t>./</w:t>
      </w:r>
      <w:proofErr w:type="gramEnd"/>
      <w:hyperlink r:id="rId5" w:history="1">
        <w:r w:rsidRPr="00F63D50">
          <w:rPr>
            <w:rFonts w:eastAsia="Times New Roman" w:cstheme="minorHAnsi"/>
            <w:b/>
            <w:bCs/>
            <w:i/>
            <w:iCs/>
            <w:color w:val="D41E27"/>
            <w:sz w:val="24"/>
            <w:szCs w:val="24"/>
            <w:bdr w:val="none" w:sz="0" w:space="0" w:color="auto" w:frame="1"/>
          </w:rPr>
          <w:t>Monitor</w:t>
        </w:r>
      </w:hyperlink>
    </w:p>
    <w:p w14:paraId="5A2B9078" w14:textId="371A3209" w:rsidR="000F05F7" w:rsidRPr="00F63D50" w:rsidRDefault="00F63D50" w:rsidP="00F63D50">
      <w:pPr>
        <w:spacing w:line="240" w:lineRule="auto"/>
        <w:jc w:val="both"/>
        <w:textAlignment w:val="baseline"/>
        <w:rPr>
          <w:rFonts w:cstheme="minorHAnsi"/>
          <w:sz w:val="24"/>
          <w:szCs w:val="24"/>
        </w:rPr>
      </w:pPr>
      <w:r w:rsidRPr="00F63D50">
        <w:rPr>
          <w:rFonts w:eastAsia="Times New Roman" w:cstheme="minorHAnsi"/>
          <w:b/>
          <w:bCs/>
          <w:i/>
          <w:iCs/>
          <w:noProof/>
          <w:color w:val="404040"/>
          <w:sz w:val="24"/>
          <w:szCs w:val="24"/>
          <w:bdr w:val="none" w:sz="0" w:space="0" w:color="auto" w:frame="1"/>
        </w:rPr>
        <w:drawing>
          <wp:inline distT="0" distB="0" distL="0" distR="0" wp14:anchorId="23C92A73" wp14:editId="78C19FBE">
            <wp:extent cx="3800234" cy="4810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033" cy="483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05F7" w:rsidRPr="00F63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409F3"/>
    <w:multiLevelType w:val="multilevel"/>
    <w:tmpl w:val="CC2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35"/>
    <w:rsid w:val="000F05F7"/>
    <w:rsid w:val="0014620B"/>
    <w:rsid w:val="00150DF8"/>
    <w:rsid w:val="00517035"/>
    <w:rsid w:val="00DA24C9"/>
    <w:rsid w:val="00E63519"/>
    <w:rsid w:val="00EA7A08"/>
    <w:rsid w:val="00F6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4CBC0F-9ECE-4ADB-AF74-F3FB17535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3D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3D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D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3D5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6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ption">
    <w:name w:val="caption"/>
    <w:basedOn w:val="Normal"/>
    <w:rsid w:val="00F6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ewsauthorname">
    <w:name w:val="news_author_name"/>
    <w:basedOn w:val="DefaultParagraphFont"/>
    <w:rsid w:val="00F63D50"/>
  </w:style>
  <w:style w:type="character" w:customStyle="1" w:styleId="newspostedon">
    <w:name w:val="news_posted_on"/>
    <w:basedOn w:val="DefaultParagraphFont"/>
    <w:rsid w:val="00F63D50"/>
  </w:style>
  <w:style w:type="character" w:styleId="Strong">
    <w:name w:val="Strong"/>
    <w:basedOn w:val="DefaultParagraphFont"/>
    <w:uiPriority w:val="22"/>
    <w:qFormat/>
    <w:rsid w:val="00F63D50"/>
    <w:rPr>
      <w:b/>
      <w:bCs/>
    </w:rPr>
  </w:style>
  <w:style w:type="paragraph" w:customStyle="1" w:styleId="countfacebook">
    <w:name w:val="count_facebook"/>
    <w:basedOn w:val="Normal"/>
    <w:rsid w:val="00F6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63D50"/>
    <w:rPr>
      <w:color w:val="0000FF"/>
      <w:u w:val="single"/>
    </w:rPr>
  </w:style>
  <w:style w:type="paragraph" w:customStyle="1" w:styleId="counttwitter">
    <w:name w:val="count_twitter"/>
    <w:basedOn w:val="Normal"/>
    <w:rsid w:val="00F6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untwhatsapp">
    <w:name w:val="count_whatsapp"/>
    <w:basedOn w:val="Normal"/>
    <w:rsid w:val="00F6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3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124652">
              <w:marLeft w:val="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25949">
          <w:marLeft w:val="0"/>
          <w:marRight w:val="0"/>
          <w:marTop w:val="0"/>
          <w:marBottom w:val="150"/>
          <w:divBdr>
            <w:top w:val="single" w:sz="6" w:space="4" w:color="auto"/>
            <w:left w:val="none" w:sz="0" w:space="0" w:color="auto"/>
            <w:bottom w:val="single" w:sz="6" w:space="1" w:color="D3D3D3"/>
            <w:right w:val="none" w:sz="0" w:space="0" w:color="auto"/>
          </w:divBdr>
          <w:divsChild>
            <w:div w:id="2129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778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9567">
              <w:marLeft w:val="0"/>
              <w:marRight w:val="0"/>
              <w:marTop w:val="15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2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690161">
              <w:marLeft w:val="0"/>
              <w:marRight w:val="0"/>
              <w:marTop w:val="15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2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6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07986">
                  <w:marLeft w:val="0"/>
                  <w:marRight w:val="0"/>
                  <w:marTop w:val="15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1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0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3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2565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41E27"/>
                        <w:left w:val="none" w:sz="0" w:space="4" w:color="auto"/>
                        <w:bottom w:val="none" w:sz="0" w:space="4" w:color="auto"/>
                        <w:right w:val="none" w:sz="0" w:space="4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monitor.al/profesionet-e-lira-nuk-shpetojne-nese-kane-80-te-te-ardhurave-nga-nje-klient-do-tatohen-13-2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2025-04-29T13:46:00Z</cp:lastPrinted>
  <dcterms:created xsi:type="dcterms:W3CDTF">2025-04-29T13:42:00Z</dcterms:created>
  <dcterms:modified xsi:type="dcterms:W3CDTF">2025-04-29T13:49:00Z</dcterms:modified>
</cp:coreProperties>
</file>