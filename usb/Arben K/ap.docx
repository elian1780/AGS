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5DA0F" w14:textId="77777777" w:rsidR="00434220" w:rsidRPr="00434220" w:rsidRDefault="00434220" w:rsidP="00434220">
      <w:pPr>
        <w:shd w:val="clear" w:color="auto" w:fill="FFFFFF"/>
        <w:spacing w:after="96" w:line="240" w:lineRule="auto"/>
        <w:textAlignment w:val="baseline"/>
        <w:outlineLvl w:val="0"/>
        <w:rPr>
          <w:rFonts w:eastAsia="Times New Roman" w:cstheme="minorHAnsi"/>
          <w:b/>
          <w:bCs/>
          <w:color w:val="212121"/>
          <w:spacing w:val="-10"/>
          <w:kern w:val="36"/>
          <w:sz w:val="24"/>
          <w:szCs w:val="24"/>
        </w:rPr>
      </w:pPr>
      <w:proofErr w:type="spellStart"/>
      <w:r w:rsidRPr="00434220">
        <w:rPr>
          <w:rFonts w:eastAsia="Times New Roman" w:cstheme="minorHAnsi"/>
          <w:b/>
          <w:bCs/>
          <w:color w:val="212121"/>
          <w:spacing w:val="-10"/>
          <w:kern w:val="36"/>
          <w:sz w:val="24"/>
          <w:szCs w:val="24"/>
        </w:rPr>
        <w:t>Apartamentet</w:t>
      </w:r>
      <w:proofErr w:type="spellEnd"/>
      <w:r w:rsidRPr="00434220">
        <w:rPr>
          <w:rFonts w:eastAsia="Times New Roman" w:cstheme="minorHAnsi"/>
          <w:b/>
          <w:bCs/>
          <w:color w:val="212121"/>
          <w:spacing w:val="-10"/>
          <w:kern w:val="36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color w:val="212121"/>
          <w:spacing w:val="-10"/>
          <w:kern w:val="36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b/>
          <w:bCs/>
          <w:color w:val="212121"/>
          <w:spacing w:val="-10"/>
          <w:kern w:val="36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color w:val="212121"/>
          <w:spacing w:val="-10"/>
          <w:kern w:val="36"/>
          <w:sz w:val="24"/>
          <w:szCs w:val="24"/>
        </w:rPr>
        <w:t>rrethe</w:t>
      </w:r>
      <w:proofErr w:type="spellEnd"/>
      <w:r w:rsidRPr="00434220">
        <w:rPr>
          <w:rFonts w:eastAsia="Times New Roman" w:cstheme="minorHAnsi"/>
          <w:b/>
          <w:bCs/>
          <w:color w:val="212121"/>
          <w:spacing w:val="-10"/>
          <w:kern w:val="36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color w:val="212121"/>
          <w:spacing w:val="-10"/>
          <w:kern w:val="36"/>
          <w:sz w:val="24"/>
          <w:szCs w:val="24"/>
        </w:rPr>
        <w:t>pritet</w:t>
      </w:r>
      <w:proofErr w:type="spellEnd"/>
      <w:r w:rsidRPr="00434220">
        <w:rPr>
          <w:rFonts w:eastAsia="Times New Roman" w:cstheme="minorHAnsi"/>
          <w:b/>
          <w:bCs/>
          <w:color w:val="212121"/>
          <w:spacing w:val="-10"/>
          <w:kern w:val="36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color w:val="212121"/>
          <w:spacing w:val="-10"/>
          <w:kern w:val="36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b/>
          <w:bCs/>
          <w:color w:val="212121"/>
          <w:spacing w:val="-10"/>
          <w:kern w:val="36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color w:val="212121"/>
          <w:spacing w:val="-10"/>
          <w:kern w:val="36"/>
          <w:sz w:val="24"/>
          <w:szCs w:val="24"/>
        </w:rPr>
        <w:t>shtrenjtohen</w:t>
      </w:r>
      <w:proofErr w:type="spellEnd"/>
      <w:r w:rsidRPr="00434220">
        <w:rPr>
          <w:rFonts w:eastAsia="Times New Roman" w:cstheme="minorHAnsi"/>
          <w:b/>
          <w:bCs/>
          <w:color w:val="212121"/>
          <w:spacing w:val="-10"/>
          <w:kern w:val="36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b/>
          <w:bCs/>
          <w:color w:val="212121"/>
          <w:spacing w:val="-10"/>
          <w:kern w:val="36"/>
          <w:sz w:val="24"/>
          <w:szCs w:val="24"/>
        </w:rPr>
        <w:t>sidomos</w:t>
      </w:r>
      <w:proofErr w:type="spellEnd"/>
      <w:r w:rsidRPr="00434220">
        <w:rPr>
          <w:rFonts w:eastAsia="Times New Roman" w:cstheme="minorHAnsi"/>
          <w:b/>
          <w:bCs/>
          <w:color w:val="212121"/>
          <w:spacing w:val="-10"/>
          <w:kern w:val="36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color w:val="212121"/>
          <w:spacing w:val="-10"/>
          <w:kern w:val="36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b/>
          <w:bCs/>
          <w:color w:val="212121"/>
          <w:spacing w:val="-10"/>
          <w:kern w:val="36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color w:val="212121"/>
          <w:spacing w:val="-10"/>
          <w:kern w:val="36"/>
          <w:sz w:val="24"/>
          <w:szCs w:val="24"/>
        </w:rPr>
        <w:t>bregdet</w:t>
      </w:r>
      <w:proofErr w:type="spellEnd"/>
    </w:p>
    <w:p w14:paraId="7CFB2658" w14:textId="77777777" w:rsidR="00434220" w:rsidRPr="00434220" w:rsidRDefault="00434220" w:rsidP="0043422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A0A0A0"/>
          <w:sz w:val="24"/>
          <w:szCs w:val="24"/>
        </w:rPr>
      </w:pPr>
      <w:hyperlink r:id="rId4" w:history="1">
        <w:r w:rsidRPr="00434220">
          <w:rPr>
            <w:rFonts w:eastAsia="Times New Roman" w:cstheme="minorHAnsi"/>
            <w:color w:val="0000FF"/>
            <w:sz w:val="24"/>
            <w:szCs w:val="24"/>
            <w:u w:val="single"/>
            <w:bdr w:val="none" w:sz="0" w:space="0" w:color="auto" w:frame="1"/>
          </w:rPr>
          <w:t>10:10 25/07/25</w:t>
        </w:r>
      </w:hyperlink>
    </w:p>
    <w:p w14:paraId="49FB0750" w14:textId="77777777" w:rsidR="00434220" w:rsidRPr="00434220" w:rsidRDefault="00434220" w:rsidP="0043422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A0A0A0"/>
          <w:sz w:val="24"/>
          <w:szCs w:val="24"/>
        </w:rPr>
      </w:pPr>
      <w:r w:rsidRPr="00434220">
        <w:rPr>
          <w:rFonts w:eastAsia="Times New Roman" w:cstheme="minorHAnsi"/>
          <w:color w:val="A0A0A0"/>
          <w:sz w:val="24"/>
          <w:szCs w:val="24"/>
        </w:rPr>
        <w:t> </w:t>
      </w:r>
    </w:p>
    <w:p w14:paraId="61053008" w14:textId="77777777" w:rsidR="00434220" w:rsidRPr="00434220" w:rsidRDefault="00434220" w:rsidP="00434220">
      <w:pPr>
        <w:shd w:val="clear" w:color="auto" w:fill="FFFFFF"/>
        <w:spacing w:after="30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Çmimet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referencës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pasurive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paluajtshme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cilat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u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rishikuan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fundmi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rritje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rrethet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përdoren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jo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vetëm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shitblerjen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por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edhe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llogaritjen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taksës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ndikimit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infrastrukturë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që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paguhet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nga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ndërtuesit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Rritja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tyre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pritet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që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sjellë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automatikisht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shtim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detyrimit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ndërtuesve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që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rrezikon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përkthehet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shtrenjtim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çmimeve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shitjes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apartamenteve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>.</w:t>
      </w:r>
    </w:p>
    <w:p w14:paraId="1F109792" w14:textId="77777777" w:rsidR="00434220" w:rsidRPr="00434220" w:rsidRDefault="00434220" w:rsidP="00434220">
      <w:pPr>
        <w:shd w:val="clear" w:color="auto" w:fill="FFFFFF"/>
        <w:spacing w:after="30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Kjo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tendencë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u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konstatua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Tiranë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që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rishikoi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referencat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rreth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dy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vite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parë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ku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çmimet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referencës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Tiranë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u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ndanw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32 zona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kadastrale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njëjtën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nocion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qeveria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herë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parë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propozoi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zbatohet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edhe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rrethet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kryesore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duke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vendosur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çmime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ndryshme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ndarjen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re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zonave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kadastarle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rrethe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deri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tani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ishte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miratuar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vetëm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një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çmim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reference.</w:t>
      </w:r>
    </w:p>
    <w:p w14:paraId="5A938EC2" w14:textId="77777777" w:rsidR="00434220" w:rsidRPr="00434220" w:rsidRDefault="00434220" w:rsidP="00434220">
      <w:pPr>
        <w:shd w:val="clear" w:color="auto" w:fill="FFFFFF"/>
        <w:spacing w:after="30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kryeqytet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zbatimi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çmimeve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reja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nisi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gusht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2023,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ku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referencat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u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rritën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nga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5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deri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76%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32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zonat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kadastrale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Tiranës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Menjëherë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gjysmën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dytë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atij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viti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çmimet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u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rritën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paktën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gramStart"/>
      <w:r w:rsidRPr="00434220">
        <w:rPr>
          <w:rFonts w:eastAsia="Times New Roman" w:cstheme="minorHAnsi"/>
          <w:color w:val="000000"/>
          <w:sz w:val="24"/>
          <w:szCs w:val="24"/>
        </w:rPr>
        <w:t>50-100 euro</w:t>
      </w:r>
      <w:proofErr w:type="gram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metër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katror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me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një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shtrenjtim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mesatar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prej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30%.</w:t>
      </w:r>
    </w:p>
    <w:p w14:paraId="69D896B2" w14:textId="77777777" w:rsidR="00434220" w:rsidRPr="00434220" w:rsidRDefault="00434220" w:rsidP="00434220">
      <w:pPr>
        <w:shd w:val="clear" w:color="auto" w:fill="FFFFFF"/>
        <w:spacing w:after="30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Shoqata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Ndërtuesve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pohoi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atë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kohë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se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shtrenjtimi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u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ndikua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kryesisht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nga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shtimi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detyrimeve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ndërtuesve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taksën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ndikimit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infrastrukturë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pas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rritjes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çmimeve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referencës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>.</w:t>
      </w:r>
    </w:p>
    <w:p w14:paraId="351A0BEC" w14:textId="77777777" w:rsidR="00434220" w:rsidRPr="00434220" w:rsidRDefault="00434220" w:rsidP="0043422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Ekspertët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pohojnë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se pas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referencave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reja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rrethe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shtrenjtimi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fortë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çmimeve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pritet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jetë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zonat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bregdetare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ku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referenca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pësoi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kërcimin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lartë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Durrës,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referencat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disa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zona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janë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dyfishuar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trefishuar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Port,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ku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po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ndërtohet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projekti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Marinës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Jahteve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që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referenca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200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mijë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lekë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>/m</w:t>
      </w:r>
      <w:r w:rsidRPr="00434220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vertAlign w:val="superscript"/>
        </w:rPr>
        <w:t>2</w:t>
      </w:r>
      <w:r w:rsidRPr="00434220">
        <w:rPr>
          <w:rFonts w:eastAsia="Times New Roman" w:cstheme="minorHAnsi"/>
          <w:color w:val="000000"/>
          <w:sz w:val="24"/>
          <w:szCs w:val="24"/>
        </w:rPr>
        <w:t xml:space="preserve">, apo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vijim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Vollga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me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referencë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124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mijë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lekë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>/m</w:t>
      </w:r>
      <w:r w:rsidRPr="00434220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vertAlign w:val="superscript"/>
        </w:rPr>
        <w:t>2</w:t>
      </w:r>
      <w:r w:rsidRPr="00434220">
        <w:rPr>
          <w:rFonts w:eastAsia="Times New Roman" w:cstheme="minorHAnsi"/>
          <w:color w:val="000000"/>
          <w:sz w:val="24"/>
          <w:szCs w:val="24"/>
        </w:rPr>
        <w:t xml:space="preserve"> 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Lalëz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me 140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mijë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lekë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>/m</w:t>
      </w:r>
      <w:r w:rsidRPr="00434220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vertAlign w:val="superscript"/>
        </w:rPr>
        <w:t>2</w:t>
      </w:r>
      <w:r w:rsidRPr="00434220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parë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Durrësi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kishte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një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referencë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unike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prej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67,500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lekë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>/m</w:t>
      </w:r>
      <w:r w:rsidRPr="00434220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vertAlign w:val="superscript"/>
        </w:rPr>
        <w:t>2</w:t>
      </w:r>
      <w:r w:rsidRPr="00434220">
        <w:rPr>
          <w:rFonts w:eastAsia="Times New Roman" w:cstheme="minorHAnsi"/>
          <w:color w:val="000000"/>
          <w:sz w:val="24"/>
          <w:szCs w:val="24"/>
        </w:rPr>
        <w:t>.</w:t>
      </w:r>
    </w:p>
    <w:p w14:paraId="43482DBB" w14:textId="77777777" w:rsidR="00434220" w:rsidRPr="00434220" w:rsidRDefault="00434220" w:rsidP="0043422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Vlorë ka zona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ku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referencat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janë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dyfishuar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zonën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1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2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Himarë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që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tashmë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kanë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referenca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përkatësisht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140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100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mijë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lekë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>/m</w:t>
      </w:r>
      <w:r w:rsidRPr="00434220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vertAlign w:val="superscript"/>
        </w:rPr>
        <w:t>2</w:t>
      </w:r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nga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58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mijë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lekë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që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ishte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parë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Sarandë,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referenca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zonën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parë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rritur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me 79%,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100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mijë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lekë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>/m</w:t>
      </w:r>
      <w:r w:rsidRPr="00434220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vertAlign w:val="superscript"/>
        </w:rPr>
        <w:t>2</w:t>
      </w:r>
      <w:r w:rsidRPr="00434220">
        <w:rPr>
          <w:rFonts w:eastAsia="Times New Roman" w:cstheme="minorHAnsi"/>
          <w:color w:val="000000"/>
          <w:sz w:val="24"/>
          <w:szCs w:val="24"/>
        </w:rPr>
        <w:t>.</w:t>
      </w:r>
    </w:p>
    <w:p w14:paraId="430F4656" w14:textId="77777777" w:rsidR="00434220" w:rsidRPr="00434220" w:rsidRDefault="00434220" w:rsidP="0043422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 xml:space="preserve">Sa </w:t>
      </w:r>
      <w:proofErr w:type="spellStart"/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>rritet</w:t>
      </w:r>
      <w:proofErr w:type="spellEnd"/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>detyrimi</w:t>
      </w:r>
      <w:proofErr w:type="spellEnd"/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>për</w:t>
      </w:r>
      <w:proofErr w:type="spellEnd"/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>taksën</w:t>
      </w:r>
      <w:proofErr w:type="spellEnd"/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 xml:space="preserve"> e </w:t>
      </w:r>
      <w:proofErr w:type="spellStart"/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>ndikimit</w:t>
      </w:r>
      <w:proofErr w:type="spellEnd"/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>në</w:t>
      </w:r>
      <w:proofErr w:type="spellEnd"/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>infrastrukturë</w:t>
      </w:r>
      <w:proofErr w:type="spellEnd"/>
    </w:p>
    <w:p w14:paraId="3C0A1E32" w14:textId="77777777" w:rsidR="00434220" w:rsidRPr="00434220" w:rsidRDefault="00434220" w:rsidP="00434220">
      <w:pPr>
        <w:shd w:val="clear" w:color="auto" w:fill="FFFFFF"/>
        <w:spacing w:after="30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Taksës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ndikimit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infrastrukturë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nga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ndërtimet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reja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nënshtrohen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gjitha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subjektet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që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kërkojnë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pajisen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leje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zhvillimore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leje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ndërtimi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objekte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banimi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administrative,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prodhimi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shërbimi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tjera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. Taksa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paguhet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nga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ndërtuesit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para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zbardhjes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lejes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>.</w:t>
      </w:r>
    </w:p>
    <w:p w14:paraId="6B352C8B" w14:textId="77777777" w:rsidR="00434220" w:rsidRPr="00434220" w:rsidRDefault="00434220" w:rsidP="00434220">
      <w:pPr>
        <w:shd w:val="clear" w:color="auto" w:fill="FFFFFF"/>
        <w:spacing w:after="30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llogaritjen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taksës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ndikimit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infrastrukturë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baza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taksës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vlera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lekë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metër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katror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çmimit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shitjes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qoftë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qëllime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banimi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apo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shërbime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Ndërsa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çmimi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shitjes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metër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katror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bazohet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vlerën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referuese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vlerës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tregut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sipas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metodologjisë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miratuar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nga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qeveria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>.</w:t>
      </w:r>
    </w:p>
    <w:p w14:paraId="71FABC2A" w14:textId="77777777" w:rsidR="00434220" w:rsidRPr="00434220" w:rsidRDefault="00434220" w:rsidP="00434220">
      <w:pPr>
        <w:shd w:val="clear" w:color="auto" w:fill="FFFFFF"/>
        <w:spacing w:after="30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lastRenderedPageBreak/>
        <w:t>Diapazonet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nivelit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taksës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ndikimit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infrastrukturë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janë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përcaktuara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ligjin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Nr.9632,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datë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30.10.2006 “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sistemin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taksave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vendore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ndryshuar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”.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Konkretisht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Pika 2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Neni 27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përcakton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se “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rastin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ndërtimeve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destinuara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qëllime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banimi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apo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njësi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tregtimi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shërbimi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cilat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kryhen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nga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shoqëri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ndërtimi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shkalla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taksës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ndikimit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infrastrukturë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masën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4 (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katër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)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qind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deri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8 (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tetë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)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qind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çmimit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shitjes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metër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katror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”.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Detyrimin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përcaktimin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nivelit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taksës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rrethe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brenda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diapazonit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4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deri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8% e ka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Këshilli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Bashkiak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>.</w:t>
      </w:r>
    </w:p>
    <w:p w14:paraId="3B119836" w14:textId="77777777" w:rsidR="00434220" w:rsidRPr="00434220" w:rsidRDefault="00434220" w:rsidP="0043422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Shembull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për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qytetin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e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Durrësit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.</w:t>
      </w:r>
    </w:p>
    <w:p w14:paraId="2D091A52" w14:textId="77777777" w:rsidR="00434220" w:rsidRPr="00434220" w:rsidRDefault="00434220" w:rsidP="0043422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Sipas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vendimit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“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Për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sistemin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e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taksave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dhe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tarifave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vendore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në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qytetin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e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Durrësit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për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vitin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2023”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miratuar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në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muajin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dhjetor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2022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është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miratuar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niveli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8%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i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taksës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për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“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ndërtime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me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funksion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banimi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apо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shërbimi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nga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zhvillues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me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qëllim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përfitimin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të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cilat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nuk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destinohen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për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përdorim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në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sektorin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e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turizmit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industrisë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apo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për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përdorim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publik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.</w:t>
      </w:r>
    </w:p>
    <w:p w14:paraId="5143994D" w14:textId="77777777" w:rsidR="00434220" w:rsidRPr="00434220" w:rsidRDefault="00434220" w:rsidP="0043422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Çmimi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aktual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i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referencës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për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qytetin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e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Durrësit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është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67,500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lekë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/m2</w:t>
      </w:r>
    </w:p>
    <w:p w14:paraId="295CECD3" w14:textId="77777777" w:rsidR="00434220" w:rsidRPr="00434220" w:rsidRDefault="00434220" w:rsidP="0043422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Vlera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Totale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e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një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ndërtimi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rezidencial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me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sipërfaqe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100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mijë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metra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katror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llogaritet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:</w:t>
      </w:r>
    </w:p>
    <w:p w14:paraId="6CF629ED" w14:textId="77777777" w:rsidR="00434220" w:rsidRPr="00434220" w:rsidRDefault="00434220" w:rsidP="0043422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100,000 m2 x 67,500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lekë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/m2 = 6,750,000,000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lekë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Detyrimi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për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taksën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: 8% x 6,750,000,000 = 540,000,000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lekë</w:t>
      </w:r>
      <w:proofErr w:type="spellEnd"/>
    </w:p>
    <w:p w14:paraId="3AB349AE" w14:textId="77777777" w:rsidR="00434220" w:rsidRPr="00434220" w:rsidRDefault="00434220" w:rsidP="0043422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Vlera e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ndërtimit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rezidencial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me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çmimin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e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propozuar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prej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 200,000</w:t>
      </w:r>
      <w:proofErr w:type="gram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lekë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/m2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për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zonën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kadastrale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nr.13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që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në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terren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përkon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me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zonën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e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portit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të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Durrësit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në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ndërtimin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e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projektit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Durrës Yacht Marina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është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100,000 m2 x 200,000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lekë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/m2 = 20,000,000,000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lekë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Detyrimi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për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taksën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: 8% x 20,000,000,000 = 1,600,000,000</w:t>
      </w:r>
    </w:p>
    <w:p w14:paraId="0B1E774C" w14:textId="32BA1A49" w:rsidR="00434220" w:rsidRDefault="00434220" w:rsidP="0043422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</w:pP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Rritja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e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detyrimit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1,600,000,000 – 540,000,000 </w:t>
      </w:r>
      <w:proofErr w:type="gram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=  1,060,000,000</w:t>
      </w:r>
      <w:proofErr w:type="gram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apo 196% (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Rritja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e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njëjtë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në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përqindje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me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çmimet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 xml:space="preserve"> e </w:t>
      </w:r>
      <w:proofErr w:type="spellStart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referencës</w:t>
      </w:r>
      <w:proofErr w:type="spellEnd"/>
      <w:r w:rsidRPr="00434220">
        <w:rPr>
          <w:rFonts w:eastAsia="Times New Roman" w:cstheme="minorHAnsi"/>
          <w:b/>
          <w:bCs/>
          <w:i/>
          <w:iCs/>
          <w:color w:val="000000"/>
          <w:sz w:val="24"/>
          <w:szCs w:val="24"/>
          <w:bdr w:val="none" w:sz="0" w:space="0" w:color="auto" w:frame="1"/>
        </w:rPr>
        <w:t>).</w:t>
      </w:r>
    </w:p>
    <w:p w14:paraId="288F3CCF" w14:textId="77777777" w:rsidR="00434220" w:rsidRPr="00434220" w:rsidRDefault="00434220" w:rsidP="0043422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</w:p>
    <w:p w14:paraId="2AD36558" w14:textId="77777777" w:rsidR="00434220" w:rsidRPr="00434220" w:rsidRDefault="00434220" w:rsidP="00434220">
      <w:pPr>
        <w:shd w:val="clear" w:color="auto" w:fill="FFFFFF"/>
        <w:spacing w:after="30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Tiranën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taksa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ndikimit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infrastrukturë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nivelin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8%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llogaritet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metër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katror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mbi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çmimet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referencës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cilat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nga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gushti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2023 u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rritën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nga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5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deri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76%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32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zonat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kadastrale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Tiranës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Rritja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tyre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pati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edhe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5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komuna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kryeqytetit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Kashar, Petrela, Preza, Farka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Dajti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>.</w:t>
      </w:r>
    </w:p>
    <w:p w14:paraId="0AE3A66E" w14:textId="77777777" w:rsidR="00434220" w:rsidRPr="00434220" w:rsidRDefault="00434220" w:rsidP="00434220">
      <w:pPr>
        <w:shd w:val="clear" w:color="auto" w:fill="FFFFFF"/>
        <w:spacing w:after="30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34220">
        <w:rPr>
          <w:rFonts w:eastAsia="Times New Roman" w:cstheme="minorHAnsi"/>
          <w:color w:val="000000"/>
          <w:sz w:val="24"/>
          <w:szCs w:val="24"/>
        </w:rPr>
        <w:t xml:space="preserve">Nga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konkluzionet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Shoqatës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Ndërtuesve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mbështetur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analizat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konkrete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lejet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miratuara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llogaritja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taksës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ndikimit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infrastrukturë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çmimet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reja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referencës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shtoi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80%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barrën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fiskale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ndërtuesit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Shtimi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detyrimit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metër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katror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sipas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ndërtuesve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llogaritej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50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deri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gramStart"/>
      <w:r w:rsidRPr="00434220">
        <w:rPr>
          <w:rFonts w:eastAsia="Times New Roman" w:cstheme="minorHAnsi"/>
          <w:color w:val="000000"/>
          <w:sz w:val="24"/>
          <w:szCs w:val="24"/>
        </w:rPr>
        <w:t>100 euro</w:t>
      </w:r>
      <w:proofErr w:type="gram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metër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katror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sipas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zonave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kadastrale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rrjedhojë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kjo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solli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rritje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çmimeve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shitjes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apartamenteve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mesatarisht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me 20%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Tiranë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sipas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Shoqatës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Ndërtuesve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pasi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ndryshimit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çmimeve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referencës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ndikuan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kostot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>.</w:t>
      </w:r>
    </w:p>
    <w:p w14:paraId="5A748C0C" w14:textId="77777777" w:rsidR="00434220" w:rsidRPr="00434220" w:rsidRDefault="00434220" w:rsidP="0043422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>ÇFARË PARASHIKON LIGJI “PËR SISTEMIN E TAKSAVE VENDORE I NDRYSHUAR” PËR NIVELIN E TAKSËS SË NDIKIMIT NË INFRASTRUKTURË</w:t>
      </w:r>
    </w:p>
    <w:p w14:paraId="442D8A24" w14:textId="77777777" w:rsidR="00434220" w:rsidRPr="00434220" w:rsidRDefault="00434220" w:rsidP="00434220">
      <w:pPr>
        <w:shd w:val="clear" w:color="auto" w:fill="FFFFFF"/>
        <w:spacing w:line="390" w:lineRule="atLeast"/>
        <w:jc w:val="center"/>
        <w:textAlignment w:val="baseline"/>
        <w:rPr>
          <w:ins w:id="0" w:author="Unknown"/>
          <w:rFonts w:eastAsia="Times New Roman" w:cstheme="minorHAnsi"/>
          <w:color w:val="333333"/>
          <w:sz w:val="24"/>
          <w:szCs w:val="24"/>
          <w:bdr w:val="none" w:sz="0" w:space="0" w:color="auto" w:frame="1"/>
          <w:shd w:val="clear" w:color="auto" w:fill="FCF8E3"/>
        </w:rPr>
      </w:pPr>
    </w:p>
    <w:p w14:paraId="2219627E" w14:textId="77777777" w:rsidR="00434220" w:rsidRPr="00434220" w:rsidRDefault="00434220" w:rsidP="0043422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 xml:space="preserve">Taksa e </w:t>
      </w:r>
      <w:proofErr w:type="spellStart"/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>ndikimit</w:t>
      </w:r>
      <w:proofErr w:type="spellEnd"/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>në</w:t>
      </w:r>
      <w:proofErr w:type="spellEnd"/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220">
        <w:rPr>
          <w:rFonts w:eastAsia="Times New Roman" w:cstheme="minorHAnsi"/>
          <w:b/>
          <w:bCs/>
          <w:color w:val="000000"/>
          <w:sz w:val="24"/>
          <w:szCs w:val="24"/>
          <w:bdr w:val="none" w:sz="0" w:space="0" w:color="auto" w:frame="1"/>
        </w:rPr>
        <w:t>infrastrukturë</w:t>
      </w:r>
      <w:proofErr w:type="spellEnd"/>
    </w:p>
    <w:p w14:paraId="42E44654" w14:textId="77777777" w:rsidR="00434220" w:rsidRPr="00434220" w:rsidRDefault="00434220" w:rsidP="00434220">
      <w:pPr>
        <w:shd w:val="clear" w:color="auto" w:fill="FFFFFF"/>
        <w:spacing w:after="30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këtë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kategori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investimesh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përfshihen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edhe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ndërtimet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zëvendësuese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qëllime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banimi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kushtëzuara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t’u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shkak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zbatimit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një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kontrate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koncensionare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cila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prek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lastRenderedPageBreak/>
        <w:t>banesat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ekzistuese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Gjithashtu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këtë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kategori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përfshihen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edhe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ndërtimet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destinuara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qendra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tregtare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apo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biznesit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>.</w:t>
      </w:r>
    </w:p>
    <w:p w14:paraId="4A6AD417" w14:textId="77777777" w:rsidR="00434220" w:rsidRPr="00434220" w:rsidRDefault="00434220" w:rsidP="00434220">
      <w:pPr>
        <w:shd w:val="clear" w:color="auto" w:fill="FFFFFF"/>
        <w:spacing w:after="30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34220">
        <w:rPr>
          <w:rFonts w:eastAsia="Times New Roman" w:cstheme="minorHAnsi"/>
          <w:color w:val="000000"/>
          <w:sz w:val="24"/>
          <w:szCs w:val="24"/>
        </w:rPr>
        <w:t xml:space="preserve">Baza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taksës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vlera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lekë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metër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katror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çmimit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shitjes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ndërtimeve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qëllime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banimi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apo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njësive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tregtimit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shërbimit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Çmimi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shitjes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metër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katror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bazohet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vlerën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referuese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vlerës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tregut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sipas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përcaktimeve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nxjerrë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akt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nga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Këshilli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Ministrave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>.</w:t>
      </w:r>
    </w:p>
    <w:p w14:paraId="7F574C72" w14:textId="77777777" w:rsidR="00434220" w:rsidRPr="00434220" w:rsidRDefault="00434220" w:rsidP="00434220">
      <w:pPr>
        <w:shd w:val="clear" w:color="auto" w:fill="FFFFFF"/>
        <w:spacing w:after="30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34220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Shfuqizuar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Ligj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Nr. 98/2020,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datë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23.07.2020,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botuar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F.Z. nr.145, dt.06.08.2020)</w:t>
      </w:r>
    </w:p>
    <w:p w14:paraId="531CA64D" w14:textId="77777777" w:rsidR="00434220" w:rsidRPr="00434220" w:rsidRDefault="00434220" w:rsidP="00434220">
      <w:pPr>
        <w:shd w:val="clear" w:color="auto" w:fill="FFFFFF"/>
        <w:spacing w:after="30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34220">
        <w:rPr>
          <w:rFonts w:eastAsia="Times New Roman" w:cstheme="minorHAnsi"/>
          <w:color w:val="000000"/>
          <w:sz w:val="24"/>
          <w:szCs w:val="24"/>
        </w:rPr>
        <w:t xml:space="preserve">Nga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pagesa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kësaj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takse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përjashtohen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edhe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investimet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kuadër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programeve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rindërtimit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sipas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dispozitave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ligjit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përballimin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pasojave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fatkeqësisë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natyrore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>.</w:t>
      </w:r>
    </w:p>
    <w:p w14:paraId="0D24BF9A" w14:textId="77777777" w:rsidR="00434220" w:rsidRPr="00434220" w:rsidRDefault="00434220" w:rsidP="00434220">
      <w:pPr>
        <w:shd w:val="clear" w:color="auto" w:fill="FFFFFF"/>
        <w:spacing w:after="30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34220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Ndryshuar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Ligj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Nr. 142/2015,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datë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17.12.2015.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Botuar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Fletoren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Zyrtare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Nr.252,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datë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22.01.2016)</w:t>
      </w:r>
    </w:p>
    <w:p w14:paraId="55D73270" w14:textId="77777777" w:rsidR="00434220" w:rsidRPr="00434220" w:rsidRDefault="00434220" w:rsidP="00434220">
      <w:pPr>
        <w:shd w:val="clear" w:color="auto" w:fill="FFFFFF"/>
        <w:spacing w:after="30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34220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Ndryshuar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Ligj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Nr. 106/2017,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datë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30.11.2017.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Botuar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Fletoren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Zyrtare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Nr.222,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datë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19.12.2017)</w:t>
      </w:r>
    </w:p>
    <w:p w14:paraId="3BB6D512" w14:textId="77777777" w:rsidR="00434220" w:rsidRPr="00434220" w:rsidRDefault="00434220" w:rsidP="00434220">
      <w:pPr>
        <w:shd w:val="clear" w:color="auto" w:fill="FFFFFF"/>
        <w:spacing w:after="30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34220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Ndryshuar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Ligj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Nr. 41/2018,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datë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09.07.2018.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Botuar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Fletoren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Zyrtare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Nr.111,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datë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30.07.2018. Ky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ligj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botohet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Fletoren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Zyrtare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hyn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fuqi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më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1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janar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2019)</w:t>
      </w:r>
    </w:p>
    <w:p w14:paraId="7018D9F8" w14:textId="77777777" w:rsidR="00434220" w:rsidRPr="00434220" w:rsidRDefault="00434220" w:rsidP="00434220">
      <w:pPr>
        <w:shd w:val="clear" w:color="auto" w:fill="FFFFFF"/>
        <w:spacing w:after="30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Ndryshuar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ligjin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nr. 95/2018,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datë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03.12.2018,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botuar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F.Z. nr.187, dt.27.12.2018</w:t>
      </w:r>
    </w:p>
    <w:p w14:paraId="046EF569" w14:textId="77777777" w:rsidR="00434220" w:rsidRPr="00434220" w:rsidRDefault="00434220" w:rsidP="00434220">
      <w:pPr>
        <w:shd w:val="clear" w:color="auto" w:fill="FFFFFF"/>
        <w:spacing w:after="30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34220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Shtuar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Aktin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Normativ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Nr. 3,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datë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2.10.2019,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botuar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F.Z. nr.137, dt.07.10.2019)</w:t>
      </w:r>
    </w:p>
    <w:p w14:paraId="2FC9696E" w14:textId="77777777" w:rsidR="00434220" w:rsidRPr="00434220" w:rsidRDefault="00434220" w:rsidP="00434220">
      <w:pPr>
        <w:shd w:val="clear" w:color="auto" w:fill="FFFFFF"/>
        <w:spacing w:after="30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34220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Hequr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Ligj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Nr. 122/2020,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botuar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Fletoren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Zyrtare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Nr. 197,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datë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12.11.2020)</w:t>
      </w:r>
    </w:p>
    <w:p w14:paraId="5CDE61D9" w14:textId="77777777" w:rsidR="00434220" w:rsidRPr="00434220" w:rsidRDefault="00434220" w:rsidP="00434220">
      <w:pPr>
        <w:shd w:val="clear" w:color="auto" w:fill="FFFFFF"/>
        <w:spacing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34220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Shtuar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Aktin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Normativ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Nr. 19,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datë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23.04.2020,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botuar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434220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434220">
        <w:rPr>
          <w:rFonts w:eastAsia="Times New Roman" w:cstheme="minorHAnsi"/>
          <w:color w:val="000000"/>
          <w:sz w:val="24"/>
          <w:szCs w:val="24"/>
        </w:rPr>
        <w:t xml:space="preserve"> F.Z. nr.73, dt.24.04.2020</w:t>
      </w:r>
      <w:proofErr w:type="gramStart"/>
      <w:r w:rsidRPr="00434220">
        <w:rPr>
          <w:rFonts w:eastAsia="Times New Roman" w:cstheme="minorHAnsi"/>
          <w:color w:val="000000"/>
          <w:sz w:val="24"/>
          <w:szCs w:val="24"/>
        </w:rPr>
        <w:t>)./</w:t>
      </w:r>
      <w:proofErr w:type="gramEnd"/>
    </w:p>
    <w:p w14:paraId="0AC137CB" w14:textId="77777777" w:rsidR="000F05F7" w:rsidRPr="00434220" w:rsidRDefault="000F05F7">
      <w:pPr>
        <w:rPr>
          <w:rFonts w:cstheme="minorHAnsi"/>
          <w:sz w:val="24"/>
          <w:szCs w:val="24"/>
        </w:rPr>
      </w:pPr>
    </w:p>
    <w:sectPr w:rsidR="000F05F7" w:rsidRPr="00434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72"/>
    <w:rsid w:val="000F05F7"/>
    <w:rsid w:val="00150DF8"/>
    <w:rsid w:val="00434220"/>
    <w:rsid w:val="00850172"/>
    <w:rsid w:val="00C63974"/>
    <w:rsid w:val="00DA24C9"/>
    <w:rsid w:val="00E63519"/>
    <w:rsid w:val="00EA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06185"/>
  <w15:chartTrackingRefBased/>
  <w15:docId w15:val="{D77B7ABF-30D9-4E9A-9FA4-D5D4391F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42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2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434220"/>
    <w:rPr>
      <w:color w:val="0000FF"/>
      <w:u w:val="single"/>
    </w:rPr>
  </w:style>
  <w:style w:type="character" w:customStyle="1" w:styleId="zoom-icon-small">
    <w:name w:val="zoom-icon-small"/>
    <w:basedOn w:val="DefaultParagraphFont"/>
    <w:rsid w:val="00434220"/>
  </w:style>
  <w:style w:type="character" w:customStyle="1" w:styleId="zoom-icon-big">
    <w:name w:val="zoom-icon-big"/>
    <w:basedOn w:val="DefaultParagraphFont"/>
    <w:rsid w:val="00434220"/>
  </w:style>
  <w:style w:type="paragraph" w:styleId="NormalWeb">
    <w:name w:val="Normal (Web)"/>
    <w:basedOn w:val="Normal"/>
    <w:uiPriority w:val="99"/>
    <w:semiHidden/>
    <w:unhideWhenUsed/>
    <w:rsid w:val="00434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4220"/>
    <w:rPr>
      <w:b/>
      <w:bCs/>
    </w:rPr>
  </w:style>
  <w:style w:type="character" w:styleId="Emphasis">
    <w:name w:val="Emphasis"/>
    <w:basedOn w:val="DefaultParagraphFont"/>
    <w:uiPriority w:val="20"/>
    <w:qFormat/>
    <w:rsid w:val="004342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327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3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70477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57847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06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576184">
                      <w:marLeft w:val="2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14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27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89952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3426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49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1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apsi.al/2025/07/25/apartamentet-ne-rrethe-pritet-te-shtrenjtohen-sidomos-ne-bregd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1057</Words>
  <Characters>6028</Characters>
  <Application>Microsoft Office Word</Application>
  <DocSecurity>0</DocSecurity>
  <Lines>50</Lines>
  <Paragraphs>14</Paragraphs>
  <ScaleCrop>false</ScaleCrop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2025-07-25T11:28:00Z</dcterms:created>
  <dcterms:modified xsi:type="dcterms:W3CDTF">2025-07-25T11:29:00Z</dcterms:modified>
</cp:coreProperties>
</file>