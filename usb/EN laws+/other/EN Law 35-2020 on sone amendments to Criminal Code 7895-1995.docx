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1705"/>
        <w:gridCol w:w="4680"/>
        <w:gridCol w:w="2790"/>
      </w:tblGrid>
      <w:tr w:rsidR="00795296" w:rsidRPr="00D25600" w14:paraId="057EAC61" w14:textId="77777777" w:rsidTr="00795296">
        <w:tc>
          <w:tcPr>
            <w:tcW w:w="1705" w:type="dxa"/>
          </w:tcPr>
          <w:p w14:paraId="1601DBB1" w14:textId="77777777" w:rsidR="00795296" w:rsidRPr="00FE2B99" w:rsidRDefault="00795296" w:rsidP="006E1A2E">
            <w:pPr>
              <w:tabs>
                <w:tab w:val="center" w:pos="4513"/>
                <w:tab w:val="right" w:pos="9026"/>
              </w:tabs>
              <w:rPr>
                <w:rFonts w:ascii="Times New Roman" w:hAnsi="Times New Roman" w:cs="Times New Roman"/>
                <w:i/>
                <w:sz w:val="20"/>
                <w:szCs w:val="20"/>
                <w:lang w:val="en-US"/>
              </w:rPr>
            </w:pPr>
            <w:r w:rsidRPr="00FE2B99">
              <w:rPr>
                <w:rFonts w:ascii="Times New Roman" w:hAnsi="Times New Roman" w:cs="Times New Roman"/>
                <w:i/>
                <w:sz w:val="20"/>
                <w:szCs w:val="20"/>
                <w:lang w:val="en-US"/>
              </w:rPr>
              <w:t>Document name</w:t>
            </w:r>
          </w:p>
        </w:tc>
        <w:tc>
          <w:tcPr>
            <w:tcW w:w="4680" w:type="dxa"/>
          </w:tcPr>
          <w:p w14:paraId="6055D391" w14:textId="136641CA" w:rsidR="00795296" w:rsidRPr="00FE2B99" w:rsidRDefault="00795296" w:rsidP="00795296">
            <w:pPr>
              <w:rPr>
                <w:rFonts w:ascii="Times New Roman" w:hAnsi="Times New Roman" w:cs="Times New Roman"/>
                <w:i/>
                <w:sz w:val="20"/>
                <w:szCs w:val="20"/>
                <w:lang w:val="en-US"/>
              </w:rPr>
            </w:pPr>
            <w:r>
              <w:rPr>
                <w:rFonts w:ascii="Times New Roman" w:hAnsi="Times New Roman" w:cs="Times New Roman"/>
                <w:i/>
                <w:sz w:val="20"/>
                <w:szCs w:val="20"/>
                <w:lang w:val="en-US"/>
              </w:rPr>
              <w:t>EN Law no. 35/2020 on some amendments to Criminal Coe (Law no. 7895/2020)</w:t>
            </w:r>
          </w:p>
        </w:tc>
        <w:tc>
          <w:tcPr>
            <w:tcW w:w="2790" w:type="dxa"/>
          </w:tcPr>
          <w:p w14:paraId="57A23957" w14:textId="0BACBCDB" w:rsidR="00795296" w:rsidRPr="00FE2B99" w:rsidRDefault="00795296" w:rsidP="006E1A2E">
            <w:pPr>
              <w:tabs>
                <w:tab w:val="center" w:pos="4513"/>
                <w:tab w:val="right" w:pos="9026"/>
              </w:tabs>
              <w:rPr>
                <w:rFonts w:ascii="Times New Roman" w:hAnsi="Times New Roman" w:cs="Times New Roman"/>
                <w:i/>
                <w:sz w:val="20"/>
                <w:szCs w:val="20"/>
                <w:lang w:val="en-US"/>
              </w:rPr>
            </w:pPr>
            <w:r w:rsidRPr="00FE2B99">
              <w:rPr>
                <w:rFonts w:ascii="Times New Roman" w:hAnsi="Times New Roman" w:cs="Times New Roman"/>
                <w:i/>
                <w:sz w:val="20"/>
                <w:szCs w:val="20"/>
                <w:lang w:val="en-US"/>
              </w:rPr>
              <w:t xml:space="preserve">Job. No. </w:t>
            </w:r>
            <w:r>
              <w:rPr>
                <w:rFonts w:ascii="Times New Roman" w:hAnsi="Times New Roman" w:cs="Times New Roman"/>
                <w:i/>
                <w:sz w:val="20"/>
                <w:szCs w:val="20"/>
                <w:lang w:val="en-US"/>
              </w:rPr>
              <w:t>466</w:t>
            </w:r>
          </w:p>
        </w:tc>
      </w:tr>
      <w:tr w:rsidR="00795296" w:rsidRPr="00D25600" w14:paraId="666469EB" w14:textId="77777777" w:rsidTr="00795296">
        <w:tc>
          <w:tcPr>
            <w:tcW w:w="1705" w:type="dxa"/>
          </w:tcPr>
          <w:p w14:paraId="67A7BCAF" w14:textId="77777777" w:rsidR="00795296" w:rsidRPr="00FE2B99" w:rsidRDefault="00795296" w:rsidP="006E1A2E">
            <w:pPr>
              <w:tabs>
                <w:tab w:val="center" w:pos="4513"/>
                <w:tab w:val="right" w:pos="9026"/>
              </w:tabs>
              <w:rPr>
                <w:rFonts w:ascii="Times New Roman" w:hAnsi="Times New Roman" w:cs="Times New Roman"/>
                <w:i/>
                <w:sz w:val="20"/>
                <w:szCs w:val="20"/>
                <w:lang w:val="en-US"/>
              </w:rPr>
            </w:pPr>
            <w:r w:rsidRPr="00FE2B99">
              <w:rPr>
                <w:rFonts w:ascii="Times New Roman" w:hAnsi="Times New Roman" w:cs="Times New Roman"/>
                <w:i/>
                <w:sz w:val="20"/>
                <w:szCs w:val="20"/>
                <w:lang w:val="en-US"/>
              </w:rPr>
              <w:t>Case file number</w:t>
            </w:r>
          </w:p>
        </w:tc>
        <w:tc>
          <w:tcPr>
            <w:tcW w:w="4680" w:type="dxa"/>
          </w:tcPr>
          <w:p w14:paraId="28FE6F4D" w14:textId="77777777" w:rsidR="00795296" w:rsidRPr="00FE2B99" w:rsidRDefault="00795296" w:rsidP="006E1A2E">
            <w:pPr>
              <w:tabs>
                <w:tab w:val="center" w:pos="4513"/>
                <w:tab w:val="right" w:pos="9026"/>
              </w:tabs>
              <w:rPr>
                <w:rFonts w:ascii="Times New Roman" w:hAnsi="Times New Roman" w:cs="Times New Roman"/>
                <w:i/>
                <w:sz w:val="20"/>
                <w:szCs w:val="20"/>
                <w:lang w:val="en-US"/>
              </w:rPr>
            </w:pPr>
          </w:p>
        </w:tc>
        <w:tc>
          <w:tcPr>
            <w:tcW w:w="2790" w:type="dxa"/>
          </w:tcPr>
          <w:p w14:paraId="44009BC3" w14:textId="77777777" w:rsidR="00795296" w:rsidRPr="00FE2B99" w:rsidRDefault="00795296" w:rsidP="006E1A2E">
            <w:pPr>
              <w:tabs>
                <w:tab w:val="center" w:pos="4513"/>
                <w:tab w:val="right" w:pos="9026"/>
              </w:tabs>
              <w:rPr>
                <w:rFonts w:ascii="Times New Roman" w:hAnsi="Times New Roman" w:cs="Times New Roman"/>
                <w:i/>
                <w:sz w:val="20"/>
                <w:szCs w:val="20"/>
                <w:lang w:val="en-US"/>
              </w:rPr>
            </w:pPr>
          </w:p>
        </w:tc>
      </w:tr>
      <w:tr w:rsidR="00795296" w:rsidRPr="00D25600" w14:paraId="51719A7E" w14:textId="77777777" w:rsidTr="00795296">
        <w:tc>
          <w:tcPr>
            <w:tcW w:w="1705" w:type="dxa"/>
          </w:tcPr>
          <w:p w14:paraId="354053A8" w14:textId="77777777" w:rsidR="00795296" w:rsidRPr="00FE2B99" w:rsidRDefault="00795296" w:rsidP="006E1A2E">
            <w:pPr>
              <w:tabs>
                <w:tab w:val="center" w:pos="4513"/>
                <w:tab w:val="right" w:pos="9026"/>
              </w:tabs>
              <w:rPr>
                <w:rFonts w:ascii="Times New Roman" w:hAnsi="Times New Roman" w:cs="Times New Roman"/>
                <w:i/>
                <w:sz w:val="20"/>
                <w:szCs w:val="20"/>
                <w:lang w:val="en-US"/>
              </w:rPr>
            </w:pPr>
            <w:r w:rsidRPr="00FE2B99">
              <w:rPr>
                <w:rFonts w:ascii="Times New Roman" w:hAnsi="Times New Roman" w:cs="Times New Roman"/>
                <w:i/>
                <w:sz w:val="20"/>
                <w:szCs w:val="20"/>
                <w:lang w:val="en-US"/>
              </w:rPr>
              <w:t>Translated by</w:t>
            </w:r>
          </w:p>
        </w:tc>
        <w:tc>
          <w:tcPr>
            <w:tcW w:w="4680" w:type="dxa"/>
          </w:tcPr>
          <w:p w14:paraId="7FD63476" w14:textId="77777777" w:rsidR="00795296" w:rsidRPr="00FE2B99" w:rsidRDefault="00795296" w:rsidP="006E1A2E">
            <w:pPr>
              <w:tabs>
                <w:tab w:val="center" w:pos="4513"/>
                <w:tab w:val="right" w:pos="9026"/>
              </w:tabs>
              <w:rPr>
                <w:rFonts w:ascii="Times New Roman" w:hAnsi="Times New Roman" w:cs="Times New Roman"/>
                <w:i/>
                <w:sz w:val="20"/>
                <w:szCs w:val="20"/>
                <w:lang w:val="en-US"/>
              </w:rPr>
            </w:pPr>
            <w:r>
              <w:rPr>
                <w:rFonts w:ascii="Times New Roman" w:hAnsi="Times New Roman" w:cs="Times New Roman"/>
                <w:i/>
                <w:sz w:val="20"/>
                <w:szCs w:val="20"/>
                <w:lang w:val="en-US"/>
              </w:rPr>
              <w:t>Sairud Spahija</w:t>
            </w:r>
          </w:p>
        </w:tc>
        <w:tc>
          <w:tcPr>
            <w:tcW w:w="2790" w:type="dxa"/>
          </w:tcPr>
          <w:p w14:paraId="57A78A4D" w14:textId="319E997F" w:rsidR="00795296" w:rsidRPr="00FE2B99" w:rsidRDefault="00795296" w:rsidP="006E1A2E">
            <w:pPr>
              <w:tabs>
                <w:tab w:val="center" w:pos="4513"/>
                <w:tab w:val="right" w:pos="9026"/>
              </w:tabs>
              <w:rPr>
                <w:rFonts w:ascii="Times New Roman" w:hAnsi="Times New Roman" w:cs="Times New Roman"/>
                <w:i/>
                <w:sz w:val="20"/>
                <w:szCs w:val="20"/>
                <w:lang w:val="en-US"/>
              </w:rPr>
            </w:pPr>
            <w:r w:rsidRPr="00FE2B99">
              <w:rPr>
                <w:rFonts w:ascii="Times New Roman" w:hAnsi="Times New Roman" w:cs="Times New Roman"/>
                <w:i/>
                <w:sz w:val="20"/>
                <w:szCs w:val="20"/>
                <w:lang w:val="en-US"/>
              </w:rPr>
              <w:t xml:space="preserve">Date of translation: </w:t>
            </w:r>
            <w:r>
              <w:rPr>
                <w:rFonts w:ascii="Times New Roman" w:hAnsi="Times New Roman" w:cs="Times New Roman"/>
                <w:i/>
                <w:sz w:val="20"/>
                <w:szCs w:val="20"/>
                <w:lang w:val="en-US"/>
              </w:rPr>
              <w:t>27.04.2020</w:t>
            </w:r>
          </w:p>
        </w:tc>
      </w:tr>
    </w:tbl>
    <w:p w14:paraId="36CC15A2" w14:textId="2CEC7F09" w:rsidR="00795296" w:rsidRDefault="00795296" w:rsidP="00923BB3">
      <w:pPr>
        <w:spacing w:after="0" w:line="240" w:lineRule="auto"/>
        <w:rPr>
          <w:rFonts w:ascii="Palatino Linotype" w:hAnsi="Palatino Linotype"/>
          <w:b/>
          <w:bCs/>
        </w:rPr>
      </w:pPr>
    </w:p>
    <w:p w14:paraId="07D24481" w14:textId="499A86B7" w:rsidR="00923BB3" w:rsidRPr="00923BB3" w:rsidRDefault="00923BB3" w:rsidP="00923BB3">
      <w:pPr>
        <w:spacing w:after="0" w:line="240" w:lineRule="auto"/>
        <w:rPr>
          <w:sz w:val="20"/>
          <w:szCs w:val="20"/>
        </w:rPr>
      </w:pPr>
      <w:r w:rsidRPr="00923BB3">
        <w:rPr>
          <w:rFonts w:ascii="Palatino Linotype" w:hAnsi="Palatino Linotype"/>
          <w:b/>
          <w:bCs/>
          <w:sz w:val="20"/>
          <w:szCs w:val="20"/>
        </w:rPr>
        <w:t xml:space="preserve">References of translation (Euralius): </w:t>
      </w:r>
      <w:hyperlink r:id="rId6" w:history="1">
        <w:r w:rsidRPr="00923BB3">
          <w:rPr>
            <w:rStyle w:val="Hyperlink"/>
            <w:sz w:val="20"/>
            <w:szCs w:val="20"/>
          </w:rPr>
          <w:t>https://euralius.eu/index.php/en/library/albanian-legislation/send/29-kodi-penal/253-kodi-penal-al</w:t>
        </w:r>
      </w:hyperlink>
      <w:r w:rsidRPr="00923BB3">
        <w:rPr>
          <w:sz w:val="20"/>
          <w:szCs w:val="20"/>
        </w:rPr>
        <w:t>;</w:t>
      </w:r>
    </w:p>
    <w:p w14:paraId="482F075A" w14:textId="3BEE292B" w:rsidR="00923BB3" w:rsidRPr="00923BB3" w:rsidRDefault="000359C8" w:rsidP="00923BB3">
      <w:pPr>
        <w:spacing w:after="0" w:line="240" w:lineRule="auto"/>
        <w:rPr>
          <w:sz w:val="20"/>
          <w:szCs w:val="20"/>
        </w:rPr>
      </w:pPr>
      <w:hyperlink r:id="rId7" w:history="1">
        <w:r w:rsidR="00923BB3" w:rsidRPr="00923BB3">
          <w:rPr>
            <w:rStyle w:val="Hyperlink"/>
            <w:sz w:val="20"/>
            <w:szCs w:val="20"/>
          </w:rPr>
          <w:t>https://euralius.eu/index.php/en/library/albanian-legislation/send/10-criminal-code/11-criminal-code-en</w:t>
        </w:r>
      </w:hyperlink>
      <w:r w:rsidR="00923BB3" w:rsidRPr="00923BB3">
        <w:rPr>
          <w:sz w:val="20"/>
          <w:szCs w:val="20"/>
        </w:rPr>
        <w:t>;</w:t>
      </w:r>
    </w:p>
    <w:p w14:paraId="36FB2F70" w14:textId="38A3A368" w:rsidR="00923BB3" w:rsidRPr="00923BB3" w:rsidRDefault="00923BB3" w:rsidP="00923BB3">
      <w:pPr>
        <w:spacing w:after="0" w:line="240" w:lineRule="auto"/>
        <w:rPr>
          <w:rFonts w:ascii="Palatino Linotype" w:hAnsi="Palatino Linotype"/>
          <w:b/>
          <w:bCs/>
          <w:color w:val="FF0000"/>
          <w:sz w:val="20"/>
          <w:szCs w:val="20"/>
        </w:rPr>
      </w:pPr>
      <w:r w:rsidRPr="00923BB3">
        <w:rPr>
          <w:rFonts w:ascii="Palatino Linotype" w:hAnsi="Palatino Linotype"/>
          <w:b/>
          <w:bCs/>
          <w:sz w:val="20"/>
          <w:szCs w:val="20"/>
        </w:rPr>
        <w:t>Addition</w:t>
      </w:r>
      <w:r>
        <w:rPr>
          <w:rFonts w:ascii="Palatino Linotype" w:hAnsi="Palatino Linotype"/>
          <w:b/>
          <w:bCs/>
          <w:sz w:val="20"/>
          <w:szCs w:val="20"/>
        </w:rPr>
        <w:t>s</w:t>
      </w:r>
      <w:r w:rsidRPr="00923BB3">
        <w:rPr>
          <w:rFonts w:ascii="Palatino Linotype" w:hAnsi="Palatino Linotype"/>
          <w:b/>
          <w:bCs/>
          <w:sz w:val="20"/>
          <w:szCs w:val="20"/>
        </w:rPr>
        <w:t xml:space="preserve"> highlighted </w:t>
      </w:r>
      <w:r w:rsidRPr="00923BB3">
        <w:rPr>
          <w:rFonts w:ascii="Palatino Linotype" w:hAnsi="Palatino Linotype"/>
          <w:b/>
          <w:bCs/>
          <w:color w:val="FF0000"/>
          <w:sz w:val="20"/>
          <w:szCs w:val="20"/>
        </w:rPr>
        <w:t>in red</w:t>
      </w:r>
    </w:p>
    <w:p w14:paraId="3AE7C19D" w14:textId="505842AC" w:rsidR="00923BB3" w:rsidRPr="00923BB3" w:rsidRDefault="00923BB3" w:rsidP="00923BB3">
      <w:pPr>
        <w:spacing w:after="0" w:line="240" w:lineRule="auto"/>
        <w:rPr>
          <w:rFonts w:ascii="Palatino Linotype" w:hAnsi="Palatino Linotype"/>
          <w:b/>
          <w:bCs/>
          <w:sz w:val="20"/>
          <w:szCs w:val="20"/>
        </w:rPr>
      </w:pPr>
      <w:r w:rsidRPr="00923BB3">
        <w:rPr>
          <w:rFonts w:ascii="Palatino Linotype" w:hAnsi="Palatino Linotype"/>
          <w:b/>
          <w:bCs/>
          <w:sz w:val="20"/>
          <w:szCs w:val="20"/>
        </w:rPr>
        <w:t>Amendments displayed in track changes.</w:t>
      </w:r>
    </w:p>
    <w:p w14:paraId="2438C8D4" w14:textId="77777777" w:rsidR="00923BB3" w:rsidRDefault="00923BB3" w:rsidP="00923BB3">
      <w:pPr>
        <w:spacing w:after="0" w:line="240" w:lineRule="auto"/>
        <w:rPr>
          <w:rFonts w:ascii="Palatino Linotype" w:hAnsi="Palatino Linotype"/>
          <w:b/>
          <w:bCs/>
        </w:rPr>
      </w:pPr>
    </w:p>
    <w:p w14:paraId="3A5E0F6D" w14:textId="5D57A4AB" w:rsidR="00923BB3" w:rsidRDefault="00923BB3" w:rsidP="00923BB3">
      <w:pPr>
        <w:spacing w:after="0" w:line="240" w:lineRule="auto"/>
        <w:rPr>
          <w:rFonts w:ascii="Palatino Linotype" w:hAnsi="Palatino Linotype"/>
          <w:b/>
          <w:bCs/>
        </w:rPr>
      </w:pPr>
    </w:p>
    <w:p w14:paraId="4AA34A7A" w14:textId="77777777" w:rsidR="00923BB3" w:rsidRDefault="00923BB3" w:rsidP="00923BB3">
      <w:pPr>
        <w:spacing w:after="0" w:line="240" w:lineRule="auto"/>
        <w:rPr>
          <w:rFonts w:ascii="Palatino Linotype" w:hAnsi="Palatino Linotype"/>
          <w:b/>
          <w:bCs/>
        </w:rPr>
      </w:pPr>
    </w:p>
    <w:p w14:paraId="03DCE839" w14:textId="71F74983" w:rsidR="000E7809" w:rsidRPr="00795296" w:rsidRDefault="00795296" w:rsidP="00795296">
      <w:pPr>
        <w:spacing w:after="0" w:line="240" w:lineRule="auto"/>
        <w:jc w:val="center"/>
        <w:rPr>
          <w:rFonts w:ascii="Palatino Linotype" w:hAnsi="Palatino Linotype"/>
          <w:b/>
          <w:bCs/>
          <w:sz w:val="24"/>
          <w:szCs w:val="24"/>
        </w:rPr>
      </w:pPr>
      <w:r w:rsidRPr="00795296">
        <w:rPr>
          <w:rFonts w:ascii="Palatino Linotype" w:hAnsi="Palatino Linotype"/>
          <w:b/>
          <w:bCs/>
          <w:sz w:val="24"/>
          <w:szCs w:val="24"/>
        </w:rPr>
        <w:t>LAW</w:t>
      </w:r>
    </w:p>
    <w:p w14:paraId="5AAD5701" w14:textId="0ED2C284" w:rsidR="00795296" w:rsidRPr="00795296" w:rsidRDefault="00795296" w:rsidP="00795296">
      <w:pPr>
        <w:spacing w:after="0" w:line="240" w:lineRule="auto"/>
        <w:jc w:val="center"/>
        <w:rPr>
          <w:rFonts w:ascii="Palatino Linotype" w:hAnsi="Palatino Linotype"/>
          <w:b/>
          <w:bCs/>
          <w:sz w:val="24"/>
          <w:szCs w:val="24"/>
        </w:rPr>
      </w:pPr>
      <w:r w:rsidRPr="00795296">
        <w:rPr>
          <w:rFonts w:ascii="Palatino Linotype" w:hAnsi="Palatino Linotype"/>
          <w:b/>
          <w:bCs/>
          <w:sz w:val="24"/>
          <w:szCs w:val="24"/>
        </w:rPr>
        <w:t>No. 35/2020</w:t>
      </w:r>
    </w:p>
    <w:p w14:paraId="3B224964" w14:textId="232AAEE8" w:rsidR="00795296" w:rsidRPr="00795296" w:rsidRDefault="00795296" w:rsidP="00795296">
      <w:pPr>
        <w:spacing w:after="0" w:line="240" w:lineRule="auto"/>
        <w:jc w:val="center"/>
        <w:rPr>
          <w:rFonts w:ascii="Palatino Linotype" w:hAnsi="Palatino Linotype"/>
          <w:b/>
          <w:bCs/>
          <w:sz w:val="24"/>
          <w:szCs w:val="24"/>
        </w:rPr>
      </w:pPr>
      <w:r w:rsidRPr="00795296">
        <w:rPr>
          <w:rFonts w:ascii="Palatino Linotype" w:hAnsi="Palatino Linotype"/>
          <w:b/>
          <w:bCs/>
          <w:sz w:val="24"/>
          <w:szCs w:val="24"/>
        </w:rPr>
        <w:t>ON SOME ADDITIONS AND AMENDMENTS TO LAW NO. 7895, DATED 27.1.1995 "CRIMI</w:t>
      </w:r>
      <w:r w:rsidR="000359C8">
        <w:rPr>
          <w:rFonts w:ascii="Palatino Linotype" w:hAnsi="Palatino Linotype"/>
          <w:b/>
          <w:bCs/>
          <w:sz w:val="24"/>
          <w:szCs w:val="24"/>
        </w:rPr>
        <w:t>NAL</w:t>
      </w:r>
      <w:r w:rsidRPr="00795296">
        <w:rPr>
          <w:rFonts w:ascii="Palatino Linotype" w:hAnsi="Palatino Linotype"/>
          <w:b/>
          <w:bCs/>
          <w:sz w:val="24"/>
          <w:szCs w:val="24"/>
        </w:rPr>
        <w:t xml:space="preserve"> CODE OF THE REPUBLIC OF ALBANIA", AS AMENDED</w:t>
      </w:r>
    </w:p>
    <w:p w14:paraId="4A6B364D" w14:textId="77777777" w:rsidR="00795296" w:rsidRPr="00795296" w:rsidRDefault="00795296" w:rsidP="00795296">
      <w:pPr>
        <w:spacing w:after="0" w:line="240" w:lineRule="auto"/>
        <w:jc w:val="both"/>
        <w:rPr>
          <w:rFonts w:ascii="Palatino Linotype" w:hAnsi="Palatino Linotype"/>
          <w:sz w:val="24"/>
          <w:szCs w:val="24"/>
        </w:rPr>
      </w:pPr>
    </w:p>
    <w:p w14:paraId="3512A04B" w14:textId="5DDE45AD" w:rsidR="00795296" w:rsidRPr="00795296" w:rsidRDefault="00795296" w:rsidP="00795296">
      <w:pPr>
        <w:spacing w:after="0" w:line="240" w:lineRule="auto"/>
        <w:jc w:val="both"/>
        <w:rPr>
          <w:rFonts w:ascii="Palatino Linotype" w:hAnsi="Palatino Linotype"/>
          <w:sz w:val="24"/>
          <w:szCs w:val="24"/>
        </w:rPr>
      </w:pPr>
      <w:r w:rsidRPr="00795296">
        <w:rPr>
          <w:rFonts w:ascii="Palatino Linotype" w:hAnsi="Palatino Linotype"/>
          <w:sz w:val="24"/>
          <w:szCs w:val="24"/>
        </w:rPr>
        <w:t>Pursuant to Article 81, paragraphs 1 and 2, letter 'd' and Article 83, paragraph 1 of the Constitution, upon the proposal of some MPs,</w:t>
      </w:r>
    </w:p>
    <w:p w14:paraId="01866792" w14:textId="77777777" w:rsidR="00795296" w:rsidRPr="00795296" w:rsidRDefault="00795296" w:rsidP="00795296">
      <w:pPr>
        <w:spacing w:after="0" w:line="240" w:lineRule="auto"/>
        <w:jc w:val="both"/>
        <w:rPr>
          <w:rFonts w:ascii="Palatino Linotype" w:hAnsi="Palatino Linotype"/>
          <w:sz w:val="24"/>
          <w:szCs w:val="24"/>
        </w:rPr>
      </w:pPr>
    </w:p>
    <w:p w14:paraId="476B9586" w14:textId="77777777" w:rsidR="00795296" w:rsidRPr="00795296" w:rsidRDefault="00795296" w:rsidP="00795296">
      <w:pPr>
        <w:spacing w:after="0" w:line="240" w:lineRule="auto"/>
        <w:jc w:val="center"/>
        <w:rPr>
          <w:rFonts w:ascii="Palatino Linotype" w:hAnsi="Palatino Linotype"/>
          <w:b/>
          <w:bCs/>
          <w:sz w:val="24"/>
          <w:szCs w:val="24"/>
        </w:rPr>
      </w:pPr>
      <w:r w:rsidRPr="00795296">
        <w:rPr>
          <w:rFonts w:ascii="Palatino Linotype" w:hAnsi="Palatino Linotype"/>
          <w:b/>
          <w:bCs/>
          <w:sz w:val="24"/>
          <w:szCs w:val="24"/>
        </w:rPr>
        <w:t>ASSEMBLY</w:t>
      </w:r>
    </w:p>
    <w:p w14:paraId="09000104" w14:textId="77777777" w:rsidR="00795296" w:rsidRPr="00795296" w:rsidRDefault="00795296" w:rsidP="00795296">
      <w:pPr>
        <w:spacing w:after="0" w:line="240" w:lineRule="auto"/>
        <w:jc w:val="center"/>
        <w:rPr>
          <w:rFonts w:ascii="Palatino Linotype" w:hAnsi="Palatino Linotype"/>
          <w:b/>
          <w:bCs/>
          <w:sz w:val="24"/>
          <w:szCs w:val="24"/>
        </w:rPr>
      </w:pPr>
      <w:r w:rsidRPr="00795296">
        <w:rPr>
          <w:rFonts w:ascii="Palatino Linotype" w:hAnsi="Palatino Linotype"/>
          <w:b/>
          <w:bCs/>
          <w:sz w:val="24"/>
          <w:szCs w:val="24"/>
        </w:rPr>
        <w:t>OF THE REPUBLIC OF ALBANIA</w:t>
      </w:r>
    </w:p>
    <w:p w14:paraId="3C0D3E79" w14:textId="77777777" w:rsidR="00795296" w:rsidRPr="00795296" w:rsidRDefault="00795296" w:rsidP="00795296">
      <w:pPr>
        <w:spacing w:after="0" w:line="240" w:lineRule="auto"/>
        <w:jc w:val="center"/>
        <w:rPr>
          <w:rFonts w:ascii="Palatino Linotype" w:hAnsi="Palatino Linotype"/>
          <w:b/>
          <w:bCs/>
          <w:sz w:val="24"/>
          <w:szCs w:val="24"/>
        </w:rPr>
      </w:pPr>
    </w:p>
    <w:p w14:paraId="35660D85" w14:textId="77777777" w:rsidR="00795296" w:rsidRPr="00795296" w:rsidRDefault="00795296" w:rsidP="00795296">
      <w:pPr>
        <w:spacing w:after="0" w:line="240" w:lineRule="auto"/>
        <w:jc w:val="center"/>
        <w:rPr>
          <w:rFonts w:ascii="Palatino Linotype" w:hAnsi="Palatino Linotype"/>
          <w:b/>
          <w:bCs/>
          <w:sz w:val="24"/>
          <w:szCs w:val="24"/>
        </w:rPr>
      </w:pPr>
      <w:r w:rsidRPr="00795296">
        <w:rPr>
          <w:rFonts w:ascii="Palatino Linotype" w:hAnsi="Palatino Linotype"/>
          <w:b/>
          <w:bCs/>
          <w:sz w:val="24"/>
          <w:szCs w:val="24"/>
        </w:rPr>
        <w:t>DECIDED:</w:t>
      </w:r>
    </w:p>
    <w:p w14:paraId="49BB4058" w14:textId="77777777" w:rsidR="00795296" w:rsidRPr="00795296" w:rsidRDefault="00795296" w:rsidP="00795296">
      <w:pPr>
        <w:spacing w:after="0" w:line="240" w:lineRule="auto"/>
        <w:jc w:val="both"/>
        <w:rPr>
          <w:rFonts w:ascii="Palatino Linotype" w:hAnsi="Palatino Linotype"/>
          <w:sz w:val="24"/>
          <w:szCs w:val="24"/>
        </w:rPr>
      </w:pPr>
    </w:p>
    <w:p w14:paraId="08250274" w14:textId="3784AD88" w:rsidR="00795296" w:rsidRPr="00795296" w:rsidRDefault="00795296" w:rsidP="00795296">
      <w:pPr>
        <w:spacing w:after="0" w:line="240" w:lineRule="auto"/>
        <w:jc w:val="both"/>
        <w:rPr>
          <w:rFonts w:ascii="Palatino Linotype" w:hAnsi="Palatino Linotype"/>
          <w:sz w:val="24"/>
          <w:szCs w:val="24"/>
        </w:rPr>
      </w:pPr>
      <w:r w:rsidRPr="00795296">
        <w:rPr>
          <w:rFonts w:ascii="Palatino Linotype" w:hAnsi="Palatino Linotype"/>
          <w:sz w:val="24"/>
          <w:szCs w:val="24"/>
        </w:rPr>
        <w:t>The following additions and amendments shall be introduced to Law no. 7895 dated 27.1.1995 "Criminal Code of the Republic of Albania" as amended</w:t>
      </w:r>
    </w:p>
    <w:p w14:paraId="1342EE39" w14:textId="77777777" w:rsidR="00795296" w:rsidRPr="00795296" w:rsidRDefault="00795296" w:rsidP="00795296">
      <w:pPr>
        <w:spacing w:after="0" w:line="240" w:lineRule="auto"/>
        <w:jc w:val="both"/>
        <w:rPr>
          <w:rFonts w:ascii="Palatino Linotype" w:hAnsi="Palatino Linotype"/>
          <w:sz w:val="24"/>
          <w:szCs w:val="24"/>
        </w:rPr>
      </w:pPr>
    </w:p>
    <w:p w14:paraId="4F29FCB9" w14:textId="404A2393" w:rsidR="00835E5D" w:rsidRPr="00923BB3" w:rsidRDefault="00795296" w:rsidP="00795296">
      <w:pPr>
        <w:spacing w:after="0" w:line="240" w:lineRule="auto"/>
        <w:jc w:val="center"/>
        <w:rPr>
          <w:rFonts w:ascii="Palatino Linotype" w:hAnsi="Palatino Linotype"/>
          <w:sz w:val="24"/>
          <w:szCs w:val="24"/>
        </w:rPr>
      </w:pPr>
      <w:r w:rsidRPr="00923BB3">
        <w:rPr>
          <w:rFonts w:ascii="Palatino Linotype" w:hAnsi="Palatino Linotype"/>
          <w:sz w:val="24"/>
          <w:szCs w:val="24"/>
        </w:rPr>
        <w:t>Article 1</w:t>
      </w:r>
    </w:p>
    <w:p w14:paraId="7E107708" w14:textId="77777777" w:rsidR="00795296" w:rsidRDefault="00795296" w:rsidP="00835E5D">
      <w:pPr>
        <w:spacing w:after="0" w:line="240" w:lineRule="auto"/>
        <w:jc w:val="both"/>
        <w:rPr>
          <w:rFonts w:ascii="Palatino Linotype" w:hAnsi="Palatino Linotype"/>
          <w:sz w:val="24"/>
          <w:szCs w:val="24"/>
        </w:rPr>
      </w:pPr>
      <w:r>
        <w:rPr>
          <w:rFonts w:ascii="Palatino Linotype" w:hAnsi="Palatino Linotype"/>
          <w:sz w:val="24"/>
          <w:szCs w:val="24"/>
        </w:rPr>
        <w:t>Artice 130/a shall be amended as follows:</w:t>
      </w:r>
    </w:p>
    <w:p w14:paraId="73525F6C" w14:textId="77777777" w:rsidR="00795296" w:rsidRDefault="00795296" w:rsidP="00835E5D">
      <w:pPr>
        <w:spacing w:after="0" w:line="240" w:lineRule="auto"/>
        <w:jc w:val="both"/>
        <w:rPr>
          <w:rFonts w:ascii="Palatino Linotype" w:hAnsi="Palatino Linotype"/>
          <w:sz w:val="24"/>
          <w:szCs w:val="24"/>
        </w:rPr>
      </w:pPr>
    </w:p>
    <w:p w14:paraId="0713CC8C" w14:textId="25B07783" w:rsidR="00795296" w:rsidRPr="00795296" w:rsidRDefault="00795296" w:rsidP="00795296">
      <w:pPr>
        <w:spacing w:after="0" w:line="240" w:lineRule="auto"/>
        <w:jc w:val="center"/>
        <w:rPr>
          <w:rFonts w:ascii="Palatino Linotype" w:hAnsi="Palatino Linotype"/>
          <w:sz w:val="24"/>
          <w:szCs w:val="24"/>
        </w:rPr>
      </w:pPr>
      <w:r w:rsidRPr="00795296">
        <w:rPr>
          <w:rFonts w:ascii="Palatino Linotype" w:hAnsi="Palatino Linotype"/>
          <w:sz w:val="24"/>
          <w:szCs w:val="24"/>
        </w:rPr>
        <w:t>"Article 130/a</w:t>
      </w:r>
    </w:p>
    <w:p w14:paraId="3F5D4990" w14:textId="78DBDCBF" w:rsidR="00795296" w:rsidRPr="00795296" w:rsidRDefault="00795296" w:rsidP="00795296">
      <w:pPr>
        <w:spacing w:after="0" w:line="240" w:lineRule="auto"/>
        <w:jc w:val="center"/>
        <w:rPr>
          <w:rFonts w:ascii="Palatino Linotype" w:hAnsi="Palatino Linotype"/>
          <w:b/>
          <w:bCs/>
          <w:sz w:val="24"/>
          <w:szCs w:val="24"/>
        </w:rPr>
      </w:pPr>
      <w:r w:rsidRPr="00795296">
        <w:rPr>
          <w:rFonts w:ascii="Palatino Linotype" w:hAnsi="Palatino Linotype"/>
          <w:b/>
          <w:bCs/>
          <w:sz w:val="24"/>
          <w:szCs w:val="24"/>
        </w:rPr>
        <w:t>Domestic violence</w:t>
      </w:r>
    </w:p>
    <w:p w14:paraId="7C8B64F4" w14:textId="77777777" w:rsidR="00A76884" w:rsidRDefault="00795296" w:rsidP="00A76884">
      <w:pPr>
        <w:autoSpaceDE w:val="0"/>
        <w:autoSpaceDN w:val="0"/>
        <w:adjustRightInd w:val="0"/>
        <w:spacing w:after="0" w:line="240" w:lineRule="auto"/>
        <w:ind w:firstLine="720"/>
        <w:jc w:val="both"/>
        <w:rPr>
          <w:rFonts w:ascii="Palatino Linotype" w:hAnsi="Palatino Linotype" w:cs="Garamond"/>
          <w:sz w:val="24"/>
          <w:szCs w:val="24"/>
          <w:lang w:val="en-US"/>
        </w:rPr>
      </w:pPr>
      <w:r w:rsidRPr="007F323E">
        <w:rPr>
          <w:rFonts w:ascii="Palatino Linotype" w:hAnsi="Palatino Linotype" w:cs="Garamond"/>
          <w:sz w:val="24"/>
          <w:szCs w:val="24"/>
          <w:lang w:val="en-US"/>
        </w:rPr>
        <w:t xml:space="preserve">Battering and any other act of </w:t>
      </w:r>
      <w:r w:rsidRPr="007F323E">
        <w:rPr>
          <w:rFonts w:ascii="Palatino Linotype" w:hAnsi="Palatino Linotype" w:cs="Garamond"/>
          <w:color w:val="FF0000"/>
          <w:sz w:val="24"/>
          <w:szCs w:val="24"/>
          <w:lang w:val="en-US"/>
        </w:rPr>
        <w:t xml:space="preserve">physical or psychological </w:t>
      </w:r>
      <w:r w:rsidRPr="007F323E">
        <w:rPr>
          <w:rFonts w:ascii="Palatino Linotype" w:hAnsi="Palatino Linotype" w:cs="Garamond"/>
          <w:sz w:val="24"/>
          <w:szCs w:val="24"/>
          <w:lang w:val="en-US"/>
        </w:rPr>
        <w:t>violence against a person who is a spouse, former spouse, cohabitant or former cohabitant, close relative</w:t>
      </w:r>
      <w:r w:rsidR="007F323E" w:rsidRPr="007F323E">
        <w:rPr>
          <w:rFonts w:ascii="Palatino Linotype" w:hAnsi="Palatino Linotype" w:cs="Garamond"/>
          <w:sz w:val="24"/>
          <w:szCs w:val="24"/>
          <w:lang w:val="en-US"/>
        </w:rPr>
        <w:t xml:space="preserve"> </w:t>
      </w:r>
      <w:r w:rsidR="007F323E" w:rsidRPr="007F323E">
        <w:rPr>
          <w:rFonts w:ascii="Palatino Linotype" w:hAnsi="Palatino Linotype" w:cs="Garamond"/>
          <w:color w:val="FF0000"/>
          <w:sz w:val="24"/>
          <w:szCs w:val="24"/>
          <w:lang w:val="en-US"/>
        </w:rPr>
        <w:t xml:space="preserve">(lineal ascendants and descendants, brothers and sisters, uncles, aunts, nephews, nieces, children of brothers and sisters) </w:t>
      </w:r>
      <w:r w:rsidRPr="007F323E">
        <w:rPr>
          <w:rFonts w:ascii="Palatino Linotype" w:hAnsi="Palatino Linotype" w:cs="Garamond"/>
          <w:sz w:val="24"/>
          <w:szCs w:val="24"/>
          <w:lang w:val="en-US"/>
        </w:rPr>
        <w:t>or close</w:t>
      </w:r>
      <w:r w:rsidR="007F323E" w:rsidRPr="007F323E">
        <w:rPr>
          <w:rFonts w:ascii="Palatino Linotype" w:hAnsi="Palatino Linotype" w:cs="Garamond"/>
          <w:sz w:val="24"/>
          <w:szCs w:val="24"/>
          <w:lang w:val="en-US"/>
        </w:rPr>
        <w:t xml:space="preserve"> in-law </w:t>
      </w:r>
      <w:r w:rsidR="007F323E" w:rsidRPr="007F323E">
        <w:rPr>
          <w:rFonts w:ascii="Palatino Linotype" w:hAnsi="Palatino Linotype" w:cs="Garamond"/>
          <w:color w:val="FF0000"/>
          <w:sz w:val="24"/>
          <w:szCs w:val="24"/>
          <w:lang w:val="en-US"/>
        </w:rPr>
        <w:t>(mother-in-law, father-in-law, brother-in-law, sister-in-law, stepdaughter, stepson, stepfather and stepmother) or in intimate or former intimate relation</w:t>
      </w:r>
      <w:r w:rsidR="007F323E" w:rsidRPr="00DD2FA8">
        <w:rPr>
          <w:rFonts w:ascii="Palatino Linotype" w:hAnsi="Palatino Linotype" w:cs="Garamond"/>
          <w:sz w:val="24"/>
          <w:szCs w:val="24"/>
          <w:lang w:val="en-US"/>
        </w:rPr>
        <w:t xml:space="preserve"> to </w:t>
      </w:r>
      <w:r w:rsidR="007F323E" w:rsidRPr="007F323E">
        <w:rPr>
          <w:rFonts w:ascii="Palatino Linotype" w:hAnsi="Palatino Linotype" w:cs="Garamond"/>
          <w:sz w:val="24"/>
          <w:szCs w:val="24"/>
          <w:lang w:val="en-US"/>
        </w:rPr>
        <w:t xml:space="preserve">the perpetrator of the criminal offence, </w:t>
      </w:r>
      <w:r w:rsidRPr="007F323E">
        <w:rPr>
          <w:rFonts w:ascii="Palatino Linotype" w:hAnsi="Palatino Linotype" w:cs="Garamond"/>
          <w:sz w:val="24"/>
          <w:szCs w:val="24"/>
          <w:lang w:val="en-US"/>
        </w:rPr>
        <w:t>resulting in violation of his or her physical, psycho-social</w:t>
      </w:r>
      <w:r w:rsidR="007F323E" w:rsidRPr="007F323E">
        <w:rPr>
          <w:rFonts w:ascii="Palatino Linotype" w:hAnsi="Palatino Linotype" w:cs="Garamond"/>
          <w:sz w:val="24"/>
          <w:szCs w:val="24"/>
          <w:lang w:val="en-US"/>
        </w:rPr>
        <w:t xml:space="preserve"> </w:t>
      </w:r>
      <w:r w:rsidRPr="007F323E">
        <w:rPr>
          <w:rFonts w:ascii="Palatino Linotype" w:hAnsi="Palatino Linotype" w:cs="Garamond"/>
          <w:sz w:val="24"/>
          <w:szCs w:val="24"/>
          <w:lang w:val="en-US"/>
        </w:rPr>
        <w:t xml:space="preserve">and economic integrity, shall be punished by imprisonment of up to </w:t>
      </w:r>
      <w:del w:id="0" w:author="Sairud" w:date="2020-04-27T10:44:00Z">
        <w:r w:rsidRPr="007F323E" w:rsidDel="007F323E">
          <w:rPr>
            <w:rFonts w:ascii="Palatino Linotype" w:hAnsi="Palatino Linotype" w:cs="Garamond"/>
            <w:sz w:val="24"/>
            <w:szCs w:val="24"/>
            <w:lang w:val="en-US"/>
          </w:rPr>
          <w:delText xml:space="preserve">two </w:delText>
        </w:r>
      </w:del>
      <w:ins w:id="1" w:author="Sairud" w:date="2020-04-27T10:44:00Z">
        <w:r w:rsidR="007F323E" w:rsidRPr="007F323E">
          <w:rPr>
            <w:rFonts w:ascii="Palatino Linotype" w:hAnsi="Palatino Linotype" w:cs="Garamond"/>
            <w:sz w:val="24"/>
            <w:szCs w:val="24"/>
            <w:lang w:val="en-US"/>
          </w:rPr>
          <w:t xml:space="preserve">three </w:t>
        </w:r>
      </w:ins>
      <w:r w:rsidRPr="007F323E">
        <w:rPr>
          <w:rFonts w:ascii="Palatino Linotype" w:hAnsi="Palatino Linotype" w:cs="Garamond"/>
          <w:sz w:val="24"/>
          <w:szCs w:val="24"/>
          <w:lang w:val="en-US"/>
        </w:rPr>
        <w:t>years.</w:t>
      </w:r>
    </w:p>
    <w:p w14:paraId="2D5A7564" w14:textId="0AACCCDF" w:rsidR="00795296" w:rsidRDefault="007F323E" w:rsidP="00A76884">
      <w:pPr>
        <w:autoSpaceDE w:val="0"/>
        <w:autoSpaceDN w:val="0"/>
        <w:adjustRightInd w:val="0"/>
        <w:spacing w:after="0" w:line="240" w:lineRule="auto"/>
        <w:ind w:firstLine="720"/>
        <w:jc w:val="both"/>
        <w:rPr>
          <w:rFonts w:ascii="Palatino Linotype" w:hAnsi="Palatino Linotype"/>
          <w:sz w:val="24"/>
          <w:szCs w:val="24"/>
        </w:rPr>
      </w:pPr>
      <w:r w:rsidRPr="00795296">
        <w:rPr>
          <w:rFonts w:ascii="Palatino Linotype" w:hAnsi="Palatino Linotype"/>
          <w:sz w:val="24"/>
          <w:szCs w:val="24"/>
        </w:rPr>
        <w:lastRenderedPageBreak/>
        <w:t xml:space="preserve">A serious death threat or serious injury, against a person who is a spouse, former spouse, cohabitant or former cohabitant, close relative </w:t>
      </w:r>
      <w:r w:rsidR="00DD2FA8" w:rsidRPr="007F323E">
        <w:rPr>
          <w:rFonts w:ascii="Palatino Linotype" w:hAnsi="Palatino Linotype" w:cs="Garamond"/>
          <w:color w:val="FF0000"/>
          <w:sz w:val="24"/>
          <w:szCs w:val="24"/>
          <w:lang w:val="en-US"/>
        </w:rPr>
        <w:t xml:space="preserve">(lineal ascendants and descendants, brothers and sisters, uncles, aunts, nephews, nieces, children of brothers and sisters) </w:t>
      </w:r>
      <w:r w:rsidRPr="00795296">
        <w:rPr>
          <w:rFonts w:ascii="Palatino Linotype" w:hAnsi="Palatino Linotype"/>
          <w:sz w:val="24"/>
          <w:szCs w:val="24"/>
        </w:rPr>
        <w:t xml:space="preserve">or close in-law </w:t>
      </w:r>
      <w:r w:rsidR="00A76884" w:rsidRPr="007F323E">
        <w:rPr>
          <w:rFonts w:ascii="Palatino Linotype" w:hAnsi="Palatino Linotype" w:cs="Garamond"/>
          <w:sz w:val="24"/>
          <w:szCs w:val="24"/>
          <w:lang w:val="en-US"/>
        </w:rPr>
        <w:t xml:space="preserve">law </w:t>
      </w:r>
      <w:r w:rsidR="00A76884" w:rsidRPr="007F323E">
        <w:rPr>
          <w:rFonts w:ascii="Palatino Linotype" w:hAnsi="Palatino Linotype" w:cs="Garamond"/>
          <w:color w:val="FF0000"/>
          <w:sz w:val="24"/>
          <w:szCs w:val="24"/>
          <w:lang w:val="en-US"/>
        </w:rPr>
        <w:t>(mother-in-law, father-in-law, brother-in-law, sister-in-law, stepdaughter, stepson, stepfather and stepmother)</w:t>
      </w:r>
      <w:r w:rsidR="00A76884">
        <w:rPr>
          <w:rFonts w:ascii="Palatino Linotype" w:hAnsi="Palatino Linotype" w:cs="Garamond"/>
          <w:color w:val="FF0000"/>
          <w:sz w:val="24"/>
          <w:szCs w:val="24"/>
          <w:lang w:val="en-US"/>
        </w:rPr>
        <w:t xml:space="preserve"> </w:t>
      </w:r>
      <w:r w:rsidR="00A76884" w:rsidRPr="007F323E">
        <w:rPr>
          <w:rFonts w:ascii="Palatino Linotype" w:hAnsi="Palatino Linotype" w:cs="Garamond"/>
          <w:color w:val="FF0000"/>
          <w:sz w:val="24"/>
          <w:szCs w:val="24"/>
          <w:lang w:val="en-US"/>
        </w:rPr>
        <w:t>or in intimate or former intimate relation</w:t>
      </w:r>
      <w:r w:rsidR="00A76884">
        <w:rPr>
          <w:rFonts w:ascii="Palatino Linotype" w:hAnsi="Palatino Linotype"/>
          <w:sz w:val="24"/>
          <w:szCs w:val="24"/>
        </w:rPr>
        <w:t xml:space="preserve"> </w:t>
      </w:r>
      <w:r w:rsidRPr="00795296">
        <w:rPr>
          <w:rFonts w:ascii="Palatino Linotype" w:hAnsi="Palatino Linotype"/>
          <w:sz w:val="24"/>
          <w:szCs w:val="24"/>
        </w:rPr>
        <w:t xml:space="preserve">to the perpetrator of the criminal offence, resulting in violation of his or her </w:t>
      </w:r>
      <w:r w:rsidR="00A76884">
        <w:rPr>
          <w:rFonts w:ascii="Palatino Linotype" w:hAnsi="Palatino Linotype"/>
          <w:sz w:val="24"/>
          <w:szCs w:val="24"/>
        </w:rPr>
        <w:t xml:space="preserve">psychic </w:t>
      </w:r>
      <w:r w:rsidRPr="00795296">
        <w:rPr>
          <w:rFonts w:ascii="Palatino Linotype" w:hAnsi="Palatino Linotype"/>
          <w:sz w:val="24"/>
          <w:szCs w:val="24"/>
        </w:rPr>
        <w:t xml:space="preserve">integrity, shall be punished by imprisonment of up to </w:t>
      </w:r>
      <w:del w:id="2" w:author="Sairud" w:date="2020-04-27T10:59:00Z">
        <w:r w:rsidRPr="00795296" w:rsidDel="00A76884">
          <w:rPr>
            <w:rFonts w:ascii="Palatino Linotype" w:hAnsi="Palatino Linotype"/>
            <w:sz w:val="24"/>
            <w:szCs w:val="24"/>
          </w:rPr>
          <w:delText xml:space="preserve">three </w:delText>
        </w:r>
      </w:del>
      <w:ins w:id="3" w:author="Sairud" w:date="2020-04-27T10:59:00Z">
        <w:r w:rsidR="00A76884">
          <w:rPr>
            <w:rFonts w:ascii="Palatino Linotype" w:hAnsi="Palatino Linotype"/>
            <w:sz w:val="24"/>
            <w:szCs w:val="24"/>
          </w:rPr>
          <w:t>four</w:t>
        </w:r>
        <w:r w:rsidR="00A76884" w:rsidRPr="00795296">
          <w:rPr>
            <w:rFonts w:ascii="Palatino Linotype" w:hAnsi="Palatino Linotype"/>
            <w:sz w:val="24"/>
            <w:szCs w:val="24"/>
          </w:rPr>
          <w:t xml:space="preserve"> </w:t>
        </w:r>
      </w:ins>
      <w:r w:rsidRPr="00795296">
        <w:rPr>
          <w:rFonts w:ascii="Palatino Linotype" w:hAnsi="Palatino Linotype"/>
          <w:sz w:val="24"/>
          <w:szCs w:val="24"/>
        </w:rPr>
        <w:t>years.</w:t>
      </w:r>
    </w:p>
    <w:p w14:paraId="68CD253D" w14:textId="78C0A1BF" w:rsidR="00A76884" w:rsidRPr="00A76884" w:rsidRDefault="00835E5D" w:rsidP="00923BB3">
      <w:pPr>
        <w:spacing w:after="0" w:line="240" w:lineRule="auto"/>
        <w:jc w:val="both"/>
        <w:rPr>
          <w:rFonts w:ascii="Palatino Linotype" w:hAnsi="Palatino Linotype"/>
          <w:sz w:val="24"/>
          <w:szCs w:val="24"/>
        </w:rPr>
      </w:pPr>
      <w:r w:rsidRPr="00795296">
        <w:rPr>
          <w:rFonts w:ascii="Palatino Linotype" w:hAnsi="Palatino Linotype"/>
          <w:sz w:val="24"/>
          <w:szCs w:val="24"/>
        </w:rPr>
        <w:t xml:space="preserve"> </w:t>
      </w:r>
      <w:r w:rsidR="007F323E">
        <w:rPr>
          <w:rFonts w:ascii="Palatino Linotype" w:hAnsi="Palatino Linotype"/>
          <w:sz w:val="24"/>
          <w:szCs w:val="24"/>
        </w:rPr>
        <w:tab/>
      </w:r>
      <w:r w:rsidR="00A76884" w:rsidRPr="00795296">
        <w:rPr>
          <w:rFonts w:ascii="Palatino Linotype" w:hAnsi="Palatino Linotype"/>
          <w:sz w:val="24"/>
          <w:szCs w:val="24"/>
        </w:rPr>
        <w:t xml:space="preserve">Intentional injury committed against a person who is a spouse, former spouse, cohabitant or former cohabitant, close relative </w:t>
      </w:r>
      <w:r w:rsidR="00A76884" w:rsidRPr="007F323E">
        <w:rPr>
          <w:rFonts w:ascii="Palatino Linotype" w:hAnsi="Palatino Linotype" w:cs="Garamond"/>
          <w:color w:val="FF0000"/>
          <w:sz w:val="24"/>
          <w:szCs w:val="24"/>
          <w:lang w:val="en-US"/>
        </w:rPr>
        <w:t xml:space="preserve">(lineal ascendants and descendants, brothers and sisters, uncles, aunts, nephews, nieces, children of brothers and sisters) </w:t>
      </w:r>
      <w:r w:rsidR="00A76884" w:rsidRPr="00795296">
        <w:rPr>
          <w:rFonts w:ascii="Palatino Linotype" w:hAnsi="Palatino Linotype"/>
          <w:sz w:val="24"/>
          <w:szCs w:val="24"/>
        </w:rPr>
        <w:t xml:space="preserve">or close in-law </w:t>
      </w:r>
      <w:r w:rsidR="00A76884" w:rsidRPr="007F323E">
        <w:rPr>
          <w:rFonts w:ascii="Palatino Linotype" w:hAnsi="Palatino Linotype" w:cs="Garamond"/>
          <w:sz w:val="24"/>
          <w:szCs w:val="24"/>
          <w:lang w:val="en-US"/>
        </w:rPr>
        <w:t xml:space="preserve">law </w:t>
      </w:r>
      <w:r w:rsidR="00A76884" w:rsidRPr="007F323E">
        <w:rPr>
          <w:rFonts w:ascii="Palatino Linotype" w:hAnsi="Palatino Linotype" w:cs="Garamond"/>
          <w:color w:val="FF0000"/>
          <w:sz w:val="24"/>
          <w:szCs w:val="24"/>
          <w:lang w:val="en-US"/>
        </w:rPr>
        <w:t>(mother-in-law, father-in-law, brother-in-law, sister-in-law, stepdaughter, stepson, stepfather and stepmother)</w:t>
      </w:r>
      <w:r w:rsidR="00A76884">
        <w:rPr>
          <w:rFonts w:ascii="Palatino Linotype" w:hAnsi="Palatino Linotype" w:cs="Garamond"/>
          <w:color w:val="FF0000"/>
          <w:sz w:val="24"/>
          <w:szCs w:val="24"/>
          <w:lang w:val="en-US"/>
        </w:rPr>
        <w:t xml:space="preserve"> </w:t>
      </w:r>
      <w:r w:rsidR="00A76884" w:rsidRPr="007F323E">
        <w:rPr>
          <w:rFonts w:ascii="Palatino Linotype" w:hAnsi="Palatino Linotype" w:cs="Garamond"/>
          <w:color w:val="FF0000"/>
          <w:sz w:val="24"/>
          <w:szCs w:val="24"/>
          <w:lang w:val="en-US"/>
        </w:rPr>
        <w:t>or in intimate or former intimate relation</w:t>
      </w:r>
      <w:r w:rsidR="00A76884">
        <w:rPr>
          <w:rFonts w:ascii="Palatino Linotype" w:hAnsi="Palatino Linotype" w:cs="Garamond"/>
          <w:color w:val="FF0000"/>
          <w:sz w:val="24"/>
          <w:szCs w:val="24"/>
          <w:lang w:val="en-US"/>
        </w:rPr>
        <w:t xml:space="preserve"> </w:t>
      </w:r>
      <w:r w:rsidR="00A76884" w:rsidRPr="00795296">
        <w:rPr>
          <w:rFonts w:ascii="Palatino Linotype" w:hAnsi="Palatino Linotype"/>
          <w:sz w:val="24"/>
          <w:szCs w:val="24"/>
        </w:rPr>
        <w:t xml:space="preserve">to the perpetrator of the criminal offence, resulting in a temporary disability for work for more than nine days, shall be punished by imprisonment of up to five years. The same offences which are committed repeatedly or in the presence of minors, shall be punishable by </w:t>
      </w:r>
      <w:ins w:id="4" w:author="Sairud" w:date="2020-04-27T11:02:00Z">
        <w:r w:rsidR="00A76884">
          <w:rPr>
            <w:rFonts w:ascii="Palatino Linotype" w:hAnsi="Palatino Linotype"/>
            <w:sz w:val="24"/>
            <w:szCs w:val="24"/>
          </w:rPr>
          <w:t xml:space="preserve">up to five </w:t>
        </w:r>
      </w:ins>
      <w:del w:id="5" w:author="Sairud" w:date="2020-04-27T11:02:00Z">
        <w:r w:rsidR="00A76884" w:rsidRPr="00795296" w:rsidDel="00A76884">
          <w:rPr>
            <w:rFonts w:ascii="Palatino Linotype" w:hAnsi="Palatino Linotype"/>
            <w:sz w:val="24"/>
            <w:szCs w:val="24"/>
          </w:rPr>
          <w:delText xml:space="preserve">one to five </w:delText>
        </w:r>
      </w:del>
      <w:r w:rsidR="00A76884" w:rsidRPr="007F323E">
        <w:rPr>
          <w:rFonts w:ascii="Palatino Linotype" w:hAnsi="Palatino Linotype"/>
          <w:sz w:val="24"/>
          <w:szCs w:val="24"/>
        </w:rPr>
        <w:t xml:space="preserve">years of imprisonment. </w:t>
      </w:r>
    </w:p>
    <w:p w14:paraId="6AA8741F" w14:textId="21A65C90" w:rsidR="00835E5D" w:rsidRPr="00A76884" w:rsidRDefault="00A76884" w:rsidP="00A76884">
      <w:pPr>
        <w:spacing w:after="0" w:line="240" w:lineRule="auto"/>
        <w:ind w:firstLine="720"/>
        <w:jc w:val="both"/>
        <w:rPr>
          <w:rFonts w:ascii="Palatino Linotype" w:hAnsi="Palatino Linotype"/>
          <w:sz w:val="24"/>
          <w:szCs w:val="24"/>
        </w:rPr>
      </w:pPr>
      <w:r w:rsidRPr="00A76884">
        <w:rPr>
          <w:rFonts w:ascii="Palatino Linotype" w:hAnsi="Palatino Linotype"/>
          <w:sz w:val="24"/>
          <w:szCs w:val="24"/>
        </w:rPr>
        <w:t>The same offences which are committed repeatedly or in the presence of minors, shall be punishable by one to five years of imprisonment.</w:t>
      </w:r>
      <w:r>
        <w:rPr>
          <w:rFonts w:ascii="Palatino Linotype" w:hAnsi="Palatino Linotype"/>
          <w:sz w:val="24"/>
          <w:szCs w:val="24"/>
        </w:rPr>
        <w:t>“</w:t>
      </w:r>
    </w:p>
    <w:p w14:paraId="373D2848" w14:textId="403F2B3F" w:rsidR="00835E5D" w:rsidRPr="00795296" w:rsidRDefault="00835E5D" w:rsidP="00835E5D">
      <w:pPr>
        <w:spacing w:after="0" w:line="240" w:lineRule="auto"/>
        <w:jc w:val="both"/>
        <w:rPr>
          <w:rFonts w:ascii="Palatino Linotype" w:hAnsi="Palatino Linotype"/>
          <w:sz w:val="24"/>
          <w:szCs w:val="24"/>
        </w:rPr>
      </w:pPr>
    </w:p>
    <w:p w14:paraId="52139513" w14:textId="28741735" w:rsidR="00A76884" w:rsidRPr="00923BB3" w:rsidRDefault="00A76884" w:rsidP="00A76884">
      <w:pPr>
        <w:spacing w:after="0" w:line="240" w:lineRule="auto"/>
        <w:jc w:val="center"/>
        <w:rPr>
          <w:rFonts w:ascii="Palatino Linotype" w:hAnsi="Palatino Linotype"/>
          <w:sz w:val="24"/>
          <w:szCs w:val="24"/>
        </w:rPr>
      </w:pPr>
      <w:r w:rsidRPr="00923BB3">
        <w:rPr>
          <w:rFonts w:ascii="Palatino Linotype" w:hAnsi="Palatino Linotype"/>
          <w:sz w:val="24"/>
          <w:szCs w:val="24"/>
        </w:rPr>
        <w:t>Article 2</w:t>
      </w:r>
    </w:p>
    <w:p w14:paraId="746DEC1E" w14:textId="50079EF7" w:rsidR="00A76884" w:rsidRDefault="00A76884" w:rsidP="00A76884">
      <w:pPr>
        <w:spacing w:after="0" w:line="240" w:lineRule="auto"/>
        <w:jc w:val="both"/>
        <w:rPr>
          <w:rFonts w:ascii="Palatino Linotype" w:hAnsi="Palatino Linotype"/>
          <w:sz w:val="24"/>
          <w:szCs w:val="24"/>
        </w:rPr>
      </w:pPr>
      <w:r>
        <w:rPr>
          <w:rFonts w:ascii="Palatino Linotype" w:hAnsi="Palatino Linotype"/>
          <w:sz w:val="24"/>
          <w:szCs w:val="24"/>
        </w:rPr>
        <w:t>Article 242/a with the following wording shall be added after Article 242:</w:t>
      </w:r>
    </w:p>
    <w:p w14:paraId="5850532C" w14:textId="77777777" w:rsidR="00A76884" w:rsidRDefault="00A76884" w:rsidP="00A76884">
      <w:pPr>
        <w:spacing w:after="0" w:line="240" w:lineRule="auto"/>
        <w:jc w:val="both"/>
        <w:rPr>
          <w:rFonts w:ascii="Palatino Linotype" w:hAnsi="Palatino Linotype"/>
          <w:sz w:val="24"/>
          <w:szCs w:val="24"/>
        </w:rPr>
      </w:pPr>
    </w:p>
    <w:p w14:paraId="1C93B141" w14:textId="2FDF58A4" w:rsidR="00A76884" w:rsidRPr="00A76884" w:rsidRDefault="00A76884" w:rsidP="00A76884">
      <w:pPr>
        <w:spacing w:after="0" w:line="240" w:lineRule="auto"/>
        <w:jc w:val="center"/>
        <w:rPr>
          <w:rFonts w:ascii="Palatino Linotype" w:hAnsi="Palatino Linotype"/>
          <w:color w:val="FF0000"/>
          <w:sz w:val="24"/>
          <w:szCs w:val="24"/>
        </w:rPr>
      </w:pPr>
      <w:r w:rsidRPr="00795296">
        <w:rPr>
          <w:rFonts w:ascii="Palatino Linotype" w:hAnsi="Palatino Linotype"/>
          <w:sz w:val="24"/>
          <w:szCs w:val="24"/>
        </w:rPr>
        <w:t>"</w:t>
      </w:r>
      <w:r w:rsidRPr="00A76884">
        <w:rPr>
          <w:rFonts w:ascii="Palatino Linotype" w:hAnsi="Palatino Linotype"/>
          <w:color w:val="FF0000"/>
          <w:sz w:val="24"/>
          <w:szCs w:val="24"/>
        </w:rPr>
        <w:t>Article 242/a</w:t>
      </w:r>
    </w:p>
    <w:p w14:paraId="11F706A5" w14:textId="538F406A" w:rsidR="005004E0" w:rsidRDefault="005004E0" w:rsidP="005004E0">
      <w:pPr>
        <w:spacing w:after="0" w:line="240" w:lineRule="auto"/>
        <w:jc w:val="center"/>
        <w:rPr>
          <w:rFonts w:ascii="Palatino Linotype" w:hAnsi="Palatino Linotype"/>
          <w:b/>
          <w:bCs/>
          <w:color w:val="FF0000"/>
          <w:sz w:val="24"/>
          <w:szCs w:val="24"/>
        </w:rPr>
      </w:pPr>
      <w:r>
        <w:rPr>
          <w:rFonts w:ascii="Palatino Linotype" w:hAnsi="Palatino Linotype"/>
          <w:b/>
          <w:bCs/>
          <w:color w:val="FF0000"/>
          <w:sz w:val="24"/>
          <w:szCs w:val="24"/>
        </w:rPr>
        <w:t>Failure to comply with the measures of State authorities during the emergency state or during the epidemic situation</w:t>
      </w:r>
    </w:p>
    <w:p w14:paraId="560655AF" w14:textId="77777777" w:rsidR="005004E0" w:rsidRPr="005004E0" w:rsidRDefault="005004E0" w:rsidP="00835E5D">
      <w:pPr>
        <w:spacing w:after="0" w:line="240" w:lineRule="auto"/>
        <w:jc w:val="both"/>
        <w:rPr>
          <w:rFonts w:ascii="Palatino Linotype" w:hAnsi="Palatino Linotype"/>
          <w:color w:val="FF0000"/>
          <w:sz w:val="24"/>
          <w:szCs w:val="24"/>
        </w:rPr>
      </w:pPr>
    </w:p>
    <w:p w14:paraId="7E22C990" w14:textId="0AF271B8" w:rsidR="005004E0" w:rsidRPr="00E26344" w:rsidRDefault="005004E0" w:rsidP="005004E0">
      <w:pPr>
        <w:spacing w:after="0" w:line="240" w:lineRule="auto"/>
        <w:ind w:firstLine="720"/>
        <w:jc w:val="both"/>
        <w:rPr>
          <w:rFonts w:ascii="Palatino Linotype" w:hAnsi="Palatino Linotype"/>
          <w:color w:val="FF0000"/>
          <w:sz w:val="24"/>
          <w:szCs w:val="24"/>
        </w:rPr>
      </w:pPr>
      <w:r w:rsidRPr="005004E0">
        <w:rPr>
          <w:rFonts w:ascii="Palatino Linotype" w:hAnsi="Palatino Linotype"/>
          <w:color w:val="FF0000"/>
          <w:sz w:val="24"/>
          <w:szCs w:val="24"/>
        </w:rPr>
        <w:t>Failure to comply with or actions violating the legal acts and by-laws issued by the State authorities in t</w:t>
      </w:r>
      <w:r w:rsidR="000359C8">
        <w:rPr>
          <w:rFonts w:ascii="Palatino Linotype" w:hAnsi="Palatino Linotype"/>
          <w:color w:val="FF0000"/>
          <w:sz w:val="24"/>
          <w:szCs w:val="24"/>
        </w:rPr>
        <w:t>he</w:t>
      </w:r>
      <w:r w:rsidRPr="005004E0">
        <w:rPr>
          <w:rFonts w:ascii="Palatino Linotype" w:hAnsi="Palatino Linotype"/>
          <w:color w:val="FF0000"/>
          <w:sz w:val="24"/>
          <w:szCs w:val="24"/>
        </w:rPr>
        <w:t xml:space="preserve"> context of the epidemic situation or emergency measures by a person who has already been imposed an administrative sanction shall constitute a </w:t>
      </w:r>
      <w:r w:rsidRPr="00E26344">
        <w:rPr>
          <w:rFonts w:ascii="Palatino Linotype" w:hAnsi="Palatino Linotype"/>
          <w:color w:val="FF0000"/>
          <w:sz w:val="24"/>
          <w:szCs w:val="24"/>
        </w:rPr>
        <w:t>criminal contravention and shall be punishable by a fine or up to six months of imprisonment.</w:t>
      </w:r>
    </w:p>
    <w:p w14:paraId="537A2B77" w14:textId="71471F70" w:rsidR="00E26344" w:rsidRPr="00E26344" w:rsidRDefault="00E26344" w:rsidP="00E26344">
      <w:pPr>
        <w:spacing w:after="0" w:line="240" w:lineRule="auto"/>
        <w:ind w:firstLine="720"/>
        <w:jc w:val="both"/>
        <w:rPr>
          <w:rFonts w:ascii="Palatino Linotype" w:hAnsi="Palatino Linotype"/>
          <w:color w:val="FF0000"/>
          <w:sz w:val="24"/>
          <w:szCs w:val="24"/>
        </w:rPr>
      </w:pPr>
      <w:r w:rsidRPr="00E26344">
        <w:rPr>
          <w:rFonts w:ascii="Palatino Linotype" w:hAnsi="Palatino Linotype"/>
          <w:color w:val="FF0000"/>
          <w:sz w:val="24"/>
          <w:szCs w:val="24"/>
        </w:rPr>
        <w:t>The same criminal contravention when committed in conducting commercial activity that places at risk the health of persons shall be punishable by a fine or up to two yeas of imprisonment.</w:t>
      </w:r>
    </w:p>
    <w:p w14:paraId="75BD86C1" w14:textId="45F4B900" w:rsidR="00E26344" w:rsidRPr="00E26344" w:rsidRDefault="00E26344" w:rsidP="00E26344">
      <w:pPr>
        <w:spacing w:after="0" w:line="240" w:lineRule="auto"/>
        <w:ind w:firstLine="720"/>
        <w:jc w:val="both"/>
        <w:rPr>
          <w:rFonts w:ascii="Palatino Linotype" w:hAnsi="Palatino Linotype"/>
          <w:color w:val="FF0000"/>
          <w:sz w:val="24"/>
          <w:szCs w:val="24"/>
        </w:rPr>
      </w:pPr>
      <w:r w:rsidRPr="00E26344">
        <w:rPr>
          <w:rFonts w:ascii="Palatino Linotype" w:hAnsi="Palatino Linotype"/>
          <w:color w:val="FF0000"/>
          <w:sz w:val="24"/>
          <w:szCs w:val="24"/>
        </w:rPr>
        <w:t xml:space="preserve">Failure to comply with the order issued by the competent authorities for quarantine or self-isolation, or violation of the quarantive or self-isolation rules by the person who is a carrier or not of the infectious disease and to whom </w:t>
      </w:r>
      <w:r>
        <w:rPr>
          <w:rFonts w:ascii="Palatino Linotype" w:hAnsi="Palatino Linotype"/>
          <w:color w:val="FF0000"/>
          <w:sz w:val="24"/>
          <w:szCs w:val="24"/>
        </w:rPr>
        <w:t xml:space="preserve">such obligation has been notified by the </w:t>
      </w:r>
      <w:r w:rsidRPr="00E26344">
        <w:rPr>
          <w:rFonts w:ascii="Palatino Linotype" w:hAnsi="Palatino Linotype"/>
          <w:color w:val="FF0000"/>
          <w:sz w:val="24"/>
          <w:szCs w:val="24"/>
        </w:rPr>
        <w:t>relevant competent authorities, shall be punishable by two to three years of imprisonment.“</w:t>
      </w:r>
    </w:p>
    <w:p w14:paraId="09CA4A98" w14:textId="63153FA0" w:rsidR="00E26344" w:rsidRPr="00923BB3" w:rsidRDefault="00E26344" w:rsidP="00E26344">
      <w:pPr>
        <w:spacing w:after="0" w:line="240" w:lineRule="auto"/>
        <w:jc w:val="both"/>
        <w:rPr>
          <w:rFonts w:ascii="Palatino Linotype" w:hAnsi="Palatino Linotype"/>
          <w:sz w:val="24"/>
          <w:szCs w:val="24"/>
        </w:rPr>
      </w:pPr>
    </w:p>
    <w:p w14:paraId="6DFE71E8" w14:textId="3DB86C71" w:rsidR="00E26344" w:rsidRPr="00923BB3" w:rsidRDefault="00E26344" w:rsidP="00E26344">
      <w:pPr>
        <w:spacing w:after="0" w:line="240" w:lineRule="auto"/>
        <w:jc w:val="center"/>
        <w:rPr>
          <w:rFonts w:ascii="Palatino Linotype" w:hAnsi="Palatino Linotype"/>
          <w:sz w:val="24"/>
          <w:szCs w:val="24"/>
        </w:rPr>
      </w:pPr>
      <w:r w:rsidRPr="00923BB3">
        <w:rPr>
          <w:rFonts w:ascii="Palatino Linotype" w:hAnsi="Palatino Linotype"/>
          <w:sz w:val="24"/>
          <w:szCs w:val="24"/>
        </w:rPr>
        <w:lastRenderedPageBreak/>
        <w:t>Article 3</w:t>
      </w:r>
    </w:p>
    <w:p w14:paraId="5564B17D" w14:textId="7B329AA4" w:rsidR="00E26344" w:rsidRDefault="00E26344" w:rsidP="00E26344">
      <w:pPr>
        <w:spacing w:after="0" w:line="240" w:lineRule="auto"/>
        <w:jc w:val="both"/>
        <w:rPr>
          <w:rFonts w:ascii="Palatino Linotype" w:hAnsi="Palatino Linotype"/>
          <w:sz w:val="24"/>
          <w:szCs w:val="24"/>
        </w:rPr>
      </w:pPr>
      <w:r>
        <w:rPr>
          <w:rFonts w:ascii="Palatino Linotype" w:hAnsi="Palatino Linotype"/>
          <w:sz w:val="24"/>
          <w:szCs w:val="24"/>
        </w:rPr>
        <w:t>Article 89/b with the following wording shall be added after Article 89/a:</w:t>
      </w:r>
    </w:p>
    <w:p w14:paraId="224EC25A" w14:textId="77777777" w:rsidR="00E26344" w:rsidRDefault="00E26344" w:rsidP="00E26344">
      <w:pPr>
        <w:spacing w:after="0" w:line="240" w:lineRule="auto"/>
        <w:jc w:val="center"/>
        <w:rPr>
          <w:rFonts w:ascii="Palatino Linotype" w:hAnsi="Palatino Linotype"/>
          <w:sz w:val="24"/>
          <w:szCs w:val="24"/>
        </w:rPr>
      </w:pPr>
    </w:p>
    <w:p w14:paraId="2CA91FEB" w14:textId="4D27CD75" w:rsidR="00E26344" w:rsidRPr="00A76884" w:rsidRDefault="00E26344" w:rsidP="00E26344">
      <w:pPr>
        <w:spacing w:after="0" w:line="240" w:lineRule="auto"/>
        <w:jc w:val="center"/>
        <w:rPr>
          <w:rFonts w:ascii="Palatino Linotype" w:hAnsi="Palatino Linotype"/>
          <w:color w:val="FF0000"/>
          <w:sz w:val="24"/>
          <w:szCs w:val="24"/>
        </w:rPr>
      </w:pPr>
      <w:r w:rsidRPr="00795296">
        <w:rPr>
          <w:rFonts w:ascii="Palatino Linotype" w:hAnsi="Palatino Linotype"/>
          <w:sz w:val="24"/>
          <w:szCs w:val="24"/>
        </w:rPr>
        <w:t>"</w:t>
      </w:r>
      <w:r w:rsidRPr="00A76884">
        <w:rPr>
          <w:rFonts w:ascii="Palatino Linotype" w:hAnsi="Palatino Linotype"/>
          <w:color w:val="FF0000"/>
          <w:sz w:val="24"/>
          <w:szCs w:val="24"/>
        </w:rPr>
        <w:t xml:space="preserve">Article </w:t>
      </w:r>
      <w:r>
        <w:rPr>
          <w:rFonts w:ascii="Palatino Linotype" w:hAnsi="Palatino Linotype"/>
          <w:color w:val="FF0000"/>
          <w:sz w:val="24"/>
          <w:szCs w:val="24"/>
        </w:rPr>
        <w:t>89</w:t>
      </w:r>
      <w:r w:rsidRPr="00A76884">
        <w:rPr>
          <w:rFonts w:ascii="Palatino Linotype" w:hAnsi="Palatino Linotype"/>
          <w:color w:val="FF0000"/>
          <w:sz w:val="24"/>
          <w:szCs w:val="24"/>
        </w:rPr>
        <w:t>/</w:t>
      </w:r>
      <w:r>
        <w:rPr>
          <w:rFonts w:ascii="Palatino Linotype" w:hAnsi="Palatino Linotype"/>
          <w:color w:val="FF0000"/>
          <w:sz w:val="24"/>
          <w:szCs w:val="24"/>
        </w:rPr>
        <w:t>b</w:t>
      </w:r>
    </w:p>
    <w:p w14:paraId="07DC7CEB" w14:textId="77777777" w:rsidR="00E26344" w:rsidRDefault="00E26344" w:rsidP="00E26344">
      <w:pPr>
        <w:spacing w:after="0" w:line="240" w:lineRule="auto"/>
        <w:jc w:val="center"/>
        <w:rPr>
          <w:rFonts w:ascii="Palatino Linotype" w:hAnsi="Palatino Linotype"/>
          <w:b/>
          <w:bCs/>
          <w:color w:val="FF0000"/>
          <w:sz w:val="24"/>
          <w:szCs w:val="24"/>
        </w:rPr>
      </w:pPr>
      <w:r>
        <w:rPr>
          <w:rFonts w:ascii="Palatino Linotype" w:hAnsi="Palatino Linotype"/>
          <w:b/>
          <w:bCs/>
          <w:color w:val="FF0000"/>
          <w:sz w:val="24"/>
          <w:szCs w:val="24"/>
        </w:rPr>
        <w:t>Spreading of infectious diseases</w:t>
      </w:r>
    </w:p>
    <w:p w14:paraId="1C70AAD8" w14:textId="77777777" w:rsidR="00E26344" w:rsidRDefault="00E26344" w:rsidP="00E26344">
      <w:pPr>
        <w:spacing w:after="0" w:line="240" w:lineRule="auto"/>
        <w:ind w:firstLine="720"/>
        <w:rPr>
          <w:rFonts w:ascii="Palatino Linotype" w:hAnsi="Palatino Linotype"/>
          <w:b/>
          <w:bCs/>
          <w:color w:val="FF0000"/>
          <w:sz w:val="24"/>
          <w:szCs w:val="24"/>
        </w:rPr>
      </w:pPr>
    </w:p>
    <w:p w14:paraId="2D63B4EA" w14:textId="065FA7DA" w:rsidR="00E26344" w:rsidRDefault="00E26344" w:rsidP="00923BB3">
      <w:pPr>
        <w:spacing w:after="0" w:line="240" w:lineRule="auto"/>
        <w:ind w:firstLine="720"/>
        <w:jc w:val="both"/>
        <w:rPr>
          <w:rFonts w:ascii="Palatino Linotype" w:hAnsi="Palatino Linotype"/>
          <w:color w:val="FF0000"/>
          <w:sz w:val="24"/>
          <w:szCs w:val="24"/>
        </w:rPr>
      </w:pPr>
      <w:r w:rsidRPr="00E26344">
        <w:rPr>
          <w:rFonts w:ascii="Palatino Linotype" w:hAnsi="Palatino Linotype"/>
          <w:color w:val="FF0000"/>
          <w:sz w:val="24"/>
          <w:szCs w:val="24"/>
        </w:rPr>
        <w:t>Intentional spreading</w:t>
      </w:r>
      <w:r>
        <w:rPr>
          <w:rFonts w:ascii="Palatino Linotype" w:hAnsi="Palatino Linotype"/>
          <w:color w:val="FF0000"/>
          <w:sz w:val="24"/>
          <w:szCs w:val="24"/>
        </w:rPr>
        <w:t xml:space="preserve"> of infectious diseases </w:t>
      </w:r>
      <w:r w:rsidR="00923BB3">
        <w:rPr>
          <w:rFonts w:ascii="Palatino Linotype" w:hAnsi="Palatino Linotype"/>
          <w:color w:val="FF0000"/>
          <w:sz w:val="24"/>
          <w:szCs w:val="24"/>
        </w:rPr>
        <w:t>posing</w:t>
      </w:r>
      <w:r>
        <w:rPr>
          <w:rFonts w:ascii="Palatino Linotype" w:hAnsi="Palatino Linotype"/>
          <w:color w:val="FF0000"/>
          <w:sz w:val="24"/>
          <w:szCs w:val="24"/>
        </w:rPr>
        <w:t xml:space="preserve"> high risk to health through actions or omissions by the person diagnosed as carrier or by persons </w:t>
      </w:r>
      <w:r w:rsidR="00923BB3">
        <w:rPr>
          <w:rFonts w:ascii="Palatino Linotype" w:hAnsi="Palatino Linotype"/>
          <w:color w:val="FF0000"/>
          <w:sz w:val="24"/>
          <w:szCs w:val="24"/>
        </w:rPr>
        <w:t>who deliberately seek to spread it, shall be punishable by two to five years of imprisonment.</w:t>
      </w:r>
    </w:p>
    <w:p w14:paraId="06B6D36A" w14:textId="1A471B6E" w:rsidR="00923BB3" w:rsidRDefault="00923BB3" w:rsidP="00923BB3">
      <w:pPr>
        <w:spacing w:after="0" w:line="240" w:lineRule="auto"/>
        <w:ind w:firstLine="720"/>
        <w:jc w:val="both"/>
        <w:rPr>
          <w:rFonts w:ascii="Palatino Linotype" w:hAnsi="Palatino Linotype"/>
          <w:color w:val="FF0000"/>
          <w:sz w:val="24"/>
          <w:szCs w:val="24"/>
        </w:rPr>
      </w:pPr>
      <w:r>
        <w:rPr>
          <w:rFonts w:ascii="Palatino Linotype" w:hAnsi="Palatino Linotype"/>
          <w:color w:val="FF0000"/>
          <w:sz w:val="24"/>
          <w:szCs w:val="24"/>
        </w:rPr>
        <w:t>If this offence is committed by negligence, it shall be punishable by fine or up to two years of imprisonment.</w:t>
      </w:r>
    </w:p>
    <w:p w14:paraId="490B2AAE" w14:textId="7E8AD1D0" w:rsidR="00923BB3" w:rsidRDefault="00923BB3" w:rsidP="00923BB3">
      <w:pPr>
        <w:spacing w:after="0" w:line="240" w:lineRule="auto"/>
        <w:ind w:firstLine="720"/>
        <w:jc w:val="both"/>
        <w:rPr>
          <w:rFonts w:ascii="Palatino Linotype" w:hAnsi="Palatino Linotype"/>
          <w:color w:val="FF0000"/>
          <w:sz w:val="24"/>
          <w:szCs w:val="24"/>
        </w:rPr>
      </w:pPr>
      <w:r>
        <w:rPr>
          <w:rFonts w:ascii="Palatino Linotype" w:hAnsi="Palatino Linotype"/>
          <w:color w:val="FF0000"/>
          <w:sz w:val="24"/>
          <w:szCs w:val="24"/>
        </w:rPr>
        <w:t>The same offence resulting in serious consequences to human health or posing life-threatening risk to persons, shall be punishable by three to eight years of imprisonment.</w:t>
      </w:r>
    </w:p>
    <w:p w14:paraId="12F9EAF2" w14:textId="1151AA17" w:rsidR="00E26344" w:rsidRDefault="00E26344" w:rsidP="00E26344">
      <w:pPr>
        <w:spacing w:after="0" w:line="240" w:lineRule="auto"/>
        <w:jc w:val="both"/>
        <w:rPr>
          <w:rFonts w:ascii="Palatino Linotype" w:hAnsi="Palatino Linotype"/>
          <w:sz w:val="24"/>
          <w:szCs w:val="24"/>
        </w:rPr>
      </w:pPr>
    </w:p>
    <w:p w14:paraId="04F6EA9C" w14:textId="19506CE5" w:rsidR="00923BB3" w:rsidRDefault="00923BB3" w:rsidP="00923BB3">
      <w:pPr>
        <w:spacing w:after="0" w:line="240" w:lineRule="auto"/>
        <w:jc w:val="center"/>
        <w:rPr>
          <w:rFonts w:ascii="Palatino Linotype" w:hAnsi="Palatino Linotype"/>
          <w:sz w:val="24"/>
          <w:szCs w:val="24"/>
        </w:rPr>
      </w:pPr>
      <w:r>
        <w:rPr>
          <w:rFonts w:ascii="Palatino Linotype" w:hAnsi="Palatino Linotype"/>
          <w:sz w:val="24"/>
          <w:szCs w:val="24"/>
        </w:rPr>
        <w:t>Article 4</w:t>
      </w:r>
    </w:p>
    <w:p w14:paraId="3D6E46A9" w14:textId="0B7B6C9B" w:rsidR="00923BB3" w:rsidRPr="00923BB3" w:rsidRDefault="00923BB3" w:rsidP="00923BB3">
      <w:pPr>
        <w:spacing w:after="0" w:line="240" w:lineRule="auto"/>
        <w:jc w:val="center"/>
        <w:rPr>
          <w:rFonts w:ascii="Palatino Linotype" w:hAnsi="Palatino Linotype"/>
          <w:b/>
          <w:bCs/>
          <w:sz w:val="24"/>
          <w:szCs w:val="24"/>
        </w:rPr>
      </w:pPr>
      <w:r w:rsidRPr="00923BB3">
        <w:rPr>
          <w:rFonts w:ascii="Palatino Linotype" w:hAnsi="Palatino Linotype"/>
          <w:b/>
          <w:bCs/>
          <w:sz w:val="24"/>
          <w:szCs w:val="24"/>
        </w:rPr>
        <w:t>Entry into force</w:t>
      </w:r>
    </w:p>
    <w:p w14:paraId="19021DE0" w14:textId="7C17F670" w:rsidR="00923BB3" w:rsidRDefault="00923BB3" w:rsidP="00E26344">
      <w:pPr>
        <w:spacing w:after="0" w:line="240" w:lineRule="auto"/>
        <w:jc w:val="both"/>
        <w:rPr>
          <w:rFonts w:ascii="Palatino Linotype" w:hAnsi="Palatino Linotype"/>
          <w:sz w:val="24"/>
          <w:szCs w:val="24"/>
        </w:rPr>
      </w:pPr>
      <w:r>
        <w:rPr>
          <w:rFonts w:ascii="Palatino Linotype" w:hAnsi="Palatino Linotype"/>
          <w:sz w:val="24"/>
          <w:szCs w:val="24"/>
        </w:rPr>
        <w:t xml:space="preserve">This Law shall enter into force 15 days after its publication in the Official Gazette. </w:t>
      </w:r>
    </w:p>
    <w:p w14:paraId="046CBE2C" w14:textId="5AC861B8" w:rsidR="00923BB3" w:rsidRDefault="00923BB3" w:rsidP="00E26344">
      <w:pPr>
        <w:spacing w:after="0" w:line="240" w:lineRule="auto"/>
        <w:jc w:val="both"/>
        <w:rPr>
          <w:rFonts w:ascii="Palatino Linotype" w:hAnsi="Palatino Linotype"/>
          <w:sz w:val="24"/>
          <w:szCs w:val="24"/>
        </w:rPr>
      </w:pPr>
    </w:p>
    <w:p w14:paraId="5459B179" w14:textId="28DAB517" w:rsidR="00923BB3" w:rsidRDefault="00923BB3" w:rsidP="00E26344">
      <w:pPr>
        <w:spacing w:after="0" w:line="240" w:lineRule="auto"/>
        <w:jc w:val="both"/>
        <w:rPr>
          <w:rFonts w:ascii="Palatino Linotype" w:hAnsi="Palatino Linotype"/>
          <w:sz w:val="24"/>
          <w:szCs w:val="24"/>
        </w:rPr>
      </w:pPr>
      <w:r>
        <w:rPr>
          <w:rFonts w:ascii="Palatino Linotype" w:hAnsi="Palatino Linotype"/>
          <w:sz w:val="24"/>
          <w:szCs w:val="24"/>
        </w:rPr>
        <w:t>Adopted on 16.4.2020</w:t>
      </w:r>
    </w:p>
    <w:p w14:paraId="6961F344" w14:textId="6DBE7595" w:rsidR="00923BB3" w:rsidRDefault="00923BB3" w:rsidP="00E26344">
      <w:pPr>
        <w:spacing w:after="0" w:line="240" w:lineRule="auto"/>
        <w:jc w:val="both"/>
        <w:rPr>
          <w:rFonts w:ascii="Palatino Linotype" w:hAnsi="Palatino Linotype"/>
          <w:sz w:val="24"/>
          <w:szCs w:val="24"/>
        </w:rPr>
      </w:pPr>
    </w:p>
    <w:p w14:paraId="3EB1B4F6" w14:textId="4278277F" w:rsidR="00923BB3" w:rsidRDefault="00923BB3" w:rsidP="00E26344">
      <w:pPr>
        <w:spacing w:after="0" w:line="240" w:lineRule="auto"/>
        <w:jc w:val="both"/>
        <w:rPr>
          <w:rFonts w:ascii="Palatino Linotype" w:hAnsi="Palatino Linotype"/>
          <w:sz w:val="24"/>
          <w:szCs w:val="24"/>
        </w:rPr>
      </w:pPr>
    </w:p>
    <w:p w14:paraId="168FFCB8" w14:textId="513EBF96" w:rsidR="00923BB3" w:rsidRPr="00923BB3" w:rsidRDefault="00923BB3" w:rsidP="00E26344">
      <w:pPr>
        <w:spacing w:after="0" w:line="240" w:lineRule="auto"/>
        <w:jc w:val="both"/>
        <w:rPr>
          <w:rFonts w:ascii="Palatino Linotype" w:hAnsi="Palatino Linotype"/>
          <w:b/>
          <w:bCs/>
          <w:sz w:val="24"/>
          <w:szCs w:val="24"/>
        </w:rPr>
      </w:pPr>
      <w:r w:rsidRPr="00923BB3">
        <w:rPr>
          <w:rFonts w:ascii="Palatino Linotype" w:hAnsi="Palatino Linotype"/>
          <w:b/>
          <w:bCs/>
          <w:sz w:val="24"/>
          <w:szCs w:val="24"/>
        </w:rPr>
        <w:t>Promulgated by Decree no. 11463 dated 22.4.2020 of the President of the Republic of Albania, Ilir Meta.</w:t>
      </w:r>
    </w:p>
    <w:p w14:paraId="6F48D0E1" w14:textId="77777777" w:rsidR="00923BB3" w:rsidRDefault="00923BB3" w:rsidP="00E26344">
      <w:pPr>
        <w:spacing w:after="0" w:line="240" w:lineRule="auto"/>
        <w:jc w:val="both"/>
        <w:rPr>
          <w:rFonts w:ascii="Palatino Linotype" w:hAnsi="Palatino Linotype"/>
          <w:sz w:val="24"/>
          <w:szCs w:val="24"/>
        </w:rPr>
      </w:pPr>
    </w:p>
    <w:p w14:paraId="1801D4E1" w14:textId="77777777" w:rsidR="00923BB3" w:rsidRDefault="00923BB3" w:rsidP="00E26344">
      <w:pPr>
        <w:spacing w:after="0" w:line="240" w:lineRule="auto"/>
        <w:jc w:val="both"/>
        <w:rPr>
          <w:rFonts w:ascii="Palatino Linotype" w:hAnsi="Palatino Linotype"/>
          <w:sz w:val="24"/>
          <w:szCs w:val="24"/>
        </w:rPr>
      </w:pPr>
    </w:p>
    <w:sectPr w:rsidR="00923BB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D20D1A" w14:textId="77777777" w:rsidR="00835E5D" w:rsidRDefault="00835E5D" w:rsidP="00835E5D">
      <w:pPr>
        <w:spacing w:after="0" w:line="240" w:lineRule="auto"/>
      </w:pPr>
      <w:r>
        <w:separator/>
      </w:r>
    </w:p>
  </w:endnote>
  <w:endnote w:type="continuationSeparator" w:id="0">
    <w:p w14:paraId="23B32062" w14:textId="77777777" w:rsidR="00835E5D" w:rsidRDefault="00835E5D" w:rsidP="00835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01866490"/>
      <w:docPartObj>
        <w:docPartGallery w:val="Page Numbers (Bottom of Page)"/>
        <w:docPartUnique/>
      </w:docPartObj>
    </w:sdtPr>
    <w:sdtEndPr>
      <w:rPr>
        <w:noProof/>
      </w:rPr>
    </w:sdtEndPr>
    <w:sdtContent>
      <w:p w14:paraId="3ACC4629" w14:textId="7302E5F0" w:rsidR="00923BB3" w:rsidRDefault="00923B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703604" w14:textId="77777777" w:rsidR="00923BB3" w:rsidRDefault="00923B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D61C55" w14:textId="77777777" w:rsidR="00835E5D" w:rsidRDefault="00835E5D" w:rsidP="00835E5D">
      <w:pPr>
        <w:spacing w:after="0" w:line="240" w:lineRule="auto"/>
      </w:pPr>
      <w:r>
        <w:separator/>
      </w:r>
    </w:p>
  </w:footnote>
  <w:footnote w:type="continuationSeparator" w:id="0">
    <w:p w14:paraId="3ABADC25" w14:textId="77777777" w:rsidR="00835E5D" w:rsidRDefault="00835E5D" w:rsidP="00835E5D">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irud">
    <w15:presenceInfo w15:providerId="AD" w15:userId="S::sairud.spahija@imo-albania.eu::624e7f65-51d6-4b7d-af15-cef432bef9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5D"/>
    <w:rsid w:val="000359C8"/>
    <w:rsid w:val="000E7809"/>
    <w:rsid w:val="005004E0"/>
    <w:rsid w:val="00795296"/>
    <w:rsid w:val="007F323E"/>
    <w:rsid w:val="00835E5D"/>
    <w:rsid w:val="00923BB3"/>
    <w:rsid w:val="00A76884"/>
    <w:rsid w:val="00DD2FA8"/>
    <w:rsid w:val="00E26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9FD70"/>
  <w15:chartTrackingRefBased/>
  <w15:docId w15:val="{DEC77E1C-EB32-406C-859C-FD26C8764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5296"/>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F32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323E"/>
    <w:rPr>
      <w:rFonts w:ascii="Segoe UI" w:hAnsi="Segoe UI" w:cs="Segoe UI"/>
      <w:sz w:val="18"/>
      <w:szCs w:val="18"/>
      <w:lang w:val="hr-HR"/>
    </w:rPr>
  </w:style>
  <w:style w:type="paragraph" w:styleId="Header">
    <w:name w:val="header"/>
    <w:basedOn w:val="Normal"/>
    <w:link w:val="HeaderChar"/>
    <w:uiPriority w:val="99"/>
    <w:unhideWhenUsed/>
    <w:rsid w:val="0092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BB3"/>
    <w:rPr>
      <w:lang w:val="hr-HR"/>
    </w:rPr>
  </w:style>
  <w:style w:type="paragraph" w:styleId="Footer">
    <w:name w:val="footer"/>
    <w:basedOn w:val="Normal"/>
    <w:link w:val="FooterChar"/>
    <w:uiPriority w:val="99"/>
    <w:unhideWhenUsed/>
    <w:rsid w:val="0092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BB3"/>
    <w:rPr>
      <w:lang w:val="hr-HR"/>
    </w:rPr>
  </w:style>
  <w:style w:type="character" w:styleId="Hyperlink">
    <w:name w:val="Hyperlink"/>
    <w:basedOn w:val="DefaultParagraphFont"/>
    <w:uiPriority w:val="99"/>
    <w:semiHidden/>
    <w:unhideWhenUsed/>
    <w:rsid w:val="00923B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9623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euralius.eu/index.php/en/library/albanian-legislation/send/10-criminal-code/11-criminal-code-e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uralius.eu/index.php/en/library/albanian-legislation/send/29-kodi-penal/253-kodi-penal-al" TargetMode="Externa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Sairud</dc:creator>
  <cp:keywords/>
  <dc:description/>
  <cp:lastModifiedBy>Richard REGNER</cp:lastModifiedBy>
  <cp:revision>3</cp:revision>
  <dcterms:created xsi:type="dcterms:W3CDTF">2020-04-27T09:26:00Z</dcterms:created>
  <dcterms:modified xsi:type="dcterms:W3CDTF">2020-04-27T09:44:00Z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4829a29-0adc-45f3-a200-36fbdc48b851_Enabled">
    <vt:lpwstr>True</vt:lpwstr>
  </property>
  <property fmtid="{D5CDD505-2E9C-101B-9397-08002B2CF9AE}" pid="3" name="MSIP_Label_c4829a29-0adc-45f3-a200-36fbdc48b851_SiteId">
    <vt:lpwstr>822aa54d-d6b1-41dd-8b5d-13ee7e7f17c5</vt:lpwstr>
  </property>
  <property fmtid="{D5CDD505-2E9C-101B-9397-08002B2CF9AE}" pid="4" name="MSIP_Label_c4829a29-0adc-45f3-a200-36fbdc48b851_Owner">
    <vt:lpwstr>sairud.spahija@imo-albania.eu</vt:lpwstr>
  </property>
  <property fmtid="{D5CDD505-2E9C-101B-9397-08002B2CF9AE}" pid="5" name="MSIP_Label_c4829a29-0adc-45f3-a200-36fbdc48b851_SetDate">
    <vt:lpwstr>2020-04-27T08:25:23.6654273Z</vt:lpwstr>
  </property>
  <property fmtid="{D5CDD505-2E9C-101B-9397-08002B2CF9AE}" pid="6" name="MSIP_Label_c4829a29-0adc-45f3-a200-36fbdc48b851_Name">
    <vt:lpwstr>Normal</vt:lpwstr>
  </property>
  <property fmtid="{D5CDD505-2E9C-101B-9397-08002B2CF9AE}" pid="7" name="MSIP_Label_c4829a29-0adc-45f3-a200-36fbdc48b851_Application">
    <vt:lpwstr>Microsoft Azure Information Protection</vt:lpwstr>
  </property>
  <property fmtid="{D5CDD505-2E9C-101B-9397-08002B2CF9AE}" pid="8" name="MSIP_Label_c4829a29-0adc-45f3-a200-36fbdc48b851_ActionId">
    <vt:lpwstr>ba1b78f7-beea-4dcf-8d08-8fd08e07109b</vt:lpwstr>
  </property>
  <property fmtid="{D5CDD505-2E9C-101B-9397-08002B2CF9AE}" pid="9" name="MSIP_Label_c4829a29-0adc-45f3-a200-36fbdc48b851_Extended_MSFT_Method">
    <vt:lpwstr>Automatic</vt:lpwstr>
  </property>
  <property fmtid="{D5CDD505-2E9C-101B-9397-08002B2CF9AE}" pid="10" name="Sensitivity">
    <vt:lpwstr>Normal</vt:lpwstr>
  </property>
</Properties>
</file>