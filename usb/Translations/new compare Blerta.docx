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1BAA6" w14:textId="163DAAB3" w:rsidR="003D43E4" w:rsidRPr="00DB24F5" w:rsidRDefault="003D43E4" w:rsidP="00074672">
      <w:pPr>
        <w:spacing w:before="0" w:after="0"/>
        <w:jc w:val="center"/>
        <w:rPr>
          <w:rFonts w:ascii="Times New Roman" w:eastAsiaTheme="minorHAnsi" w:hAnsi="Times New Roman" w:cs="Times New Roman"/>
          <w:b/>
          <w:sz w:val="24"/>
          <w:szCs w:val="24"/>
        </w:rPr>
      </w:pPr>
      <w:r w:rsidRPr="00DB24F5">
        <w:rPr>
          <w:rFonts w:ascii="Times New Roman" w:hAnsi="Times New Roman"/>
          <w:b/>
          <w:sz w:val="24"/>
          <w:lang w:val="en-GB"/>
          <w:rPrChange w:id="0" w:author="Sokol Çomo" w:date="2025-05-02T08:44:00Z">
            <w:rPr>
              <w:rFonts w:ascii="Times New Roman" w:hAnsi="Times New Roman"/>
              <w:b/>
              <w:sz w:val="24"/>
            </w:rPr>
          </w:rPrChange>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Pr="00DB24F5">
        <w:rPr>
          <w:rFonts w:ascii="Times New Roman" w:eastAsiaTheme="minorHAnsi" w:hAnsi="Times New Roman" w:cs="Times New Roman"/>
          <w:b/>
          <w:sz w:val="24"/>
          <w:szCs w:val="24"/>
        </w:rPr>
        <w:t>GJYKATA KUSHTETUESE</w:t>
      </w:r>
    </w:p>
    <w:p w14:paraId="63525FD9" w14:textId="67BCEEE9" w:rsidR="003D43E4" w:rsidRPr="00DB24F5" w:rsidRDefault="003D43E4" w:rsidP="00074672">
      <w:pPr>
        <w:spacing w:before="0" w:after="0"/>
        <w:jc w:val="center"/>
        <w:rPr>
          <w:rFonts w:ascii="Times New Roman" w:eastAsiaTheme="minorHAnsi" w:hAnsi="Times New Roman" w:cs="Times New Roman"/>
          <w:b/>
          <w:sz w:val="24"/>
          <w:szCs w:val="24"/>
        </w:rPr>
      </w:pPr>
      <w:r w:rsidRPr="00DB24F5">
        <w:rPr>
          <w:rFonts w:ascii="Times New Roman" w:eastAsiaTheme="minorHAnsi" w:hAnsi="Times New Roman" w:cs="Times New Roman"/>
          <w:b/>
          <w:sz w:val="24"/>
          <w:szCs w:val="24"/>
        </w:rPr>
        <w:t xml:space="preserve">   KOLEGJI I POSAÇËM I APELIMIT</w:t>
      </w:r>
    </w:p>
    <w:p w14:paraId="6A33F719" w14:textId="56264E57" w:rsidR="003D43E4" w:rsidRPr="00DB24F5" w:rsidRDefault="003D43E4" w:rsidP="00074672">
      <w:pPr>
        <w:spacing w:before="0" w:after="0"/>
        <w:jc w:val="center"/>
        <w:rPr>
          <w:rFonts w:ascii="Times New Roman" w:eastAsiaTheme="minorHAnsi" w:hAnsi="Times New Roman" w:cs="Times New Roman"/>
          <w:b/>
          <w:sz w:val="24"/>
          <w:szCs w:val="24"/>
        </w:rPr>
      </w:pPr>
      <w:r w:rsidRPr="00DB24F5">
        <w:rPr>
          <w:rFonts w:ascii="Times New Roman" w:eastAsiaTheme="minorHAnsi" w:hAnsi="Times New Roman" w:cs="Times New Roman"/>
          <w:b/>
          <w:sz w:val="24"/>
          <w:szCs w:val="24"/>
        </w:rPr>
        <w:t xml:space="preserve"> NJËSIA E SHËRBIMIT LIGJOR</w:t>
      </w:r>
    </w:p>
    <w:p w14:paraId="669B702B" w14:textId="77777777" w:rsidR="003D43E4" w:rsidRPr="00DB24F5" w:rsidRDefault="003D43E4" w:rsidP="00074672">
      <w:pPr>
        <w:spacing w:before="0" w:after="0"/>
        <w:rPr>
          <w:rFonts w:ascii="Times New Roman" w:eastAsiaTheme="minorHAnsi" w:hAnsi="Times New Roman" w:cs="Times New Roman"/>
          <w:sz w:val="24"/>
          <w:szCs w:val="24"/>
        </w:rPr>
      </w:pPr>
    </w:p>
    <w:p w14:paraId="742B05A6" w14:textId="0D5D3BC3" w:rsidR="003D43E4" w:rsidRPr="00DB24F5" w:rsidRDefault="003D43E4" w:rsidP="00074672">
      <w:pPr>
        <w:tabs>
          <w:tab w:val="left" w:pos="6705"/>
        </w:tabs>
        <w:spacing w:before="0" w:after="0"/>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 xml:space="preserve">Nr. 53/2022 Regjistri (JR)                                                                     </w:t>
      </w:r>
      <w:r w:rsidR="00C90240" w:rsidRPr="00DB24F5">
        <w:rPr>
          <w:rFonts w:ascii="Times New Roman" w:eastAsiaTheme="minorHAnsi" w:hAnsi="Times New Roman" w:cs="Times New Roman"/>
          <w:b/>
          <w:sz w:val="24"/>
          <w:szCs w:val="24"/>
        </w:rPr>
        <w:t xml:space="preserve">   </w:t>
      </w:r>
      <w:r w:rsidR="00EF6398" w:rsidRPr="00DB24F5">
        <w:rPr>
          <w:rFonts w:ascii="Times New Roman" w:eastAsiaTheme="minorHAnsi" w:hAnsi="Times New Roman" w:cs="Times New Roman"/>
          <w:b/>
          <w:sz w:val="24"/>
          <w:szCs w:val="24"/>
        </w:rPr>
        <w:t xml:space="preserve"> </w:t>
      </w:r>
      <w:del w:id="1" w:author="Sokol Çomo" w:date="2025-05-02T08:44:00Z">
        <w:r w:rsidR="00677A3E">
          <w:rPr>
            <w:rFonts w:ascii="Times New Roman" w:eastAsiaTheme="minorHAnsi" w:hAnsi="Times New Roman" w:cs="Times New Roman"/>
            <w:b/>
            <w:sz w:val="24"/>
            <w:szCs w:val="24"/>
          </w:rPr>
          <w:delText xml:space="preserve">   </w:delText>
        </w:r>
      </w:del>
      <w:r w:rsidRPr="00DB24F5">
        <w:rPr>
          <w:rFonts w:ascii="Times New Roman" w:eastAsiaTheme="minorHAnsi" w:hAnsi="Times New Roman" w:cs="Times New Roman"/>
          <w:b/>
          <w:sz w:val="24"/>
          <w:szCs w:val="24"/>
        </w:rPr>
        <w:t>Tiranë, më</w:t>
      </w:r>
      <w:del w:id="2" w:author="Sokol Çomo" w:date="2025-05-02T08:44:00Z">
        <w:r w:rsidRPr="000725D8">
          <w:rPr>
            <w:rFonts w:ascii="Times New Roman" w:eastAsiaTheme="minorHAnsi" w:hAnsi="Times New Roman" w:cs="Times New Roman"/>
            <w:b/>
            <w:sz w:val="24"/>
            <w:szCs w:val="24"/>
          </w:rPr>
          <w:delText>__.__.</w:delText>
        </w:r>
      </w:del>
      <w:ins w:id="3" w:author="Sokol Çomo" w:date="2025-05-02T08:44:00Z">
        <w:r w:rsidR="00DB24F5">
          <w:rPr>
            <w:rFonts w:ascii="Times New Roman" w:eastAsiaTheme="minorHAnsi" w:hAnsi="Times New Roman" w:cs="Times New Roman"/>
            <w:b/>
            <w:sz w:val="24"/>
            <w:szCs w:val="24"/>
          </w:rPr>
          <w:t xml:space="preserve"> __.04.</w:t>
        </w:r>
      </w:ins>
      <w:r w:rsidRPr="00DB24F5">
        <w:rPr>
          <w:rFonts w:ascii="Times New Roman" w:eastAsiaTheme="minorHAnsi" w:hAnsi="Times New Roman" w:cs="Times New Roman"/>
          <w:b/>
          <w:sz w:val="24"/>
          <w:szCs w:val="24"/>
        </w:rPr>
        <w:t>2025</w:t>
      </w:r>
    </w:p>
    <w:p w14:paraId="31849DF4" w14:textId="6886AC50" w:rsidR="003D43E4" w:rsidRPr="00DB24F5" w:rsidRDefault="003D43E4" w:rsidP="00074672">
      <w:pPr>
        <w:spacing w:before="0" w:after="0"/>
        <w:ind w:hanging="360"/>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 xml:space="preserve">      Datë 28.12.2022                    </w:t>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 xml:space="preserve">    </w:t>
      </w:r>
    </w:p>
    <w:p w14:paraId="47AC5BCD" w14:textId="77777777" w:rsidR="003D43E4" w:rsidRPr="00DB24F5" w:rsidRDefault="003D43E4" w:rsidP="00074672">
      <w:pPr>
        <w:spacing w:before="0" w:after="0"/>
        <w:rPr>
          <w:rFonts w:ascii="Times New Roman" w:eastAsiaTheme="minorHAnsi" w:hAnsi="Times New Roman" w:cs="Times New Roman"/>
          <w:b/>
          <w:bCs/>
          <w:sz w:val="24"/>
          <w:szCs w:val="24"/>
        </w:rPr>
      </w:pPr>
    </w:p>
    <w:p w14:paraId="3A4AB039" w14:textId="77777777" w:rsidR="003D43E4" w:rsidRPr="00DB24F5" w:rsidRDefault="003D43E4" w:rsidP="00074672">
      <w:pPr>
        <w:spacing w:before="0" w:after="0"/>
        <w:jc w:val="center"/>
        <w:rPr>
          <w:rFonts w:ascii="Times New Roman" w:eastAsiaTheme="minorHAnsi" w:hAnsi="Times New Roman" w:cs="Times New Roman"/>
          <w:b/>
          <w:sz w:val="24"/>
          <w:szCs w:val="24"/>
        </w:rPr>
      </w:pPr>
      <w:r w:rsidRPr="00DB24F5">
        <w:rPr>
          <w:rFonts w:ascii="Times New Roman" w:eastAsiaTheme="minorHAnsi" w:hAnsi="Times New Roman" w:cs="Times New Roman"/>
          <w:b/>
          <w:sz w:val="24"/>
          <w:szCs w:val="24"/>
        </w:rPr>
        <w:t xml:space="preserve">  RELACION LIGJOR</w:t>
      </w:r>
    </w:p>
    <w:p w14:paraId="5E5751FF" w14:textId="77777777" w:rsidR="003D43E4" w:rsidRPr="00DB24F5" w:rsidRDefault="003D43E4" w:rsidP="00074672">
      <w:pPr>
        <w:spacing w:before="0" w:after="0"/>
        <w:jc w:val="center"/>
        <w:rPr>
          <w:rFonts w:ascii="Times New Roman" w:eastAsiaTheme="minorHAnsi" w:hAnsi="Times New Roman" w:cs="Times New Roman"/>
          <w:b/>
          <w:sz w:val="16"/>
          <w:szCs w:val="16"/>
        </w:rPr>
      </w:pPr>
    </w:p>
    <w:p w14:paraId="56F194ED" w14:textId="77777777" w:rsidR="003D43E4" w:rsidRPr="00DB24F5" w:rsidRDefault="003D43E4" w:rsidP="00074672">
      <w:pPr>
        <w:spacing w:before="0" w:after="0"/>
        <w:ind w:left="2340" w:hanging="2340"/>
        <w:rPr>
          <w:rFonts w:ascii="Times New Roman" w:eastAsia="Times New Roman" w:hAnsi="Times New Roman" w:cs="Times New Roman"/>
          <w:kern w:val="2"/>
          <w:sz w:val="24"/>
          <w:szCs w:val="24"/>
          <w:lang w:eastAsia="en-GB"/>
          <w14:ligatures w14:val="standardContextual"/>
        </w:rPr>
      </w:pPr>
      <w:r w:rsidRPr="00DB24F5">
        <w:rPr>
          <w:rFonts w:ascii="Times New Roman" w:eastAsia="Times New Roman" w:hAnsi="Times New Roman" w:cs="Times New Roman"/>
          <w:b/>
          <w:kern w:val="2"/>
          <w:sz w:val="24"/>
          <w:szCs w:val="24"/>
          <w:lang w:eastAsia="en-GB"/>
          <w14:ligatures w14:val="standardContextual"/>
        </w:rPr>
        <w:t>DREJTUAR:</w:t>
      </w:r>
      <w:r w:rsidRPr="00DB24F5">
        <w:rPr>
          <w:rFonts w:ascii="Times New Roman" w:eastAsia="Times New Roman" w:hAnsi="Times New Roman" w:cs="Times New Roman"/>
          <w:kern w:val="2"/>
          <w:sz w:val="24"/>
          <w:szCs w:val="24"/>
          <w:lang w:eastAsia="en-GB"/>
          <w14:ligatures w14:val="standardContextual"/>
        </w:rPr>
        <w:tab/>
        <w:t xml:space="preserve">  Trupit Gjykues të Kolegjit të Posaçëm të Apelimit, pranë Gjykatës    </w:t>
      </w:r>
    </w:p>
    <w:p w14:paraId="0CEB3A84" w14:textId="77777777" w:rsidR="003D43E4" w:rsidRPr="00DB24F5" w:rsidRDefault="003D43E4" w:rsidP="00074672">
      <w:pPr>
        <w:spacing w:before="0" w:after="0"/>
        <w:ind w:left="2340" w:hanging="2340"/>
        <w:rPr>
          <w:rFonts w:ascii="Times New Roman" w:eastAsia="Times New Roman" w:hAnsi="Times New Roman" w:cs="Times New Roman"/>
          <w:kern w:val="2"/>
          <w:sz w:val="24"/>
          <w:szCs w:val="24"/>
          <w:lang w:eastAsia="en-GB"/>
          <w14:ligatures w14:val="standardContextual"/>
        </w:rPr>
      </w:pPr>
      <w:r w:rsidRPr="00DB24F5">
        <w:rPr>
          <w:rFonts w:ascii="Times New Roman" w:eastAsia="Times New Roman" w:hAnsi="Times New Roman" w:cs="Times New Roman"/>
          <w:b/>
          <w:kern w:val="2"/>
          <w:sz w:val="24"/>
          <w:szCs w:val="24"/>
          <w:lang w:eastAsia="en-GB"/>
          <w14:ligatures w14:val="standardContextual"/>
        </w:rPr>
        <w:t xml:space="preserve">                                         </w:t>
      </w:r>
      <w:r w:rsidRPr="00DB24F5">
        <w:rPr>
          <w:rFonts w:ascii="Times New Roman" w:eastAsia="Times New Roman" w:hAnsi="Times New Roman" w:cs="Times New Roman"/>
          <w:kern w:val="2"/>
          <w:sz w:val="24"/>
          <w:szCs w:val="24"/>
          <w:lang w:eastAsia="en-GB"/>
          <w14:ligatures w14:val="standardContextual"/>
        </w:rPr>
        <w:t>Kushtetuese, i përbërë nga:</w:t>
      </w:r>
    </w:p>
    <w:p w14:paraId="37309B71" w14:textId="77777777" w:rsidR="003D43E4" w:rsidRPr="00DB24F5" w:rsidRDefault="003D43E4" w:rsidP="00074672">
      <w:pPr>
        <w:spacing w:before="0" w:after="0"/>
        <w:ind w:left="2340" w:hanging="2340"/>
        <w:rPr>
          <w:rFonts w:ascii="Times New Roman" w:eastAsiaTheme="minorHAnsi" w:hAnsi="Times New Roman" w:cs="Times New Roman"/>
          <w:b/>
          <w:sz w:val="16"/>
          <w:szCs w:val="16"/>
        </w:rPr>
      </w:pPr>
    </w:p>
    <w:p w14:paraId="5EC80E73" w14:textId="0BD71833" w:rsidR="003D43E4" w:rsidRPr="00DB24F5" w:rsidRDefault="003D43E4" w:rsidP="00074672">
      <w:pPr>
        <w:spacing w:before="0" w:after="0"/>
        <w:ind w:left="1440" w:firstLine="720"/>
        <w:rPr>
          <w:rFonts w:ascii="Times New Roman" w:eastAsiaTheme="minorHAnsi" w:hAnsi="Times New Roman" w:cs="Times New Roman"/>
          <w:b/>
          <w:sz w:val="24"/>
          <w:szCs w:val="24"/>
        </w:rPr>
      </w:pPr>
      <w:r w:rsidRPr="00DB24F5">
        <w:rPr>
          <w:rFonts w:ascii="Times New Roman" w:eastAsiaTheme="minorHAnsi" w:hAnsi="Times New Roman" w:cs="Times New Roman"/>
          <w:b/>
          <w:sz w:val="24"/>
          <w:szCs w:val="24"/>
        </w:rPr>
        <w:t xml:space="preserve">     </w:t>
      </w:r>
      <w:proofErr w:type="spellStart"/>
      <w:r w:rsidR="00622016" w:rsidRPr="00DB24F5">
        <w:rPr>
          <w:rFonts w:ascii="Times New Roman" w:eastAsiaTheme="minorHAnsi" w:hAnsi="Times New Roman" w:cs="Times New Roman"/>
          <w:b/>
          <w:sz w:val="24"/>
          <w:szCs w:val="24"/>
        </w:rPr>
        <w:t>Natasha</w:t>
      </w:r>
      <w:proofErr w:type="spellEnd"/>
      <w:r w:rsidR="00622016" w:rsidRPr="00DB24F5">
        <w:rPr>
          <w:rFonts w:ascii="Times New Roman" w:eastAsiaTheme="minorHAnsi" w:hAnsi="Times New Roman" w:cs="Times New Roman"/>
          <w:b/>
          <w:sz w:val="24"/>
          <w:szCs w:val="24"/>
        </w:rPr>
        <w:t xml:space="preserve"> </w:t>
      </w:r>
      <w:proofErr w:type="spellStart"/>
      <w:r w:rsidR="00622016" w:rsidRPr="00DB24F5">
        <w:rPr>
          <w:rFonts w:ascii="Times New Roman" w:eastAsiaTheme="minorHAnsi" w:hAnsi="Times New Roman" w:cs="Times New Roman"/>
          <w:b/>
          <w:sz w:val="24"/>
          <w:szCs w:val="24"/>
        </w:rPr>
        <w:t>Mulaj</w:t>
      </w:r>
      <w:proofErr w:type="spellEnd"/>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Kryesuese</w:t>
      </w:r>
    </w:p>
    <w:p w14:paraId="3BDF27CC" w14:textId="77777777" w:rsidR="003D43E4" w:rsidRPr="00DB24F5" w:rsidRDefault="003D43E4" w:rsidP="00074672">
      <w:pPr>
        <w:spacing w:before="0" w:after="0"/>
        <w:ind w:left="1440" w:firstLine="720"/>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 xml:space="preserve">     Sokol Çomo</w:t>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Relator</w:t>
      </w:r>
    </w:p>
    <w:p w14:paraId="7B0684AA" w14:textId="098AABF6" w:rsidR="003D43E4" w:rsidRPr="00DB24F5" w:rsidRDefault="003D43E4" w:rsidP="00074672">
      <w:pPr>
        <w:spacing w:before="0" w:after="0"/>
        <w:ind w:left="1440" w:firstLine="720"/>
        <w:rPr>
          <w:rFonts w:ascii="Times New Roman" w:eastAsiaTheme="minorHAnsi" w:hAnsi="Times New Roman" w:cs="Times New Roman"/>
          <w:b/>
          <w:sz w:val="24"/>
          <w:szCs w:val="24"/>
        </w:rPr>
      </w:pPr>
      <w:r w:rsidRPr="00DB24F5">
        <w:rPr>
          <w:rFonts w:ascii="Times New Roman" w:eastAsiaTheme="minorHAnsi" w:hAnsi="Times New Roman" w:cs="Times New Roman"/>
          <w:b/>
          <w:sz w:val="24"/>
          <w:szCs w:val="24"/>
        </w:rPr>
        <w:t xml:space="preserve">     </w:t>
      </w:r>
      <w:proofErr w:type="spellStart"/>
      <w:r w:rsidR="00622016" w:rsidRPr="00DB24F5">
        <w:rPr>
          <w:rFonts w:ascii="Times New Roman" w:eastAsiaTheme="minorHAnsi" w:hAnsi="Times New Roman" w:cs="Times New Roman"/>
          <w:b/>
          <w:sz w:val="24"/>
          <w:szCs w:val="24"/>
        </w:rPr>
        <w:t>Rezarta</w:t>
      </w:r>
      <w:proofErr w:type="spellEnd"/>
      <w:r w:rsidR="00622016" w:rsidRPr="00DB24F5">
        <w:rPr>
          <w:rFonts w:ascii="Times New Roman" w:eastAsiaTheme="minorHAnsi" w:hAnsi="Times New Roman" w:cs="Times New Roman"/>
          <w:b/>
          <w:sz w:val="24"/>
          <w:szCs w:val="24"/>
        </w:rPr>
        <w:t xml:space="preserve"> </w:t>
      </w:r>
      <w:proofErr w:type="spellStart"/>
      <w:r w:rsidR="00622016" w:rsidRPr="00DB24F5">
        <w:rPr>
          <w:rFonts w:ascii="Times New Roman" w:eastAsiaTheme="minorHAnsi" w:hAnsi="Times New Roman" w:cs="Times New Roman"/>
          <w:b/>
          <w:sz w:val="24"/>
          <w:szCs w:val="24"/>
        </w:rPr>
        <w:t>Schuetz</w:t>
      </w:r>
      <w:proofErr w:type="spellEnd"/>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Anëtare</w:t>
      </w:r>
    </w:p>
    <w:p w14:paraId="441C5981" w14:textId="7654C522" w:rsidR="003D43E4" w:rsidRPr="00DB24F5" w:rsidRDefault="003D43E4" w:rsidP="00074672">
      <w:pPr>
        <w:spacing w:before="0" w:after="0"/>
        <w:ind w:left="1440" w:firstLine="720"/>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 xml:space="preserve">     </w:t>
      </w:r>
      <w:r w:rsidR="00622016" w:rsidRPr="00DB24F5">
        <w:rPr>
          <w:rFonts w:ascii="Times New Roman" w:eastAsiaTheme="minorHAnsi" w:hAnsi="Times New Roman" w:cs="Times New Roman"/>
          <w:b/>
          <w:sz w:val="24"/>
          <w:szCs w:val="24"/>
        </w:rPr>
        <w:t>Albana Shtylla</w:t>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Anëtare</w:t>
      </w:r>
    </w:p>
    <w:p w14:paraId="0EA28B80" w14:textId="77777777" w:rsidR="003D43E4" w:rsidRPr="00DB24F5" w:rsidRDefault="003D43E4" w:rsidP="00074672">
      <w:pPr>
        <w:spacing w:before="0" w:after="0"/>
        <w:ind w:left="2430" w:hanging="270"/>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 xml:space="preserve">     Mimoza Tasi</w:t>
      </w:r>
      <w:r w:rsidRPr="00DB24F5">
        <w:rPr>
          <w:rFonts w:ascii="Times New Roman" w:eastAsiaTheme="minorHAnsi" w:hAnsi="Times New Roman" w:cs="Times New Roman"/>
          <w:b/>
          <w:sz w:val="24"/>
          <w:szCs w:val="24"/>
        </w:rPr>
        <w:tab/>
      </w:r>
      <w:r w:rsidRPr="00DB24F5">
        <w:rPr>
          <w:rFonts w:ascii="Times New Roman" w:eastAsiaTheme="minorHAnsi" w:hAnsi="Times New Roman" w:cs="Times New Roman"/>
          <w:b/>
          <w:sz w:val="24"/>
          <w:szCs w:val="24"/>
        </w:rPr>
        <w:tab/>
        <w:t xml:space="preserve">Anëtare </w:t>
      </w:r>
    </w:p>
    <w:p w14:paraId="0CCE549E" w14:textId="77777777" w:rsidR="003D43E4" w:rsidRPr="00DB24F5" w:rsidRDefault="003D43E4" w:rsidP="00074672">
      <w:pPr>
        <w:spacing w:before="0" w:after="0"/>
        <w:ind w:left="450" w:hanging="810"/>
        <w:rPr>
          <w:rFonts w:ascii="Times New Roman" w:eastAsiaTheme="minorHAnsi" w:hAnsi="Times New Roman" w:cs="Times New Roman"/>
          <w:b/>
          <w:bCs/>
          <w:sz w:val="16"/>
          <w:szCs w:val="16"/>
        </w:rPr>
      </w:pPr>
      <w:r w:rsidRPr="00DB24F5">
        <w:rPr>
          <w:rFonts w:ascii="Times New Roman" w:eastAsiaTheme="minorHAnsi" w:hAnsi="Times New Roman" w:cs="Times New Roman"/>
          <w:b/>
          <w:sz w:val="24"/>
          <w:szCs w:val="24"/>
        </w:rPr>
        <w:tab/>
      </w:r>
    </w:p>
    <w:p w14:paraId="6290DDD4" w14:textId="4B9825A5" w:rsidR="003D43E4" w:rsidRPr="00DB24F5" w:rsidRDefault="003D43E4" w:rsidP="00074672">
      <w:pPr>
        <w:spacing w:before="0" w:after="0"/>
        <w:rPr>
          <w:rFonts w:ascii="Times New Roman" w:eastAsiaTheme="minorHAnsi" w:hAnsi="Times New Roman" w:cs="Times New Roman"/>
          <w:bCs/>
          <w:sz w:val="24"/>
          <w:szCs w:val="24"/>
        </w:rPr>
      </w:pPr>
      <w:r w:rsidRPr="00DB24F5">
        <w:rPr>
          <w:rFonts w:ascii="Times New Roman" w:eastAsiaTheme="minorHAnsi" w:hAnsi="Times New Roman" w:cs="Times New Roman"/>
          <w:b/>
          <w:sz w:val="24"/>
          <w:szCs w:val="24"/>
        </w:rPr>
        <w:t xml:space="preserve">ANKIMUES: </w:t>
      </w:r>
      <w:r w:rsidRPr="00DB24F5">
        <w:rPr>
          <w:rFonts w:ascii="Times New Roman" w:eastAsiaTheme="minorHAnsi" w:hAnsi="Times New Roman" w:cs="Times New Roman"/>
          <w:b/>
          <w:sz w:val="24"/>
          <w:szCs w:val="24"/>
        </w:rPr>
        <w:tab/>
        <w:t xml:space="preserve">    </w:t>
      </w:r>
      <w:r w:rsidRPr="00DB24F5">
        <w:rPr>
          <w:rFonts w:ascii="Times New Roman" w:eastAsiaTheme="minorHAnsi" w:hAnsi="Times New Roman" w:cs="Times New Roman"/>
          <w:sz w:val="24"/>
          <w:szCs w:val="24"/>
        </w:rPr>
        <w:t xml:space="preserve">Subjekti i rivlerësimit Blerta </w:t>
      </w:r>
      <w:proofErr w:type="spellStart"/>
      <w:r w:rsidRPr="00DB24F5">
        <w:rPr>
          <w:rFonts w:ascii="Times New Roman" w:eastAsiaTheme="minorHAnsi" w:hAnsi="Times New Roman" w:cs="Times New Roman"/>
          <w:sz w:val="24"/>
          <w:szCs w:val="24"/>
        </w:rPr>
        <w:t>Marku</w:t>
      </w:r>
      <w:proofErr w:type="spellEnd"/>
      <w:r w:rsidRPr="00DB24F5">
        <w:rPr>
          <w:rFonts w:ascii="Times New Roman" w:eastAsiaTheme="minorHAnsi" w:hAnsi="Times New Roman" w:cs="Times New Roman"/>
          <w:sz w:val="24"/>
          <w:szCs w:val="24"/>
        </w:rPr>
        <w:t xml:space="preserve"> (Çibuku), me detyr</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gjyqtare në                </w:t>
      </w:r>
      <w:r w:rsidRPr="00DB24F5">
        <w:rPr>
          <w:rFonts w:ascii="Times New Roman" w:eastAsiaTheme="minorHAnsi" w:hAnsi="Times New Roman" w:cs="Times New Roman"/>
          <w:sz w:val="24"/>
          <w:szCs w:val="24"/>
        </w:rPr>
        <w:br/>
        <w:t xml:space="preserve">                                        Gjykatën e Rrethit Gjyqësor Gjirokast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r.</w:t>
      </w:r>
    </w:p>
    <w:p w14:paraId="6A9B0334" w14:textId="77777777" w:rsidR="003D43E4" w:rsidRPr="00DB24F5" w:rsidRDefault="003D43E4" w:rsidP="00074672">
      <w:pPr>
        <w:spacing w:before="0" w:after="0"/>
        <w:ind w:left="2430" w:hanging="2430"/>
        <w:rPr>
          <w:rFonts w:ascii="Times New Roman" w:eastAsiaTheme="minorHAnsi" w:hAnsi="Times New Roman" w:cs="Times New Roman"/>
          <w:bCs/>
          <w:sz w:val="16"/>
          <w:szCs w:val="16"/>
        </w:rPr>
      </w:pPr>
    </w:p>
    <w:p w14:paraId="57D6BF06" w14:textId="609D8ED2" w:rsidR="003D43E4" w:rsidRPr="00DB24F5" w:rsidRDefault="003D43E4" w:rsidP="00074672">
      <w:pPr>
        <w:tabs>
          <w:tab w:val="left" w:pos="2070"/>
          <w:tab w:val="left" w:pos="2160"/>
        </w:tabs>
        <w:spacing w:before="0" w:after="0"/>
        <w:ind w:left="2430" w:hanging="2430"/>
        <w:rPr>
          <w:rFonts w:ascii="Times New Roman" w:eastAsiaTheme="minorHAnsi" w:hAnsi="Times New Roman" w:cs="Times New Roman"/>
          <w:bCs/>
          <w:sz w:val="24"/>
          <w:szCs w:val="24"/>
        </w:rPr>
      </w:pPr>
      <w:r w:rsidRPr="00DB24F5">
        <w:rPr>
          <w:rFonts w:ascii="Times New Roman" w:eastAsiaTheme="minorHAnsi" w:hAnsi="Times New Roman" w:cs="Times New Roman"/>
          <w:b/>
          <w:sz w:val="24"/>
          <w:szCs w:val="24"/>
        </w:rPr>
        <w:t xml:space="preserve">OBJEKTI:        </w:t>
      </w:r>
      <w:r w:rsidRPr="00DB24F5">
        <w:rPr>
          <w:rFonts w:ascii="Times New Roman" w:eastAsiaTheme="minorHAnsi" w:hAnsi="Times New Roman" w:cs="Times New Roman"/>
          <w:b/>
          <w:sz w:val="24"/>
          <w:szCs w:val="24"/>
        </w:rPr>
        <w:tab/>
        <w:t xml:space="preserve">      </w:t>
      </w:r>
      <w:r w:rsidRPr="00DB24F5">
        <w:rPr>
          <w:rFonts w:ascii="Times New Roman" w:eastAsiaTheme="minorHAnsi" w:hAnsi="Times New Roman" w:cs="Times New Roman"/>
          <w:sz w:val="24"/>
          <w:szCs w:val="24"/>
        </w:rPr>
        <w:t>Shqyrtimi i vendimit nr. 565, datë 26.09.2022 të Komisionit të Pavarur të Kualifikimit.</w:t>
      </w:r>
    </w:p>
    <w:p w14:paraId="646B40EA" w14:textId="77777777" w:rsidR="003D43E4" w:rsidRPr="00DB24F5" w:rsidRDefault="003D43E4" w:rsidP="00074672">
      <w:pPr>
        <w:tabs>
          <w:tab w:val="left" w:pos="2070"/>
        </w:tabs>
        <w:spacing w:before="0" w:after="0"/>
        <w:rPr>
          <w:rFonts w:ascii="Times New Roman" w:eastAsiaTheme="minorHAnsi" w:hAnsi="Times New Roman" w:cs="Times New Roman"/>
          <w:bCs/>
          <w:sz w:val="16"/>
          <w:szCs w:val="16"/>
        </w:rPr>
      </w:pPr>
    </w:p>
    <w:p w14:paraId="01A634E4" w14:textId="4829D42D" w:rsidR="003D43E4" w:rsidRPr="00DB24F5" w:rsidRDefault="003D43E4" w:rsidP="00074672">
      <w:pPr>
        <w:tabs>
          <w:tab w:val="left" w:pos="2520"/>
        </w:tabs>
        <w:spacing w:before="0" w:after="0"/>
        <w:ind w:left="2430" w:hanging="2430"/>
        <w:rPr>
          <w:rFonts w:ascii="Times New Roman" w:eastAsiaTheme="minorHAnsi" w:hAnsi="Times New Roman" w:cs="Times New Roman"/>
          <w:bCs/>
          <w:sz w:val="24"/>
          <w:szCs w:val="24"/>
        </w:rPr>
      </w:pPr>
      <w:r w:rsidRPr="00DB24F5">
        <w:rPr>
          <w:rFonts w:ascii="Times New Roman" w:eastAsiaTheme="minorHAnsi" w:hAnsi="Times New Roman" w:cs="Times New Roman"/>
          <w:b/>
          <w:sz w:val="24"/>
          <w:szCs w:val="24"/>
        </w:rPr>
        <w:t>BAZA LIGJORE:</w:t>
      </w:r>
      <w:r w:rsidRPr="00DB24F5">
        <w:rPr>
          <w:rFonts w:ascii="Times New Roman" w:eastAsiaTheme="minorHAnsi" w:hAnsi="Times New Roman" w:cs="Times New Roman"/>
          <w:sz w:val="24"/>
          <w:szCs w:val="24"/>
        </w:rPr>
        <w:tab/>
        <w:t>Neni 179/b dhe nenet A, Ç, D, Dh dhe E 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Aneksit 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Kushtetut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s s</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Republik</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s s</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Shqip</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ris</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w:t>
      </w:r>
      <w:r w:rsidR="00B84774" w:rsidRPr="00DB24F5">
        <w:rPr>
          <w:rFonts w:ascii="Times New Roman" w:eastAsiaTheme="minorHAnsi" w:hAnsi="Times New Roman" w:cs="Times New Roman"/>
          <w:sz w:val="24"/>
          <w:szCs w:val="24"/>
        </w:rPr>
        <w:t xml:space="preserve"> </w:t>
      </w:r>
      <w:r w:rsidRPr="00DB24F5">
        <w:rPr>
          <w:rFonts w:ascii="Times New Roman" w:eastAsiaTheme="minorHAnsi" w:hAnsi="Times New Roman" w:cs="Times New Roman"/>
          <w:sz w:val="24"/>
          <w:szCs w:val="24"/>
        </w:rPr>
        <w:t>miratuar me ligjin nr. 76/2016, dat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22.07.2016 “P</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r disa shtesa dhe ndryshime n</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ligjin nr. 8417, dat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21.10.1998</w:t>
      </w:r>
      <w:r w:rsidR="00B84774" w:rsidRPr="00DB24F5">
        <w:rPr>
          <w:rFonts w:ascii="Times New Roman" w:eastAsiaTheme="minorHAnsi" w:hAnsi="Times New Roman" w:cs="Times New Roman"/>
          <w:sz w:val="24"/>
          <w:szCs w:val="24"/>
        </w:rPr>
        <w:t xml:space="preserve"> “</w:t>
      </w:r>
      <w:r w:rsidRPr="00DB24F5">
        <w:rPr>
          <w:rFonts w:ascii="Times New Roman" w:eastAsiaTheme="minorHAnsi" w:hAnsi="Times New Roman" w:cs="Times New Roman"/>
          <w:sz w:val="24"/>
          <w:szCs w:val="24"/>
        </w:rPr>
        <w:t>Kushtetuta e Republik</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s s</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Shqip</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ris</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 t</w:t>
      </w:r>
      <w:r w:rsidR="00B84774"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ndryshuar; Ligji nr. 84/2016 “Për rivlerësimin kalimtar të gjyqtarëve dhe prokurorëve në Republikën e Shqipërisë</w:t>
      </w:r>
      <w:r w:rsidR="00B84774" w:rsidRPr="00DB24F5">
        <w:rPr>
          <w:rFonts w:ascii="Times New Roman" w:eastAsiaTheme="minorHAnsi" w:hAnsi="Times New Roman" w:cs="Times New Roman"/>
          <w:sz w:val="24"/>
          <w:szCs w:val="24"/>
        </w:rPr>
        <w:t>”</w:t>
      </w:r>
      <w:r w:rsidRPr="00DB24F5">
        <w:rPr>
          <w:rFonts w:ascii="Times New Roman" w:eastAsiaTheme="minorHAnsi" w:hAnsi="Times New Roman" w:cs="Times New Roman"/>
          <w:sz w:val="24"/>
          <w:szCs w:val="24"/>
        </w:rPr>
        <w:t xml:space="preserve">; </w:t>
      </w:r>
      <w:r w:rsidR="00B84774" w:rsidRPr="00DB24F5">
        <w:rPr>
          <w:rFonts w:ascii="Times New Roman" w:eastAsiaTheme="minorHAnsi" w:hAnsi="Times New Roman" w:cs="Times New Roman"/>
          <w:sz w:val="24"/>
          <w:szCs w:val="24"/>
        </w:rPr>
        <w:t>Ligji nr. 44/2015 “Kodi i Procedurave Administrative të Republikës së Shqipërisë”; L</w:t>
      </w:r>
      <w:r w:rsidRPr="00DB24F5">
        <w:rPr>
          <w:rFonts w:ascii="Times New Roman" w:eastAsiaTheme="minorHAnsi" w:hAnsi="Times New Roman" w:cs="Times New Roman"/>
          <w:sz w:val="24"/>
          <w:szCs w:val="24"/>
        </w:rPr>
        <w:t>igji nr. 49/2012 “Për organizimin dhe funksionimin e gjykatave administrative dhe gjykimin e mosmarrëveshjeve administrative”, i ndryshuar</w:t>
      </w:r>
      <w:bookmarkStart w:id="4" w:name="_Hlk150760082"/>
      <w:r w:rsidR="00B84774" w:rsidRPr="00DB24F5">
        <w:rPr>
          <w:rFonts w:ascii="Times New Roman" w:eastAsiaTheme="minorHAnsi" w:hAnsi="Times New Roman" w:cs="Times New Roman"/>
          <w:sz w:val="24"/>
          <w:szCs w:val="24"/>
        </w:rPr>
        <w:t xml:space="preserve">; Nenet 6, 7, 8, 13, 14, të Konventës Evropiane të </w:t>
      </w:r>
      <w:proofErr w:type="spellStart"/>
      <w:r w:rsidR="00B84774" w:rsidRPr="00DB24F5">
        <w:rPr>
          <w:rFonts w:ascii="Times New Roman" w:eastAsiaTheme="minorHAnsi" w:hAnsi="Times New Roman" w:cs="Times New Roman"/>
          <w:sz w:val="24"/>
          <w:szCs w:val="24"/>
        </w:rPr>
        <w:t>të</w:t>
      </w:r>
      <w:proofErr w:type="spellEnd"/>
      <w:r w:rsidR="00B84774" w:rsidRPr="00DB24F5">
        <w:rPr>
          <w:rFonts w:ascii="Times New Roman" w:eastAsiaTheme="minorHAnsi" w:hAnsi="Times New Roman" w:cs="Times New Roman"/>
          <w:sz w:val="24"/>
          <w:szCs w:val="24"/>
        </w:rPr>
        <w:t xml:space="preserve"> Drejtave </w:t>
      </w:r>
      <w:r w:rsidR="00B84774" w:rsidRPr="00DB24F5">
        <w:rPr>
          <w:rFonts w:ascii="Times New Roman" w:hAnsi="Times New Roman"/>
          <w:sz w:val="24"/>
          <w:rPrChange w:id="5" w:author="Sokol Çomo" w:date="2025-05-02T08:44:00Z">
            <w:rPr>
              <w:rFonts w:ascii="Times New Roman" w:hAnsi="Times New Roman"/>
              <w:color w:val="FF0000"/>
              <w:sz w:val="24"/>
            </w:rPr>
          </w:rPrChange>
        </w:rPr>
        <w:t>dhe Lirive</w:t>
      </w:r>
      <w:r w:rsidR="00B84774" w:rsidRPr="00DB24F5">
        <w:rPr>
          <w:rFonts w:ascii="Times New Roman" w:eastAsiaTheme="minorHAnsi" w:hAnsi="Times New Roman" w:cs="Times New Roman"/>
          <w:sz w:val="24"/>
          <w:szCs w:val="24"/>
        </w:rPr>
        <w:t>.</w:t>
      </w:r>
    </w:p>
    <w:p w14:paraId="6047C72C" w14:textId="77777777" w:rsidR="003D43E4" w:rsidRPr="00DB24F5" w:rsidRDefault="003D43E4" w:rsidP="00074672">
      <w:pPr>
        <w:tabs>
          <w:tab w:val="left" w:pos="2520"/>
        </w:tabs>
        <w:spacing w:before="0" w:after="0"/>
        <w:rPr>
          <w:rFonts w:ascii="Times New Roman" w:eastAsiaTheme="minorHAnsi" w:hAnsi="Times New Roman" w:cs="Times New Roman"/>
          <w:bCs/>
          <w:sz w:val="16"/>
          <w:szCs w:val="16"/>
        </w:rPr>
      </w:pPr>
    </w:p>
    <w:p w14:paraId="3CB0D39A" w14:textId="0D88F844" w:rsidR="003D43E4" w:rsidRPr="00DB24F5" w:rsidRDefault="003D43E4" w:rsidP="00074672">
      <w:pPr>
        <w:spacing w:before="0"/>
        <w:rPr>
          <w:rFonts w:ascii="Times New Roman" w:eastAsia="Times New Roman" w:hAnsi="Times New Roman" w:cs="Times New Roman"/>
          <w:sz w:val="24"/>
          <w:szCs w:val="24"/>
        </w:rPr>
      </w:pPr>
      <w:r w:rsidRPr="00DB24F5">
        <w:rPr>
          <w:rFonts w:ascii="Times New Roman" w:eastAsiaTheme="minorHAnsi" w:hAnsi="Times New Roman" w:cs="Times New Roman"/>
          <w:b/>
          <w:sz w:val="24"/>
          <w:szCs w:val="24"/>
        </w:rPr>
        <w:t>V</w:t>
      </w:r>
      <w:r w:rsidRPr="00DB24F5">
        <w:rPr>
          <w:rFonts w:ascii="Times New Roman" w:eastAsia="Times New Roman" w:hAnsi="Times New Roman" w:cs="Times New Roman"/>
          <w:b/>
          <w:sz w:val="24"/>
          <w:szCs w:val="24"/>
          <w:lang w:eastAsia="en-GB"/>
        </w:rPr>
        <w:t xml:space="preserve">ËZHGUES NDËRKOMBËTAR: </w:t>
      </w:r>
      <w:r w:rsidRPr="00DB24F5">
        <w:rPr>
          <w:rFonts w:ascii="Times New Roman" w:eastAsiaTheme="minorHAnsi" w:hAnsi="Times New Roman" w:cs="Times New Roman"/>
          <w:b/>
          <w:sz w:val="24"/>
          <w:szCs w:val="24"/>
        </w:rPr>
        <w:t xml:space="preserve"> z.</w:t>
      </w:r>
      <w:r w:rsidRPr="00DB24F5">
        <w:rPr>
          <w:rFonts w:ascii="Times New Roman" w:eastAsiaTheme="minorHAnsi" w:hAnsi="Times New Roman" w:cs="Times New Roman"/>
          <w:sz w:val="24"/>
          <w:szCs w:val="24"/>
        </w:rPr>
        <w:t xml:space="preserve"> </w:t>
      </w:r>
      <w:proofErr w:type="spellStart"/>
      <w:r w:rsidR="00B84774" w:rsidRPr="00DB24F5">
        <w:rPr>
          <w:rFonts w:ascii="Times New Roman" w:hAnsi="Times New Roman"/>
          <w:b/>
          <w:sz w:val="24"/>
          <w:rPrChange w:id="6" w:author="Sokol Çomo" w:date="2025-05-02T08:44:00Z">
            <w:rPr>
              <w:rFonts w:ascii="Times New Roman" w:hAnsi="Times New Roman"/>
              <w:b/>
              <w:color w:val="000000"/>
              <w:sz w:val="24"/>
            </w:rPr>
          </w:rPrChange>
        </w:rPr>
        <w:t>Francesco</w:t>
      </w:r>
      <w:proofErr w:type="spellEnd"/>
      <w:r w:rsidR="00B84774" w:rsidRPr="00DB24F5">
        <w:rPr>
          <w:rFonts w:ascii="Times New Roman" w:hAnsi="Times New Roman"/>
          <w:b/>
          <w:sz w:val="24"/>
          <w:rPrChange w:id="7" w:author="Sokol Çomo" w:date="2025-05-02T08:44:00Z">
            <w:rPr>
              <w:rFonts w:ascii="Times New Roman" w:hAnsi="Times New Roman"/>
              <w:b/>
              <w:color w:val="000000"/>
              <w:sz w:val="24"/>
            </w:rPr>
          </w:rPrChange>
        </w:rPr>
        <w:t xml:space="preserve"> </w:t>
      </w:r>
      <w:proofErr w:type="spellStart"/>
      <w:r w:rsidR="00B84774" w:rsidRPr="00DB24F5">
        <w:rPr>
          <w:rFonts w:ascii="Times New Roman" w:hAnsi="Times New Roman"/>
          <w:b/>
          <w:sz w:val="24"/>
          <w:rPrChange w:id="8" w:author="Sokol Çomo" w:date="2025-05-02T08:44:00Z">
            <w:rPr>
              <w:rFonts w:ascii="Times New Roman" w:hAnsi="Times New Roman"/>
              <w:b/>
              <w:color w:val="000000"/>
              <w:sz w:val="24"/>
            </w:rPr>
          </w:rPrChange>
        </w:rPr>
        <w:t>Ciardi</w:t>
      </w:r>
      <w:proofErr w:type="spellEnd"/>
    </w:p>
    <w:p w14:paraId="66B2A079" w14:textId="2E45860A" w:rsidR="003D43E4" w:rsidRPr="00DB24F5" w:rsidRDefault="003D43E4" w:rsidP="00074672">
      <w:pPr>
        <w:spacing w:before="0"/>
        <w:rPr>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lang w:eastAsia="sq-AL" w:bidi="en-US"/>
        </w:rPr>
        <w:t>Bazuar në nenin 23, pika 1</w:t>
      </w:r>
      <w:r w:rsidR="00EB1D69" w:rsidRPr="00DB24F5">
        <w:rPr>
          <w:rFonts w:ascii="Times New Roman" w:eastAsiaTheme="minorHAnsi" w:hAnsi="Times New Roman" w:cs="Times New Roman"/>
          <w:sz w:val="24"/>
          <w:szCs w:val="24"/>
          <w:lang w:eastAsia="sq-AL" w:bidi="en-US"/>
        </w:rPr>
        <w:t>, shkronjat “</w:t>
      </w:r>
      <w:r w:rsidRPr="00DB24F5">
        <w:rPr>
          <w:rFonts w:ascii="Times New Roman" w:eastAsiaTheme="minorHAnsi" w:hAnsi="Times New Roman" w:cs="Times New Roman"/>
          <w:sz w:val="24"/>
          <w:szCs w:val="24"/>
          <w:lang w:eastAsia="sq-AL" w:bidi="en-US"/>
        </w:rPr>
        <w:t>a</w:t>
      </w:r>
      <w:r w:rsidR="00EB1D69" w:rsidRPr="00DB24F5">
        <w:rPr>
          <w:rFonts w:ascii="Times New Roman" w:eastAsiaTheme="minorHAnsi" w:hAnsi="Times New Roman" w:cs="Times New Roman"/>
          <w:sz w:val="24"/>
          <w:szCs w:val="24"/>
          <w:lang w:eastAsia="sq-AL" w:bidi="en-US"/>
        </w:rPr>
        <w:t>” dhe “</w:t>
      </w:r>
      <w:r w:rsidRPr="00DB24F5">
        <w:rPr>
          <w:rFonts w:ascii="Times New Roman" w:eastAsiaTheme="minorHAnsi" w:hAnsi="Times New Roman" w:cs="Times New Roman"/>
          <w:sz w:val="24"/>
          <w:szCs w:val="24"/>
          <w:lang w:eastAsia="sq-AL" w:bidi="en-US"/>
        </w:rPr>
        <w:t>b</w:t>
      </w:r>
      <w:r w:rsidR="00EB1D69" w:rsidRPr="00DB24F5">
        <w:rPr>
          <w:rFonts w:ascii="Times New Roman" w:eastAsiaTheme="minorHAnsi" w:hAnsi="Times New Roman" w:cs="Times New Roman"/>
          <w:sz w:val="24"/>
          <w:szCs w:val="24"/>
          <w:lang w:eastAsia="sq-AL" w:bidi="en-US"/>
        </w:rPr>
        <w:t>”</w:t>
      </w:r>
      <w:r w:rsidRPr="00DB24F5">
        <w:rPr>
          <w:rFonts w:ascii="Times New Roman" w:eastAsiaTheme="minorHAnsi" w:hAnsi="Times New Roman" w:cs="Times New Roman"/>
          <w:sz w:val="24"/>
          <w:szCs w:val="24"/>
          <w:lang w:eastAsia="sq-AL" w:bidi="en-US"/>
        </w:rPr>
        <w:t xml:space="preserve"> të ligjit nr. 84/2016 “Për rivlerësimin kalimtar të gjyqtarëve dhe</w:t>
      </w:r>
      <w:r w:rsidRPr="00DB24F5">
        <w:rPr>
          <w:rFonts w:ascii="Times New Roman" w:eastAsiaTheme="minorHAnsi" w:hAnsi="Times New Roman" w:cs="Times New Roman"/>
          <w:sz w:val="24"/>
          <w:szCs w:val="24"/>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w:t>
      </w:r>
      <w:r w:rsidR="00EB1D69" w:rsidRPr="00DB24F5">
        <w:rPr>
          <w:rFonts w:ascii="Times New Roman" w:eastAsiaTheme="minorHAnsi" w:hAnsi="Times New Roman" w:cs="Times New Roman"/>
          <w:sz w:val="24"/>
          <w:szCs w:val="24"/>
        </w:rPr>
        <w:t>,</w:t>
      </w:r>
      <w:r w:rsidRPr="00DB24F5">
        <w:rPr>
          <w:rFonts w:ascii="Times New Roman" w:eastAsiaTheme="minorHAnsi" w:hAnsi="Times New Roman" w:cs="Times New Roman"/>
          <w:sz w:val="24"/>
          <w:szCs w:val="24"/>
        </w:rPr>
        <w:t xml:space="preserve"> është përgatitur relacioni si më poshtë vijon:</w:t>
      </w:r>
      <w:bookmarkEnd w:id="4"/>
    </w:p>
    <w:p w14:paraId="71C34AA2" w14:textId="04F2732C" w:rsidR="003D43E4" w:rsidRPr="00DB24F5" w:rsidRDefault="003D43E4" w:rsidP="00074672">
      <w:pPr>
        <w:numPr>
          <w:ilvl w:val="0"/>
          <w:numId w:val="4"/>
        </w:numPr>
        <w:spacing w:before="0" w:after="0"/>
        <w:ind w:left="360" w:hanging="360"/>
        <w:contextualSpacing/>
        <w:rPr>
          <w:rFonts w:ascii="Times New Roman" w:eastAsiaTheme="minorHAnsi" w:hAnsi="Times New Roman" w:cs="Times New Roman"/>
          <w:bCs/>
          <w:sz w:val="24"/>
          <w:szCs w:val="24"/>
        </w:rPr>
      </w:pPr>
      <w:bookmarkStart w:id="9" w:name="_Hlk150760204"/>
      <w:r w:rsidRPr="00DB24F5">
        <w:rPr>
          <w:rFonts w:ascii="Times New Roman" w:eastAsiaTheme="minorHAnsi" w:hAnsi="Times New Roman" w:cs="Times New Roman"/>
          <w:b/>
          <w:sz w:val="24"/>
          <w:szCs w:val="24"/>
        </w:rPr>
        <w:t>Rrethanat e çështjes</w:t>
      </w:r>
    </w:p>
    <w:p w14:paraId="7AD3FE10" w14:textId="77777777" w:rsidR="00367CE7" w:rsidRPr="00DB24F5" w:rsidRDefault="00367CE7" w:rsidP="00074672">
      <w:pPr>
        <w:spacing w:before="0" w:after="0"/>
        <w:ind w:left="360"/>
        <w:contextualSpacing/>
        <w:rPr>
          <w:rFonts w:ascii="Times New Roman" w:eastAsiaTheme="minorHAnsi" w:hAnsi="Times New Roman" w:cs="Times New Roman"/>
          <w:bCs/>
          <w:sz w:val="16"/>
          <w:szCs w:val="16"/>
        </w:rPr>
      </w:pPr>
    </w:p>
    <w:p w14:paraId="4A8A9F26" w14:textId="0901B19F" w:rsidR="00EB1D69" w:rsidRPr="00DB24F5" w:rsidRDefault="003D43E4" w:rsidP="00074672">
      <w:pPr>
        <w:numPr>
          <w:ilvl w:val="0"/>
          <w:numId w:val="3"/>
        </w:numPr>
        <w:spacing w:before="0" w:after="0"/>
        <w:ind w:left="0"/>
        <w:rPr>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rPr>
        <w:t xml:space="preserve">Subjekti i rivlerësimit </w:t>
      </w:r>
      <w:r w:rsidR="00EB1D69" w:rsidRPr="00DB24F5">
        <w:rPr>
          <w:rFonts w:ascii="Times New Roman" w:eastAsiaTheme="minorHAnsi" w:hAnsi="Times New Roman" w:cs="Times New Roman"/>
          <w:sz w:val="24"/>
          <w:szCs w:val="24"/>
        </w:rPr>
        <w:t xml:space="preserve">Blerta </w:t>
      </w:r>
      <w:proofErr w:type="spellStart"/>
      <w:r w:rsidR="00EB1D69" w:rsidRPr="00DB24F5">
        <w:rPr>
          <w:rFonts w:ascii="Times New Roman" w:eastAsiaTheme="minorHAnsi" w:hAnsi="Times New Roman" w:cs="Times New Roman"/>
          <w:sz w:val="24"/>
          <w:szCs w:val="24"/>
        </w:rPr>
        <w:t>Marku</w:t>
      </w:r>
      <w:proofErr w:type="spellEnd"/>
      <w:r w:rsidR="00EB1D69" w:rsidRPr="00DB24F5">
        <w:rPr>
          <w:rFonts w:ascii="Times New Roman" w:eastAsiaTheme="minorHAnsi" w:hAnsi="Times New Roman" w:cs="Times New Roman"/>
          <w:sz w:val="24"/>
          <w:szCs w:val="24"/>
        </w:rPr>
        <w:t xml:space="preserve"> (Çibuku) </w:t>
      </w:r>
      <w:r w:rsidRPr="00DB24F5">
        <w:rPr>
          <w:rFonts w:ascii="Times New Roman" w:eastAsiaTheme="minorHAnsi" w:hAnsi="Times New Roman" w:cs="Times New Roman"/>
          <w:sz w:val="24"/>
          <w:szCs w:val="24"/>
        </w:rPr>
        <w:t xml:space="preserve">(në vijim “subjekti i rivlerësimit”) </w:t>
      </w:r>
      <w:r w:rsidR="00EB1D69" w:rsidRPr="00DB24F5">
        <w:rPr>
          <w:rFonts w:ascii="Times New Roman" w:eastAsiaTheme="minorHAnsi" w:hAnsi="Times New Roman" w:cs="Times New Roman"/>
          <w:sz w:val="24"/>
          <w:szCs w:val="24"/>
        </w:rPr>
        <w:t>gjyqtare n</w:t>
      </w:r>
      <w:r w:rsidR="00EF52FF"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Gjykatë</w:t>
      </w:r>
      <w:r w:rsidR="00EB1D69" w:rsidRPr="00DB24F5">
        <w:rPr>
          <w:rFonts w:ascii="Times New Roman" w:eastAsiaTheme="minorHAnsi" w:hAnsi="Times New Roman" w:cs="Times New Roman"/>
          <w:sz w:val="24"/>
          <w:szCs w:val="24"/>
        </w:rPr>
        <w:t>n</w:t>
      </w:r>
      <w:r w:rsidRPr="00DB24F5">
        <w:rPr>
          <w:rFonts w:ascii="Times New Roman" w:eastAsiaTheme="minorHAnsi" w:hAnsi="Times New Roman" w:cs="Times New Roman"/>
          <w:sz w:val="24"/>
          <w:szCs w:val="24"/>
        </w:rPr>
        <w:t xml:space="preserve"> </w:t>
      </w:r>
      <w:r w:rsidR="00EB1D69" w:rsidRPr="00DB24F5">
        <w:rPr>
          <w:rFonts w:ascii="Times New Roman" w:eastAsiaTheme="minorHAnsi" w:hAnsi="Times New Roman" w:cs="Times New Roman"/>
          <w:sz w:val="24"/>
          <w:szCs w:val="24"/>
        </w:rPr>
        <w:t>e</w:t>
      </w:r>
      <w:r w:rsidRPr="00DB24F5">
        <w:rPr>
          <w:rFonts w:ascii="Times New Roman" w:eastAsiaTheme="minorHAnsi" w:hAnsi="Times New Roman" w:cs="Times New Roman"/>
          <w:sz w:val="24"/>
          <w:szCs w:val="24"/>
        </w:rPr>
        <w:t xml:space="preserve"> Rrethit Gjyqësor </w:t>
      </w:r>
      <w:r w:rsidR="00EB1D69" w:rsidRPr="00DB24F5">
        <w:rPr>
          <w:rFonts w:ascii="Times New Roman" w:eastAsiaTheme="minorHAnsi" w:hAnsi="Times New Roman" w:cs="Times New Roman"/>
          <w:sz w:val="24"/>
          <w:szCs w:val="24"/>
        </w:rPr>
        <w:t>Gjirokast</w:t>
      </w:r>
      <w:r w:rsidR="00EF52FF" w:rsidRPr="00DB24F5">
        <w:rPr>
          <w:rFonts w:ascii="Times New Roman" w:eastAsiaTheme="minorHAnsi" w:hAnsi="Times New Roman" w:cs="Times New Roman"/>
          <w:sz w:val="24"/>
          <w:szCs w:val="24"/>
        </w:rPr>
        <w:t>ë</w:t>
      </w:r>
      <w:r w:rsidR="00EB1D69" w:rsidRPr="00DB24F5">
        <w:rPr>
          <w:rFonts w:ascii="Times New Roman" w:eastAsiaTheme="minorHAnsi" w:hAnsi="Times New Roman" w:cs="Times New Roman"/>
          <w:sz w:val="24"/>
          <w:szCs w:val="24"/>
        </w:rPr>
        <w:t xml:space="preserve">r, bazuar në nenet 179/b, pika 3 e Kushtetutës dhe 3, pika 16 e ligjit nr. 84/2016, i </w:t>
      </w:r>
      <w:r w:rsidR="00EF52FF" w:rsidRPr="00DB24F5">
        <w:rPr>
          <w:rFonts w:ascii="Times New Roman" w:eastAsiaTheme="minorHAnsi" w:hAnsi="Times New Roman" w:cs="Times New Roman"/>
          <w:sz w:val="24"/>
          <w:szCs w:val="24"/>
        </w:rPr>
        <w:t>ë</w:t>
      </w:r>
      <w:r w:rsidR="00EB1D69" w:rsidRPr="00DB24F5">
        <w:rPr>
          <w:rFonts w:ascii="Times New Roman" w:eastAsiaTheme="minorHAnsi" w:hAnsi="Times New Roman" w:cs="Times New Roman"/>
          <w:sz w:val="24"/>
          <w:szCs w:val="24"/>
        </w:rPr>
        <w:t>sht</w:t>
      </w:r>
      <w:r w:rsidR="00EF52FF" w:rsidRPr="00DB24F5">
        <w:rPr>
          <w:rFonts w:ascii="Times New Roman" w:eastAsiaTheme="minorHAnsi" w:hAnsi="Times New Roman" w:cs="Times New Roman"/>
          <w:sz w:val="24"/>
          <w:szCs w:val="24"/>
        </w:rPr>
        <w:t>ë</w:t>
      </w:r>
      <w:r w:rsidRPr="00DB24F5">
        <w:rPr>
          <w:rFonts w:ascii="Times New Roman" w:eastAsiaTheme="minorHAnsi" w:hAnsi="Times New Roman" w:cs="Times New Roman"/>
          <w:sz w:val="24"/>
          <w:szCs w:val="24"/>
        </w:rPr>
        <w:t xml:space="preserve"> nënshtrua</w:t>
      </w:r>
      <w:r w:rsidR="00EB1D69" w:rsidRPr="00DB24F5">
        <w:rPr>
          <w:rFonts w:ascii="Times New Roman" w:eastAsiaTheme="minorHAnsi" w:hAnsi="Times New Roman" w:cs="Times New Roman"/>
          <w:sz w:val="24"/>
          <w:szCs w:val="24"/>
        </w:rPr>
        <w:t>r</w:t>
      </w:r>
      <w:r w:rsidRPr="00DB24F5">
        <w:rPr>
          <w:rFonts w:ascii="Times New Roman" w:eastAsiaTheme="minorHAnsi" w:hAnsi="Times New Roman" w:cs="Times New Roman"/>
          <w:sz w:val="24"/>
          <w:szCs w:val="24"/>
        </w:rPr>
        <w:t xml:space="preserve"> procesit të </w:t>
      </w:r>
      <w:r w:rsidR="00EB1D69" w:rsidRPr="00DB24F5">
        <w:rPr>
          <w:rFonts w:ascii="Times New Roman" w:eastAsiaTheme="minorHAnsi" w:hAnsi="Times New Roman" w:cs="Times New Roman"/>
          <w:sz w:val="24"/>
          <w:szCs w:val="24"/>
        </w:rPr>
        <w:t>ri</w:t>
      </w:r>
      <w:r w:rsidRPr="00DB24F5">
        <w:rPr>
          <w:rFonts w:ascii="Times New Roman" w:eastAsiaTheme="minorHAnsi" w:hAnsi="Times New Roman" w:cs="Times New Roman"/>
          <w:sz w:val="24"/>
          <w:szCs w:val="24"/>
        </w:rPr>
        <w:t>vlerësimit</w:t>
      </w:r>
      <w:r w:rsidR="00EB1D69" w:rsidRPr="00DB24F5">
        <w:rPr>
          <w:rFonts w:ascii="Times New Roman" w:eastAsiaTheme="minorHAnsi" w:hAnsi="Times New Roman" w:cs="Times New Roman"/>
          <w:sz w:val="24"/>
          <w:szCs w:val="24"/>
        </w:rPr>
        <w:t xml:space="preserve"> kalimtar</w:t>
      </w:r>
      <w:r w:rsidRPr="00DB24F5">
        <w:rPr>
          <w:rFonts w:ascii="Times New Roman" w:eastAsiaTheme="minorHAnsi" w:hAnsi="Times New Roman" w:cs="Times New Roman"/>
          <w:sz w:val="24"/>
          <w:szCs w:val="24"/>
        </w:rPr>
        <w:t xml:space="preserve"> </w:t>
      </w:r>
      <w:proofErr w:type="spellStart"/>
      <w:r w:rsidRPr="00DB24F5">
        <w:rPr>
          <w:rFonts w:ascii="Times New Roman" w:eastAsiaTheme="minorHAnsi" w:hAnsi="Times New Roman" w:cs="Times New Roman"/>
          <w:i/>
          <w:sz w:val="24"/>
          <w:szCs w:val="24"/>
        </w:rPr>
        <w:t>ex</w:t>
      </w:r>
      <w:proofErr w:type="spellEnd"/>
      <w:r w:rsidRPr="00DB24F5">
        <w:rPr>
          <w:rFonts w:ascii="Times New Roman" w:eastAsiaTheme="minorHAnsi" w:hAnsi="Times New Roman" w:cs="Times New Roman"/>
          <w:i/>
          <w:sz w:val="24"/>
          <w:szCs w:val="24"/>
        </w:rPr>
        <w:t xml:space="preserve"> </w:t>
      </w:r>
      <w:proofErr w:type="spellStart"/>
      <w:r w:rsidRPr="00DB24F5">
        <w:rPr>
          <w:rFonts w:ascii="Times New Roman" w:eastAsiaTheme="minorHAnsi" w:hAnsi="Times New Roman" w:cs="Times New Roman"/>
          <w:i/>
          <w:sz w:val="24"/>
          <w:szCs w:val="24"/>
        </w:rPr>
        <w:t>officio</w:t>
      </w:r>
      <w:proofErr w:type="spellEnd"/>
      <w:r w:rsidRPr="00DB24F5">
        <w:rPr>
          <w:rFonts w:ascii="Times New Roman" w:eastAsiaTheme="minorHAnsi" w:hAnsi="Times New Roman" w:cs="Times New Roman"/>
          <w:i/>
          <w:sz w:val="24"/>
          <w:szCs w:val="24"/>
        </w:rPr>
        <w:t>,</w:t>
      </w:r>
      <w:bookmarkEnd w:id="9"/>
    </w:p>
    <w:p w14:paraId="4CCA71CB" w14:textId="77777777" w:rsidR="00EF52FF" w:rsidRPr="000725D8" w:rsidRDefault="00EB1D69" w:rsidP="00074672">
      <w:pPr>
        <w:numPr>
          <w:ilvl w:val="0"/>
          <w:numId w:val="3"/>
        </w:numPr>
        <w:spacing w:before="0" w:after="0"/>
        <w:ind w:left="0"/>
        <w:rPr>
          <w:del w:id="10" w:author="Sokol Çomo" w:date="2025-05-02T08:44:00Z"/>
          <w:rFonts w:ascii="Times New Roman" w:eastAsiaTheme="minorHAnsi" w:hAnsi="Times New Roman" w:cs="Times New Roman"/>
          <w:bCs/>
          <w:sz w:val="24"/>
          <w:szCs w:val="24"/>
        </w:rPr>
      </w:pPr>
      <w:del w:id="11" w:author="Sokol Çomo" w:date="2025-05-02T08:44:00Z">
        <w:r w:rsidRPr="000725D8">
          <w:rPr>
            <w:rFonts w:ascii="Times New Roman" w:hAnsi="Times New Roman" w:cs="Times New Roman"/>
            <w:sz w:val="24"/>
            <w:szCs w:val="24"/>
          </w:rPr>
          <w:lastRenderedPageBreak/>
          <w:delText>Inspektorati i Lartë të Deklarimit dhe Kontrollit të Pasurive dhe Konfliktit të Interesave (ILDKPKI) ka dërguar një raport të hollësishëm dhe të arsyetuar pas procedurës së kontrollit për vlerësimin e pasurisë së subjektit të rivlerësimit, në përputhje me nenin 33 të ligjit nr. 84/2016. Në përfundim të veprimeve verifikuese të kryera në kuadër të kontrollit të pasurive/interesave privatë të subjektit të rivlerësimit është konstatuar se:</w:delText>
        </w:r>
      </w:del>
    </w:p>
    <w:p w14:paraId="0D7C5D4E" w14:textId="77777777" w:rsidR="001D68A7" w:rsidRPr="00DB24F5" w:rsidRDefault="001D68A7" w:rsidP="001D68A7">
      <w:pPr>
        <w:spacing w:before="0" w:after="0"/>
        <w:rPr>
          <w:moveFrom w:id="12" w:author="Sokol Çomo" w:date="2025-05-02T08:44:00Z"/>
          <w:rFonts w:ascii="Times New Roman" w:eastAsiaTheme="minorHAnsi" w:hAnsi="Times New Roman" w:cs="Times New Roman"/>
          <w:bCs/>
          <w:sz w:val="16"/>
          <w:szCs w:val="16"/>
        </w:rPr>
      </w:pPr>
      <w:ins w:id="13" w:author="Sokol Çomo" w:date="2025-05-02T08:44:00Z">
        <w:r w:rsidRPr="00DB24F5">
          <w:rPr>
            <w:rFonts w:ascii="Times New Roman" w:hAnsi="Times New Roman" w:cs="Times New Roman"/>
            <w:sz w:val="24"/>
            <w:szCs w:val="24"/>
          </w:rPr>
          <w:t>Bazuar në pikën 1 të nenit 4 të ligjit nr. 84/2016, për subjektin e rivlerësimit nisi procesi i rivlerësimit dhe hetimi i thelluar administrativ</w:t>
        </w:r>
      </w:ins>
      <w:moveFromRangeStart w:id="14" w:author="Sokol Çomo" w:date="2025-05-02T08:44:00Z" w:name="move197067887"/>
    </w:p>
    <w:p w14:paraId="771423AB" w14:textId="77777777" w:rsidR="001D68A7" w:rsidRPr="00DB24F5" w:rsidRDefault="001D68A7" w:rsidP="001D68A7">
      <w:pPr>
        <w:pStyle w:val="ListParagraph"/>
        <w:numPr>
          <w:ilvl w:val="0"/>
          <w:numId w:val="7"/>
        </w:numPr>
        <w:spacing w:before="0" w:after="0"/>
        <w:rPr>
          <w:moveFrom w:id="15" w:author="Sokol Çomo" w:date="2025-05-02T08:44:00Z"/>
          <w:rFonts w:ascii="Times New Roman" w:hAnsi="Times New Roman" w:cs="Times New Roman"/>
          <w:sz w:val="24"/>
          <w:szCs w:val="24"/>
        </w:rPr>
      </w:pPr>
      <w:moveFrom w:id="16" w:author="Sokol Çomo" w:date="2025-05-02T08:44:00Z">
        <w:r w:rsidRPr="00DB24F5">
          <w:rPr>
            <w:rFonts w:ascii="Times New Roman" w:hAnsi="Times New Roman" w:cs="Times New Roman"/>
            <w:sz w:val="24"/>
            <w:szCs w:val="24"/>
          </w:rPr>
          <w:t>deklarimi nuk është i saktë në përputhje me ligjin;</w:t>
        </w:r>
      </w:moveFrom>
    </w:p>
    <w:p w14:paraId="5AA94903" w14:textId="77777777" w:rsidR="001D68A7" w:rsidRPr="00DB24F5" w:rsidRDefault="001D68A7" w:rsidP="001D68A7">
      <w:pPr>
        <w:pStyle w:val="ListParagraph"/>
        <w:numPr>
          <w:ilvl w:val="0"/>
          <w:numId w:val="7"/>
        </w:numPr>
        <w:spacing w:before="0" w:after="0"/>
        <w:rPr>
          <w:moveFrom w:id="17" w:author="Sokol Çomo" w:date="2025-05-02T08:44:00Z"/>
          <w:rFonts w:ascii="Times New Roman" w:hAnsi="Times New Roman" w:cs="Times New Roman"/>
          <w:sz w:val="24"/>
          <w:szCs w:val="24"/>
        </w:rPr>
      </w:pPr>
      <w:moveFrom w:id="18" w:author="Sokol Çomo" w:date="2025-05-02T08:44:00Z">
        <w:r w:rsidRPr="00DB24F5">
          <w:rPr>
            <w:rFonts w:ascii="Times New Roman" w:hAnsi="Times New Roman" w:cs="Times New Roman"/>
            <w:sz w:val="24"/>
            <w:szCs w:val="24"/>
          </w:rPr>
          <w:t>ka mungesë dokumentacioni ligjor për të justifikuar burimin e pasurive;</w:t>
        </w:r>
      </w:moveFrom>
    </w:p>
    <w:p w14:paraId="2B62D587" w14:textId="77777777" w:rsidR="001D68A7" w:rsidRPr="00DB24F5" w:rsidRDefault="001D68A7" w:rsidP="001D68A7">
      <w:pPr>
        <w:pStyle w:val="ListParagraph"/>
        <w:numPr>
          <w:ilvl w:val="0"/>
          <w:numId w:val="7"/>
        </w:numPr>
        <w:spacing w:before="0" w:after="0"/>
        <w:rPr>
          <w:moveFrom w:id="19" w:author="Sokol Çomo" w:date="2025-05-02T08:44:00Z"/>
          <w:rFonts w:ascii="Times New Roman" w:hAnsi="Times New Roman" w:cs="Times New Roman"/>
          <w:sz w:val="24"/>
          <w:szCs w:val="24"/>
        </w:rPr>
      </w:pPr>
      <w:moveFrom w:id="20" w:author="Sokol Çomo" w:date="2025-05-02T08:44:00Z">
        <w:r w:rsidRPr="00DB24F5">
          <w:rPr>
            <w:rFonts w:ascii="Times New Roman" w:hAnsi="Times New Roman" w:cs="Times New Roman"/>
            <w:sz w:val="24"/>
            <w:szCs w:val="24"/>
          </w:rPr>
          <w:t xml:space="preserve">ka mosdeklarime të pasurisë ndër vite; </w:t>
        </w:r>
      </w:moveFrom>
    </w:p>
    <w:p w14:paraId="09A662EE" w14:textId="77777777" w:rsidR="001D68A7" w:rsidRPr="00DB24F5" w:rsidRDefault="001D68A7" w:rsidP="001D68A7">
      <w:pPr>
        <w:pStyle w:val="ListParagraph"/>
        <w:numPr>
          <w:ilvl w:val="0"/>
          <w:numId w:val="7"/>
        </w:numPr>
        <w:spacing w:before="0" w:after="0"/>
        <w:rPr>
          <w:moveFrom w:id="21" w:author="Sokol Çomo" w:date="2025-05-02T08:44:00Z"/>
          <w:rFonts w:ascii="Times New Roman" w:hAnsi="Times New Roman" w:cs="Times New Roman"/>
          <w:sz w:val="24"/>
          <w:szCs w:val="24"/>
        </w:rPr>
      </w:pPr>
      <w:moveFrom w:id="22" w:author="Sokol Çomo" w:date="2025-05-02T08:44:00Z">
        <w:r w:rsidRPr="00DB24F5">
          <w:rPr>
            <w:rFonts w:ascii="Times New Roman" w:hAnsi="Times New Roman" w:cs="Times New Roman"/>
            <w:sz w:val="24"/>
            <w:szCs w:val="24"/>
          </w:rPr>
          <w:t>nuk ka kryer deklarim të rremë;</w:t>
        </w:r>
      </w:moveFrom>
    </w:p>
    <w:p w14:paraId="30964EFC" w14:textId="77777777" w:rsidR="003D43E4" w:rsidRPr="000725D8" w:rsidRDefault="001D68A7" w:rsidP="00074672">
      <w:pPr>
        <w:pStyle w:val="ListParagraph"/>
        <w:numPr>
          <w:ilvl w:val="0"/>
          <w:numId w:val="7"/>
        </w:numPr>
        <w:spacing w:before="0" w:after="0"/>
        <w:rPr>
          <w:del w:id="23" w:author="Sokol Çomo" w:date="2025-05-02T08:44:00Z"/>
          <w:rFonts w:ascii="Times New Roman" w:eastAsiaTheme="minorHAnsi" w:hAnsi="Times New Roman" w:cs="Times New Roman"/>
          <w:bCs/>
          <w:sz w:val="24"/>
          <w:szCs w:val="24"/>
        </w:rPr>
      </w:pPr>
      <w:moveFrom w:id="24" w:author="Sokol Çomo" w:date="2025-05-02T08:44:00Z">
        <w:r w:rsidRPr="00DB24F5">
          <w:rPr>
            <w:rFonts w:ascii="Times New Roman" w:hAnsi="Times New Roman" w:cs="Times New Roman"/>
            <w:sz w:val="24"/>
            <w:szCs w:val="24"/>
          </w:rPr>
          <w:t>subjekti nuk gjendet në situatën e konfliktit të interesave</w:t>
        </w:r>
      </w:moveFrom>
      <w:moveFromRangeEnd w:id="14"/>
      <w:del w:id="25" w:author="Sokol Çomo" w:date="2025-05-02T08:44:00Z">
        <w:r w:rsidR="00EB1D69" w:rsidRPr="000725D8">
          <w:rPr>
            <w:rFonts w:ascii="Times New Roman" w:hAnsi="Times New Roman" w:cs="Times New Roman"/>
            <w:sz w:val="24"/>
            <w:szCs w:val="24"/>
          </w:rPr>
          <w:delText>.</w:delText>
        </w:r>
      </w:del>
    </w:p>
    <w:p w14:paraId="1160D5B8" w14:textId="77777777" w:rsidR="00EF52FF" w:rsidRPr="000725D8" w:rsidRDefault="00EF52FF" w:rsidP="00074672">
      <w:pPr>
        <w:spacing w:before="0" w:after="0"/>
        <w:rPr>
          <w:del w:id="26" w:author="Sokol Çomo" w:date="2025-05-02T08:44:00Z"/>
          <w:rFonts w:ascii="Times New Roman" w:eastAsiaTheme="minorHAnsi" w:hAnsi="Times New Roman" w:cs="Times New Roman"/>
          <w:bCs/>
          <w:sz w:val="16"/>
          <w:szCs w:val="16"/>
        </w:rPr>
      </w:pPr>
    </w:p>
    <w:p w14:paraId="7492945E" w14:textId="4AF3A1D9" w:rsidR="00EF52FF" w:rsidRPr="00DB24F5" w:rsidRDefault="00EF52FF" w:rsidP="001D68A7">
      <w:pPr>
        <w:numPr>
          <w:ilvl w:val="0"/>
          <w:numId w:val="3"/>
        </w:numPr>
        <w:spacing w:before="0" w:after="0"/>
        <w:ind w:left="0"/>
        <w:rPr>
          <w:rFonts w:ascii="Times New Roman" w:eastAsiaTheme="minorHAnsi" w:hAnsi="Times New Roman" w:cs="Times New Roman"/>
          <w:bCs/>
          <w:sz w:val="24"/>
          <w:szCs w:val="24"/>
        </w:rPr>
      </w:pPr>
      <w:del w:id="27" w:author="Sokol Çomo" w:date="2025-05-02T08:44:00Z">
        <w:r w:rsidRPr="000725D8">
          <w:rPr>
            <w:rFonts w:ascii="Times New Roman" w:hAnsi="Times New Roman" w:cs="Times New Roman"/>
            <w:sz w:val="24"/>
            <w:szCs w:val="24"/>
          </w:rPr>
          <w:delText>Në vijim janë ndjekur procedurat ligjore të përcaktuara nga pika 5 e nenit 14 të ligjit nr. 84/2016. Procesi i rivlerësimit ka nisur me një hetim administrativ të thelluar dhe të gjithanshëm,</w:delText>
        </w:r>
      </w:del>
      <w:r w:rsidR="001D68A7" w:rsidRPr="00DB24F5">
        <w:rPr>
          <w:rFonts w:ascii="Times New Roman" w:hAnsi="Times New Roman" w:cs="Times New Roman"/>
          <w:sz w:val="24"/>
          <w:szCs w:val="24"/>
        </w:rPr>
        <w:t xml:space="preserve"> me qëllim vlerësimin e të gjitha fakteve dhe rrethanave të nevojshme për këtë procedurë rivlerësimit. Bazuar në nenin 179/b të Kushtetutës, në nenet A, Ç, D dhe Ë të Aneksit të Kushtetutës si dhe në pikat 3 dhe 5, të nenit 61, të ligjit nr. 84/2016, Komisioni</w:t>
      </w:r>
      <w:ins w:id="28" w:author="Sokol Çomo" w:date="2025-05-02T08:44:00Z">
        <w:r w:rsidR="00557B0F" w:rsidRPr="00DB24F5">
          <w:rPr>
            <w:rFonts w:ascii="Times New Roman" w:hAnsi="Times New Roman" w:cs="Times New Roman"/>
            <w:sz w:val="24"/>
            <w:szCs w:val="24"/>
          </w:rPr>
          <w:t>, bazuar vet</w:t>
        </w:r>
        <w:r w:rsidR="00226037" w:rsidRPr="00DB24F5">
          <w:rPr>
            <w:rFonts w:ascii="Times New Roman" w:hAnsi="Times New Roman" w:cs="Times New Roman"/>
            <w:sz w:val="24"/>
            <w:szCs w:val="24"/>
          </w:rPr>
          <w:t>ë</w:t>
        </w:r>
        <w:r w:rsidR="00557B0F" w:rsidRPr="00DB24F5">
          <w:rPr>
            <w:rFonts w:ascii="Times New Roman" w:hAnsi="Times New Roman" w:cs="Times New Roman"/>
            <w:sz w:val="24"/>
            <w:szCs w:val="24"/>
          </w:rPr>
          <w:t>m n</w:t>
        </w:r>
        <w:r w:rsidR="00226037" w:rsidRPr="00DB24F5">
          <w:rPr>
            <w:rFonts w:ascii="Times New Roman" w:hAnsi="Times New Roman" w:cs="Times New Roman"/>
            <w:sz w:val="24"/>
            <w:szCs w:val="24"/>
          </w:rPr>
          <w:t>ë</w:t>
        </w:r>
        <w:r w:rsidR="00557B0F" w:rsidRPr="00DB24F5">
          <w:rPr>
            <w:rFonts w:ascii="Times New Roman" w:hAnsi="Times New Roman" w:cs="Times New Roman"/>
            <w:sz w:val="24"/>
            <w:szCs w:val="24"/>
          </w:rPr>
          <w:t xml:space="preserve"> kriterin e vler</w:t>
        </w:r>
        <w:r w:rsidR="00226037" w:rsidRPr="00DB24F5">
          <w:rPr>
            <w:rFonts w:ascii="Times New Roman" w:hAnsi="Times New Roman" w:cs="Times New Roman"/>
            <w:sz w:val="24"/>
            <w:szCs w:val="24"/>
          </w:rPr>
          <w:t>ë</w:t>
        </w:r>
        <w:r w:rsidR="00557B0F" w:rsidRPr="00DB24F5">
          <w:rPr>
            <w:rFonts w:ascii="Times New Roman" w:hAnsi="Times New Roman" w:cs="Times New Roman"/>
            <w:sz w:val="24"/>
            <w:szCs w:val="24"/>
          </w:rPr>
          <w:t>simit t</w:t>
        </w:r>
        <w:r w:rsidR="00226037" w:rsidRPr="00DB24F5">
          <w:rPr>
            <w:rFonts w:ascii="Times New Roman" w:hAnsi="Times New Roman" w:cs="Times New Roman"/>
            <w:sz w:val="24"/>
            <w:szCs w:val="24"/>
          </w:rPr>
          <w:t>ë</w:t>
        </w:r>
        <w:r w:rsidR="00557B0F" w:rsidRPr="00DB24F5">
          <w:rPr>
            <w:rFonts w:ascii="Times New Roman" w:hAnsi="Times New Roman" w:cs="Times New Roman"/>
            <w:sz w:val="24"/>
            <w:szCs w:val="24"/>
          </w:rPr>
          <w:t xml:space="preserve"> pasuris</w:t>
        </w:r>
        <w:r w:rsidR="00226037" w:rsidRPr="00DB24F5">
          <w:rPr>
            <w:rFonts w:ascii="Times New Roman" w:hAnsi="Times New Roman" w:cs="Times New Roman"/>
            <w:sz w:val="24"/>
            <w:szCs w:val="24"/>
          </w:rPr>
          <w:t>ë</w:t>
        </w:r>
      </w:ins>
      <w:r w:rsidR="001D68A7" w:rsidRPr="00DB24F5">
        <w:rPr>
          <w:rFonts w:ascii="Times New Roman" w:hAnsi="Times New Roman" w:cs="Times New Roman"/>
          <w:sz w:val="24"/>
          <w:szCs w:val="24"/>
        </w:rPr>
        <w:t xml:space="preserve"> mori vendimin nr. 565, datë 26.09.2022.</w:t>
      </w:r>
    </w:p>
    <w:p w14:paraId="5118806C" w14:textId="77777777" w:rsidR="003D43E4" w:rsidRPr="00DB24F5" w:rsidRDefault="003D43E4" w:rsidP="00074672">
      <w:pPr>
        <w:spacing w:before="0" w:after="0"/>
        <w:rPr>
          <w:rFonts w:ascii="Times New Roman" w:eastAsiaTheme="minorHAnsi" w:hAnsi="Times New Roman" w:cs="Times New Roman"/>
          <w:bCs/>
          <w:iCs/>
          <w:sz w:val="16"/>
          <w:szCs w:val="16"/>
        </w:rPr>
      </w:pPr>
    </w:p>
    <w:p w14:paraId="0A619501" w14:textId="30A5834B" w:rsidR="003D43E4" w:rsidRPr="00DB24F5" w:rsidRDefault="003D43E4" w:rsidP="00074672">
      <w:pPr>
        <w:numPr>
          <w:ilvl w:val="0"/>
          <w:numId w:val="4"/>
        </w:numPr>
        <w:spacing w:before="0" w:after="0"/>
        <w:ind w:left="360" w:hanging="360"/>
        <w:contextualSpacing/>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Vendimi i Komisionit të Pavarur të Kualifikimit</w:t>
      </w:r>
    </w:p>
    <w:p w14:paraId="5F1B6A26" w14:textId="77777777" w:rsidR="00EF52FF" w:rsidRPr="00DB24F5" w:rsidRDefault="00EF52FF" w:rsidP="00EB0BC2">
      <w:pPr>
        <w:spacing w:before="0" w:after="0"/>
        <w:contextualSpacing/>
        <w:rPr>
          <w:rFonts w:ascii="Times New Roman" w:eastAsiaTheme="minorHAnsi" w:hAnsi="Times New Roman" w:cs="Times New Roman"/>
          <w:sz w:val="16"/>
          <w:szCs w:val="16"/>
        </w:rPr>
      </w:pPr>
    </w:p>
    <w:p w14:paraId="5C9DEEB3" w14:textId="7F94EFE6" w:rsidR="003D43E4" w:rsidRPr="00DB24F5" w:rsidRDefault="003D43E4" w:rsidP="00EB0BC2">
      <w:pPr>
        <w:numPr>
          <w:ilvl w:val="0"/>
          <w:numId w:val="3"/>
        </w:numPr>
        <w:spacing w:before="0" w:after="0"/>
        <w:ind w:left="0"/>
        <w:rPr>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rPr>
        <w:t xml:space="preserve">Komisioni, me vendimin </w:t>
      </w:r>
      <w:r w:rsidR="00EF52FF" w:rsidRPr="00DB24F5">
        <w:rPr>
          <w:rFonts w:ascii="Times New Roman" w:hAnsi="Times New Roman" w:cs="Times New Roman"/>
          <w:sz w:val="24"/>
          <w:szCs w:val="24"/>
        </w:rPr>
        <w:t>nr. 565, datë 26.09.2022</w:t>
      </w:r>
      <w:r w:rsidRPr="00DB24F5">
        <w:rPr>
          <w:rFonts w:ascii="Times New Roman" w:eastAsiaTheme="minorHAnsi" w:hAnsi="Times New Roman" w:cs="Times New Roman"/>
          <w:sz w:val="24"/>
          <w:szCs w:val="24"/>
        </w:rPr>
        <w:t xml:space="preserve">, vendosi: </w:t>
      </w:r>
      <w:r w:rsidRPr="00DB24F5">
        <w:rPr>
          <w:rFonts w:ascii="Times New Roman" w:eastAsiaTheme="minorHAnsi" w:hAnsi="Times New Roman" w:cs="Times New Roman"/>
          <w:i/>
          <w:iCs/>
          <w:sz w:val="24"/>
          <w:szCs w:val="24"/>
        </w:rPr>
        <w:t>“Shkarkimin nga detyra të subjektit të rivlerësimit</w:t>
      </w:r>
      <w:r w:rsidR="00EF52FF" w:rsidRPr="00DB24F5">
        <w:rPr>
          <w:rFonts w:ascii="Times New Roman" w:eastAsiaTheme="minorHAnsi" w:hAnsi="Times New Roman" w:cs="Times New Roman"/>
          <w:i/>
          <w:iCs/>
          <w:sz w:val="24"/>
          <w:szCs w:val="24"/>
        </w:rPr>
        <w:t xml:space="preserve">, </w:t>
      </w:r>
      <w:proofErr w:type="spellStart"/>
      <w:r w:rsidR="00EF52FF" w:rsidRPr="00DB24F5">
        <w:rPr>
          <w:rFonts w:ascii="Times New Roman" w:eastAsiaTheme="minorHAnsi" w:hAnsi="Times New Roman" w:cs="Times New Roman"/>
          <w:i/>
          <w:iCs/>
          <w:sz w:val="24"/>
          <w:szCs w:val="24"/>
        </w:rPr>
        <w:t>znj</w:t>
      </w:r>
      <w:proofErr w:type="spellEnd"/>
      <w:r w:rsidR="00EF52FF" w:rsidRPr="00DB24F5">
        <w:rPr>
          <w:rFonts w:ascii="Times New Roman" w:eastAsiaTheme="minorHAnsi" w:hAnsi="Times New Roman" w:cs="Times New Roman"/>
          <w:i/>
          <w:iCs/>
          <w:sz w:val="24"/>
          <w:szCs w:val="24"/>
        </w:rPr>
        <w:t xml:space="preserve">. Blerta </w:t>
      </w:r>
      <w:proofErr w:type="spellStart"/>
      <w:r w:rsidR="00EF52FF" w:rsidRPr="00DB24F5">
        <w:rPr>
          <w:rFonts w:ascii="Times New Roman" w:eastAsiaTheme="minorHAnsi" w:hAnsi="Times New Roman" w:cs="Times New Roman"/>
          <w:i/>
          <w:iCs/>
          <w:sz w:val="24"/>
          <w:szCs w:val="24"/>
        </w:rPr>
        <w:t>Marku</w:t>
      </w:r>
      <w:proofErr w:type="spellEnd"/>
      <w:r w:rsidR="00EF52FF" w:rsidRPr="00DB24F5">
        <w:rPr>
          <w:rFonts w:ascii="Times New Roman" w:eastAsiaTheme="minorHAnsi" w:hAnsi="Times New Roman" w:cs="Times New Roman"/>
          <w:i/>
          <w:iCs/>
          <w:sz w:val="24"/>
          <w:szCs w:val="24"/>
        </w:rPr>
        <w:t xml:space="preserve"> (Çibuku)</w:t>
      </w:r>
      <w:r w:rsidRPr="00DB24F5">
        <w:rPr>
          <w:rFonts w:ascii="Times New Roman" w:eastAsiaTheme="minorHAnsi" w:hAnsi="Times New Roman" w:cs="Times New Roman"/>
          <w:i/>
          <w:iCs/>
          <w:sz w:val="24"/>
          <w:szCs w:val="24"/>
        </w:rPr>
        <w:t xml:space="preserve">, me </w:t>
      </w:r>
      <w:r w:rsidR="00EF52FF" w:rsidRPr="00DB24F5">
        <w:rPr>
          <w:rFonts w:ascii="Times New Roman" w:eastAsiaTheme="minorHAnsi" w:hAnsi="Times New Roman" w:cs="Times New Roman"/>
          <w:i/>
          <w:iCs/>
          <w:sz w:val="24"/>
          <w:szCs w:val="24"/>
        </w:rPr>
        <w:t>detyr</w:t>
      </w:r>
      <w:r w:rsidR="002B4872" w:rsidRPr="00DB24F5">
        <w:rPr>
          <w:rFonts w:ascii="Times New Roman" w:eastAsiaTheme="minorHAnsi" w:hAnsi="Times New Roman" w:cs="Times New Roman"/>
          <w:i/>
          <w:iCs/>
          <w:sz w:val="24"/>
          <w:szCs w:val="24"/>
        </w:rPr>
        <w:t>ë</w:t>
      </w:r>
      <w:r w:rsidR="00EF52FF" w:rsidRPr="00DB24F5">
        <w:rPr>
          <w:rFonts w:ascii="Times New Roman" w:eastAsiaTheme="minorHAnsi" w:hAnsi="Times New Roman" w:cs="Times New Roman"/>
          <w:i/>
          <w:iCs/>
          <w:sz w:val="24"/>
          <w:szCs w:val="24"/>
        </w:rPr>
        <w:t xml:space="preserve"> </w:t>
      </w:r>
      <w:r w:rsidR="00EF52FF" w:rsidRPr="00DB24F5">
        <w:rPr>
          <w:rFonts w:ascii="Times New Roman" w:hAnsi="Times New Roman" w:cs="Times New Roman"/>
          <w:i/>
          <w:iCs/>
          <w:sz w:val="24"/>
          <w:szCs w:val="24"/>
        </w:rPr>
        <w:t>gjyqtare në Gjykatën e Rrethit Gjyqësor Gjirokastër”</w:t>
      </w:r>
      <w:r w:rsidR="00EF52FF" w:rsidRPr="00DB24F5">
        <w:rPr>
          <w:rFonts w:ascii="Times New Roman" w:hAnsi="Times New Roman" w:cs="Times New Roman"/>
          <w:sz w:val="24"/>
          <w:szCs w:val="24"/>
        </w:rPr>
        <w:t xml:space="preserve">. </w:t>
      </w:r>
      <w:r w:rsidRPr="00DB24F5">
        <w:rPr>
          <w:rFonts w:ascii="Times New Roman" w:eastAsiaTheme="minorHAnsi" w:hAnsi="Times New Roman" w:cs="Times New Roman"/>
          <w:sz w:val="24"/>
          <w:szCs w:val="24"/>
        </w:rPr>
        <w:t xml:space="preserve"> Vendimi i Komisionit është marrë bazuar në nen</w:t>
      </w:r>
      <w:r w:rsidR="002B4872" w:rsidRPr="00DB24F5">
        <w:rPr>
          <w:rFonts w:ascii="Times New Roman" w:eastAsiaTheme="minorHAnsi" w:hAnsi="Times New Roman" w:cs="Times New Roman"/>
          <w:sz w:val="24"/>
          <w:szCs w:val="24"/>
        </w:rPr>
        <w:t>in</w:t>
      </w:r>
      <w:r w:rsidRPr="00DB24F5">
        <w:rPr>
          <w:rFonts w:ascii="Times New Roman" w:eastAsiaTheme="minorHAnsi" w:hAnsi="Times New Roman" w:cs="Times New Roman"/>
          <w:sz w:val="24"/>
          <w:szCs w:val="24"/>
        </w:rPr>
        <w:t xml:space="preserve"> 58, pika 1, germa “c”</w:t>
      </w:r>
      <w:r w:rsidR="002B4872" w:rsidRPr="00DB24F5">
        <w:rPr>
          <w:rFonts w:ascii="Times New Roman" w:eastAsiaTheme="minorHAnsi" w:hAnsi="Times New Roman" w:cs="Times New Roman"/>
          <w:sz w:val="24"/>
          <w:szCs w:val="24"/>
        </w:rPr>
        <w:t xml:space="preserve"> si</w:t>
      </w:r>
      <w:r w:rsidRPr="00DB24F5">
        <w:rPr>
          <w:rFonts w:ascii="Times New Roman" w:eastAsiaTheme="minorHAnsi" w:hAnsi="Times New Roman" w:cs="Times New Roman"/>
          <w:sz w:val="24"/>
          <w:szCs w:val="24"/>
        </w:rPr>
        <w:t xml:space="preserve"> dhe</w:t>
      </w:r>
      <w:r w:rsidR="002B4872" w:rsidRPr="00DB24F5">
        <w:rPr>
          <w:rFonts w:ascii="Times New Roman" w:eastAsiaTheme="minorHAnsi" w:hAnsi="Times New Roman" w:cs="Times New Roman"/>
          <w:sz w:val="24"/>
          <w:szCs w:val="24"/>
        </w:rPr>
        <w:t xml:space="preserve"> </w:t>
      </w:r>
      <w:del w:id="29" w:author="Sokol Çomo" w:date="2025-05-02T08:44:00Z">
        <w:r w:rsidR="002B4872" w:rsidRPr="000725D8">
          <w:rPr>
            <w:rFonts w:ascii="Times New Roman" w:eastAsiaTheme="minorHAnsi" w:hAnsi="Times New Roman" w:cs="Times New Roman"/>
            <w:sz w:val="24"/>
            <w:szCs w:val="24"/>
          </w:rPr>
          <w:delText>nenit</w:delText>
        </w:r>
      </w:del>
      <w:ins w:id="30" w:author="Sokol Çomo" w:date="2025-05-02T08:44:00Z">
        <w:r w:rsidR="002B4872" w:rsidRPr="00DB24F5">
          <w:rPr>
            <w:rFonts w:ascii="Times New Roman" w:eastAsiaTheme="minorHAnsi" w:hAnsi="Times New Roman" w:cs="Times New Roman"/>
            <w:sz w:val="24"/>
            <w:szCs w:val="24"/>
          </w:rPr>
          <w:t>neni</w:t>
        </w:r>
      </w:ins>
      <w:r w:rsidRPr="00DB24F5">
        <w:rPr>
          <w:rFonts w:ascii="Times New Roman" w:eastAsiaTheme="minorHAnsi" w:hAnsi="Times New Roman" w:cs="Times New Roman"/>
          <w:sz w:val="24"/>
          <w:szCs w:val="24"/>
        </w:rPr>
        <w:t xml:space="preserve"> 61, pikat 3 dhe 5 të ligjit nr. 84/2016, mbështetur në konkluzion</w:t>
      </w:r>
      <w:r w:rsidR="002B4872" w:rsidRPr="00DB24F5">
        <w:rPr>
          <w:rFonts w:ascii="Times New Roman" w:eastAsiaTheme="minorHAnsi" w:hAnsi="Times New Roman" w:cs="Times New Roman"/>
          <w:sz w:val="24"/>
          <w:szCs w:val="24"/>
        </w:rPr>
        <w:t xml:space="preserve">in për kriterin e vlerësimit të pasurisë dhe </w:t>
      </w:r>
      <w:r w:rsidR="00EB0BC2" w:rsidRPr="00DB24F5">
        <w:rPr>
          <w:rFonts w:ascii="Times New Roman" w:eastAsiaTheme="minorHAnsi" w:hAnsi="Times New Roman" w:cs="Times New Roman"/>
          <w:sz w:val="24"/>
          <w:szCs w:val="24"/>
        </w:rPr>
        <w:t>si dhe n</w:t>
      </w:r>
      <w:r w:rsidR="001D3AE3" w:rsidRPr="00DB24F5">
        <w:rPr>
          <w:rFonts w:ascii="Times New Roman" w:eastAsiaTheme="minorHAnsi" w:hAnsi="Times New Roman" w:cs="Times New Roman"/>
          <w:sz w:val="24"/>
          <w:szCs w:val="24"/>
        </w:rPr>
        <w:t>ë</w:t>
      </w:r>
      <w:r w:rsidR="00EB0BC2" w:rsidRPr="00DB24F5">
        <w:rPr>
          <w:rFonts w:ascii="Times New Roman" w:eastAsiaTheme="minorHAnsi" w:hAnsi="Times New Roman" w:cs="Times New Roman"/>
          <w:sz w:val="24"/>
          <w:szCs w:val="24"/>
        </w:rPr>
        <w:t xml:space="preserve"> </w:t>
      </w:r>
      <w:r w:rsidR="002B4872" w:rsidRPr="00DB24F5">
        <w:rPr>
          <w:rFonts w:ascii="Times New Roman" w:eastAsiaTheme="minorHAnsi" w:hAnsi="Times New Roman" w:cs="Times New Roman"/>
          <w:sz w:val="24"/>
          <w:szCs w:val="24"/>
        </w:rPr>
        <w:t>vlerësimin tërësor</w:t>
      </w:r>
      <w:r w:rsidRPr="00DB24F5">
        <w:rPr>
          <w:rFonts w:ascii="Times New Roman" w:eastAsiaTheme="minorHAnsi" w:hAnsi="Times New Roman" w:cs="Times New Roman"/>
          <w:sz w:val="24"/>
          <w:szCs w:val="24"/>
        </w:rPr>
        <w:t xml:space="preserve"> si më poshtë: </w:t>
      </w:r>
    </w:p>
    <w:p w14:paraId="40AAC0A3" w14:textId="77777777" w:rsidR="002B4872" w:rsidRPr="00DB24F5" w:rsidRDefault="002B4872" w:rsidP="00EB0BC2">
      <w:pPr>
        <w:spacing w:before="0" w:after="0"/>
        <w:rPr>
          <w:rFonts w:ascii="Times New Roman" w:hAnsi="Times New Roman" w:cs="Times New Roman"/>
          <w:sz w:val="16"/>
          <w:szCs w:val="16"/>
        </w:rPr>
      </w:pPr>
    </w:p>
    <w:p w14:paraId="7F9F2E86" w14:textId="58951211" w:rsidR="002B4872" w:rsidRPr="00DB24F5" w:rsidRDefault="002B4872" w:rsidP="00EB0BC2">
      <w:pPr>
        <w:spacing w:before="0" w:after="0"/>
        <w:rPr>
          <w:rFonts w:ascii="Times New Roman" w:hAnsi="Times New Roman" w:cs="Times New Roman"/>
          <w:i/>
          <w:iCs/>
          <w:sz w:val="24"/>
          <w:szCs w:val="24"/>
        </w:rPr>
      </w:pPr>
      <w:r w:rsidRPr="00DB24F5">
        <w:rPr>
          <w:rFonts w:ascii="Times New Roman" w:hAnsi="Times New Roman" w:cs="Times New Roman"/>
          <w:i/>
          <w:iCs/>
          <w:sz w:val="24"/>
          <w:szCs w:val="24"/>
        </w:rPr>
        <w:t>103. Mbështetur në rrethanat e faktit dhe të dhënat e mbledhura gjatë hetimit, si dhe provat shkresore të administruara në dosje, lidhur me kriterin e vlerësimit pasuror, trupi gjykues arrin në konkluzionin se subjekti i rivlerësimit ka mungesë të burimeve financiare të ligjshme për të justifikuar pasuritë, si edhe ka kryer fshehje të pasurisë, duke u vendosur në kushtet parashikuara në g</w:t>
      </w:r>
      <w:r w:rsidR="00832C88" w:rsidRPr="00DB24F5">
        <w:rPr>
          <w:rFonts w:ascii="Times New Roman" w:hAnsi="Times New Roman" w:cs="Times New Roman"/>
          <w:i/>
          <w:iCs/>
          <w:sz w:val="24"/>
          <w:szCs w:val="24"/>
        </w:rPr>
        <w:t>e</w:t>
      </w:r>
      <w:r w:rsidRPr="00DB24F5">
        <w:rPr>
          <w:rFonts w:ascii="Times New Roman" w:hAnsi="Times New Roman" w:cs="Times New Roman"/>
          <w:i/>
          <w:iCs/>
          <w:sz w:val="24"/>
          <w:szCs w:val="24"/>
        </w:rPr>
        <w:t xml:space="preserve">rmat “b”, dhe ‘c”, të nenit 33 të ligjit nr. 84/2016, çka përbën shkak për shkarkimin e tij nga detyra në përputhje me pikën 3 të nenit 61 të ligjit nr. 84/2016. </w:t>
      </w:r>
    </w:p>
    <w:p w14:paraId="4CC49AF9" w14:textId="77777777" w:rsidR="002B4872" w:rsidRPr="00DB24F5" w:rsidRDefault="002B4872" w:rsidP="00EB0BC2">
      <w:pPr>
        <w:spacing w:before="0" w:after="0"/>
        <w:rPr>
          <w:rFonts w:ascii="Times New Roman" w:hAnsi="Times New Roman" w:cs="Times New Roman"/>
          <w:sz w:val="16"/>
          <w:szCs w:val="16"/>
        </w:rPr>
      </w:pPr>
    </w:p>
    <w:p w14:paraId="47620B07" w14:textId="174DED2D" w:rsidR="0018307A" w:rsidRPr="00DB24F5" w:rsidRDefault="002B4872" w:rsidP="00EB0BC2">
      <w:pPr>
        <w:spacing w:before="0" w:after="0"/>
        <w:rPr>
          <w:rFonts w:ascii="Times New Roman" w:eastAsiaTheme="minorHAnsi" w:hAnsi="Times New Roman" w:cs="Times New Roman"/>
          <w:bCs/>
          <w:i/>
          <w:iCs/>
          <w:sz w:val="24"/>
          <w:szCs w:val="24"/>
        </w:rPr>
      </w:pPr>
      <w:r w:rsidRPr="00DB24F5">
        <w:rPr>
          <w:rFonts w:ascii="Times New Roman" w:hAnsi="Times New Roman" w:cs="Times New Roman"/>
          <w:i/>
          <w:iCs/>
          <w:sz w:val="24"/>
          <w:szCs w:val="24"/>
        </w:rPr>
        <w:t>104. Gjithashtu, në zbatim të nenit 4, pika 2 e ligjit nr. 84/2016, pasi Komisioni vlerësoi në tërësi të gjitha konstatimet e tjera që lidhen me kriterin e vlerësimit të pasurisë, krahas konstatimit të pasurisë së fshehur dhe mungesës së burimeve të ligjshme financiare për të justifikuar në tërësi krijimin e pasurive dhe/apo kryerjen e shpenzimeve, arriti në përfundimin se ato janë të tilla që e çojnë këtë trup gjykues në konkluzionin se subjekti me veprimet e saj ka cenuar besimin e publikut te sistemi i drejtësisë. Pra, vlerësohet gjithashtu se vazhdimi i ushtrimit prej saj të funksionit të gjyqtarit do të ishte i papërshtatshëm dhe në kundërshtim me parashikimet e nenit 179, shkronja “b”, të Kushtetutës së Republikës së Shqipërisë, për pasojë çon në zbatim të nenit 61, pika 5 të ligjit nr. 84/2016.</w:t>
      </w:r>
    </w:p>
    <w:p w14:paraId="7F100572" w14:textId="77777777" w:rsidR="0018307A" w:rsidRPr="00DB24F5" w:rsidRDefault="0018307A" w:rsidP="00EB0BC2">
      <w:pPr>
        <w:spacing w:before="0" w:after="0"/>
        <w:rPr>
          <w:rFonts w:ascii="Times New Roman" w:eastAsiaTheme="minorHAnsi" w:hAnsi="Times New Roman" w:cs="Times New Roman"/>
          <w:bCs/>
          <w:sz w:val="16"/>
          <w:szCs w:val="16"/>
        </w:rPr>
      </w:pPr>
    </w:p>
    <w:p w14:paraId="388EBA28" w14:textId="2D83048B" w:rsidR="002B4872" w:rsidRPr="00DB24F5" w:rsidRDefault="002B4872" w:rsidP="00EB0BC2">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Në përfundim Komisioni ka vlerësuar se</w:t>
      </w:r>
      <w:r w:rsidR="00832C88" w:rsidRPr="00DB24F5">
        <w:rPr>
          <w:rFonts w:ascii="Times New Roman" w:hAnsi="Times New Roman" w:cs="Times New Roman"/>
          <w:sz w:val="24"/>
          <w:szCs w:val="24"/>
        </w:rPr>
        <w:t xml:space="preserve">: </w:t>
      </w:r>
      <w:r w:rsidRPr="00DB24F5">
        <w:rPr>
          <w:rFonts w:ascii="Times New Roman" w:hAnsi="Times New Roman" w:cs="Times New Roman"/>
          <w:sz w:val="24"/>
          <w:szCs w:val="24"/>
        </w:rPr>
        <w:t>a) subjekti ka kryer fshehje të pasurisë; b) subjekti ka mungesë të burimeve financiare të ligjshme për të justifikuar pasuritë</w:t>
      </w:r>
      <w:r w:rsidR="00832C88"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c) subjekti ka </w:t>
      </w:r>
      <w:r w:rsidR="00832C88" w:rsidRPr="00DB24F5">
        <w:rPr>
          <w:rFonts w:ascii="Times New Roman" w:hAnsi="Times New Roman" w:cs="Times New Roman"/>
          <w:sz w:val="24"/>
          <w:szCs w:val="24"/>
        </w:rPr>
        <w:t>cenuar</w:t>
      </w:r>
      <w:r w:rsidRPr="00DB24F5">
        <w:rPr>
          <w:rFonts w:ascii="Times New Roman" w:hAnsi="Times New Roman" w:cs="Times New Roman"/>
          <w:sz w:val="24"/>
          <w:szCs w:val="24"/>
        </w:rPr>
        <w:t xml:space="preserve"> besimin e publikut te sistemi i drejtësisë.</w:t>
      </w:r>
    </w:p>
    <w:p w14:paraId="65D427BE" w14:textId="77777777" w:rsidR="00367CE7" w:rsidRPr="00DB24F5" w:rsidRDefault="00367CE7" w:rsidP="00EB0BC2">
      <w:pPr>
        <w:pStyle w:val="ListParagraph"/>
        <w:spacing w:before="0" w:after="0"/>
        <w:ind w:left="0"/>
        <w:rPr>
          <w:rFonts w:ascii="Times New Roman" w:hAnsi="Times New Roman" w:cs="Times New Roman"/>
          <w:sz w:val="16"/>
          <w:szCs w:val="16"/>
        </w:rPr>
      </w:pPr>
    </w:p>
    <w:p w14:paraId="45B15BE0" w14:textId="1804227A" w:rsidR="0018307A" w:rsidRPr="00DB24F5" w:rsidRDefault="003D43E4" w:rsidP="00EB0BC2">
      <w:pPr>
        <w:numPr>
          <w:ilvl w:val="0"/>
          <w:numId w:val="4"/>
        </w:numPr>
        <w:spacing w:before="0" w:after="0"/>
        <w:ind w:left="360" w:hanging="360"/>
        <w:contextualSpacing/>
        <w:rPr>
          <w:rFonts w:ascii="Times New Roman" w:eastAsiaTheme="minorHAnsi" w:hAnsi="Times New Roman" w:cs="Times New Roman"/>
          <w:b/>
          <w:bCs/>
          <w:sz w:val="24"/>
          <w:szCs w:val="24"/>
        </w:rPr>
      </w:pPr>
      <w:r w:rsidRPr="00DB24F5">
        <w:rPr>
          <w:rFonts w:ascii="Times New Roman" w:eastAsiaTheme="minorHAnsi" w:hAnsi="Times New Roman" w:cs="Times New Roman"/>
          <w:b/>
          <w:sz w:val="24"/>
          <w:szCs w:val="24"/>
        </w:rPr>
        <w:t>Ankimi</w:t>
      </w:r>
    </w:p>
    <w:p w14:paraId="616EDFBF" w14:textId="77777777" w:rsidR="0018307A" w:rsidRPr="00DB24F5" w:rsidRDefault="0018307A" w:rsidP="00EB0BC2">
      <w:pPr>
        <w:spacing w:before="0" w:after="0"/>
        <w:ind w:left="-90"/>
        <w:contextualSpacing/>
        <w:rPr>
          <w:rFonts w:ascii="Times New Roman" w:eastAsiaTheme="minorHAnsi" w:hAnsi="Times New Roman" w:cs="Times New Roman"/>
          <w:sz w:val="16"/>
          <w:szCs w:val="16"/>
        </w:rPr>
      </w:pPr>
    </w:p>
    <w:p w14:paraId="7426DE61" w14:textId="7F27F950" w:rsidR="001A3195" w:rsidRPr="00DB24F5" w:rsidRDefault="003D43E4" w:rsidP="00EB0BC2">
      <w:pPr>
        <w:numPr>
          <w:ilvl w:val="0"/>
          <w:numId w:val="3"/>
        </w:numPr>
        <w:spacing w:before="0" w:after="0"/>
        <w:ind w:left="0"/>
        <w:rPr>
          <w:ins w:id="31" w:author="Sokol Çomo" w:date="2025-05-02T08:44:00Z"/>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rPr>
        <w:t>Subjekti i rivlerësimit</w:t>
      </w:r>
      <w:r w:rsidR="00832C88" w:rsidRPr="00DB24F5">
        <w:rPr>
          <w:rFonts w:ascii="Times New Roman" w:eastAsiaTheme="minorHAnsi" w:hAnsi="Times New Roman" w:cs="Times New Roman"/>
          <w:sz w:val="24"/>
          <w:szCs w:val="24"/>
        </w:rPr>
        <w:t>, m</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dat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07.12.2022, ka paraqitur ankim </w:t>
      </w:r>
      <w:r w:rsidRPr="00DB24F5">
        <w:rPr>
          <w:rFonts w:ascii="Times New Roman" w:eastAsiaTheme="minorHAnsi" w:hAnsi="Times New Roman" w:cs="Times New Roman"/>
          <w:sz w:val="24"/>
          <w:szCs w:val="24"/>
        </w:rPr>
        <w:t>kundër</w:t>
      </w:r>
      <w:r w:rsidR="003604E8" w:rsidRPr="00DB24F5">
        <w:rPr>
          <w:rFonts w:ascii="Times New Roman" w:eastAsiaTheme="minorHAnsi" w:hAnsi="Times New Roman" w:cs="Times New Roman"/>
          <w:sz w:val="24"/>
          <w:szCs w:val="24"/>
        </w:rPr>
        <w:t xml:space="preserve"> </w:t>
      </w:r>
      <w:r w:rsidRPr="00DB24F5">
        <w:rPr>
          <w:rFonts w:ascii="Times New Roman" w:eastAsiaTheme="minorHAnsi" w:hAnsi="Times New Roman" w:cs="Times New Roman"/>
          <w:sz w:val="24"/>
          <w:szCs w:val="24"/>
        </w:rPr>
        <w:t>vendimit</w:t>
      </w:r>
      <w:r w:rsidR="003604E8" w:rsidRPr="00DB24F5">
        <w:rPr>
          <w:rFonts w:ascii="Times New Roman" w:eastAsiaTheme="minorHAnsi" w:hAnsi="Times New Roman" w:cs="Times New Roman"/>
          <w:sz w:val="24"/>
          <w:szCs w:val="24"/>
        </w:rPr>
        <w:t xml:space="preserve"> </w:t>
      </w:r>
      <w:r w:rsidRPr="00DB24F5">
        <w:rPr>
          <w:rFonts w:ascii="Times New Roman" w:eastAsiaTheme="minorHAnsi" w:hAnsi="Times New Roman" w:cs="Times New Roman"/>
          <w:sz w:val="24"/>
          <w:szCs w:val="24"/>
        </w:rPr>
        <w:t xml:space="preserve">të Komisionit nr. </w:t>
      </w:r>
      <w:r w:rsidR="00832C88" w:rsidRPr="00DB24F5">
        <w:rPr>
          <w:rFonts w:ascii="Times New Roman" w:eastAsiaTheme="minorHAnsi" w:hAnsi="Times New Roman" w:cs="Times New Roman"/>
          <w:sz w:val="24"/>
          <w:szCs w:val="24"/>
        </w:rPr>
        <w:t>565, dat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26.09.2022 duke </w:t>
      </w:r>
      <w:r w:rsidR="003604E8" w:rsidRPr="00DB24F5">
        <w:rPr>
          <w:rFonts w:ascii="Times New Roman" w:eastAsiaTheme="minorHAnsi" w:hAnsi="Times New Roman" w:cs="Times New Roman"/>
          <w:sz w:val="24"/>
          <w:szCs w:val="24"/>
        </w:rPr>
        <w:t>pretenduar se</w:t>
      </w:r>
      <w:ins w:id="32" w:author="Sokol Çomo" w:date="2025-05-02T08:44:00Z">
        <w:r w:rsidR="003604E8" w:rsidRPr="00DB24F5">
          <w:rPr>
            <w:rFonts w:ascii="Times New Roman" w:eastAsiaTheme="minorHAnsi" w:hAnsi="Times New Roman" w:cs="Times New Roman"/>
            <w:sz w:val="24"/>
            <w:szCs w:val="24"/>
          </w:rPr>
          <w:t xml:space="preserve"> </w:t>
        </w:r>
        <w:r w:rsidR="001A3195" w:rsidRPr="00DB24F5">
          <w:rPr>
            <w:rFonts w:ascii="Times New Roman" w:eastAsiaTheme="minorHAnsi" w:hAnsi="Times New Roman" w:cs="Times New Roman"/>
            <w:sz w:val="24"/>
            <w:szCs w:val="24"/>
          </w:rPr>
          <w:t>nuk</w:t>
        </w:r>
      </w:ins>
      <w:r w:rsidR="001A3195" w:rsidRPr="00DB24F5">
        <w:rPr>
          <w:rFonts w:ascii="Times New Roman" w:eastAsiaTheme="minorHAnsi" w:hAnsi="Times New Roman" w:cs="Times New Roman"/>
          <w:sz w:val="24"/>
          <w:szCs w:val="24"/>
        </w:rPr>
        <w:t xml:space="preserve"> </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sht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gjykuar nga nj</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trup</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gjykuese e </w:t>
      </w:r>
      <w:r w:rsidR="003604E8" w:rsidRPr="00DB24F5">
        <w:rPr>
          <w:rFonts w:ascii="Times New Roman" w:eastAsiaTheme="minorHAnsi" w:hAnsi="Times New Roman" w:cs="Times New Roman"/>
          <w:sz w:val="24"/>
          <w:szCs w:val="24"/>
        </w:rPr>
        <w:lastRenderedPageBreak/>
        <w:t>paanshme, n</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w:t>
      </w:r>
      <w:r w:rsidR="00733E36" w:rsidRPr="00DB24F5">
        <w:rPr>
          <w:rFonts w:ascii="Times New Roman" w:eastAsiaTheme="minorHAnsi" w:hAnsi="Times New Roman" w:cs="Times New Roman"/>
          <w:sz w:val="24"/>
          <w:szCs w:val="24"/>
        </w:rPr>
        <w:t>cenim</w:t>
      </w:r>
      <w:r w:rsidR="003604E8" w:rsidRPr="00DB24F5">
        <w:rPr>
          <w:rFonts w:ascii="Times New Roman" w:eastAsiaTheme="minorHAnsi" w:hAnsi="Times New Roman" w:cs="Times New Roman"/>
          <w:sz w:val="24"/>
          <w:szCs w:val="24"/>
        </w:rPr>
        <w:t xml:space="preserve"> 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parimit 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w:t>
      </w:r>
      <w:proofErr w:type="spellStart"/>
      <w:r w:rsidR="003604E8" w:rsidRPr="00DB24F5">
        <w:rPr>
          <w:rFonts w:ascii="Times New Roman" w:eastAsiaTheme="minorHAnsi" w:hAnsi="Times New Roman" w:cs="Times New Roman"/>
          <w:sz w:val="24"/>
          <w:szCs w:val="24"/>
        </w:rPr>
        <w:t>prezumimit</w:t>
      </w:r>
      <w:proofErr w:type="spellEnd"/>
      <w:r w:rsidR="003604E8" w:rsidRPr="00DB24F5">
        <w:rPr>
          <w:rFonts w:ascii="Times New Roman" w:eastAsiaTheme="minorHAnsi" w:hAnsi="Times New Roman" w:cs="Times New Roman"/>
          <w:sz w:val="24"/>
          <w:szCs w:val="24"/>
        </w:rPr>
        <w:t xml:space="preserve"> 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pafaj</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sis</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n</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procedimin disiplinor p</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r shkak 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rivler</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simit vet</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m me nj</w:t>
      </w:r>
      <w:r w:rsidR="00733E36" w:rsidRPr="00DB24F5">
        <w:rPr>
          <w:rFonts w:ascii="Times New Roman" w:eastAsiaTheme="minorHAnsi" w:hAnsi="Times New Roman" w:cs="Times New Roman"/>
          <w:sz w:val="24"/>
          <w:szCs w:val="24"/>
        </w:rPr>
        <w:t>ë</w:t>
      </w:r>
      <w:r w:rsidR="003604E8" w:rsidRPr="00DB24F5">
        <w:rPr>
          <w:rFonts w:ascii="Times New Roman" w:eastAsiaTheme="minorHAnsi" w:hAnsi="Times New Roman" w:cs="Times New Roman"/>
          <w:sz w:val="24"/>
          <w:szCs w:val="24"/>
        </w:rPr>
        <w:t xml:space="preserve"> kriter </w:t>
      </w:r>
      <w:r w:rsidR="00B95276" w:rsidRPr="00DB24F5">
        <w:rPr>
          <w:rFonts w:ascii="Times New Roman" w:eastAsiaTheme="minorHAnsi" w:hAnsi="Times New Roman" w:cs="Times New Roman"/>
          <w:sz w:val="24"/>
          <w:szCs w:val="24"/>
        </w:rPr>
        <w:t>dhe vendimmarrja ka qen</w:t>
      </w:r>
      <w:r w:rsidR="00C05B95" w:rsidRPr="00DB24F5">
        <w:rPr>
          <w:rFonts w:ascii="Times New Roman" w:eastAsiaTheme="minorHAnsi" w:hAnsi="Times New Roman" w:cs="Times New Roman"/>
          <w:sz w:val="24"/>
          <w:szCs w:val="24"/>
        </w:rPr>
        <w:t>ë</w:t>
      </w:r>
      <w:r w:rsidR="00201F2B" w:rsidRPr="00DB24F5">
        <w:rPr>
          <w:rFonts w:ascii="Times New Roman" w:eastAsiaTheme="minorHAnsi" w:hAnsi="Times New Roman" w:cs="Times New Roman"/>
          <w:sz w:val="24"/>
          <w:szCs w:val="24"/>
        </w:rPr>
        <w:t xml:space="preserve"> haptazi e</w:t>
      </w:r>
      <w:r w:rsidR="003604E8" w:rsidRPr="00DB24F5">
        <w:rPr>
          <w:rFonts w:ascii="Times New Roman" w:eastAsiaTheme="minorHAnsi" w:hAnsi="Times New Roman" w:cs="Times New Roman"/>
          <w:sz w:val="24"/>
          <w:szCs w:val="24"/>
        </w:rPr>
        <w:t xml:space="preserve"> paragjy</w:t>
      </w:r>
      <w:r w:rsidR="00201F2B" w:rsidRPr="00DB24F5">
        <w:rPr>
          <w:rFonts w:ascii="Times New Roman" w:eastAsiaTheme="minorHAnsi" w:hAnsi="Times New Roman" w:cs="Times New Roman"/>
          <w:sz w:val="24"/>
          <w:szCs w:val="24"/>
        </w:rPr>
        <w:t>kuar.</w:t>
      </w:r>
    </w:p>
    <w:p w14:paraId="41443AAA" w14:textId="5A89D114" w:rsidR="00733E36" w:rsidRPr="00DB24F5" w:rsidRDefault="00201F2B" w:rsidP="001A3195">
      <w:pPr>
        <w:spacing w:before="0" w:after="0"/>
        <w:rPr>
          <w:rFonts w:ascii="Times New Roman" w:eastAsiaTheme="minorHAnsi" w:hAnsi="Times New Roman" w:cs="Times New Roman"/>
          <w:bCs/>
          <w:sz w:val="24"/>
          <w:szCs w:val="24"/>
        </w:rPr>
        <w:pPrChange w:id="33" w:author="Sokol Çomo" w:date="2025-05-02T08:44:00Z">
          <w:pPr>
            <w:numPr>
              <w:numId w:val="3"/>
            </w:numPr>
            <w:spacing w:before="0" w:after="0"/>
            <w:ind w:hanging="360"/>
          </w:pPr>
        </w:pPrChange>
      </w:pPr>
      <w:r w:rsidRPr="00DB24F5">
        <w:rPr>
          <w:rFonts w:ascii="Times New Roman" w:eastAsiaTheme="minorHAnsi" w:hAnsi="Times New Roman" w:cs="Times New Roman"/>
          <w:sz w:val="24"/>
          <w:szCs w:val="24"/>
        </w:rPr>
        <w:t xml:space="preserve"> </w:t>
      </w:r>
    </w:p>
    <w:p w14:paraId="039BE02E" w14:textId="777AB166" w:rsidR="00B152CA" w:rsidRPr="00DB24F5" w:rsidRDefault="00733E36" w:rsidP="00EB0BC2">
      <w:pPr>
        <w:numPr>
          <w:ilvl w:val="1"/>
          <w:numId w:val="3"/>
        </w:numPr>
        <w:spacing w:before="0" w:after="0"/>
        <w:ind w:left="0" w:firstLine="0"/>
        <w:rPr>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rPr>
        <w:t xml:space="preserve">Subjekti nëpërmjet ankimit ka </w:t>
      </w:r>
      <w:r w:rsidR="00832C88" w:rsidRPr="00DB24F5">
        <w:rPr>
          <w:rFonts w:ascii="Times New Roman" w:eastAsiaTheme="minorHAnsi" w:hAnsi="Times New Roman" w:cs="Times New Roman"/>
          <w:sz w:val="24"/>
          <w:szCs w:val="24"/>
        </w:rPr>
        <w:t>k</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rkuar: </w:t>
      </w:r>
      <w:proofErr w:type="spellStart"/>
      <w:r w:rsidR="0018307A" w:rsidRPr="00DB24F5">
        <w:rPr>
          <w:rFonts w:ascii="Times New Roman" w:eastAsiaTheme="minorHAnsi" w:hAnsi="Times New Roman" w:cs="Times New Roman"/>
          <w:sz w:val="24"/>
          <w:szCs w:val="24"/>
        </w:rPr>
        <w:t>Riçeljen</w:t>
      </w:r>
      <w:proofErr w:type="spellEnd"/>
      <w:r w:rsidR="00832C88" w:rsidRPr="00DB24F5">
        <w:rPr>
          <w:rFonts w:ascii="Times New Roman" w:eastAsiaTheme="minorHAnsi" w:hAnsi="Times New Roman" w:cs="Times New Roman"/>
          <w:sz w:val="24"/>
          <w:szCs w:val="24"/>
        </w:rPr>
        <w:t xml:space="preserve"> e hetimit gjyq</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sor p</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r marrje prove me </w:t>
      </w:r>
      <w:r w:rsidR="0018307A" w:rsidRPr="00DB24F5">
        <w:rPr>
          <w:rFonts w:ascii="Times New Roman" w:eastAsiaTheme="minorHAnsi" w:hAnsi="Times New Roman" w:cs="Times New Roman"/>
          <w:sz w:val="24"/>
          <w:szCs w:val="24"/>
        </w:rPr>
        <w:t>dëshmitarë</w:t>
      </w:r>
      <w:r w:rsidR="00832C88" w:rsidRPr="00DB24F5">
        <w:rPr>
          <w:rFonts w:ascii="Times New Roman" w:eastAsiaTheme="minorHAnsi" w:hAnsi="Times New Roman" w:cs="Times New Roman"/>
          <w:sz w:val="24"/>
          <w:szCs w:val="24"/>
        </w:rPr>
        <w:t xml:space="preserve"> p</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r 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provuar faktin e p</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rfundimit 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punimeve 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apartamentit </w:t>
      </w:r>
      <w:r w:rsidR="006D1DF2" w:rsidRPr="00DB24F5">
        <w:rPr>
          <w:rFonts w:ascii="Times New Roman" w:eastAsiaTheme="minorHAnsi" w:hAnsi="Times New Roman" w:cs="Times New Roman"/>
          <w:sz w:val="24"/>
          <w:szCs w:val="24"/>
        </w:rPr>
        <w:t>n</w:t>
      </w:r>
      <w:r w:rsidR="0035652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Gjirokast</w:t>
      </w:r>
      <w:r w:rsidR="0018307A" w:rsidRPr="00DB24F5">
        <w:rPr>
          <w:rFonts w:ascii="Times New Roman" w:eastAsiaTheme="minorHAnsi" w:hAnsi="Times New Roman" w:cs="Times New Roman"/>
          <w:sz w:val="24"/>
          <w:szCs w:val="24"/>
        </w:rPr>
        <w:t>ë</w:t>
      </w:r>
      <w:r w:rsidR="006D1DF2" w:rsidRPr="00DB24F5">
        <w:rPr>
          <w:rFonts w:ascii="Times New Roman" w:eastAsiaTheme="minorHAnsi" w:hAnsi="Times New Roman" w:cs="Times New Roman"/>
          <w:sz w:val="24"/>
          <w:szCs w:val="24"/>
        </w:rPr>
        <w:t>r</w:t>
      </w:r>
      <w:r w:rsidR="00832C88" w:rsidRPr="00DB24F5">
        <w:rPr>
          <w:rFonts w:ascii="Times New Roman" w:eastAsiaTheme="minorHAnsi" w:hAnsi="Times New Roman" w:cs="Times New Roman"/>
          <w:sz w:val="24"/>
          <w:szCs w:val="24"/>
        </w:rPr>
        <w:t xml:space="preserve"> me kontribut shoq</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ror; Kryerjen e</w:t>
      </w:r>
      <w:r w:rsidR="0018307A" w:rsidRPr="00DB24F5">
        <w:rPr>
          <w:rFonts w:ascii="Times New Roman" w:eastAsiaTheme="minorHAnsi" w:hAnsi="Times New Roman" w:cs="Times New Roman"/>
          <w:sz w:val="24"/>
          <w:szCs w:val="24"/>
        </w:rPr>
        <w:t xml:space="preserve"> një</w:t>
      </w:r>
      <w:r w:rsidR="00832C88" w:rsidRPr="00DB24F5">
        <w:rPr>
          <w:rFonts w:ascii="Times New Roman" w:eastAsiaTheme="minorHAnsi" w:hAnsi="Times New Roman" w:cs="Times New Roman"/>
          <w:sz w:val="24"/>
          <w:szCs w:val="24"/>
        </w:rPr>
        <w:t xml:space="preserve"> </w:t>
      </w:r>
      <w:del w:id="34" w:author="Sokol Çomo" w:date="2025-05-02T08:44:00Z">
        <w:r w:rsidR="0018307A" w:rsidRPr="000725D8">
          <w:rPr>
            <w:rFonts w:ascii="Times New Roman" w:eastAsiaTheme="minorHAnsi" w:hAnsi="Times New Roman" w:cs="Times New Roman"/>
            <w:sz w:val="24"/>
            <w:szCs w:val="24"/>
          </w:rPr>
          <w:delText>analizën</w:delText>
        </w:r>
      </w:del>
      <w:ins w:id="35" w:author="Sokol Çomo" w:date="2025-05-02T08:44:00Z">
        <w:r w:rsidR="0018307A" w:rsidRPr="00DB24F5">
          <w:rPr>
            <w:rFonts w:ascii="Times New Roman" w:eastAsiaTheme="minorHAnsi" w:hAnsi="Times New Roman" w:cs="Times New Roman"/>
            <w:sz w:val="24"/>
            <w:szCs w:val="24"/>
          </w:rPr>
          <w:t>analiz</w:t>
        </w:r>
        <w:r w:rsidR="00D62916" w:rsidRPr="00DB24F5">
          <w:rPr>
            <w:rFonts w:ascii="Times New Roman" w:eastAsiaTheme="minorHAnsi" w:hAnsi="Times New Roman" w:cs="Times New Roman"/>
            <w:sz w:val="24"/>
            <w:szCs w:val="24"/>
          </w:rPr>
          <w:t>e</w:t>
        </w:r>
      </w:ins>
      <w:r w:rsidR="00832C88" w:rsidRPr="00DB24F5">
        <w:rPr>
          <w:rFonts w:ascii="Times New Roman" w:eastAsiaTheme="minorHAnsi" w:hAnsi="Times New Roman" w:cs="Times New Roman"/>
          <w:sz w:val="24"/>
          <w:szCs w:val="24"/>
        </w:rPr>
        <w:t xml:space="preserve"> t</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 re financiare </w:t>
      </w:r>
      <w:r w:rsidR="0018307A" w:rsidRPr="00DB24F5">
        <w:rPr>
          <w:rFonts w:ascii="Times New Roman" w:eastAsiaTheme="minorHAnsi" w:hAnsi="Times New Roman" w:cs="Times New Roman"/>
          <w:sz w:val="24"/>
          <w:szCs w:val="24"/>
        </w:rPr>
        <w:t>nga</w:t>
      </w:r>
      <w:r w:rsidR="00832C88" w:rsidRPr="00DB24F5">
        <w:rPr>
          <w:rFonts w:ascii="Times New Roman" w:eastAsiaTheme="minorHAnsi" w:hAnsi="Times New Roman" w:cs="Times New Roman"/>
          <w:sz w:val="24"/>
          <w:szCs w:val="24"/>
        </w:rPr>
        <w:t xml:space="preserve"> </w:t>
      </w:r>
      <w:r w:rsidR="0018307A" w:rsidRPr="00DB24F5">
        <w:rPr>
          <w:rFonts w:ascii="Times New Roman" w:eastAsiaTheme="minorHAnsi" w:hAnsi="Times New Roman" w:cs="Times New Roman"/>
          <w:sz w:val="24"/>
          <w:szCs w:val="24"/>
        </w:rPr>
        <w:t>N</w:t>
      </w:r>
      <w:r w:rsidR="00832C88" w:rsidRPr="00DB24F5">
        <w:rPr>
          <w:rFonts w:ascii="Times New Roman" w:eastAsiaTheme="minorHAnsi" w:hAnsi="Times New Roman" w:cs="Times New Roman"/>
          <w:sz w:val="24"/>
          <w:szCs w:val="24"/>
        </w:rPr>
        <w:t>j</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sia e </w:t>
      </w:r>
      <w:r w:rsidR="0018307A" w:rsidRPr="00DB24F5">
        <w:rPr>
          <w:rFonts w:ascii="Times New Roman" w:eastAsiaTheme="minorHAnsi" w:hAnsi="Times New Roman" w:cs="Times New Roman"/>
          <w:sz w:val="24"/>
          <w:szCs w:val="24"/>
        </w:rPr>
        <w:t>S</w:t>
      </w:r>
      <w:r w:rsidR="00832C88" w:rsidRPr="00DB24F5">
        <w:rPr>
          <w:rFonts w:ascii="Times New Roman" w:eastAsiaTheme="minorHAnsi" w:hAnsi="Times New Roman" w:cs="Times New Roman"/>
          <w:sz w:val="24"/>
          <w:szCs w:val="24"/>
        </w:rPr>
        <w:t>h</w:t>
      </w:r>
      <w:r w:rsidR="0018307A" w:rsidRPr="00DB24F5">
        <w:rPr>
          <w:rFonts w:ascii="Times New Roman" w:eastAsiaTheme="minorHAnsi" w:hAnsi="Times New Roman" w:cs="Times New Roman"/>
          <w:sz w:val="24"/>
          <w:szCs w:val="24"/>
        </w:rPr>
        <w:t>ë</w:t>
      </w:r>
      <w:r w:rsidR="00832C88" w:rsidRPr="00DB24F5">
        <w:rPr>
          <w:rFonts w:ascii="Times New Roman" w:eastAsiaTheme="minorHAnsi" w:hAnsi="Times New Roman" w:cs="Times New Roman"/>
          <w:sz w:val="24"/>
          <w:szCs w:val="24"/>
        </w:rPr>
        <w:t xml:space="preserve">rbimit </w:t>
      </w:r>
      <w:r w:rsidR="0018307A" w:rsidRPr="00DB24F5">
        <w:rPr>
          <w:rFonts w:ascii="Times New Roman" w:eastAsiaTheme="minorHAnsi" w:hAnsi="Times New Roman" w:cs="Times New Roman"/>
          <w:sz w:val="24"/>
          <w:szCs w:val="24"/>
        </w:rPr>
        <w:t>L</w:t>
      </w:r>
      <w:r w:rsidR="00832C88" w:rsidRPr="00DB24F5">
        <w:rPr>
          <w:rFonts w:ascii="Times New Roman" w:eastAsiaTheme="minorHAnsi" w:hAnsi="Times New Roman" w:cs="Times New Roman"/>
          <w:sz w:val="24"/>
          <w:szCs w:val="24"/>
        </w:rPr>
        <w:t xml:space="preserve">igjor; </w:t>
      </w:r>
      <w:r w:rsidR="0018307A" w:rsidRPr="00DB24F5">
        <w:rPr>
          <w:rFonts w:ascii="Times New Roman" w:eastAsiaTheme="minorHAnsi" w:hAnsi="Times New Roman" w:cs="Times New Roman"/>
          <w:sz w:val="24"/>
          <w:szCs w:val="24"/>
        </w:rPr>
        <w:t>Në</w:t>
      </w:r>
      <w:r w:rsidR="00832C88" w:rsidRPr="00DB24F5">
        <w:rPr>
          <w:rFonts w:ascii="Times New Roman" w:eastAsiaTheme="minorHAnsi" w:hAnsi="Times New Roman" w:cs="Times New Roman"/>
          <w:sz w:val="24"/>
          <w:szCs w:val="24"/>
        </w:rPr>
        <w:t xml:space="preserve">se </w:t>
      </w:r>
      <w:r w:rsidR="0018307A" w:rsidRPr="00DB24F5">
        <w:rPr>
          <w:rFonts w:ascii="Times New Roman" w:eastAsiaTheme="minorHAnsi" w:hAnsi="Times New Roman" w:cs="Times New Roman"/>
          <w:sz w:val="24"/>
          <w:szCs w:val="24"/>
        </w:rPr>
        <w:t>çmohet</w:t>
      </w:r>
      <w:r w:rsidR="00832C88" w:rsidRPr="00DB24F5">
        <w:rPr>
          <w:rFonts w:ascii="Times New Roman" w:eastAsiaTheme="minorHAnsi" w:hAnsi="Times New Roman" w:cs="Times New Roman"/>
          <w:sz w:val="24"/>
          <w:szCs w:val="24"/>
        </w:rPr>
        <w:t xml:space="preserve"> se vendimi </w:t>
      </w:r>
      <w:r w:rsidR="0018307A" w:rsidRPr="00DB24F5">
        <w:rPr>
          <w:rFonts w:ascii="Times New Roman" w:eastAsiaTheme="minorHAnsi" w:hAnsi="Times New Roman" w:cs="Times New Roman"/>
          <w:sz w:val="24"/>
          <w:szCs w:val="24"/>
        </w:rPr>
        <w:t>nr. 565, datë 26.09.2022 i Komisioni të Pavarur t</w:t>
      </w:r>
      <w:r w:rsidR="0035652A" w:rsidRPr="00DB24F5">
        <w:rPr>
          <w:rFonts w:ascii="Times New Roman" w:eastAsiaTheme="minorHAnsi" w:hAnsi="Times New Roman" w:cs="Times New Roman"/>
          <w:sz w:val="24"/>
          <w:szCs w:val="24"/>
        </w:rPr>
        <w:t>ë</w:t>
      </w:r>
      <w:r w:rsidR="0018307A" w:rsidRPr="00DB24F5">
        <w:rPr>
          <w:rFonts w:ascii="Times New Roman" w:eastAsiaTheme="minorHAnsi" w:hAnsi="Times New Roman" w:cs="Times New Roman"/>
          <w:sz w:val="24"/>
          <w:szCs w:val="24"/>
        </w:rPr>
        <w:t xml:space="preserve"> Kualifikimit nuk është </w:t>
      </w:r>
      <w:proofErr w:type="spellStart"/>
      <w:r w:rsidR="0018307A" w:rsidRPr="00DB24F5">
        <w:rPr>
          <w:rFonts w:ascii="Times New Roman" w:eastAsiaTheme="minorHAnsi" w:hAnsi="Times New Roman" w:cs="Times New Roman"/>
          <w:i/>
          <w:iCs/>
          <w:sz w:val="24"/>
          <w:szCs w:val="24"/>
        </w:rPr>
        <w:t>nul</w:t>
      </w:r>
      <w:proofErr w:type="spellEnd"/>
      <w:r w:rsidR="0018307A" w:rsidRPr="00DB24F5">
        <w:rPr>
          <w:rFonts w:ascii="Times New Roman" w:hAnsi="Times New Roman"/>
          <w:sz w:val="24"/>
          <w:rPrChange w:id="36" w:author="Sokol Çomo" w:date="2025-05-02T08:44:00Z">
            <w:rPr>
              <w:rFonts w:ascii="Times New Roman" w:hAnsi="Times New Roman"/>
              <w:i/>
              <w:sz w:val="24"/>
            </w:rPr>
          </w:rPrChange>
        </w:rPr>
        <w:t>,</w:t>
      </w:r>
      <w:r w:rsidR="0018307A" w:rsidRPr="00DB24F5">
        <w:rPr>
          <w:rFonts w:ascii="Times New Roman" w:eastAsiaTheme="minorHAnsi" w:hAnsi="Times New Roman" w:cs="Times New Roman"/>
          <w:sz w:val="24"/>
          <w:szCs w:val="24"/>
        </w:rPr>
        <w:t xml:space="preserve"> </w:t>
      </w:r>
      <w:del w:id="37" w:author="Sokol Çomo" w:date="2025-05-02T08:44:00Z">
        <w:r w:rsidR="00B95276" w:rsidRPr="000725D8">
          <w:rPr>
            <w:rFonts w:ascii="Times New Roman" w:eastAsiaTheme="minorHAnsi" w:hAnsi="Times New Roman" w:cs="Times New Roman"/>
            <w:sz w:val="24"/>
            <w:szCs w:val="24"/>
          </w:rPr>
          <w:delText xml:space="preserve">ka </w:delText>
        </w:r>
        <w:r w:rsidR="0018307A" w:rsidRPr="000725D8">
          <w:rPr>
            <w:rFonts w:ascii="Times New Roman" w:eastAsiaTheme="minorHAnsi" w:hAnsi="Times New Roman" w:cs="Times New Roman"/>
            <w:sz w:val="24"/>
            <w:szCs w:val="24"/>
          </w:rPr>
          <w:delText>kërk</w:delText>
        </w:r>
        <w:r w:rsidR="00B95276" w:rsidRPr="000725D8">
          <w:rPr>
            <w:rFonts w:ascii="Times New Roman" w:eastAsiaTheme="minorHAnsi" w:hAnsi="Times New Roman" w:cs="Times New Roman"/>
            <w:sz w:val="24"/>
            <w:szCs w:val="24"/>
          </w:rPr>
          <w:delText>uar</w:delText>
        </w:r>
        <w:r w:rsidR="0018307A" w:rsidRPr="000725D8">
          <w:rPr>
            <w:rFonts w:ascii="Times New Roman" w:eastAsiaTheme="minorHAnsi" w:hAnsi="Times New Roman" w:cs="Times New Roman"/>
            <w:sz w:val="24"/>
            <w:szCs w:val="24"/>
          </w:rPr>
          <w:delText>, pasi të</w:delText>
        </w:r>
      </w:del>
      <w:ins w:id="38" w:author="Sokol Çomo" w:date="2025-05-02T08:44:00Z">
        <w:r w:rsidR="0018307A" w:rsidRPr="00DB24F5">
          <w:rPr>
            <w:rFonts w:ascii="Times New Roman" w:eastAsiaTheme="minorHAnsi" w:hAnsi="Times New Roman" w:cs="Times New Roman"/>
            <w:sz w:val="24"/>
            <w:szCs w:val="24"/>
          </w:rPr>
          <w:t>pas</w:t>
        </w:r>
      </w:ins>
      <w:r w:rsidR="0018307A" w:rsidRPr="00DB24F5">
        <w:rPr>
          <w:rFonts w:ascii="Times New Roman" w:eastAsiaTheme="minorHAnsi" w:hAnsi="Times New Roman" w:cs="Times New Roman"/>
          <w:sz w:val="24"/>
          <w:szCs w:val="24"/>
        </w:rPr>
        <w:t xml:space="preserve"> përsë</w:t>
      </w:r>
      <w:r w:rsidR="00B95276" w:rsidRPr="00DB24F5">
        <w:rPr>
          <w:rFonts w:ascii="Times New Roman" w:eastAsiaTheme="minorHAnsi" w:hAnsi="Times New Roman" w:cs="Times New Roman"/>
          <w:sz w:val="24"/>
          <w:szCs w:val="24"/>
        </w:rPr>
        <w:t>ritjes së</w:t>
      </w:r>
      <w:r w:rsidR="0018307A" w:rsidRPr="00DB24F5">
        <w:rPr>
          <w:rFonts w:ascii="Times New Roman" w:eastAsiaTheme="minorHAnsi" w:hAnsi="Times New Roman" w:cs="Times New Roman"/>
          <w:sz w:val="24"/>
          <w:szCs w:val="24"/>
        </w:rPr>
        <w:t xml:space="preserve"> hetimi</w:t>
      </w:r>
      <w:r w:rsidR="00B95276" w:rsidRPr="00DB24F5">
        <w:rPr>
          <w:rFonts w:ascii="Times New Roman" w:eastAsiaTheme="minorHAnsi" w:hAnsi="Times New Roman" w:cs="Times New Roman"/>
          <w:sz w:val="24"/>
          <w:szCs w:val="24"/>
        </w:rPr>
        <w:t>t</w:t>
      </w:r>
      <w:r w:rsidR="0018307A" w:rsidRPr="00DB24F5">
        <w:rPr>
          <w:rFonts w:ascii="Times New Roman" w:eastAsiaTheme="minorHAnsi" w:hAnsi="Times New Roman" w:cs="Times New Roman"/>
          <w:sz w:val="24"/>
          <w:szCs w:val="24"/>
        </w:rPr>
        <w:t xml:space="preserve"> gjyqësor, pas marrjes së provave të reja dhe </w:t>
      </w:r>
      <w:r w:rsidR="00B95276" w:rsidRPr="00DB24F5">
        <w:rPr>
          <w:rFonts w:ascii="Times New Roman" w:eastAsiaTheme="minorHAnsi" w:hAnsi="Times New Roman" w:cs="Times New Roman"/>
          <w:sz w:val="24"/>
          <w:szCs w:val="24"/>
        </w:rPr>
        <w:t xml:space="preserve">kryerjes së </w:t>
      </w:r>
      <w:r w:rsidR="0018307A" w:rsidRPr="00DB24F5">
        <w:rPr>
          <w:rFonts w:ascii="Times New Roman" w:eastAsiaTheme="minorHAnsi" w:hAnsi="Times New Roman" w:cs="Times New Roman"/>
          <w:sz w:val="24"/>
          <w:szCs w:val="24"/>
        </w:rPr>
        <w:t>analizës së re financiare, prishjen e vendimit nr. 565, datë 26.09.2022</w:t>
      </w:r>
      <w:ins w:id="39" w:author="Sokol Çomo" w:date="2025-05-02T08:44:00Z">
        <w:r w:rsidR="00D62916" w:rsidRPr="00DB24F5">
          <w:rPr>
            <w:rFonts w:ascii="Times New Roman" w:eastAsiaTheme="minorHAnsi" w:hAnsi="Times New Roman" w:cs="Times New Roman"/>
            <w:sz w:val="24"/>
            <w:szCs w:val="24"/>
          </w:rPr>
          <w:t xml:space="preserve"> të Komisionit</w:t>
        </w:r>
      </w:ins>
      <w:r w:rsidR="0018307A" w:rsidRPr="00DB24F5">
        <w:rPr>
          <w:rFonts w:ascii="Times New Roman" w:eastAsiaTheme="minorHAnsi" w:hAnsi="Times New Roman" w:cs="Times New Roman"/>
          <w:sz w:val="24"/>
          <w:szCs w:val="24"/>
        </w:rPr>
        <w:t xml:space="preserve">, vlerësimin edhe për dy kriteret e tjerë dhe konfirmimin në detyrën e gjyqtarit të Gjykatës së Rrethit Gjyqësor Gjirokastër. </w:t>
      </w:r>
    </w:p>
    <w:p w14:paraId="0C2CA9BE" w14:textId="77777777" w:rsidR="00C8081B" w:rsidRPr="00DB24F5" w:rsidRDefault="00C8081B" w:rsidP="00EB0BC2">
      <w:pPr>
        <w:spacing w:before="0" w:after="0"/>
        <w:rPr>
          <w:rFonts w:ascii="Times New Roman" w:eastAsiaTheme="minorHAnsi" w:hAnsi="Times New Roman" w:cs="Times New Roman"/>
          <w:bCs/>
          <w:sz w:val="16"/>
          <w:szCs w:val="16"/>
        </w:rPr>
      </w:pPr>
    </w:p>
    <w:p w14:paraId="34A94AB7" w14:textId="56A08DB4" w:rsidR="00C8081B" w:rsidRPr="00DB24F5" w:rsidRDefault="00C8081B" w:rsidP="00EB0BC2">
      <w:pPr>
        <w:pStyle w:val="ListParagraph"/>
        <w:numPr>
          <w:ilvl w:val="0"/>
          <w:numId w:val="4"/>
        </w:numPr>
        <w:spacing w:before="0" w:after="0"/>
        <w:ind w:left="360" w:hanging="360"/>
        <w:rPr>
          <w:rFonts w:ascii="Times New Roman" w:eastAsiaTheme="minorHAnsi" w:hAnsi="Times New Roman" w:cs="Times New Roman"/>
          <w:bCs/>
          <w:sz w:val="24"/>
          <w:szCs w:val="24"/>
        </w:rPr>
      </w:pPr>
      <w:r w:rsidRPr="00DB24F5">
        <w:rPr>
          <w:rFonts w:ascii="Times New Roman" w:eastAsiaTheme="minorHAnsi" w:hAnsi="Times New Roman" w:cs="Times New Roman"/>
          <w:b/>
          <w:sz w:val="24"/>
          <w:szCs w:val="24"/>
        </w:rPr>
        <w:t>Vlerësimi i NJSHL në lidhje me formën e gjykimit.</w:t>
      </w:r>
    </w:p>
    <w:p w14:paraId="7D546468" w14:textId="77777777" w:rsidR="00561E32" w:rsidRPr="00DB24F5" w:rsidRDefault="00561E32" w:rsidP="00EB0BC2">
      <w:pPr>
        <w:spacing w:before="0" w:after="0"/>
        <w:rPr>
          <w:rFonts w:ascii="Times New Roman" w:eastAsiaTheme="minorHAnsi" w:hAnsi="Times New Roman" w:cs="Times New Roman"/>
          <w:bCs/>
          <w:sz w:val="16"/>
          <w:szCs w:val="16"/>
        </w:rPr>
      </w:pPr>
    </w:p>
    <w:p w14:paraId="101DA764" w14:textId="5BADFDDA" w:rsidR="00561E32" w:rsidRPr="00DB24F5" w:rsidRDefault="00561E32" w:rsidP="00EB0BC2">
      <w:pPr>
        <w:pStyle w:val="ListParagraph"/>
        <w:numPr>
          <w:ilvl w:val="0"/>
          <w:numId w:val="8"/>
        </w:numPr>
        <w:spacing w:before="0" w:after="0"/>
        <w:ind w:left="0" w:firstLine="0"/>
        <w:rPr>
          <w:rFonts w:ascii="Times New Roman" w:eastAsiaTheme="minorHAnsi" w:hAnsi="Times New Roman" w:cs="Times New Roman"/>
          <w:bCs/>
          <w:i/>
          <w:iCs/>
          <w:sz w:val="24"/>
          <w:szCs w:val="24"/>
        </w:rPr>
      </w:pPr>
      <w:r w:rsidRPr="00DB24F5">
        <w:rPr>
          <w:rFonts w:ascii="Times New Roman" w:eastAsiaTheme="minorHAnsi" w:hAnsi="Times New Roman" w:cs="Times New Roman"/>
          <w:bCs/>
          <w:i/>
          <w:iCs/>
          <w:sz w:val="24"/>
          <w:szCs w:val="24"/>
        </w:rPr>
        <w:t>Procesi gjyqësor n</w:t>
      </w:r>
      <w:r w:rsidR="00217A23" w:rsidRPr="00DB24F5">
        <w:rPr>
          <w:rFonts w:ascii="Times New Roman" w:eastAsiaTheme="minorHAnsi" w:hAnsi="Times New Roman" w:cs="Times New Roman"/>
          <w:bCs/>
          <w:i/>
          <w:iCs/>
          <w:sz w:val="24"/>
          <w:szCs w:val="24"/>
        </w:rPr>
        <w:t>ë</w:t>
      </w:r>
      <w:r w:rsidRPr="00DB24F5">
        <w:rPr>
          <w:rFonts w:ascii="Times New Roman" w:eastAsiaTheme="minorHAnsi" w:hAnsi="Times New Roman" w:cs="Times New Roman"/>
          <w:bCs/>
          <w:i/>
          <w:iCs/>
          <w:sz w:val="24"/>
          <w:szCs w:val="24"/>
        </w:rPr>
        <w:t xml:space="preserve"> Kolegjin e Posaçëm t</w:t>
      </w:r>
      <w:r w:rsidR="00217A23" w:rsidRPr="00DB24F5">
        <w:rPr>
          <w:rFonts w:ascii="Times New Roman" w:eastAsiaTheme="minorHAnsi" w:hAnsi="Times New Roman" w:cs="Times New Roman"/>
          <w:bCs/>
          <w:i/>
          <w:iCs/>
          <w:sz w:val="24"/>
          <w:szCs w:val="24"/>
        </w:rPr>
        <w:t>ë</w:t>
      </w:r>
      <w:r w:rsidRPr="00DB24F5">
        <w:rPr>
          <w:rFonts w:ascii="Times New Roman" w:eastAsiaTheme="minorHAnsi" w:hAnsi="Times New Roman" w:cs="Times New Roman"/>
          <w:bCs/>
          <w:i/>
          <w:iCs/>
          <w:sz w:val="24"/>
          <w:szCs w:val="24"/>
        </w:rPr>
        <w:t xml:space="preserve"> Apelimit</w:t>
      </w:r>
    </w:p>
    <w:p w14:paraId="7DABF519" w14:textId="77777777" w:rsidR="006D1DF2" w:rsidRPr="00DB24F5" w:rsidRDefault="006D1DF2" w:rsidP="00EB0BC2">
      <w:pPr>
        <w:spacing w:before="0" w:after="0"/>
        <w:rPr>
          <w:rFonts w:ascii="Times New Roman" w:eastAsiaTheme="minorHAnsi" w:hAnsi="Times New Roman" w:cs="Times New Roman"/>
          <w:bCs/>
          <w:sz w:val="16"/>
          <w:szCs w:val="16"/>
        </w:rPr>
      </w:pPr>
    </w:p>
    <w:p w14:paraId="348E3346" w14:textId="47050117" w:rsidR="00561E32" w:rsidRPr="00DB24F5" w:rsidRDefault="00C8081B" w:rsidP="00EB0BC2">
      <w:pPr>
        <w:numPr>
          <w:ilvl w:val="0"/>
          <w:numId w:val="3"/>
        </w:numPr>
        <w:spacing w:before="0" w:after="0"/>
        <w:ind w:left="0"/>
        <w:rPr>
          <w:rFonts w:ascii="Times New Roman" w:hAnsi="Times New Roman" w:cs="Times New Roman"/>
          <w:b/>
          <w:bCs/>
          <w:sz w:val="24"/>
          <w:szCs w:val="24"/>
        </w:rPr>
      </w:pPr>
      <w:r w:rsidRPr="00DB24F5">
        <w:rPr>
          <w:rFonts w:ascii="Times New Roman" w:eastAsiaTheme="minorHAnsi" w:hAnsi="Times New Roman" w:cs="Times New Roman"/>
          <w:kern w:val="2"/>
          <w:sz w:val="24"/>
          <w:szCs w:val="24"/>
          <w14:ligatures w14:val="standardContextual"/>
        </w:rPr>
        <w:t xml:space="preserve">Në përputhje me nenin 65, pika 1 e ligjit nr. 84/2016, si rregull, shqyrtimi i ankimit në rastin kur vendimi i Komisionit </w:t>
      </w:r>
      <w:proofErr w:type="spellStart"/>
      <w:r w:rsidRPr="00DB24F5">
        <w:rPr>
          <w:rFonts w:ascii="Times New Roman" w:eastAsiaTheme="minorHAnsi" w:hAnsi="Times New Roman" w:cs="Times New Roman"/>
          <w:kern w:val="2"/>
          <w:sz w:val="24"/>
          <w:szCs w:val="24"/>
          <w14:ligatures w14:val="standardContextual"/>
        </w:rPr>
        <w:t>ankimohet</w:t>
      </w:r>
      <w:proofErr w:type="spellEnd"/>
      <w:r w:rsidRPr="00DB24F5">
        <w:rPr>
          <w:rFonts w:ascii="Times New Roman" w:eastAsiaTheme="minorHAnsi" w:hAnsi="Times New Roman" w:cs="Times New Roman"/>
          <w:kern w:val="2"/>
          <w:sz w:val="24"/>
          <w:szCs w:val="24"/>
          <w14:ligatures w14:val="standardContextual"/>
        </w:rPr>
        <w:t xml:space="preserve"> nga subjekti i rivlerësimit, kryhet në dhomë këshillimi. Për</w:t>
      </w:r>
      <w:r w:rsidR="003B79CC" w:rsidRPr="00DB24F5">
        <w:rPr>
          <w:rFonts w:ascii="Times New Roman" w:eastAsiaTheme="minorHAnsi" w:hAnsi="Times New Roman" w:cs="Times New Roman"/>
          <w:kern w:val="2"/>
          <w:sz w:val="24"/>
          <w:szCs w:val="24"/>
          <w14:ligatures w14:val="standardContextual"/>
        </w:rPr>
        <w:t xml:space="preserve"> </w:t>
      </w:r>
      <w:r w:rsidRPr="00DB24F5">
        <w:rPr>
          <w:rFonts w:ascii="Times New Roman" w:eastAsiaTheme="minorHAnsi" w:hAnsi="Times New Roman" w:cs="Times New Roman"/>
          <w:kern w:val="2"/>
          <w:sz w:val="24"/>
          <w:szCs w:val="24"/>
          <w14:ligatures w14:val="standardContextual"/>
        </w:rPr>
        <w:t>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w:t>
      </w:r>
      <w:proofErr w:type="spellStart"/>
      <w:r w:rsidRPr="00DB24F5">
        <w:rPr>
          <w:rFonts w:ascii="Times New Roman" w:eastAsiaTheme="minorHAnsi" w:hAnsi="Times New Roman" w:cs="Times New Roman"/>
          <w:kern w:val="2"/>
          <w:sz w:val="24"/>
          <w:szCs w:val="24"/>
          <w14:ligatures w14:val="standardContextual"/>
        </w:rPr>
        <w:t>konkluduar</w:t>
      </w:r>
      <w:proofErr w:type="spellEnd"/>
      <w:r w:rsidRPr="00DB24F5">
        <w:rPr>
          <w:rFonts w:ascii="Times New Roman" w:eastAsiaTheme="minorHAnsi" w:hAnsi="Times New Roman" w:cs="Times New Roman"/>
          <w:kern w:val="2"/>
          <w:sz w:val="24"/>
          <w:szCs w:val="24"/>
          <w14:ligatures w14:val="standardContextual"/>
        </w:rPr>
        <w:t xml:space="preserve"> mbi form</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n e gjykimit 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çështjes si dhe p</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r 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evidentuar shkelje procedurale q</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do 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cenonin procesin e rregullt ligjor 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sanksionuar n</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nenin 42, pika 2 e </w:t>
      </w:r>
      <w:r w:rsidR="003B79CC" w:rsidRPr="00DB24F5">
        <w:rPr>
          <w:rFonts w:ascii="Times New Roman" w:eastAsiaTheme="minorHAnsi" w:hAnsi="Times New Roman" w:cs="Times New Roman"/>
          <w:kern w:val="2"/>
          <w:sz w:val="24"/>
          <w:szCs w:val="24"/>
          <w14:ligatures w14:val="standardContextual"/>
        </w:rPr>
        <w:t>Kushtetutës</w:t>
      </w:r>
      <w:r w:rsidRPr="00DB24F5">
        <w:rPr>
          <w:rFonts w:ascii="Times New Roman" w:eastAsiaTheme="minorHAnsi" w:hAnsi="Times New Roman" w:cs="Times New Roman"/>
          <w:kern w:val="2"/>
          <w:sz w:val="24"/>
          <w:szCs w:val="24"/>
          <w14:ligatures w14:val="standardContextual"/>
        </w:rPr>
        <w:t xml:space="preserve"> dhe nenit 2 t</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GJEDNJ</w:t>
      </w:r>
      <w:r w:rsidR="006D1DF2" w:rsidRPr="00DB24F5">
        <w:rPr>
          <w:rFonts w:ascii="Times New Roman" w:eastAsiaTheme="minorHAnsi" w:hAnsi="Times New Roman" w:cs="Times New Roman"/>
          <w:kern w:val="2"/>
          <w:sz w:val="24"/>
          <w:szCs w:val="24"/>
          <w14:ligatures w14:val="standardContextual"/>
        </w:rPr>
        <w:t xml:space="preserve">, u </w:t>
      </w:r>
      <w:r w:rsidR="0035652A" w:rsidRPr="00DB24F5">
        <w:rPr>
          <w:rFonts w:ascii="Times New Roman" w:eastAsiaTheme="minorHAnsi" w:hAnsi="Times New Roman" w:cs="Times New Roman"/>
          <w:kern w:val="2"/>
          <w:sz w:val="24"/>
          <w:szCs w:val="24"/>
          <w14:ligatures w14:val="standardContextual"/>
        </w:rPr>
        <w:t>morën</w:t>
      </w:r>
      <w:r w:rsidR="006D1DF2" w:rsidRPr="00DB24F5">
        <w:rPr>
          <w:rFonts w:ascii="Times New Roman" w:eastAsiaTheme="minorHAnsi" w:hAnsi="Times New Roman" w:cs="Times New Roman"/>
          <w:kern w:val="2"/>
          <w:sz w:val="24"/>
          <w:szCs w:val="24"/>
          <w14:ligatures w14:val="standardContextual"/>
        </w:rPr>
        <w:t xml:space="preserve"> n</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 xml:space="preserve"> </w:t>
      </w:r>
      <w:r w:rsidRPr="00DB24F5">
        <w:rPr>
          <w:rFonts w:ascii="Times New Roman" w:eastAsiaTheme="minorHAnsi" w:hAnsi="Times New Roman" w:cs="Times New Roman"/>
          <w:kern w:val="2"/>
          <w:sz w:val="24"/>
          <w:szCs w:val="24"/>
          <w14:ligatures w14:val="standardContextual"/>
        </w:rPr>
        <w:t>analiz</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fillimisht shkaqet e ankimit me natyr</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procedurale.</w:t>
      </w:r>
    </w:p>
    <w:p w14:paraId="2F3F28B9" w14:textId="77777777" w:rsidR="00074672" w:rsidRPr="00DB24F5" w:rsidRDefault="00074672" w:rsidP="00074672">
      <w:pPr>
        <w:spacing w:before="0" w:after="0"/>
        <w:rPr>
          <w:rFonts w:ascii="Times New Roman" w:hAnsi="Times New Roman" w:cs="Times New Roman"/>
          <w:sz w:val="16"/>
          <w:szCs w:val="16"/>
        </w:rPr>
      </w:pPr>
    </w:p>
    <w:p w14:paraId="074C1DD1" w14:textId="7B4F14D7" w:rsidR="001C189F" w:rsidRPr="00DB24F5" w:rsidRDefault="00C8081B" w:rsidP="00074672">
      <w:pPr>
        <w:numPr>
          <w:ilvl w:val="0"/>
          <w:numId w:val="3"/>
        </w:numPr>
        <w:spacing w:before="0" w:after="0"/>
        <w:ind w:left="0"/>
        <w:rPr>
          <w:rFonts w:ascii="Times New Roman" w:hAnsi="Times New Roman" w:cs="Times New Roman"/>
          <w:b/>
          <w:bCs/>
          <w:sz w:val="24"/>
          <w:szCs w:val="24"/>
        </w:rPr>
      </w:pPr>
      <w:r w:rsidRPr="00DB24F5">
        <w:rPr>
          <w:rFonts w:ascii="Times New Roman" w:eastAsiaTheme="minorHAnsi" w:hAnsi="Times New Roman" w:cs="Times New Roman"/>
          <w:kern w:val="2"/>
          <w:sz w:val="24"/>
          <w:szCs w:val="24"/>
          <w14:ligatures w14:val="standardContextual"/>
        </w:rPr>
        <w:t>Subjekti i rivler</w:t>
      </w:r>
      <w:r w:rsidR="0035652A"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simit pretend</w:t>
      </w:r>
      <w:r w:rsidR="00C3627E" w:rsidRPr="00DB24F5">
        <w:rPr>
          <w:rFonts w:ascii="Times New Roman" w:eastAsiaTheme="minorHAnsi" w:hAnsi="Times New Roman" w:cs="Times New Roman"/>
          <w:kern w:val="2"/>
          <w:sz w:val="24"/>
          <w:szCs w:val="24"/>
          <w14:ligatures w14:val="standardContextual"/>
        </w:rPr>
        <w:t>on</w:t>
      </w:r>
      <w:r w:rsidRPr="00DB24F5">
        <w:rPr>
          <w:rFonts w:ascii="Times New Roman" w:eastAsiaTheme="minorHAnsi" w:hAnsi="Times New Roman" w:cs="Times New Roman"/>
          <w:kern w:val="2"/>
          <w:sz w:val="24"/>
          <w:szCs w:val="24"/>
          <w14:ligatures w14:val="standardContextual"/>
        </w:rPr>
        <w:t xml:space="preserve"> se</w:t>
      </w:r>
      <w:r w:rsidR="009B6DEE" w:rsidRPr="00DB24F5">
        <w:rPr>
          <w:rFonts w:ascii="Times New Roman" w:eastAsiaTheme="minorHAnsi" w:hAnsi="Times New Roman" w:cs="Times New Roman"/>
          <w:kern w:val="2"/>
          <w:sz w:val="24"/>
          <w:szCs w:val="24"/>
          <w14:ligatures w14:val="standardContextual"/>
        </w:rPr>
        <w:t xml:space="preserve"> vendimi i Komisionit </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sht</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absolutisht i pavlefsh</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m dhe i gjith</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procesi </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sht</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absolutisht i pavlefsh</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m pasi </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sht</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gjykuar nga nj</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w:t>
      </w:r>
      <w:r w:rsidR="003B79CC" w:rsidRPr="00DB24F5">
        <w:rPr>
          <w:rFonts w:ascii="Times New Roman" w:eastAsiaTheme="minorHAnsi" w:hAnsi="Times New Roman" w:cs="Times New Roman"/>
          <w:kern w:val="2"/>
          <w:sz w:val="24"/>
          <w:szCs w:val="24"/>
          <w14:ligatures w14:val="standardContextual"/>
        </w:rPr>
        <w:t xml:space="preserve">anëtare e cila nuk </w:t>
      </w:r>
      <w:r w:rsidR="009B6DEE" w:rsidRPr="00DB24F5">
        <w:rPr>
          <w:rFonts w:ascii="Times New Roman" w:eastAsiaTheme="minorHAnsi" w:hAnsi="Times New Roman" w:cs="Times New Roman"/>
          <w:kern w:val="2"/>
          <w:sz w:val="24"/>
          <w:szCs w:val="24"/>
          <w14:ligatures w14:val="standardContextual"/>
        </w:rPr>
        <w:t>duhet t</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ishte aty e aq m</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 pak ta gjykonte at</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Subjekti pretendon se ka k</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rkuar p</w:t>
      </w:r>
      <w:r w:rsidR="0035652A" w:rsidRPr="00DB24F5">
        <w:rPr>
          <w:rFonts w:ascii="Times New Roman" w:eastAsiaTheme="minorHAnsi" w:hAnsi="Times New Roman" w:cs="Times New Roman"/>
          <w:kern w:val="2"/>
          <w:sz w:val="24"/>
          <w:szCs w:val="24"/>
          <w14:ligatures w14:val="standardContextual"/>
        </w:rPr>
        <w:t>ë</w:t>
      </w:r>
      <w:r w:rsidR="009B6DEE" w:rsidRPr="00DB24F5">
        <w:rPr>
          <w:rFonts w:ascii="Times New Roman" w:eastAsiaTheme="minorHAnsi" w:hAnsi="Times New Roman" w:cs="Times New Roman"/>
          <w:kern w:val="2"/>
          <w:sz w:val="24"/>
          <w:szCs w:val="24"/>
          <w14:ligatures w14:val="standardContextual"/>
        </w:rPr>
        <w:t xml:space="preserve">rjashtimin e </w:t>
      </w:r>
      <w:proofErr w:type="spellStart"/>
      <w:r w:rsidR="009B6DEE" w:rsidRPr="00DB24F5">
        <w:rPr>
          <w:rFonts w:ascii="Times New Roman" w:eastAsiaTheme="minorHAnsi" w:hAnsi="Times New Roman" w:cs="Times New Roman"/>
          <w:kern w:val="2"/>
          <w:sz w:val="24"/>
          <w:szCs w:val="24"/>
          <w14:ligatures w14:val="standardContextual"/>
        </w:rPr>
        <w:t>komisioneres</w:t>
      </w:r>
      <w:proofErr w:type="spellEnd"/>
      <w:r w:rsidR="009B6DEE" w:rsidRPr="00DB24F5">
        <w:rPr>
          <w:rFonts w:ascii="Times New Roman" w:eastAsiaTheme="minorHAnsi" w:hAnsi="Times New Roman" w:cs="Times New Roman"/>
          <w:kern w:val="2"/>
          <w:sz w:val="24"/>
          <w:szCs w:val="24"/>
          <w14:ligatures w14:val="standardContextual"/>
        </w:rPr>
        <w:t xml:space="preserve"> </w:t>
      </w:r>
      <w:proofErr w:type="spellStart"/>
      <w:r w:rsidR="009B6DEE" w:rsidRPr="00DB24F5">
        <w:rPr>
          <w:rFonts w:ascii="Times New Roman" w:eastAsiaTheme="minorHAnsi" w:hAnsi="Times New Roman" w:cs="Times New Roman"/>
          <w:kern w:val="2"/>
          <w:sz w:val="24"/>
          <w:szCs w:val="24"/>
          <w14:ligatures w14:val="standardContextual"/>
        </w:rPr>
        <w:t>Etleda</w:t>
      </w:r>
      <w:proofErr w:type="spellEnd"/>
      <w:r w:rsidR="009B6DEE" w:rsidRPr="00DB24F5">
        <w:rPr>
          <w:rFonts w:ascii="Times New Roman" w:eastAsiaTheme="minorHAnsi" w:hAnsi="Times New Roman" w:cs="Times New Roman"/>
          <w:kern w:val="2"/>
          <w:sz w:val="24"/>
          <w:szCs w:val="24"/>
          <w14:ligatures w14:val="standardContextual"/>
        </w:rPr>
        <w:t xml:space="preserve"> </w:t>
      </w:r>
      <w:r w:rsidR="006A42A3" w:rsidRPr="00DB24F5">
        <w:rPr>
          <w:rFonts w:ascii="Times New Roman" w:eastAsiaTheme="minorHAnsi" w:hAnsi="Times New Roman" w:cs="Times New Roman"/>
          <w:kern w:val="2"/>
          <w:sz w:val="24"/>
          <w:szCs w:val="24"/>
          <w14:ligatures w14:val="standardContextual"/>
        </w:rPr>
        <w:t>Ç</w:t>
      </w:r>
      <w:r w:rsidR="009B6DEE" w:rsidRPr="00DB24F5">
        <w:rPr>
          <w:rFonts w:ascii="Times New Roman" w:eastAsiaTheme="minorHAnsi" w:hAnsi="Times New Roman" w:cs="Times New Roman"/>
          <w:kern w:val="2"/>
          <w:sz w:val="24"/>
          <w:szCs w:val="24"/>
          <w14:ligatures w14:val="standardContextual"/>
        </w:rPr>
        <w:t xml:space="preserve">iftja </w:t>
      </w:r>
      <w:r w:rsidR="003B79CC" w:rsidRPr="00DB24F5">
        <w:rPr>
          <w:rFonts w:ascii="Times New Roman" w:eastAsiaTheme="minorHAnsi" w:hAnsi="Times New Roman" w:cs="Times New Roman"/>
          <w:kern w:val="2"/>
          <w:sz w:val="24"/>
          <w:szCs w:val="24"/>
          <w14:ligatures w14:val="standardContextual"/>
        </w:rPr>
        <w:t xml:space="preserve">pasi ajo ka </w:t>
      </w:r>
      <w:r w:rsidR="0035652A" w:rsidRPr="00DB24F5">
        <w:rPr>
          <w:rFonts w:ascii="Times New Roman" w:eastAsiaTheme="minorHAnsi" w:hAnsi="Times New Roman" w:cs="Times New Roman"/>
          <w:kern w:val="2"/>
          <w:sz w:val="24"/>
          <w:szCs w:val="24"/>
          <w14:ligatures w14:val="standardContextual"/>
        </w:rPr>
        <w:t>qenë</w:t>
      </w:r>
      <w:r w:rsidR="003B79CC" w:rsidRPr="00DB24F5">
        <w:rPr>
          <w:rFonts w:ascii="Times New Roman" w:eastAsiaTheme="minorHAnsi" w:hAnsi="Times New Roman" w:cs="Times New Roman"/>
          <w:kern w:val="2"/>
          <w:sz w:val="24"/>
          <w:szCs w:val="24"/>
          <w14:ligatures w14:val="standardContextual"/>
        </w:rPr>
        <w:t xml:space="preserve"> n</w:t>
      </w:r>
      <w:r w:rsidR="0035652A" w:rsidRPr="00DB24F5">
        <w:rPr>
          <w:rFonts w:ascii="Times New Roman" w:eastAsiaTheme="minorHAnsi" w:hAnsi="Times New Roman" w:cs="Times New Roman"/>
          <w:kern w:val="2"/>
          <w:sz w:val="24"/>
          <w:szCs w:val="24"/>
          <w14:ligatures w14:val="standardContextual"/>
        </w:rPr>
        <w:t>ë</w:t>
      </w:r>
      <w:r w:rsidR="003B79CC" w:rsidRPr="00DB24F5">
        <w:rPr>
          <w:rFonts w:ascii="Times New Roman" w:eastAsiaTheme="minorHAnsi" w:hAnsi="Times New Roman" w:cs="Times New Roman"/>
          <w:kern w:val="2"/>
          <w:sz w:val="24"/>
          <w:szCs w:val="24"/>
          <w14:ligatures w14:val="standardContextual"/>
        </w:rPr>
        <w:t xml:space="preserve"> kushtet e konfliktit t</w:t>
      </w:r>
      <w:r w:rsidR="0035652A" w:rsidRPr="00DB24F5">
        <w:rPr>
          <w:rFonts w:ascii="Times New Roman" w:eastAsiaTheme="minorHAnsi" w:hAnsi="Times New Roman" w:cs="Times New Roman"/>
          <w:kern w:val="2"/>
          <w:sz w:val="24"/>
          <w:szCs w:val="24"/>
          <w14:ligatures w14:val="standardContextual"/>
        </w:rPr>
        <w:t>ë</w:t>
      </w:r>
      <w:r w:rsidR="003B79CC" w:rsidRPr="00DB24F5">
        <w:rPr>
          <w:rFonts w:ascii="Times New Roman" w:eastAsiaTheme="minorHAnsi" w:hAnsi="Times New Roman" w:cs="Times New Roman"/>
          <w:kern w:val="2"/>
          <w:sz w:val="24"/>
          <w:szCs w:val="24"/>
          <w14:ligatures w14:val="standardContextual"/>
        </w:rPr>
        <w:t xml:space="preserve"> hapur t</w:t>
      </w:r>
      <w:r w:rsidR="0035652A" w:rsidRPr="00DB24F5">
        <w:rPr>
          <w:rFonts w:ascii="Times New Roman" w:eastAsiaTheme="minorHAnsi" w:hAnsi="Times New Roman" w:cs="Times New Roman"/>
          <w:kern w:val="2"/>
          <w:sz w:val="24"/>
          <w:szCs w:val="24"/>
          <w14:ligatures w14:val="standardContextual"/>
        </w:rPr>
        <w:t>ë</w:t>
      </w:r>
      <w:r w:rsidR="003B79CC" w:rsidRPr="00DB24F5">
        <w:rPr>
          <w:rFonts w:ascii="Times New Roman" w:eastAsiaTheme="minorHAnsi" w:hAnsi="Times New Roman" w:cs="Times New Roman"/>
          <w:kern w:val="2"/>
          <w:sz w:val="24"/>
          <w:szCs w:val="24"/>
          <w14:ligatures w14:val="standardContextual"/>
        </w:rPr>
        <w:t xml:space="preserve"> interesit p</w:t>
      </w:r>
      <w:r w:rsidR="0035652A" w:rsidRPr="00DB24F5">
        <w:rPr>
          <w:rFonts w:ascii="Times New Roman" w:eastAsiaTheme="minorHAnsi" w:hAnsi="Times New Roman" w:cs="Times New Roman"/>
          <w:kern w:val="2"/>
          <w:sz w:val="24"/>
          <w:szCs w:val="24"/>
          <w14:ligatures w14:val="standardContextual"/>
        </w:rPr>
        <w:t>ë</w:t>
      </w:r>
      <w:r w:rsidR="003B79CC" w:rsidRPr="00DB24F5">
        <w:rPr>
          <w:rFonts w:ascii="Times New Roman" w:eastAsiaTheme="minorHAnsi" w:hAnsi="Times New Roman" w:cs="Times New Roman"/>
          <w:kern w:val="2"/>
          <w:sz w:val="24"/>
          <w:szCs w:val="24"/>
          <w14:ligatures w14:val="standardContextual"/>
        </w:rPr>
        <w:t xml:space="preserve">r shkak </w:t>
      </w:r>
      <w:r w:rsidR="006D1DF2" w:rsidRPr="00DB24F5">
        <w:rPr>
          <w:rFonts w:ascii="Times New Roman" w:eastAsiaTheme="minorHAnsi" w:hAnsi="Times New Roman" w:cs="Times New Roman"/>
          <w:kern w:val="2"/>
          <w:sz w:val="24"/>
          <w:szCs w:val="24"/>
          <w14:ligatures w14:val="standardContextual"/>
        </w:rPr>
        <w:t>se ka pasur t</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 xml:space="preserve"> nj</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jt</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n situat</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 xml:space="preserve"> p</w:t>
      </w:r>
      <w:r w:rsidR="0035652A" w:rsidRPr="00DB24F5">
        <w:rPr>
          <w:rFonts w:ascii="Times New Roman" w:eastAsiaTheme="minorHAnsi" w:hAnsi="Times New Roman" w:cs="Times New Roman"/>
          <w:kern w:val="2"/>
          <w:sz w:val="24"/>
          <w:szCs w:val="24"/>
          <w14:ligatures w14:val="standardContextual"/>
        </w:rPr>
        <w:t>ë</w:t>
      </w:r>
      <w:r w:rsidR="006D1DF2" w:rsidRPr="00DB24F5">
        <w:rPr>
          <w:rFonts w:ascii="Times New Roman" w:eastAsiaTheme="minorHAnsi" w:hAnsi="Times New Roman" w:cs="Times New Roman"/>
          <w:kern w:val="2"/>
          <w:sz w:val="24"/>
          <w:szCs w:val="24"/>
          <w14:ligatures w14:val="standardContextual"/>
        </w:rPr>
        <w:t>r fshehje pasurie.</w:t>
      </w:r>
      <w:r w:rsidR="00CA51C4" w:rsidRPr="00DB24F5">
        <w:rPr>
          <w:rFonts w:ascii="Times New Roman" w:eastAsiaTheme="minorHAnsi" w:hAnsi="Times New Roman" w:cs="Times New Roman"/>
          <w:kern w:val="2"/>
          <w:sz w:val="24"/>
          <w:szCs w:val="24"/>
          <w14:ligatures w14:val="standardContextual"/>
        </w:rPr>
        <w:t xml:space="preserve"> </w:t>
      </w:r>
      <w:r w:rsidR="006D1DF2" w:rsidRPr="00DB24F5">
        <w:rPr>
          <w:rFonts w:ascii="Times New Roman" w:eastAsiaTheme="minorHAnsi" w:hAnsi="Times New Roman" w:cs="Times New Roman"/>
          <w:kern w:val="2"/>
          <w:sz w:val="24"/>
          <w:szCs w:val="24"/>
          <w14:ligatures w14:val="standardContextual"/>
        </w:rPr>
        <w:t>Sipas</w:t>
      </w:r>
      <w:r w:rsidR="001C189F" w:rsidRPr="00DB24F5">
        <w:rPr>
          <w:rFonts w:ascii="Times New Roman" w:eastAsiaTheme="minorHAnsi" w:hAnsi="Times New Roman" w:cs="Times New Roman"/>
          <w:kern w:val="2"/>
          <w:sz w:val="24"/>
          <w:szCs w:val="24"/>
          <w14:ligatures w14:val="standardContextual"/>
        </w:rPr>
        <w:t xml:space="preserve"> </w:t>
      </w:r>
      <w:r w:rsidR="006D1DF2" w:rsidRPr="00DB24F5">
        <w:rPr>
          <w:rFonts w:ascii="Times New Roman" w:eastAsiaTheme="minorHAnsi" w:hAnsi="Times New Roman" w:cs="Times New Roman"/>
          <w:kern w:val="2"/>
          <w:sz w:val="24"/>
          <w:szCs w:val="24"/>
          <w14:ligatures w14:val="standardContextual"/>
        </w:rPr>
        <w:t xml:space="preserve">subjektit, </w:t>
      </w:r>
      <w:r w:rsidR="001C189F" w:rsidRPr="00DB24F5">
        <w:rPr>
          <w:rFonts w:ascii="Times New Roman" w:eastAsiaTheme="minorHAnsi" w:hAnsi="Times New Roman" w:cs="Times New Roman"/>
          <w:kern w:val="2"/>
          <w:sz w:val="24"/>
          <w:szCs w:val="24"/>
          <w14:ligatures w14:val="standardContextual"/>
        </w:rPr>
        <w:t>i gjith</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 xml:space="preserve"> procesi i saj i </w:t>
      </w:r>
      <w:r w:rsidR="00E718B8" w:rsidRPr="00DB24F5">
        <w:rPr>
          <w:rFonts w:ascii="Times New Roman" w:eastAsiaTheme="minorHAnsi" w:hAnsi="Times New Roman" w:cs="Times New Roman"/>
          <w:kern w:val="2"/>
          <w:sz w:val="24"/>
          <w:szCs w:val="24"/>
          <w14:ligatures w14:val="standardContextual"/>
        </w:rPr>
        <w:t>rivlerësimit</w:t>
      </w:r>
      <w:r w:rsidR="001C189F" w:rsidRPr="00DB24F5">
        <w:rPr>
          <w:rFonts w:ascii="Times New Roman" w:eastAsiaTheme="minorHAnsi" w:hAnsi="Times New Roman" w:cs="Times New Roman"/>
          <w:kern w:val="2"/>
          <w:sz w:val="24"/>
          <w:szCs w:val="24"/>
          <w14:ligatures w14:val="standardContextual"/>
        </w:rPr>
        <w:t xml:space="preserve"> </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sht</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 xml:space="preserve"> </w:t>
      </w:r>
      <w:r w:rsidR="001C189F" w:rsidRPr="00DB24F5">
        <w:rPr>
          <w:rFonts w:ascii="Times New Roman" w:eastAsiaTheme="minorHAnsi" w:hAnsi="Times New Roman" w:cs="Times New Roman"/>
          <w:i/>
          <w:iCs/>
          <w:kern w:val="2"/>
          <w:sz w:val="24"/>
          <w:szCs w:val="24"/>
          <w14:ligatures w14:val="standardContextual"/>
        </w:rPr>
        <w:t>“korruptuar”</w:t>
      </w:r>
      <w:r w:rsidR="001C189F" w:rsidRPr="00DB24F5">
        <w:rPr>
          <w:rFonts w:ascii="Times New Roman" w:eastAsiaTheme="minorHAnsi" w:hAnsi="Times New Roman" w:cs="Times New Roman"/>
          <w:kern w:val="2"/>
          <w:sz w:val="24"/>
          <w:szCs w:val="24"/>
          <w14:ligatures w14:val="standardContextual"/>
        </w:rPr>
        <w:t xml:space="preserve"> p</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r</w:t>
      </w:r>
      <w:r w:rsidR="00E718B8" w:rsidRPr="00DB24F5">
        <w:rPr>
          <w:rFonts w:ascii="Times New Roman" w:eastAsiaTheme="minorHAnsi" w:hAnsi="Times New Roman" w:cs="Times New Roman"/>
          <w:kern w:val="2"/>
          <w:sz w:val="24"/>
          <w:szCs w:val="24"/>
          <w14:ligatures w14:val="standardContextual"/>
        </w:rPr>
        <w:t xml:space="preserve"> shkak </w:t>
      </w:r>
      <w:r w:rsidR="001C189F" w:rsidRPr="00DB24F5">
        <w:rPr>
          <w:rFonts w:ascii="Times New Roman" w:eastAsiaTheme="minorHAnsi" w:hAnsi="Times New Roman" w:cs="Times New Roman"/>
          <w:kern w:val="2"/>
          <w:sz w:val="24"/>
          <w:szCs w:val="24"/>
          <w14:ligatures w14:val="standardContextual"/>
        </w:rPr>
        <w:t>t</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 xml:space="preserve"> k</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 xml:space="preserve">tij fakti dhe se vendimi i Komisionit </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sht</w:t>
      </w:r>
      <w:r w:rsidR="00E718B8" w:rsidRPr="00DB24F5">
        <w:rPr>
          <w:rFonts w:ascii="Times New Roman" w:eastAsiaTheme="minorHAnsi" w:hAnsi="Times New Roman" w:cs="Times New Roman"/>
          <w:kern w:val="2"/>
          <w:sz w:val="24"/>
          <w:szCs w:val="24"/>
          <w14:ligatures w14:val="standardContextual"/>
        </w:rPr>
        <w:t>ë</w:t>
      </w:r>
      <w:r w:rsidR="001C189F" w:rsidRPr="00DB24F5">
        <w:rPr>
          <w:rFonts w:ascii="Times New Roman" w:eastAsiaTheme="minorHAnsi" w:hAnsi="Times New Roman" w:cs="Times New Roman"/>
          <w:kern w:val="2"/>
          <w:sz w:val="24"/>
          <w:szCs w:val="24"/>
          <w14:ligatures w14:val="standardContextual"/>
        </w:rPr>
        <w:t xml:space="preserve"> </w:t>
      </w:r>
      <w:proofErr w:type="spellStart"/>
      <w:r w:rsidR="001C189F" w:rsidRPr="00DB24F5">
        <w:rPr>
          <w:rFonts w:ascii="Times New Roman" w:eastAsiaTheme="minorHAnsi" w:hAnsi="Times New Roman" w:cs="Times New Roman"/>
          <w:i/>
          <w:iCs/>
          <w:kern w:val="2"/>
          <w:sz w:val="24"/>
          <w:szCs w:val="24"/>
          <w14:ligatures w14:val="standardContextual"/>
        </w:rPr>
        <w:t>nul</w:t>
      </w:r>
      <w:proofErr w:type="spellEnd"/>
      <w:r w:rsidR="00E718B8" w:rsidRPr="00DB24F5">
        <w:rPr>
          <w:rFonts w:ascii="Times New Roman" w:eastAsiaTheme="minorHAnsi" w:hAnsi="Times New Roman" w:cs="Times New Roman"/>
          <w:kern w:val="2"/>
          <w:sz w:val="24"/>
          <w:szCs w:val="24"/>
          <w14:ligatures w14:val="standardContextual"/>
        </w:rPr>
        <w:t xml:space="preserve"> dhe se </w:t>
      </w:r>
      <w:r w:rsidR="00E718B8" w:rsidRPr="00DB24F5">
        <w:rPr>
          <w:rFonts w:ascii="Times New Roman" w:hAnsi="Times New Roman" w:cs="Times New Roman"/>
          <w:sz w:val="24"/>
          <w:szCs w:val="24"/>
        </w:rPr>
        <w:t>është cenuar e drejta për një proces të rregullt në drejtim të hetimit dhe gjykimit nga një trupë gjykuese</w:t>
      </w:r>
      <w:ins w:id="40" w:author="Sokol Çomo" w:date="2025-05-02T08:44:00Z">
        <w:r w:rsidR="00D62916" w:rsidRPr="00DB24F5">
          <w:rPr>
            <w:rFonts w:ascii="Times New Roman" w:hAnsi="Times New Roman" w:cs="Times New Roman"/>
            <w:sz w:val="24"/>
            <w:szCs w:val="24"/>
          </w:rPr>
          <w:t xml:space="preserve"> e pavarur dhe e paanshme</w:t>
        </w:r>
      </w:ins>
      <w:r w:rsidR="002B6C84" w:rsidRPr="00DB24F5">
        <w:rPr>
          <w:rFonts w:ascii="Times New Roman" w:hAnsi="Times New Roman" w:cs="Times New Roman"/>
          <w:sz w:val="24"/>
          <w:szCs w:val="24"/>
        </w:rPr>
        <w:t>.</w:t>
      </w:r>
    </w:p>
    <w:p w14:paraId="0A1952F6" w14:textId="77777777" w:rsidR="00074672" w:rsidRPr="00DB24F5" w:rsidRDefault="00074672" w:rsidP="00074672">
      <w:pPr>
        <w:spacing w:before="0" w:after="0"/>
        <w:rPr>
          <w:rFonts w:ascii="Times New Roman" w:hAnsi="Times New Roman" w:cs="Times New Roman"/>
          <w:b/>
          <w:bCs/>
          <w:sz w:val="16"/>
          <w:szCs w:val="16"/>
        </w:rPr>
      </w:pPr>
    </w:p>
    <w:p w14:paraId="6823D662" w14:textId="38F47CB5" w:rsidR="00C05B95" w:rsidRPr="00DB24F5" w:rsidRDefault="001C189F" w:rsidP="00074672">
      <w:pPr>
        <w:numPr>
          <w:ilvl w:val="1"/>
          <w:numId w:val="3"/>
        </w:numPr>
        <w:spacing w:before="0" w:after="0"/>
        <w:ind w:left="0" w:firstLine="0"/>
        <w:rPr>
          <w:rFonts w:ascii="Times New Roman" w:hAnsi="Times New Roman" w:cs="Times New Roman"/>
          <w:b/>
          <w:bCs/>
          <w:sz w:val="24"/>
          <w:szCs w:val="24"/>
        </w:rPr>
      </w:pPr>
      <w:r w:rsidRPr="00DB24F5">
        <w:rPr>
          <w:rFonts w:ascii="Times New Roman" w:eastAsiaTheme="minorHAnsi" w:hAnsi="Times New Roman" w:cs="Times New Roman"/>
          <w:kern w:val="2"/>
          <w:sz w:val="24"/>
          <w:szCs w:val="24"/>
          <w14:ligatures w14:val="standardContextual"/>
        </w:rPr>
        <w:t>N</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vler</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sim t</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k</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tij </w:t>
      </w:r>
      <w:r w:rsidR="00E718B8" w:rsidRPr="00DB24F5">
        <w:rPr>
          <w:rFonts w:ascii="Times New Roman" w:eastAsiaTheme="minorHAnsi" w:hAnsi="Times New Roman" w:cs="Times New Roman"/>
          <w:kern w:val="2"/>
          <w:sz w:val="24"/>
          <w:szCs w:val="24"/>
          <w14:ligatures w14:val="standardContextual"/>
        </w:rPr>
        <w:t>shkaku</w:t>
      </w:r>
      <w:r w:rsidRPr="00DB24F5">
        <w:rPr>
          <w:rFonts w:ascii="Times New Roman" w:eastAsiaTheme="minorHAnsi" w:hAnsi="Times New Roman" w:cs="Times New Roman"/>
          <w:kern w:val="2"/>
          <w:sz w:val="24"/>
          <w:szCs w:val="24"/>
          <w14:ligatures w14:val="standardContextual"/>
        </w:rPr>
        <w:t xml:space="preserve"> ankimi</w:t>
      </w:r>
      <w:r w:rsidR="00B00A15" w:rsidRPr="00DB24F5">
        <w:rPr>
          <w:rFonts w:ascii="Times New Roman" w:eastAsiaTheme="minorHAnsi" w:hAnsi="Times New Roman" w:cs="Times New Roman"/>
          <w:kern w:val="2"/>
          <w:sz w:val="24"/>
          <w:szCs w:val="24"/>
          <w14:ligatures w14:val="standardContextual"/>
        </w:rPr>
        <w:t xml:space="preserve"> NJSHL v</w:t>
      </w:r>
      <w:r w:rsidR="00C05B95" w:rsidRPr="00DB24F5">
        <w:rPr>
          <w:rFonts w:ascii="Times New Roman" w:eastAsiaTheme="minorHAnsi" w:hAnsi="Times New Roman" w:cs="Times New Roman"/>
          <w:kern w:val="2"/>
          <w:sz w:val="24"/>
          <w:szCs w:val="24"/>
          <w14:ligatures w14:val="standardContextual"/>
        </w:rPr>
        <w:t>ë</w:t>
      </w:r>
      <w:r w:rsidR="00B00A15" w:rsidRPr="00DB24F5">
        <w:rPr>
          <w:rFonts w:ascii="Times New Roman" w:eastAsiaTheme="minorHAnsi" w:hAnsi="Times New Roman" w:cs="Times New Roman"/>
          <w:kern w:val="2"/>
          <w:sz w:val="24"/>
          <w:szCs w:val="24"/>
          <w14:ligatures w14:val="standardContextual"/>
        </w:rPr>
        <w:t>ren se m</w:t>
      </w:r>
      <w:r w:rsidR="00C05B95" w:rsidRPr="00DB24F5">
        <w:rPr>
          <w:rFonts w:ascii="Times New Roman" w:eastAsiaTheme="minorHAnsi" w:hAnsi="Times New Roman" w:cs="Times New Roman"/>
          <w:kern w:val="2"/>
          <w:sz w:val="24"/>
          <w:szCs w:val="24"/>
          <w14:ligatures w14:val="standardContextual"/>
        </w:rPr>
        <w:t>ë</w:t>
      </w:r>
      <w:r w:rsidR="00B00A15" w:rsidRPr="00DB24F5">
        <w:rPr>
          <w:rFonts w:ascii="Times New Roman" w:eastAsiaTheme="minorHAnsi" w:hAnsi="Times New Roman" w:cs="Times New Roman"/>
          <w:kern w:val="2"/>
          <w:sz w:val="24"/>
          <w:szCs w:val="24"/>
          <w14:ligatures w14:val="standardContextual"/>
        </w:rPr>
        <w:t xml:space="preserve"> dat</w:t>
      </w:r>
      <w:r w:rsidR="00C05B95" w:rsidRPr="00DB24F5">
        <w:rPr>
          <w:rFonts w:ascii="Times New Roman" w:eastAsiaTheme="minorHAnsi" w:hAnsi="Times New Roman" w:cs="Times New Roman"/>
          <w:kern w:val="2"/>
          <w:sz w:val="24"/>
          <w:szCs w:val="24"/>
          <w14:ligatures w14:val="standardContextual"/>
        </w:rPr>
        <w:t>ë</w:t>
      </w:r>
      <w:r w:rsidR="00B00A15" w:rsidRPr="00DB24F5">
        <w:rPr>
          <w:rFonts w:ascii="Times New Roman" w:eastAsiaTheme="minorHAnsi" w:hAnsi="Times New Roman" w:cs="Times New Roman"/>
          <w:kern w:val="2"/>
          <w:sz w:val="24"/>
          <w:szCs w:val="24"/>
          <w14:ligatures w14:val="standardContextual"/>
        </w:rPr>
        <w:t xml:space="preserve"> 20.09.2022</w:t>
      </w:r>
      <w:r w:rsidR="00C05B95" w:rsidRPr="00DB24F5">
        <w:rPr>
          <w:rFonts w:ascii="Times New Roman" w:eastAsiaTheme="minorHAnsi" w:hAnsi="Times New Roman" w:cs="Times New Roman"/>
          <w:kern w:val="2"/>
          <w:sz w:val="24"/>
          <w:szCs w:val="24"/>
          <w14:ligatures w14:val="standardContextual"/>
        </w:rPr>
        <w:t xml:space="preserve"> subjekti i rivler</w:t>
      </w:r>
      <w:r w:rsidR="00676E81" w:rsidRPr="00DB24F5">
        <w:rPr>
          <w:rFonts w:ascii="Times New Roman" w:eastAsiaTheme="minorHAnsi" w:hAnsi="Times New Roman" w:cs="Times New Roman"/>
          <w:kern w:val="2"/>
          <w:sz w:val="24"/>
          <w:szCs w:val="24"/>
          <w14:ligatures w14:val="standardContextual"/>
        </w:rPr>
        <w:t>ë</w:t>
      </w:r>
      <w:r w:rsidR="00C05B95" w:rsidRPr="00DB24F5">
        <w:rPr>
          <w:rFonts w:ascii="Times New Roman" w:eastAsiaTheme="minorHAnsi" w:hAnsi="Times New Roman" w:cs="Times New Roman"/>
          <w:kern w:val="2"/>
          <w:sz w:val="24"/>
          <w:szCs w:val="24"/>
          <w14:ligatures w14:val="standardContextual"/>
        </w:rPr>
        <w:t>simit</w:t>
      </w:r>
      <w:r w:rsidR="00B00A15" w:rsidRPr="00DB24F5">
        <w:rPr>
          <w:rFonts w:ascii="Times New Roman" w:eastAsiaTheme="minorHAnsi" w:hAnsi="Times New Roman" w:cs="Times New Roman"/>
          <w:kern w:val="2"/>
          <w:sz w:val="24"/>
          <w:szCs w:val="24"/>
          <w14:ligatures w14:val="standardContextual"/>
        </w:rPr>
        <w:t xml:space="preserve"> </w:t>
      </w:r>
      <w:r w:rsidR="00AD2FCE" w:rsidRPr="00DB24F5">
        <w:rPr>
          <w:rFonts w:ascii="Times New Roman" w:eastAsiaTheme="minorHAnsi" w:hAnsi="Times New Roman" w:cs="Times New Roman"/>
          <w:kern w:val="2"/>
          <w:sz w:val="24"/>
          <w:szCs w:val="24"/>
          <w14:ligatures w14:val="standardContextual"/>
        </w:rPr>
        <w:t xml:space="preserve">i </w:t>
      </w:r>
      <w:r w:rsidR="00C05B95" w:rsidRPr="00DB24F5">
        <w:rPr>
          <w:rFonts w:ascii="Times New Roman" w:eastAsiaTheme="minorHAnsi" w:hAnsi="Times New Roman" w:cs="Times New Roman"/>
          <w:kern w:val="2"/>
          <w:sz w:val="24"/>
          <w:szCs w:val="24"/>
          <w14:ligatures w14:val="standardContextual"/>
        </w:rPr>
        <w:t>ë</w:t>
      </w:r>
      <w:r w:rsidR="00AD2FCE" w:rsidRPr="00DB24F5">
        <w:rPr>
          <w:rFonts w:ascii="Times New Roman" w:eastAsiaTheme="minorHAnsi" w:hAnsi="Times New Roman" w:cs="Times New Roman"/>
          <w:kern w:val="2"/>
          <w:sz w:val="24"/>
          <w:szCs w:val="24"/>
          <w14:ligatures w14:val="standardContextual"/>
        </w:rPr>
        <w:t>sht</w:t>
      </w:r>
      <w:r w:rsidR="00C05B95" w:rsidRPr="00DB24F5">
        <w:rPr>
          <w:rFonts w:ascii="Times New Roman" w:eastAsiaTheme="minorHAnsi" w:hAnsi="Times New Roman" w:cs="Times New Roman"/>
          <w:kern w:val="2"/>
          <w:sz w:val="24"/>
          <w:szCs w:val="24"/>
          <w14:ligatures w14:val="standardContextual"/>
        </w:rPr>
        <w:t>ë</w:t>
      </w:r>
      <w:r w:rsidR="00AD2FCE" w:rsidRPr="00DB24F5">
        <w:rPr>
          <w:rFonts w:ascii="Times New Roman" w:eastAsiaTheme="minorHAnsi" w:hAnsi="Times New Roman" w:cs="Times New Roman"/>
          <w:kern w:val="2"/>
          <w:sz w:val="24"/>
          <w:szCs w:val="24"/>
          <w14:ligatures w14:val="standardContextual"/>
        </w:rPr>
        <w:t xml:space="preserve"> drejtuar Komisionit me </w:t>
      </w:r>
      <w:r w:rsidR="00C05B95" w:rsidRPr="00DB24F5">
        <w:rPr>
          <w:rFonts w:ascii="Times New Roman" w:hAnsi="Times New Roman" w:cs="Times New Roman"/>
          <w:sz w:val="24"/>
          <w:szCs w:val="24"/>
        </w:rPr>
        <w:t>kërkesë</w:t>
      </w:r>
      <w:r w:rsidR="00B00A15" w:rsidRPr="00DB24F5">
        <w:rPr>
          <w:rFonts w:ascii="Times New Roman" w:hAnsi="Times New Roman" w:cs="Times New Roman"/>
          <w:sz w:val="24"/>
          <w:szCs w:val="24"/>
        </w:rPr>
        <w:t xml:space="preserve"> p</w:t>
      </w:r>
      <w:r w:rsidR="00C05B95" w:rsidRPr="00DB24F5">
        <w:rPr>
          <w:rFonts w:ascii="Times New Roman" w:hAnsi="Times New Roman" w:cs="Times New Roman"/>
          <w:sz w:val="24"/>
          <w:szCs w:val="24"/>
        </w:rPr>
        <w:t>ë</w:t>
      </w:r>
      <w:r w:rsidR="00B00A15" w:rsidRPr="00DB24F5">
        <w:rPr>
          <w:rFonts w:ascii="Times New Roman" w:hAnsi="Times New Roman" w:cs="Times New Roman"/>
          <w:sz w:val="24"/>
          <w:szCs w:val="24"/>
        </w:rPr>
        <w:t>r p</w:t>
      </w:r>
      <w:r w:rsidR="00C05B95" w:rsidRPr="00DB24F5">
        <w:rPr>
          <w:rFonts w:ascii="Times New Roman" w:hAnsi="Times New Roman" w:cs="Times New Roman"/>
          <w:sz w:val="24"/>
          <w:szCs w:val="24"/>
        </w:rPr>
        <w:t>ë</w:t>
      </w:r>
      <w:r w:rsidR="00B00A15" w:rsidRPr="00DB24F5">
        <w:rPr>
          <w:rFonts w:ascii="Times New Roman" w:hAnsi="Times New Roman" w:cs="Times New Roman"/>
          <w:sz w:val="24"/>
          <w:szCs w:val="24"/>
        </w:rPr>
        <w:t xml:space="preserve">rjashtimin e </w:t>
      </w:r>
      <w:proofErr w:type="spellStart"/>
      <w:r w:rsidR="00B00A15" w:rsidRPr="00DB24F5">
        <w:rPr>
          <w:rFonts w:ascii="Times New Roman" w:hAnsi="Times New Roman" w:cs="Times New Roman"/>
          <w:sz w:val="24"/>
          <w:szCs w:val="24"/>
        </w:rPr>
        <w:t>komisioneres</w:t>
      </w:r>
      <w:proofErr w:type="spellEnd"/>
      <w:r w:rsidR="00AD2FCE" w:rsidRPr="00DB24F5">
        <w:rPr>
          <w:rFonts w:ascii="Times New Roman" w:hAnsi="Times New Roman" w:cs="Times New Roman"/>
          <w:sz w:val="24"/>
          <w:szCs w:val="24"/>
        </w:rPr>
        <w:t xml:space="preserve"> </w:t>
      </w:r>
      <w:proofErr w:type="spellStart"/>
      <w:r w:rsidR="00AD2FCE" w:rsidRPr="00DB24F5">
        <w:rPr>
          <w:rFonts w:ascii="Times New Roman" w:hAnsi="Times New Roman" w:cs="Times New Roman"/>
          <w:sz w:val="24"/>
          <w:szCs w:val="24"/>
        </w:rPr>
        <w:t>Etleda</w:t>
      </w:r>
      <w:proofErr w:type="spellEnd"/>
      <w:r w:rsidR="00AD2FCE" w:rsidRPr="00DB24F5">
        <w:rPr>
          <w:rFonts w:ascii="Times New Roman" w:hAnsi="Times New Roman" w:cs="Times New Roman"/>
          <w:sz w:val="24"/>
          <w:szCs w:val="24"/>
        </w:rPr>
        <w:t xml:space="preserve"> </w:t>
      </w:r>
      <w:r w:rsidR="00676E81" w:rsidRPr="00DB24F5">
        <w:rPr>
          <w:rFonts w:ascii="Times New Roman" w:hAnsi="Times New Roman" w:cs="Times New Roman"/>
          <w:sz w:val="24"/>
          <w:szCs w:val="24"/>
        </w:rPr>
        <w:t>Ç</w:t>
      </w:r>
      <w:r w:rsidR="00AD2FCE" w:rsidRPr="00DB24F5">
        <w:rPr>
          <w:rFonts w:ascii="Times New Roman" w:hAnsi="Times New Roman" w:cs="Times New Roman"/>
          <w:sz w:val="24"/>
          <w:szCs w:val="24"/>
        </w:rPr>
        <w:t xml:space="preserve">iftja duke pretenduar </w:t>
      </w:r>
      <w:r w:rsidR="00B00A15" w:rsidRPr="00DB24F5">
        <w:rPr>
          <w:rFonts w:ascii="Times New Roman" w:hAnsi="Times New Roman" w:cs="Times New Roman"/>
          <w:sz w:val="24"/>
          <w:szCs w:val="24"/>
        </w:rPr>
        <w:t>se</w:t>
      </w:r>
      <w:r w:rsidR="004D2B99" w:rsidRPr="00DB24F5">
        <w:rPr>
          <w:rFonts w:ascii="Times New Roman" w:hAnsi="Times New Roman" w:cs="Times New Roman"/>
          <w:sz w:val="24"/>
          <w:szCs w:val="24"/>
        </w:rPr>
        <w:t xml:space="preserve"> </w:t>
      </w:r>
      <w:r w:rsidR="00AD2FCE" w:rsidRPr="00DB24F5">
        <w:rPr>
          <w:rFonts w:ascii="Times New Roman" w:hAnsi="Times New Roman" w:cs="Times New Roman"/>
          <w:sz w:val="24"/>
          <w:szCs w:val="24"/>
        </w:rPr>
        <w:t>pas njoftimit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dat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s s</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seanc</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s </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sht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njohur </w:t>
      </w:r>
      <w:r w:rsidR="004D2B99" w:rsidRPr="00DB24F5">
        <w:rPr>
          <w:rFonts w:ascii="Times New Roman" w:hAnsi="Times New Roman" w:cs="Times New Roman"/>
          <w:sz w:val="24"/>
          <w:szCs w:val="24"/>
        </w:rPr>
        <w:t xml:space="preserve">me </w:t>
      </w:r>
      <w:r w:rsidR="00AD2FCE" w:rsidRPr="00DB24F5">
        <w:rPr>
          <w:rFonts w:ascii="Times New Roman" w:hAnsi="Times New Roman" w:cs="Times New Roman"/>
          <w:sz w:val="24"/>
          <w:szCs w:val="24"/>
        </w:rPr>
        <w:t>vendimmarrje</w:t>
      </w:r>
      <w:r w:rsidR="004D2B99" w:rsidRPr="00DB24F5">
        <w:rPr>
          <w:rFonts w:ascii="Times New Roman" w:hAnsi="Times New Roman" w:cs="Times New Roman"/>
          <w:sz w:val="24"/>
          <w:szCs w:val="24"/>
        </w:rPr>
        <w:t>n</w:t>
      </w:r>
      <w:r w:rsidR="00AD2FCE" w:rsidRPr="00DB24F5">
        <w:rPr>
          <w:rFonts w:ascii="Times New Roman" w:hAnsi="Times New Roman" w:cs="Times New Roman"/>
          <w:sz w:val="24"/>
          <w:szCs w:val="24"/>
        </w:rPr>
        <w:t xml:space="preserve"> </w:t>
      </w:r>
      <w:r w:rsidR="004D2B99" w:rsidRPr="00DB24F5">
        <w:rPr>
          <w:rFonts w:ascii="Times New Roman" w:hAnsi="Times New Roman" w:cs="Times New Roman"/>
          <w:sz w:val="24"/>
          <w:szCs w:val="24"/>
        </w:rPr>
        <w:t>e</w:t>
      </w:r>
      <w:r w:rsidR="00AD2FCE" w:rsidRPr="00DB24F5">
        <w:rPr>
          <w:rFonts w:ascii="Times New Roman" w:hAnsi="Times New Roman" w:cs="Times New Roman"/>
          <w:sz w:val="24"/>
          <w:szCs w:val="24"/>
        </w:rPr>
        <w:t xml:space="preserve"> GJKKO</w:t>
      </w:r>
      <w:r w:rsidR="00AD2FCE" w:rsidRPr="00DB24F5">
        <w:rPr>
          <w:rFonts w:ascii="Times New Roman" w:hAnsi="Times New Roman" w:cs="Times New Roman"/>
          <w:i/>
          <w:iCs/>
          <w:sz w:val="24"/>
          <w:szCs w:val="24"/>
        </w:rPr>
        <w:t xml:space="preserve"> </w:t>
      </w:r>
      <w:r w:rsidR="00AD2FCE" w:rsidRPr="00DB24F5">
        <w:rPr>
          <w:rFonts w:ascii="Times New Roman" w:hAnsi="Times New Roman" w:cs="Times New Roman"/>
          <w:sz w:val="24"/>
          <w:szCs w:val="24"/>
        </w:rPr>
        <w:t>p</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r </w:t>
      </w:r>
      <w:proofErr w:type="spellStart"/>
      <w:r w:rsidR="004D2B99" w:rsidRPr="00DB24F5">
        <w:rPr>
          <w:rFonts w:ascii="Times New Roman" w:hAnsi="Times New Roman" w:cs="Times New Roman"/>
          <w:sz w:val="24"/>
          <w:szCs w:val="24"/>
        </w:rPr>
        <w:t>komisioneren</w:t>
      </w:r>
      <w:proofErr w:type="spellEnd"/>
      <w:r w:rsidR="004D2B99" w:rsidRPr="00DB24F5">
        <w:rPr>
          <w:rFonts w:ascii="Times New Roman" w:hAnsi="Times New Roman" w:cs="Times New Roman"/>
          <w:sz w:val="24"/>
          <w:szCs w:val="24"/>
        </w:rPr>
        <w:t xml:space="preserve"> </w:t>
      </w:r>
      <w:proofErr w:type="spellStart"/>
      <w:r w:rsidR="00AD2FCE" w:rsidRPr="00DB24F5">
        <w:rPr>
          <w:rFonts w:ascii="Times New Roman" w:hAnsi="Times New Roman" w:cs="Times New Roman"/>
          <w:sz w:val="24"/>
          <w:szCs w:val="24"/>
        </w:rPr>
        <w:t>Etleda</w:t>
      </w:r>
      <w:proofErr w:type="spellEnd"/>
      <w:r w:rsidR="00AD2FCE" w:rsidRPr="00DB24F5">
        <w:rPr>
          <w:rFonts w:ascii="Times New Roman" w:hAnsi="Times New Roman" w:cs="Times New Roman"/>
          <w:sz w:val="24"/>
          <w:szCs w:val="24"/>
        </w:rPr>
        <w:t xml:space="preserve"> </w:t>
      </w:r>
      <w:r w:rsidR="00676E81" w:rsidRPr="00DB24F5">
        <w:rPr>
          <w:rFonts w:ascii="Times New Roman" w:hAnsi="Times New Roman" w:cs="Times New Roman"/>
          <w:sz w:val="24"/>
          <w:szCs w:val="24"/>
        </w:rPr>
        <w:t>Ç</w:t>
      </w:r>
      <w:r w:rsidR="00AD2FCE" w:rsidRPr="00DB24F5">
        <w:rPr>
          <w:rFonts w:ascii="Times New Roman" w:hAnsi="Times New Roman" w:cs="Times New Roman"/>
          <w:sz w:val="24"/>
          <w:szCs w:val="24"/>
        </w:rPr>
        <w:t>iftja,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cil</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n as nuk e nj</w:t>
      </w:r>
      <w:r w:rsidR="000811EF" w:rsidRPr="00DB24F5">
        <w:rPr>
          <w:rFonts w:ascii="Times New Roman" w:hAnsi="Times New Roman" w:cs="Times New Roman"/>
          <w:sz w:val="24"/>
          <w:szCs w:val="24"/>
        </w:rPr>
        <w:t>eh dhe</w:t>
      </w:r>
      <w:r w:rsidR="00AD2FCE" w:rsidRPr="00DB24F5">
        <w:rPr>
          <w:rFonts w:ascii="Times New Roman" w:hAnsi="Times New Roman" w:cs="Times New Roman"/>
          <w:sz w:val="24"/>
          <w:szCs w:val="24"/>
        </w:rPr>
        <w:t xml:space="preserve"> as ka</w:t>
      </w:r>
      <w:r w:rsidR="000811EF" w:rsidRPr="00DB24F5">
        <w:rPr>
          <w:rFonts w:ascii="Times New Roman" w:hAnsi="Times New Roman" w:cs="Times New Roman"/>
          <w:sz w:val="24"/>
          <w:szCs w:val="24"/>
        </w:rPr>
        <w:t xml:space="preserve"> </w:t>
      </w:r>
      <w:r w:rsidR="00AD2FCE" w:rsidRPr="00DB24F5">
        <w:rPr>
          <w:rFonts w:ascii="Times New Roman" w:hAnsi="Times New Roman" w:cs="Times New Roman"/>
          <w:sz w:val="24"/>
          <w:szCs w:val="24"/>
        </w:rPr>
        <w:t>pasur ndonj</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her</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marr</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dh</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nie, por duke qen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nj</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jta rrethana ligjore me </w:t>
      </w:r>
      <w:r w:rsidR="000811EF" w:rsidRPr="00DB24F5">
        <w:rPr>
          <w:rFonts w:ascii="Times New Roman" w:hAnsi="Times New Roman" w:cs="Times New Roman"/>
          <w:sz w:val="24"/>
          <w:szCs w:val="24"/>
        </w:rPr>
        <w:t>t</w:t>
      </w:r>
      <w:r w:rsidR="00685F82" w:rsidRPr="00DB24F5">
        <w:rPr>
          <w:rFonts w:ascii="Times New Roman" w:hAnsi="Times New Roman" w:cs="Times New Roman"/>
          <w:sz w:val="24"/>
          <w:szCs w:val="24"/>
        </w:rPr>
        <w:t>ë</w:t>
      </w:r>
      <w:r w:rsidR="005E3C53" w:rsidRPr="00DB24F5">
        <w:rPr>
          <w:rFonts w:ascii="Times New Roman" w:hAnsi="Times New Roman" w:cs="Times New Roman"/>
          <w:sz w:val="24"/>
          <w:szCs w:val="24"/>
        </w:rPr>
        <w:t xml:space="preserve">, </w:t>
      </w:r>
      <w:r w:rsidR="00AD2FCE" w:rsidRPr="00DB24F5">
        <w:rPr>
          <w:rFonts w:ascii="Times New Roman" w:hAnsi="Times New Roman" w:cs="Times New Roman"/>
          <w:sz w:val="24"/>
          <w:szCs w:val="24"/>
        </w:rPr>
        <w:t>sipas gjetjeve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Komisionit 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rezultatet e hetimit, ajo duhet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kishte dh</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dor</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heqjen</w:t>
      </w:r>
      <w:r w:rsidR="004D2B99" w:rsidRPr="00DB24F5">
        <w:rPr>
          <w:rFonts w:ascii="Times New Roman" w:hAnsi="Times New Roman" w:cs="Times New Roman"/>
          <w:sz w:val="24"/>
          <w:szCs w:val="24"/>
        </w:rPr>
        <w:t>. K</w:t>
      </w:r>
      <w:r w:rsidR="00AD2FCE" w:rsidRPr="00DB24F5">
        <w:rPr>
          <w:rFonts w:ascii="Times New Roman" w:hAnsi="Times New Roman" w:cs="Times New Roman"/>
          <w:sz w:val="24"/>
          <w:szCs w:val="24"/>
        </w:rPr>
        <w:t xml:space="preserve">jo </w:t>
      </w:r>
      <w:proofErr w:type="spellStart"/>
      <w:r w:rsidR="00AD2FCE" w:rsidRPr="00DB24F5">
        <w:rPr>
          <w:rFonts w:ascii="Times New Roman" w:hAnsi="Times New Roman" w:cs="Times New Roman"/>
          <w:sz w:val="24"/>
          <w:szCs w:val="24"/>
        </w:rPr>
        <w:t>komisionere</w:t>
      </w:r>
      <w:proofErr w:type="spellEnd"/>
      <w:r w:rsidR="00AD2FCE" w:rsidRPr="00DB24F5">
        <w:rPr>
          <w:rFonts w:ascii="Times New Roman" w:hAnsi="Times New Roman" w:cs="Times New Roman"/>
          <w:sz w:val="24"/>
          <w:szCs w:val="24"/>
        </w:rPr>
        <w:t xml:space="preserve"> duke u gjetur 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nj</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jta rrethana me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w:t>
      </w:r>
      <w:r w:rsidR="00C05B95" w:rsidRPr="00DB24F5">
        <w:rPr>
          <w:rFonts w:ascii="Times New Roman" w:hAnsi="Times New Roman" w:cs="Times New Roman"/>
          <w:sz w:val="24"/>
          <w:szCs w:val="24"/>
        </w:rPr>
        <w:t>duhet t</w:t>
      </w:r>
      <w:r w:rsidR="00676E81" w:rsidRPr="00DB24F5">
        <w:rPr>
          <w:rFonts w:ascii="Times New Roman" w:hAnsi="Times New Roman" w:cs="Times New Roman"/>
          <w:sz w:val="24"/>
          <w:szCs w:val="24"/>
        </w:rPr>
        <w:t>ë</w:t>
      </w:r>
      <w:r w:rsidR="00C05B95" w:rsidRPr="00DB24F5">
        <w:rPr>
          <w:rFonts w:ascii="Times New Roman" w:hAnsi="Times New Roman" w:cs="Times New Roman"/>
          <w:sz w:val="24"/>
          <w:szCs w:val="24"/>
        </w:rPr>
        <w:t xml:space="preserve"> trajtonte </w:t>
      </w:r>
      <w:r w:rsidR="00676E81" w:rsidRPr="00DB24F5">
        <w:rPr>
          <w:rFonts w:ascii="Times New Roman" w:hAnsi="Times New Roman" w:cs="Times New Roman"/>
          <w:sz w:val="24"/>
          <w:szCs w:val="24"/>
        </w:rPr>
        <w:t>çë</w:t>
      </w:r>
      <w:r w:rsidR="00C05B95" w:rsidRPr="00DB24F5">
        <w:rPr>
          <w:rFonts w:ascii="Times New Roman" w:hAnsi="Times New Roman" w:cs="Times New Roman"/>
          <w:sz w:val="24"/>
          <w:szCs w:val="24"/>
        </w:rPr>
        <w:t xml:space="preserve">shtjen e saj </w:t>
      </w:r>
      <w:r w:rsidR="00AD2FCE" w:rsidRPr="00DB24F5">
        <w:rPr>
          <w:rFonts w:ascii="Times New Roman" w:hAnsi="Times New Roman" w:cs="Times New Roman"/>
          <w:sz w:val="24"/>
          <w:szCs w:val="24"/>
        </w:rPr>
        <w:t>n</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nj</w:t>
      </w:r>
      <w:r w:rsidR="00C05B95" w:rsidRPr="00DB24F5">
        <w:rPr>
          <w:rFonts w:ascii="Times New Roman" w:hAnsi="Times New Roman" w:cs="Times New Roman"/>
          <w:sz w:val="24"/>
          <w:szCs w:val="24"/>
        </w:rPr>
        <w:t>ëj</w:t>
      </w:r>
      <w:r w:rsidR="00AD2FCE" w:rsidRPr="00DB24F5">
        <w:rPr>
          <w:rFonts w:ascii="Times New Roman" w:hAnsi="Times New Roman" w:cs="Times New Roman"/>
          <w:sz w:val="24"/>
          <w:szCs w:val="24"/>
        </w:rPr>
        <w:t>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n m</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nyr</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w:t>
      </w:r>
      <w:r w:rsidR="00C05B95" w:rsidRPr="00DB24F5">
        <w:rPr>
          <w:rFonts w:ascii="Times New Roman" w:hAnsi="Times New Roman" w:cs="Times New Roman"/>
          <w:sz w:val="24"/>
          <w:szCs w:val="24"/>
        </w:rPr>
        <w:t>siç</w:t>
      </w:r>
      <w:r w:rsidR="00AD2FCE" w:rsidRPr="00DB24F5">
        <w:rPr>
          <w:rFonts w:ascii="Times New Roman" w:hAnsi="Times New Roman" w:cs="Times New Roman"/>
          <w:sz w:val="24"/>
          <w:szCs w:val="24"/>
        </w:rPr>
        <w:t xml:space="preserve"> e ka trajtuar at</w:t>
      </w:r>
      <w:r w:rsidR="00C05B95" w:rsidRPr="00DB24F5">
        <w:rPr>
          <w:rFonts w:ascii="Times New Roman" w:hAnsi="Times New Roman" w:cs="Times New Roman"/>
          <w:sz w:val="24"/>
          <w:szCs w:val="24"/>
        </w:rPr>
        <w:t>ë</w:t>
      </w:r>
      <w:r w:rsidR="00AD2FCE" w:rsidRPr="00DB24F5">
        <w:rPr>
          <w:rFonts w:ascii="Times New Roman" w:hAnsi="Times New Roman" w:cs="Times New Roman"/>
          <w:sz w:val="24"/>
          <w:szCs w:val="24"/>
        </w:rPr>
        <w:t xml:space="preserve"> GJKKO.</w:t>
      </w:r>
      <w:r w:rsidR="00C05B95" w:rsidRPr="00DB24F5">
        <w:rPr>
          <w:rFonts w:ascii="Times New Roman" w:hAnsi="Times New Roman" w:cs="Times New Roman"/>
          <w:sz w:val="24"/>
          <w:szCs w:val="24"/>
        </w:rPr>
        <w:t xml:space="preserve"> Për të mbështetur pretendimet e saj, bashkëlidhur kësaj kërkese, subjekti ka paraqitur në cilësinë e provës</w:t>
      </w:r>
      <w:r w:rsidR="000811EF" w:rsidRPr="00DB24F5">
        <w:rPr>
          <w:rFonts w:ascii="Times New Roman" w:hAnsi="Times New Roman" w:cs="Times New Roman"/>
          <w:sz w:val="24"/>
          <w:szCs w:val="24"/>
        </w:rPr>
        <w:t xml:space="preserve"> </w:t>
      </w:r>
      <w:r w:rsidR="00DA7168" w:rsidRPr="00DB24F5">
        <w:rPr>
          <w:rFonts w:ascii="Times New Roman" w:hAnsi="Times New Roman" w:cs="Times New Roman"/>
          <w:sz w:val="24"/>
          <w:szCs w:val="24"/>
        </w:rPr>
        <w:t>vendimin e GJKKO nr. 48, dat</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16.09.2022 sipas t</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cilit</w:t>
      </w:r>
      <w:r w:rsidR="00C7671A" w:rsidRPr="00DB24F5">
        <w:rPr>
          <w:rFonts w:ascii="Times New Roman" w:hAnsi="Times New Roman" w:cs="Times New Roman"/>
          <w:sz w:val="24"/>
          <w:szCs w:val="24"/>
        </w:rPr>
        <w:t xml:space="preserve"> </w:t>
      </w:r>
      <w:proofErr w:type="spellStart"/>
      <w:r w:rsidR="00DA7168" w:rsidRPr="00DB24F5">
        <w:rPr>
          <w:rFonts w:ascii="Times New Roman" w:hAnsi="Times New Roman" w:cs="Times New Roman"/>
          <w:sz w:val="24"/>
          <w:szCs w:val="24"/>
        </w:rPr>
        <w:t>komisioner</w:t>
      </w:r>
      <w:r w:rsidR="00676E81" w:rsidRPr="00DB24F5">
        <w:rPr>
          <w:rFonts w:ascii="Times New Roman" w:hAnsi="Times New Roman" w:cs="Times New Roman"/>
          <w:sz w:val="24"/>
          <w:szCs w:val="24"/>
        </w:rPr>
        <w:t>i</w:t>
      </w:r>
      <w:r w:rsidR="00DA7168" w:rsidRPr="00DB24F5">
        <w:rPr>
          <w:rFonts w:ascii="Times New Roman" w:hAnsi="Times New Roman" w:cs="Times New Roman"/>
          <w:sz w:val="24"/>
          <w:szCs w:val="24"/>
        </w:rPr>
        <w:t>a</w:t>
      </w:r>
      <w:proofErr w:type="spellEnd"/>
      <w:r w:rsidR="00056A22" w:rsidRPr="00DB24F5">
        <w:rPr>
          <w:rFonts w:ascii="Times New Roman" w:hAnsi="Times New Roman" w:cs="Times New Roman"/>
          <w:sz w:val="24"/>
          <w:szCs w:val="24"/>
        </w:rPr>
        <w:t xml:space="preserve"> </w:t>
      </w:r>
      <w:proofErr w:type="spellStart"/>
      <w:r w:rsidR="00DA7168" w:rsidRPr="00DB24F5">
        <w:rPr>
          <w:rFonts w:ascii="Times New Roman" w:hAnsi="Times New Roman" w:cs="Times New Roman"/>
          <w:sz w:val="24"/>
          <w:szCs w:val="24"/>
        </w:rPr>
        <w:t>Etleda</w:t>
      </w:r>
      <w:proofErr w:type="spellEnd"/>
      <w:r w:rsidR="00DA7168" w:rsidRPr="00DB24F5">
        <w:rPr>
          <w:rFonts w:ascii="Times New Roman" w:hAnsi="Times New Roman" w:cs="Times New Roman"/>
          <w:sz w:val="24"/>
          <w:szCs w:val="24"/>
        </w:rPr>
        <w:t xml:space="preserve"> </w:t>
      </w:r>
      <w:r w:rsidR="00676E81" w:rsidRPr="00DB24F5">
        <w:rPr>
          <w:rFonts w:ascii="Times New Roman" w:hAnsi="Times New Roman" w:cs="Times New Roman"/>
          <w:sz w:val="24"/>
          <w:szCs w:val="24"/>
        </w:rPr>
        <w:t>Ç</w:t>
      </w:r>
      <w:r w:rsidR="00DA7168" w:rsidRPr="00DB24F5">
        <w:rPr>
          <w:rFonts w:ascii="Times New Roman" w:hAnsi="Times New Roman" w:cs="Times New Roman"/>
          <w:sz w:val="24"/>
          <w:szCs w:val="24"/>
        </w:rPr>
        <w:t xml:space="preserve">iftja </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sht</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shpallur e pafajshme n</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lidhje me veprat penale </w:t>
      </w:r>
      <w:ins w:id="41" w:author="Sokol Çomo" w:date="2025-05-02T08:44:00Z">
        <w:r w:rsidR="00D62916" w:rsidRPr="00DB24F5">
          <w:rPr>
            <w:rFonts w:ascii="Times New Roman" w:hAnsi="Times New Roman" w:cs="Times New Roman"/>
            <w:sz w:val="24"/>
            <w:szCs w:val="24"/>
          </w:rPr>
          <w:t>“</w:t>
        </w:r>
      </w:ins>
      <w:r w:rsidR="00DA7168" w:rsidRPr="00DB24F5">
        <w:rPr>
          <w:rFonts w:ascii="Times New Roman" w:hAnsi="Times New Roman" w:cs="Times New Roman"/>
          <w:sz w:val="24"/>
          <w:szCs w:val="24"/>
        </w:rPr>
        <w:t>falsifikim i dokume</w:t>
      </w:r>
      <w:r w:rsidR="00676E81" w:rsidRPr="00DB24F5">
        <w:rPr>
          <w:rFonts w:ascii="Times New Roman" w:hAnsi="Times New Roman" w:cs="Times New Roman"/>
          <w:sz w:val="24"/>
          <w:szCs w:val="24"/>
        </w:rPr>
        <w:t>n</w:t>
      </w:r>
      <w:r w:rsidR="00DA7168" w:rsidRPr="00DB24F5">
        <w:rPr>
          <w:rFonts w:ascii="Times New Roman" w:hAnsi="Times New Roman" w:cs="Times New Roman"/>
          <w:sz w:val="24"/>
          <w:szCs w:val="24"/>
        </w:rPr>
        <w:t>teve</w:t>
      </w:r>
      <w:ins w:id="42" w:author="Sokol Çomo" w:date="2025-05-02T08:44:00Z">
        <w:r w:rsidR="00D62916" w:rsidRPr="00DB24F5">
          <w:rPr>
            <w:rFonts w:ascii="Times New Roman" w:hAnsi="Times New Roman" w:cs="Times New Roman"/>
            <w:sz w:val="24"/>
            <w:szCs w:val="24"/>
          </w:rPr>
          <w:t>”</w:t>
        </w:r>
      </w:ins>
      <w:r w:rsidR="00C7671A" w:rsidRPr="00DB24F5">
        <w:rPr>
          <w:rFonts w:ascii="Times New Roman" w:hAnsi="Times New Roman" w:cs="Times New Roman"/>
          <w:sz w:val="24"/>
          <w:szCs w:val="24"/>
        </w:rPr>
        <w:t xml:space="preserve"> </w:t>
      </w:r>
      <w:r w:rsidR="00DA7168" w:rsidRPr="00DB24F5">
        <w:rPr>
          <w:rFonts w:ascii="Times New Roman" w:hAnsi="Times New Roman" w:cs="Times New Roman"/>
          <w:sz w:val="24"/>
          <w:szCs w:val="24"/>
        </w:rPr>
        <w:t>si dhe p</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r vepr</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n penale </w:t>
      </w:r>
      <w:ins w:id="43" w:author="Sokol Çomo" w:date="2025-05-02T08:44:00Z">
        <w:r w:rsidR="00D62916" w:rsidRPr="00DB24F5">
          <w:rPr>
            <w:rFonts w:ascii="Times New Roman" w:hAnsi="Times New Roman" w:cs="Times New Roman"/>
            <w:sz w:val="24"/>
            <w:szCs w:val="24"/>
          </w:rPr>
          <w:t>“</w:t>
        </w:r>
      </w:ins>
      <w:r w:rsidR="00DA7168" w:rsidRPr="00DB24F5">
        <w:rPr>
          <w:rFonts w:ascii="Times New Roman" w:hAnsi="Times New Roman" w:cs="Times New Roman"/>
          <w:sz w:val="24"/>
          <w:szCs w:val="24"/>
        </w:rPr>
        <w:t>refuzimi p</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r deklarimin, </w:t>
      </w:r>
      <w:proofErr w:type="spellStart"/>
      <w:r w:rsidR="00DA7168" w:rsidRPr="00DB24F5">
        <w:rPr>
          <w:rFonts w:ascii="Times New Roman" w:hAnsi="Times New Roman" w:cs="Times New Roman"/>
          <w:sz w:val="24"/>
          <w:szCs w:val="24"/>
        </w:rPr>
        <w:t>mosdeklarimin</w:t>
      </w:r>
      <w:proofErr w:type="spellEnd"/>
      <w:r w:rsidR="00DA7168" w:rsidRPr="00DB24F5">
        <w:rPr>
          <w:rFonts w:ascii="Times New Roman" w:hAnsi="Times New Roman" w:cs="Times New Roman"/>
          <w:sz w:val="24"/>
          <w:szCs w:val="24"/>
        </w:rPr>
        <w:t>, fshe</w:t>
      </w:r>
      <w:r w:rsidR="00C7671A" w:rsidRPr="00DB24F5">
        <w:rPr>
          <w:rFonts w:ascii="Times New Roman" w:hAnsi="Times New Roman" w:cs="Times New Roman"/>
          <w:sz w:val="24"/>
          <w:szCs w:val="24"/>
        </w:rPr>
        <w:t>h</w:t>
      </w:r>
      <w:r w:rsidR="00DA7168" w:rsidRPr="00DB24F5">
        <w:rPr>
          <w:rFonts w:ascii="Times New Roman" w:hAnsi="Times New Roman" w:cs="Times New Roman"/>
          <w:sz w:val="24"/>
          <w:szCs w:val="24"/>
        </w:rPr>
        <w:t>ja ose deklarimin e rrem</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t</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pasurive p</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r personat e zgjedhur dhe n</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pun</w:t>
      </w:r>
      <w:r w:rsidR="00676E81" w:rsidRPr="00DB24F5">
        <w:rPr>
          <w:rFonts w:ascii="Times New Roman" w:hAnsi="Times New Roman" w:cs="Times New Roman"/>
          <w:sz w:val="24"/>
          <w:szCs w:val="24"/>
        </w:rPr>
        <w:t>ë</w:t>
      </w:r>
      <w:r w:rsidR="00DA7168" w:rsidRPr="00DB24F5">
        <w:rPr>
          <w:rFonts w:ascii="Times New Roman" w:hAnsi="Times New Roman" w:cs="Times New Roman"/>
          <w:sz w:val="24"/>
          <w:szCs w:val="24"/>
        </w:rPr>
        <w:t>sve publik</w:t>
      </w:r>
      <w:r w:rsidR="00676E81" w:rsidRPr="00DB24F5">
        <w:rPr>
          <w:rFonts w:ascii="Times New Roman" w:hAnsi="Times New Roman" w:cs="Times New Roman"/>
          <w:sz w:val="24"/>
          <w:szCs w:val="24"/>
        </w:rPr>
        <w:t>ë</w:t>
      </w:r>
      <w:del w:id="44" w:author="Sokol Çomo" w:date="2025-05-02T08:44:00Z">
        <w:r w:rsidR="00DA7168" w:rsidRPr="000725D8">
          <w:rPr>
            <w:rFonts w:ascii="Times New Roman" w:hAnsi="Times New Roman" w:cs="Times New Roman"/>
            <w:sz w:val="24"/>
            <w:szCs w:val="24"/>
          </w:rPr>
          <w:delText>.</w:delText>
        </w:r>
      </w:del>
      <w:ins w:id="45" w:author="Sokol Çomo" w:date="2025-05-02T08:44:00Z">
        <w:r w:rsidR="00D62916" w:rsidRPr="00DB24F5">
          <w:rPr>
            <w:rFonts w:ascii="Times New Roman" w:hAnsi="Times New Roman" w:cs="Times New Roman"/>
            <w:sz w:val="24"/>
            <w:szCs w:val="24"/>
          </w:rPr>
          <w:t>”</w:t>
        </w:r>
        <w:r w:rsidR="00DA7168" w:rsidRPr="00DB24F5">
          <w:rPr>
            <w:rFonts w:ascii="Times New Roman" w:hAnsi="Times New Roman" w:cs="Times New Roman"/>
            <w:sz w:val="24"/>
            <w:szCs w:val="24"/>
          </w:rPr>
          <w:t>.</w:t>
        </w:r>
      </w:ins>
      <w:r w:rsidR="00DA7168" w:rsidRPr="00DB24F5">
        <w:rPr>
          <w:rFonts w:ascii="Times New Roman" w:hAnsi="Times New Roman" w:cs="Times New Roman"/>
          <w:sz w:val="24"/>
          <w:szCs w:val="24"/>
        </w:rPr>
        <w:t xml:space="preserve"> </w:t>
      </w:r>
    </w:p>
    <w:p w14:paraId="281053A2" w14:textId="77777777" w:rsidR="00074672" w:rsidRPr="00DB24F5" w:rsidRDefault="00074672" w:rsidP="00074672">
      <w:pPr>
        <w:spacing w:before="0" w:after="0"/>
        <w:rPr>
          <w:rFonts w:ascii="Times New Roman" w:hAnsi="Times New Roman" w:cs="Times New Roman"/>
          <w:b/>
          <w:bCs/>
          <w:sz w:val="16"/>
          <w:szCs w:val="16"/>
        </w:rPr>
      </w:pPr>
    </w:p>
    <w:p w14:paraId="355FDC53" w14:textId="1660FFE7" w:rsidR="00B00A15" w:rsidRPr="00DB24F5" w:rsidRDefault="000811EF" w:rsidP="00E91D1A">
      <w:pPr>
        <w:numPr>
          <w:ilvl w:val="1"/>
          <w:numId w:val="3"/>
        </w:numPr>
        <w:spacing w:before="0" w:after="0"/>
        <w:ind w:left="0" w:firstLine="0"/>
        <w:rPr>
          <w:rFonts w:ascii="Times New Roman" w:hAnsi="Times New Roman" w:cs="Times New Roman"/>
          <w:b/>
          <w:bCs/>
          <w:sz w:val="24"/>
          <w:szCs w:val="24"/>
        </w:rPr>
      </w:pPr>
      <w:r w:rsidRPr="00DB24F5">
        <w:rPr>
          <w:rFonts w:ascii="Times New Roman" w:hAnsi="Times New Roman" w:cs="Times New Roman"/>
          <w:sz w:val="24"/>
          <w:szCs w:val="24"/>
        </w:rPr>
        <w:t xml:space="preserve">Referuar akteve </w:t>
      </w:r>
      <w:r w:rsidR="00EF6398" w:rsidRPr="00DB24F5">
        <w:rPr>
          <w:rFonts w:ascii="Times New Roman" w:hAnsi="Times New Roman" w:cs="Times New Roman"/>
          <w:sz w:val="24"/>
          <w:szCs w:val="24"/>
        </w:rPr>
        <w:t>n</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fashikulli</w:t>
      </w:r>
      <w:r w:rsidR="00EF6398" w:rsidRPr="00DB24F5">
        <w:rPr>
          <w:rFonts w:ascii="Times New Roman" w:hAnsi="Times New Roman" w:cs="Times New Roman"/>
          <w:sz w:val="24"/>
          <w:szCs w:val="24"/>
        </w:rPr>
        <w:t>n</w:t>
      </w:r>
      <w:r w:rsidRPr="00DB24F5">
        <w:rPr>
          <w:rFonts w:ascii="Times New Roman" w:hAnsi="Times New Roman" w:cs="Times New Roman"/>
          <w:sz w:val="24"/>
          <w:szCs w:val="24"/>
        </w:rPr>
        <w:t xml:space="preserve"> </w:t>
      </w:r>
      <w:r w:rsidR="00EF6398" w:rsidRPr="00DB24F5">
        <w:rPr>
          <w:rFonts w:ascii="Times New Roman" w:hAnsi="Times New Roman" w:cs="Times New Roman"/>
          <w:sz w:val="24"/>
          <w:szCs w:val="24"/>
        </w:rPr>
        <w:t>e</w:t>
      </w:r>
      <w:r w:rsidRPr="00DB24F5">
        <w:rPr>
          <w:rFonts w:ascii="Times New Roman" w:hAnsi="Times New Roman" w:cs="Times New Roman"/>
          <w:sz w:val="24"/>
          <w:szCs w:val="24"/>
        </w:rPr>
        <w:t xml:space="preserve"> Komisionit, </w:t>
      </w:r>
      <w:r w:rsidR="005E3C53" w:rsidRPr="00DB24F5">
        <w:rPr>
          <w:rFonts w:ascii="Times New Roman" w:hAnsi="Times New Roman" w:cs="Times New Roman"/>
          <w:sz w:val="24"/>
          <w:szCs w:val="24"/>
        </w:rPr>
        <w:t xml:space="preserve">NJSHL konstaton se </w:t>
      </w:r>
      <w:r w:rsidRPr="00DB24F5">
        <w:rPr>
          <w:rFonts w:ascii="Times New Roman" w:hAnsi="Times New Roman" w:cs="Times New Roman"/>
          <w:sz w:val="24"/>
          <w:szCs w:val="24"/>
        </w:rPr>
        <w:t>k</w:t>
      </w:r>
      <w:r w:rsidR="00DA7168" w:rsidRPr="00DB24F5">
        <w:rPr>
          <w:rFonts w:ascii="Times New Roman" w:hAnsi="Times New Roman" w:cs="Times New Roman"/>
          <w:sz w:val="24"/>
          <w:szCs w:val="24"/>
        </w:rPr>
        <w:t xml:space="preserve">ërkesa e </w:t>
      </w:r>
      <w:r w:rsidR="005E3C53" w:rsidRPr="00DB24F5">
        <w:rPr>
          <w:rFonts w:ascii="Times New Roman" w:hAnsi="Times New Roman" w:cs="Times New Roman"/>
          <w:sz w:val="24"/>
          <w:szCs w:val="24"/>
        </w:rPr>
        <w:t>subjekti</w:t>
      </w:r>
      <w:r w:rsidR="00EF6398" w:rsidRPr="00DB24F5">
        <w:rPr>
          <w:rFonts w:ascii="Times New Roman" w:hAnsi="Times New Roman" w:cs="Times New Roman"/>
          <w:sz w:val="24"/>
          <w:szCs w:val="24"/>
        </w:rPr>
        <w:t>t</w:t>
      </w:r>
      <w:r w:rsidR="005E3C53" w:rsidRPr="00DB24F5">
        <w:rPr>
          <w:rFonts w:ascii="Times New Roman" w:hAnsi="Times New Roman" w:cs="Times New Roman"/>
          <w:sz w:val="24"/>
          <w:szCs w:val="24"/>
        </w:rPr>
        <w:t xml:space="preserve"> p</w:t>
      </w:r>
      <w:r w:rsidR="00725E77" w:rsidRPr="00DB24F5">
        <w:rPr>
          <w:rFonts w:ascii="Times New Roman" w:hAnsi="Times New Roman" w:cs="Times New Roman"/>
          <w:sz w:val="24"/>
          <w:szCs w:val="24"/>
        </w:rPr>
        <w:t>ë</w:t>
      </w:r>
      <w:r w:rsidR="005E3C53" w:rsidRPr="00DB24F5">
        <w:rPr>
          <w:rFonts w:ascii="Times New Roman" w:hAnsi="Times New Roman" w:cs="Times New Roman"/>
          <w:sz w:val="24"/>
          <w:szCs w:val="24"/>
        </w:rPr>
        <w:t>r p</w:t>
      </w:r>
      <w:r w:rsidR="00725E77" w:rsidRPr="00DB24F5">
        <w:rPr>
          <w:rFonts w:ascii="Times New Roman" w:hAnsi="Times New Roman" w:cs="Times New Roman"/>
          <w:sz w:val="24"/>
          <w:szCs w:val="24"/>
        </w:rPr>
        <w:t>ë</w:t>
      </w:r>
      <w:r w:rsidR="005E3C53" w:rsidRPr="00DB24F5">
        <w:rPr>
          <w:rFonts w:ascii="Times New Roman" w:hAnsi="Times New Roman" w:cs="Times New Roman"/>
          <w:sz w:val="24"/>
          <w:szCs w:val="24"/>
        </w:rPr>
        <w:t xml:space="preserve">rjashtimin e </w:t>
      </w:r>
      <w:proofErr w:type="spellStart"/>
      <w:r w:rsidR="005E3C53" w:rsidRPr="00DB24F5">
        <w:rPr>
          <w:rFonts w:ascii="Times New Roman" w:hAnsi="Times New Roman" w:cs="Times New Roman"/>
          <w:sz w:val="24"/>
          <w:szCs w:val="24"/>
        </w:rPr>
        <w:t>komisioneres</w:t>
      </w:r>
      <w:proofErr w:type="spellEnd"/>
      <w:r w:rsidR="005E3C53" w:rsidRPr="00DB24F5">
        <w:rPr>
          <w:rFonts w:ascii="Times New Roman" w:hAnsi="Times New Roman" w:cs="Times New Roman"/>
          <w:sz w:val="24"/>
          <w:szCs w:val="24"/>
        </w:rPr>
        <w:t xml:space="preserve"> </w:t>
      </w:r>
      <w:proofErr w:type="spellStart"/>
      <w:r w:rsidR="005E3C53" w:rsidRPr="00DB24F5">
        <w:rPr>
          <w:rFonts w:ascii="Times New Roman" w:hAnsi="Times New Roman" w:cs="Times New Roman"/>
          <w:sz w:val="24"/>
          <w:szCs w:val="24"/>
        </w:rPr>
        <w:t>Etleda</w:t>
      </w:r>
      <w:proofErr w:type="spellEnd"/>
      <w:r w:rsidR="005E3C53" w:rsidRPr="00DB24F5">
        <w:rPr>
          <w:rFonts w:ascii="Times New Roman" w:hAnsi="Times New Roman" w:cs="Times New Roman"/>
          <w:sz w:val="24"/>
          <w:szCs w:val="24"/>
        </w:rPr>
        <w:t xml:space="preserve"> Çiftja </w:t>
      </w:r>
      <w:r w:rsidR="00725E77" w:rsidRPr="00DB24F5">
        <w:rPr>
          <w:rFonts w:ascii="Times New Roman" w:hAnsi="Times New Roman" w:cs="Times New Roman"/>
          <w:sz w:val="24"/>
          <w:szCs w:val="24"/>
        </w:rPr>
        <w:t>ë</w:t>
      </w:r>
      <w:r w:rsidR="00EF6398" w:rsidRPr="00DB24F5">
        <w:rPr>
          <w:rFonts w:ascii="Times New Roman" w:hAnsi="Times New Roman" w:cs="Times New Roman"/>
          <w:sz w:val="24"/>
          <w:szCs w:val="24"/>
        </w:rPr>
        <w:t>sht</w:t>
      </w:r>
      <w:r w:rsidR="00725E77" w:rsidRPr="00DB24F5">
        <w:rPr>
          <w:rFonts w:ascii="Times New Roman" w:hAnsi="Times New Roman" w:cs="Times New Roman"/>
          <w:sz w:val="24"/>
          <w:szCs w:val="24"/>
        </w:rPr>
        <w:t>ë</w:t>
      </w:r>
      <w:r w:rsidR="00EF6398" w:rsidRPr="00DB24F5">
        <w:rPr>
          <w:rFonts w:ascii="Times New Roman" w:hAnsi="Times New Roman" w:cs="Times New Roman"/>
          <w:sz w:val="24"/>
          <w:szCs w:val="24"/>
        </w:rPr>
        <w:t xml:space="preserve"> marr</w:t>
      </w:r>
      <w:r w:rsidR="00725E77" w:rsidRPr="00DB24F5">
        <w:rPr>
          <w:rFonts w:ascii="Times New Roman" w:hAnsi="Times New Roman" w:cs="Times New Roman"/>
          <w:sz w:val="24"/>
          <w:szCs w:val="24"/>
        </w:rPr>
        <w:t>ë</w:t>
      </w:r>
      <w:r w:rsidR="00DA7168" w:rsidRPr="00DB24F5">
        <w:rPr>
          <w:rFonts w:ascii="Times New Roman" w:hAnsi="Times New Roman" w:cs="Times New Roman"/>
          <w:sz w:val="24"/>
          <w:szCs w:val="24"/>
        </w:rPr>
        <w:t xml:space="preserve"> në shqyrtim nga një trup gjykues i caktuar me short</w:t>
      </w:r>
      <w:r w:rsidR="00DA7168" w:rsidRPr="00DB24F5">
        <w:rPr>
          <w:rStyle w:val="FootnoteReference"/>
          <w:rFonts w:ascii="Times New Roman" w:hAnsi="Times New Roman" w:cs="Times New Roman"/>
          <w:sz w:val="24"/>
          <w:szCs w:val="24"/>
        </w:rPr>
        <w:footnoteReference w:id="2"/>
      </w:r>
      <w:r w:rsidR="00EF6398" w:rsidRPr="00DB24F5">
        <w:rPr>
          <w:rFonts w:ascii="Times New Roman" w:hAnsi="Times New Roman" w:cs="Times New Roman"/>
          <w:sz w:val="24"/>
          <w:szCs w:val="24"/>
        </w:rPr>
        <w:t>,</w:t>
      </w:r>
      <w:r w:rsidR="00DA7168" w:rsidRPr="00DB24F5">
        <w:rPr>
          <w:rFonts w:ascii="Times New Roman" w:hAnsi="Times New Roman" w:cs="Times New Roman"/>
          <w:sz w:val="24"/>
          <w:szCs w:val="24"/>
        </w:rPr>
        <w:t xml:space="preserve"> i cili me vendimin nr. 3359/2</w:t>
      </w:r>
      <w:r w:rsidR="00C7671A" w:rsidRPr="00DB24F5">
        <w:rPr>
          <w:rFonts w:ascii="Times New Roman" w:hAnsi="Times New Roman" w:cs="Times New Roman"/>
          <w:sz w:val="24"/>
          <w:szCs w:val="24"/>
        </w:rPr>
        <w:t xml:space="preserve"> prot.</w:t>
      </w:r>
      <w:r w:rsidR="00DA7168" w:rsidRPr="00DB24F5">
        <w:rPr>
          <w:rFonts w:ascii="Times New Roman" w:hAnsi="Times New Roman" w:cs="Times New Roman"/>
          <w:sz w:val="24"/>
          <w:szCs w:val="24"/>
        </w:rPr>
        <w:t xml:space="preserve">, datë </w:t>
      </w:r>
      <w:r w:rsidR="00C7671A" w:rsidRPr="00DB24F5">
        <w:rPr>
          <w:rFonts w:ascii="Times New Roman" w:hAnsi="Times New Roman" w:cs="Times New Roman"/>
          <w:sz w:val="24"/>
          <w:szCs w:val="24"/>
        </w:rPr>
        <w:t>21</w:t>
      </w:r>
      <w:r w:rsidR="00DA7168" w:rsidRPr="00DB24F5">
        <w:rPr>
          <w:rFonts w:ascii="Times New Roman" w:hAnsi="Times New Roman" w:cs="Times New Roman"/>
          <w:sz w:val="24"/>
          <w:szCs w:val="24"/>
        </w:rPr>
        <w:t>.09.2022, rrëzoi kërkesën e subjektit për përjashtim</w:t>
      </w:r>
      <w:r w:rsidR="00676E81" w:rsidRPr="00DB24F5">
        <w:rPr>
          <w:rFonts w:ascii="Times New Roman" w:hAnsi="Times New Roman" w:cs="Times New Roman"/>
          <w:sz w:val="24"/>
          <w:szCs w:val="24"/>
        </w:rPr>
        <w:t xml:space="preserve"> </w:t>
      </w:r>
      <w:r w:rsidR="00DA7168" w:rsidRPr="00DB24F5">
        <w:rPr>
          <w:rFonts w:ascii="Times New Roman" w:hAnsi="Times New Roman" w:cs="Times New Roman"/>
          <w:sz w:val="24"/>
          <w:szCs w:val="24"/>
        </w:rPr>
        <w:t>si të pabazuar në ligj dhe në prov</w:t>
      </w:r>
      <w:r w:rsidR="002B6C84" w:rsidRPr="00DB24F5">
        <w:rPr>
          <w:rFonts w:ascii="Times New Roman" w:hAnsi="Times New Roman" w:cs="Times New Roman"/>
          <w:sz w:val="24"/>
          <w:szCs w:val="24"/>
        </w:rPr>
        <w:t>a</w:t>
      </w:r>
      <w:r w:rsidR="005E3C53" w:rsidRPr="00DB24F5">
        <w:rPr>
          <w:rFonts w:ascii="Times New Roman" w:hAnsi="Times New Roman" w:cs="Times New Roman"/>
          <w:sz w:val="24"/>
          <w:szCs w:val="24"/>
        </w:rPr>
        <w:t xml:space="preserve"> me arsyetimin se</w:t>
      </w:r>
      <w:r w:rsidR="00EF6398" w:rsidRPr="00DB24F5">
        <w:rPr>
          <w:rFonts w:ascii="Times New Roman" w:hAnsi="Times New Roman" w:cs="Times New Roman"/>
          <w:sz w:val="24"/>
          <w:szCs w:val="24"/>
        </w:rPr>
        <w:t xml:space="preserve"> n</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baz</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nenit 27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ligjit nr. 84/2016</w:t>
      </w:r>
      <w:r w:rsidR="008B3A5F" w:rsidRPr="00DB24F5">
        <w:rPr>
          <w:rFonts w:ascii="Times New Roman" w:hAnsi="Times New Roman" w:cs="Times New Roman"/>
          <w:sz w:val="24"/>
          <w:szCs w:val="24"/>
        </w:rPr>
        <w:t>,</w:t>
      </w:r>
      <w:r w:rsidRPr="00DB24F5">
        <w:rPr>
          <w:rFonts w:ascii="Times New Roman" w:hAnsi="Times New Roman" w:cs="Times New Roman"/>
          <w:sz w:val="24"/>
          <w:szCs w:val="24"/>
        </w:rPr>
        <w:t xml:space="preserve"> përjashtimi i </w:t>
      </w:r>
      <w:proofErr w:type="spellStart"/>
      <w:r w:rsidRPr="00DB24F5">
        <w:rPr>
          <w:rFonts w:ascii="Times New Roman" w:hAnsi="Times New Roman" w:cs="Times New Roman"/>
          <w:sz w:val="24"/>
          <w:szCs w:val="24"/>
        </w:rPr>
        <w:t>komisionerit</w:t>
      </w:r>
      <w:proofErr w:type="spellEnd"/>
      <w:r w:rsidRPr="00DB24F5">
        <w:rPr>
          <w:rFonts w:ascii="Times New Roman" w:hAnsi="Times New Roman" w:cs="Times New Roman"/>
          <w:sz w:val="24"/>
          <w:szCs w:val="24"/>
        </w:rPr>
        <w:t xml:space="preserve">, gjyqtarit ose </w:t>
      </w:r>
      <w:proofErr w:type="spellStart"/>
      <w:r w:rsidRPr="00DB24F5">
        <w:rPr>
          <w:rFonts w:ascii="Times New Roman" w:hAnsi="Times New Roman" w:cs="Times New Roman"/>
          <w:sz w:val="24"/>
          <w:szCs w:val="24"/>
        </w:rPr>
        <w:t>Komisionerit</w:t>
      </w:r>
      <w:proofErr w:type="spellEnd"/>
      <w:r w:rsidRPr="00DB24F5">
        <w:rPr>
          <w:rFonts w:ascii="Times New Roman" w:hAnsi="Times New Roman" w:cs="Times New Roman"/>
          <w:sz w:val="24"/>
          <w:szCs w:val="24"/>
        </w:rPr>
        <w:t xml:space="preserve"> Publik nga shqyrtimi i çështjes vendoset nga një tjetër trup gjykues që caktohet me short, i cili duhet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soj</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se </w:t>
      </w:r>
      <w:proofErr w:type="spellStart"/>
      <w:r w:rsidRPr="00DB24F5">
        <w:rPr>
          <w:rFonts w:ascii="Times New Roman" w:hAnsi="Times New Roman" w:cs="Times New Roman"/>
          <w:sz w:val="24"/>
          <w:szCs w:val="24"/>
        </w:rPr>
        <w:t>komisioneri</w:t>
      </w:r>
      <w:proofErr w:type="spellEnd"/>
      <w:r w:rsidRPr="00DB24F5">
        <w:rPr>
          <w:rFonts w:ascii="Times New Roman" w:hAnsi="Times New Roman" w:cs="Times New Roman"/>
          <w:sz w:val="24"/>
          <w:szCs w:val="24"/>
        </w:rPr>
        <w:t>/</w:t>
      </w:r>
      <w:proofErr w:type="spellStart"/>
      <w:r w:rsidRPr="00DB24F5">
        <w:rPr>
          <w:rFonts w:ascii="Times New Roman" w:hAnsi="Times New Roman" w:cs="Times New Roman"/>
          <w:sz w:val="24"/>
          <w:szCs w:val="24"/>
        </w:rPr>
        <w:t>r</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t</w:t>
      </w:r>
      <w:proofErr w:type="spellEnd"/>
      <w:r w:rsidRPr="00DB24F5">
        <w:rPr>
          <w:rFonts w:ascii="Times New Roman" w:hAnsi="Times New Roman" w:cs="Times New Roman"/>
          <w:sz w:val="24"/>
          <w:szCs w:val="24"/>
        </w:rPr>
        <w:t xml:space="preserve"> p</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r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cilin k</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rkohet p</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rjashtimi </w:t>
      </w:r>
      <w:del w:id="46" w:author="Sokol Çomo" w:date="2025-05-02T08:44:00Z">
        <w:r w:rsidR="00EF6398">
          <w:rPr>
            <w:rFonts w:ascii="Times New Roman" w:hAnsi="Times New Roman" w:cs="Times New Roman"/>
            <w:sz w:val="24"/>
            <w:szCs w:val="24"/>
          </w:rPr>
          <w:delText>kur</w:delText>
        </w:r>
        <w:r w:rsidRPr="000725D8">
          <w:rPr>
            <w:rFonts w:ascii="Times New Roman" w:hAnsi="Times New Roman" w:cs="Times New Roman"/>
            <w:sz w:val="24"/>
            <w:szCs w:val="24"/>
          </w:rPr>
          <w:delText xml:space="preserve"> </w:delText>
        </w:r>
      </w:del>
      <w:r w:rsidRPr="00DB24F5">
        <w:rPr>
          <w:rFonts w:ascii="Times New Roman" w:hAnsi="Times New Roman" w:cs="Times New Roman"/>
          <w:sz w:val="24"/>
          <w:szCs w:val="24"/>
        </w:rPr>
        <w:t>ndodhet n</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kushtet e nenit </w:t>
      </w:r>
      <w:r w:rsidRPr="00DB24F5">
        <w:rPr>
          <w:rFonts w:ascii="Times New Roman" w:hAnsi="Times New Roman" w:cs="Times New Roman"/>
          <w:sz w:val="24"/>
          <w:szCs w:val="24"/>
        </w:rPr>
        <w:lastRenderedPageBreak/>
        <w:t>30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Kodit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Procedurave </w:t>
      </w:r>
      <w:r w:rsidR="00685F82" w:rsidRPr="00DB24F5">
        <w:rPr>
          <w:rFonts w:ascii="Times New Roman" w:hAnsi="Times New Roman" w:cs="Times New Roman"/>
          <w:sz w:val="24"/>
          <w:szCs w:val="24"/>
        </w:rPr>
        <w:t>Administrative</w:t>
      </w:r>
      <w:r w:rsidRPr="00DB24F5">
        <w:rPr>
          <w:rFonts w:ascii="Times New Roman" w:hAnsi="Times New Roman" w:cs="Times New Roman"/>
          <w:sz w:val="24"/>
          <w:szCs w:val="24"/>
        </w:rPr>
        <w:t xml:space="preserve"> ose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ligjit </w:t>
      </w:r>
      <w:r w:rsidR="00685F82" w:rsidRPr="00DB24F5">
        <w:rPr>
          <w:rFonts w:ascii="Times New Roman" w:hAnsi="Times New Roman" w:cs="Times New Roman"/>
          <w:sz w:val="24"/>
          <w:szCs w:val="24"/>
        </w:rPr>
        <w:t xml:space="preserve">“Mbi </w:t>
      </w:r>
      <w:r w:rsidRPr="00DB24F5">
        <w:rPr>
          <w:rFonts w:ascii="Times New Roman" w:hAnsi="Times New Roman" w:cs="Times New Roman"/>
          <w:sz w:val="24"/>
          <w:szCs w:val="24"/>
        </w:rPr>
        <w:t>parandalimin e konfliktit t</w:t>
      </w:r>
      <w:r w:rsidR="00685F82" w:rsidRPr="00DB24F5">
        <w:rPr>
          <w:rFonts w:ascii="Times New Roman" w:hAnsi="Times New Roman" w:cs="Times New Roman"/>
          <w:sz w:val="24"/>
          <w:szCs w:val="24"/>
        </w:rPr>
        <w:t>ë</w:t>
      </w:r>
      <w:r w:rsidRPr="00DB24F5">
        <w:rPr>
          <w:rFonts w:ascii="Times New Roman" w:hAnsi="Times New Roman" w:cs="Times New Roman"/>
          <w:sz w:val="24"/>
          <w:szCs w:val="24"/>
        </w:rPr>
        <w:t xml:space="preserve"> interesit</w:t>
      </w:r>
      <w:r w:rsidR="00685F82" w:rsidRPr="00DB24F5">
        <w:rPr>
          <w:rFonts w:ascii="Times New Roman" w:hAnsi="Times New Roman" w:cs="Times New Roman"/>
          <w:sz w:val="24"/>
          <w:szCs w:val="24"/>
        </w:rPr>
        <w:t xml:space="preserve"> n</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ushtrimin e funksioneve publike”. </w:t>
      </w:r>
      <w:r w:rsidR="0048441C" w:rsidRPr="00DB24F5">
        <w:rPr>
          <w:rFonts w:ascii="Times New Roman" w:hAnsi="Times New Roman" w:cs="Times New Roman"/>
          <w:sz w:val="24"/>
          <w:szCs w:val="24"/>
        </w:rPr>
        <w:t>P</w:t>
      </w:r>
      <w:r w:rsidR="00685F82" w:rsidRPr="00DB24F5">
        <w:rPr>
          <w:rFonts w:ascii="Times New Roman" w:hAnsi="Times New Roman" w:cs="Times New Roman"/>
          <w:sz w:val="24"/>
          <w:szCs w:val="24"/>
        </w:rPr>
        <w:t>asi administroi vendimin nr. 48, dat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16.09.2022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GJKKO-s</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w:t>
      </w:r>
      <w:r w:rsidR="0048441C" w:rsidRPr="00DB24F5">
        <w:rPr>
          <w:rFonts w:ascii="Times New Roman" w:hAnsi="Times New Roman" w:cs="Times New Roman"/>
          <w:sz w:val="24"/>
          <w:szCs w:val="24"/>
        </w:rPr>
        <w:t xml:space="preserve"> trupi gjykues</w:t>
      </w:r>
      <w:r w:rsidR="00685F82" w:rsidRPr="00DB24F5">
        <w:rPr>
          <w:rFonts w:ascii="Times New Roman" w:hAnsi="Times New Roman" w:cs="Times New Roman"/>
          <w:sz w:val="24"/>
          <w:szCs w:val="24"/>
        </w:rPr>
        <w:t xml:space="preserve"> vler</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soi se pretendimet e </w:t>
      </w:r>
      <w:r w:rsidR="008B3A5F" w:rsidRPr="00DB24F5">
        <w:rPr>
          <w:rFonts w:ascii="Times New Roman" w:hAnsi="Times New Roman" w:cs="Times New Roman"/>
          <w:sz w:val="24"/>
          <w:szCs w:val="24"/>
        </w:rPr>
        <w:t>subjektit</w:t>
      </w:r>
      <w:r w:rsidR="00685F82" w:rsidRPr="00DB24F5">
        <w:rPr>
          <w:rFonts w:ascii="Times New Roman" w:hAnsi="Times New Roman" w:cs="Times New Roman"/>
          <w:sz w:val="24"/>
          <w:szCs w:val="24"/>
        </w:rPr>
        <w:t xml:space="preserve">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rivler</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simit nuk q</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ndrojn</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p</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r shkak se procesi penal i zhvilluar nga GJKKO nuk mund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barazohet me procesin administrativ n</w:t>
      </w:r>
      <w:r w:rsidR="0048441C" w:rsidRPr="00DB24F5">
        <w:rPr>
          <w:rFonts w:ascii="Times New Roman" w:hAnsi="Times New Roman" w:cs="Times New Roman"/>
          <w:sz w:val="24"/>
          <w:szCs w:val="24"/>
        </w:rPr>
        <w:t>daj</w:t>
      </w:r>
      <w:r w:rsidR="00685F82" w:rsidRPr="00DB24F5">
        <w:rPr>
          <w:rFonts w:ascii="Times New Roman" w:hAnsi="Times New Roman" w:cs="Times New Roman"/>
          <w:sz w:val="24"/>
          <w:szCs w:val="24"/>
        </w:rPr>
        <w:t xml:space="preserve"> subjektit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rivler</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simit.</w:t>
      </w:r>
      <w:r w:rsidR="008B3A5F" w:rsidRPr="00DB24F5">
        <w:rPr>
          <w:rFonts w:ascii="Times New Roman" w:hAnsi="Times New Roman" w:cs="Times New Roman"/>
          <w:sz w:val="24"/>
          <w:szCs w:val="24"/>
        </w:rPr>
        <w:t xml:space="preserve"> </w:t>
      </w:r>
      <w:r w:rsidR="00685F82" w:rsidRPr="00DB24F5">
        <w:rPr>
          <w:rFonts w:ascii="Times New Roman" w:hAnsi="Times New Roman" w:cs="Times New Roman"/>
          <w:sz w:val="24"/>
          <w:szCs w:val="24"/>
        </w:rPr>
        <w:t xml:space="preserve">[...] </w:t>
      </w:r>
      <w:r w:rsidR="008B3A5F" w:rsidRPr="00DB24F5">
        <w:rPr>
          <w:rFonts w:ascii="Times New Roman" w:hAnsi="Times New Roman" w:cs="Times New Roman"/>
          <w:sz w:val="24"/>
          <w:szCs w:val="24"/>
        </w:rPr>
        <w:t>S</w:t>
      </w:r>
      <w:r w:rsidR="00685F82" w:rsidRPr="00DB24F5">
        <w:rPr>
          <w:rFonts w:ascii="Times New Roman" w:hAnsi="Times New Roman" w:cs="Times New Roman"/>
          <w:sz w:val="24"/>
          <w:szCs w:val="24"/>
        </w:rPr>
        <w:t xml:space="preserve">ubjekti nuk ka provuar interesin e </w:t>
      </w:r>
      <w:proofErr w:type="spellStart"/>
      <w:r w:rsidR="00685F82" w:rsidRPr="00DB24F5">
        <w:rPr>
          <w:rFonts w:ascii="Times New Roman" w:hAnsi="Times New Roman" w:cs="Times New Roman"/>
          <w:sz w:val="24"/>
          <w:szCs w:val="24"/>
        </w:rPr>
        <w:t>drejt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p</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rdrejt</w:t>
      </w:r>
      <w:r w:rsidR="00DC0F7D" w:rsidRPr="00DB24F5">
        <w:rPr>
          <w:rFonts w:ascii="Times New Roman" w:hAnsi="Times New Roman" w:cs="Times New Roman"/>
          <w:sz w:val="24"/>
          <w:szCs w:val="24"/>
        </w:rPr>
        <w:t>ë</w:t>
      </w:r>
      <w:proofErr w:type="spellEnd"/>
      <w:r w:rsidR="00685F82" w:rsidRPr="00DB24F5">
        <w:rPr>
          <w:rFonts w:ascii="Times New Roman" w:hAnsi="Times New Roman" w:cs="Times New Roman"/>
          <w:sz w:val="24"/>
          <w:szCs w:val="24"/>
        </w:rPr>
        <w:t xml:space="preserve"> ose jo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drejtp</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rdrejt</w:t>
      </w:r>
      <w:r w:rsidR="00DC0F7D" w:rsidRPr="00DB24F5">
        <w:rPr>
          <w:rFonts w:ascii="Times New Roman" w:hAnsi="Times New Roman" w:cs="Times New Roman"/>
          <w:sz w:val="24"/>
          <w:szCs w:val="24"/>
        </w:rPr>
        <w:t>ë</w:t>
      </w:r>
      <w:r w:rsidR="005A233C" w:rsidRPr="00DB24F5">
        <w:rPr>
          <w:rFonts w:ascii="Times New Roman" w:hAnsi="Times New Roman" w:cs="Times New Roman"/>
          <w:sz w:val="24"/>
          <w:szCs w:val="24"/>
        </w:rPr>
        <w:t xml:space="preserve"> </w:t>
      </w:r>
      <w:r w:rsidR="00685F82" w:rsidRPr="00DB24F5">
        <w:rPr>
          <w:rFonts w:ascii="Times New Roman" w:hAnsi="Times New Roman" w:cs="Times New Roman"/>
          <w:sz w:val="24"/>
          <w:szCs w:val="24"/>
        </w:rPr>
        <w:t>n</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nj</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w:t>
      </w:r>
      <w:r w:rsidR="005A233C" w:rsidRPr="00DB24F5">
        <w:rPr>
          <w:rFonts w:ascii="Times New Roman" w:hAnsi="Times New Roman" w:cs="Times New Roman"/>
          <w:sz w:val="24"/>
          <w:szCs w:val="24"/>
        </w:rPr>
        <w:t xml:space="preserve">çështje </w:t>
      </w:r>
      <w:r w:rsidR="008B3A5F" w:rsidRPr="00DB24F5">
        <w:rPr>
          <w:rFonts w:ascii="Times New Roman" w:hAnsi="Times New Roman" w:cs="Times New Roman"/>
          <w:sz w:val="24"/>
          <w:szCs w:val="24"/>
        </w:rPr>
        <w:t>objektivisht</w:t>
      </w:r>
      <w:r w:rsidR="00685F82" w:rsidRPr="00DB24F5">
        <w:rPr>
          <w:rFonts w:ascii="Times New Roman" w:hAnsi="Times New Roman" w:cs="Times New Roman"/>
          <w:sz w:val="24"/>
          <w:szCs w:val="24"/>
        </w:rPr>
        <w:t xml:space="preserve">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nj</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jt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dhe me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nj</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jtat rrethana ligjore me </w:t>
      </w:r>
      <w:r w:rsidR="00114429" w:rsidRPr="00DB24F5">
        <w:rPr>
          <w:rFonts w:ascii="Times New Roman" w:hAnsi="Times New Roman" w:cs="Times New Roman"/>
          <w:sz w:val="24"/>
          <w:szCs w:val="24"/>
        </w:rPr>
        <w:t>çështjen</w:t>
      </w:r>
      <w:r w:rsidR="00685F82" w:rsidRPr="00DB24F5">
        <w:rPr>
          <w:rFonts w:ascii="Times New Roman" w:hAnsi="Times New Roman" w:cs="Times New Roman"/>
          <w:sz w:val="24"/>
          <w:szCs w:val="24"/>
        </w:rPr>
        <w:t xml:space="preserve"> n</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shqyrtim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w:t>
      </w:r>
      <w:proofErr w:type="spellStart"/>
      <w:r w:rsidR="00685F82" w:rsidRPr="00DB24F5">
        <w:rPr>
          <w:rFonts w:ascii="Times New Roman" w:hAnsi="Times New Roman" w:cs="Times New Roman"/>
          <w:sz w:val="24"/>
          <w:szCs w:val="24"/>
        </w:rPr>
        <w:t>komisioneres</w:t>
      </w:r>
      <w:proofErr w:type="spellEnd"/>
      <w:r w:rsidR="00685F82" w:rsidRPr="00DB24F5">
        <w:rPr>
          <w:rFonts w:ascii="Times New Roman" w:hAnsi="Times New Roman" w:cs="Times New Roman"/>
          <w:sz w:val="24"/>
          <w:szCs w:val="24"/>
        </w:rPr>
        <w:t xml:space="preserve"> </w:t>
      </w:r>
      <w:proofErr w:type="spellStart"/>
      <w:r w:rsidR="00685F82" w:rsidRPr="00DB24F5">
        <w:rPr>
          <w:rFonts w:ascii="Times New Roman" w:hAnsi="Times New Roman" w:cs="Times New Roman"/>
          <w:sz w:val="24"/>
          <w:szCs w:val="24"/>
        </w:rPr>
        <w:t>Etleda</w:t>
      </w:r>
      <w:proofErr w:type="spellEnd"/>
      <w:r w:rsidR="00685F82" w:rsidRPr="00DB24F5">
        <w:rPr>
          <w:rFonts w:ascii="Times New Roman" w:hAnsi="Times New Roman" w:cs="Times New Roman"/>
          <w:sz w:val="24"/>
          <w:szCs w:val="24"/>
        </w:rPr>
        <w:t xml:space="preserve"> </w:t>
      </w:r>
      <w:r w:rsidR="008B3A5F" w:rsidRPr="00DB24F5">
        <w:rPr>
          <w:rFonts w:ascii="Times New Roman" w:hAnsi="Times New Roman" w:cs="Times New Roman"/>
          <w:sz w:val="24"/>
          <w:szCs w:val="24"/>
        </w:rPr>
        <w:t>Çiftja</w:t>
      </w:r>
      <w:r w:rsidR="00685F82" w:rsidRPr="00DB24F5">
        <w:rPr>
          <w:rFonts w:ascii="Times New Roman" w:hAnsi="Times New Roman" w:cs="Times New Roman"/>
          <w:sz w:val="24"/>
          <w:szCs w:val="24"/>
        </w:rPr>
        <w:t xml:space="preserve"> </w:t>
      </w:r>
      <w:r w:rsidR="004D2B99" w:rsidRPr="00DB24F5">
        <w:rPr>
          <w:rFonts w:ascii="Times New Roman" w:hAnsi="Times New Roman" w:cs="Times New Roman"/>
          <w:sz w:val="24"/>
          <w:szCs w:val="24"/>
        </w:rPr>
        <w:t xml:space="preserve">dhe se </w:t>
      </w:r>
      <w:r w:rsidR="00685F82" w:rsidRPr="00DB24F5">
        <w:rPr>
          <w:rFonts w:ascii="Times New Roman" w:hAnsi="Times New Roman" w:cs="Times New Roman"/>
          <w:sz w:val="24"/>
          <w:szCs w:val="24"/>
        </w:rPr>
        <w:t>nuk mund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flitet p</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r rret</w:t>
      </w:r>
      <w:r w:rsidR="00DC0F7D" w:rsidRPr="00DB24F5">
        <w:rPr>
          <w:rFonts w:ascii="Times New Roman" w:hAnsi="Times New Roman" w:cs="Times New Roman"/>
          <w:sz w:val="24"/>
          <w:szCs w:val="24"/>
        </w:rPr>
        <w:t>h</w:t>
      </w:r>
      <w:r w:rsidR="00685F82" w:rsidRPr="00DB24F5">
        <w:rPr>
          <w:rFonts w:ascii="Times New Roman" w:hAnsi="Times New Roman" w:cs="Times New Roman"/>
          <w:sz w:val="24"/>
          <w:szCs w:val="24"/>
        </w:rPr>
        <w:t>ana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nj</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jta apo p</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r </w:t>
      </w:r>
      <w:r w:rsidR="00114429" w:rsidRPr="00DB24F5">
        <w:rPr>
          <w:rFonts w:ascii="Times New Roman" w:hAnsi="Times New Roman" w:cs="Times New Roman"/>
          <w:sz w:val="24"/>
          <w:szCs w:val="24"/>
        </w:rPr>
        <w:t>çështje</w:t>
      </w:r>
      <w:r w:rsidR="00685F82" w:rsidRPr="00DB24F5">
        <w:rPr>
          <w:rFonts w:ascii="Times New Roman" w:hAnsi="Times New Roman" w:cs="Times New Roman"/>
          <w:sz w:val="24"/>
          <w:szCs w:val="24"/>
        </w:rPr>
        <w:t xml:space="preserve"> objektivisht 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nj</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jt</w:t>
      </w:r>
      <w:r w:rsidR="00DC0F7D" w:rsidRPr="00DB24F5">
        <w:rPr>
          <w:rFonts w:ascii="Times New Roman" w:hAnsi="Times New Roman" w:cs="Times New Roman"/>
          <w:sz w:val="24"/>
          <w:szCs w:val="24"/>
        </w:rPr>
        <w:t>ë</w:t>
      </w:r>
      <w:r w:rsidR="00685F82" w:rsidRPr="00DB24F5">
        <w:rPr>
          <w:rFonts w:ascii="Times New Roman" w:hAnsi="Times New Roman" w:cs="Times New Roman"/>
          <w:sz w:val="24"/>
          <w:szCs w:val="24"/>
        </w:rPr>
        <w:t xml:space="preserve"> kur kraha</w:t>
      </w:r>
      <w:r w:rsidR="00DC0F7D" w:rsidRPr="00DB24F5">
        <w:rPr>
          <w:rFonts w:ascii="Times New Roman" w:hAnsi="Times New Roman" w:cs="Times New Roman"/>
          <w:sz w:val="24"/>
          <w:szCs w:val="24"/>
        </w:rPr>
        <w:t>sojmë një proces administrativ me atë penal përfundimi i të cilit është pafajësia. R</w:t>
      </w:r>
      <w:r w:rsidR="005A233C" w:rsidRPr="00DB24F5">
        <w:rPr>
          <w:rFonts w:ascii="Times New Roman" w:hAnsi="Times New Roman" w:cs="Times New Roman"/>
          <w:sz w:val="24"/>
          <w:szCs w:val="24"/>
        </w:rPr>
        <w:t>e</w:t>
      </w:r>
      <w:r w:rsidR="00DC0F7D" w:rsidRPr="00DB24F5">
        <w:rPr>
          <w:rFonts w:ascii="Times New Roman" w:hAnsi="Times New Roman" w:cs="Times New Roman"/>
          <w:sz w:val="24"/>
          <w:szCs w:val="24"/>
        </w:rPr>
        <w:t xml:space="preserve">zulton se ky vendim i </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sht</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 xml:space="preserve"> njoftuar subjektit me dat</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 xml:space="preserve"> 21.09.2022</w:t>
      </w:r>
      <w:r w:rsidR="00074672" w:rsidRPr="00DB24F5">
        <w:rPr>
          <w:rFonts w:ascii="Times New Roman" w:hAnsi="Times New Roman" w:cs="Times New Roman"/>
          <w:sz w:val="24"/>
          <w:szCs w:val="24"/>
        </w:rPr>
        <w:t>.</w:t>
      </w:r>
      <w:r w:rsidR="00E91D1A" w:rsidRPr="00DB24F5">
        <w:rPr>
          <w:rFonts w:ascii="Times New Roman" w:hAnsi="Times New Roman" w:cs="Times New Roman"/>
          <w:b/>
          <w:bCs/>
          <w:sz w:val="24"/>
          <w:szCs w:val="24"/>
        </w:rPr>
        <w:t xml:space="preserve"> </w:t>
      </w:r>
      <w:r w:rsidR="00A05E6F" w:rsidRPr="00DB24F5">
        <w:rPr>
          <w:rFonts w:ascii="Times New Roman" w:hAnsi="Times New Roman" w:cs="Times New Roman"/>
          <w:sz w:val="24"/>
          <w:szCs w:val="24"/>
        </w:rPr>
        <w:t>S</w:t>
      </w:r>
      <w:r w:rsidR="00DC0F7D" w:rsidRPr="00DB24F5">
        <w:rPr>
          <w:rFonts w:ascii="Times New Roman" w:hAnsi="Times New Roman" w:cs="Times New Roman"/>
          <w:sz w:val="24"/>
          <w:szCs w:val="24"/>
        </w:rPr>
        <w:t>a m</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 xml:space="preserve"> sip</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r, NJSHL vler</w:t>
      </w:r>
      <w:r w:rsidR="00173EAF" w:rsidRPr="00DB24F5">
        <w:rPr>
          <w:rFonts w:ascii="Times New Roman" w:hAnsi="Times New Roman" w:cs="Times New Roman"/>
          <w:sz w:val="24"/>
          <w:szCs w:val="24"/>
        </w:rPr>
        <w:t>ë</w:t>
      </w:r>
      <w:r w:rsidR="00DC0F7D" w:rsidRPr="00DB24F5">
        <w:rPr>
          <w:rFonts w:ascii="Times New Roman" w:hAnsi="Times New Roman" w:cs="Times New Roman"/>
          <w:sz w:val="24"/>
          <w:szCs w:val="24"/>
        </w:rPr>
        <w:t xml:space="preserve">son se </w:t>
      </w:r>
      <w:r w:rsidR="00A05E6F" w:rsidRPr="00DB24F5">
        <w:rPr>
          <w:rFonts w:ascii="Times New Roman" w:hAnsi="Times New Roman" w:cs="Times New Roman"/>
          <w:sz w:val="24"/>
          <w:szCs w:val="24"/>
        </w:rPr>
        <w:t>n</w:t>
      </w:r>
      <w:r w:rsidR="00676E81" w:rsidRPr="00DB24F5">
        <w:rPr>
          <w:rFonts w:ascii="Times New Roman" w:hAnsi="Times New Roman" w:cs="Times New Roman"/>
          <w:sz w:val="24"/>
          <w:szCs w:val="24"/>
        </w:rPr>
        <w:t>ë</w:t>
      </w:r>
      <w:r w:rsidR="00C05B95" w:rsidRPr="00DB24F5">
        <w:rPr>
          <w:rFonts w:ascii="Times New Roman" w:hAnsi="Times New Roman" w:cs="Times New Roman"/>
          <w:sz w:val="24"/>
          <w:szCs w:val="24"/>
        </w:rPr>
        <w:t xml:space="preserve"> lidhje </w:t>
      </w:r>
      <w:r w:rsidR="00676E81" w:rsidRPr="00DB24F5">
        <w:rPr>
          <w:rFonts w:ascii="Times New Roman" w:hAnsi="Times New Roman" w:cs="Times New Roman"/>
          <w:sz w:val="24"/>
          <w:szCs w:val="24"/>
        </w:rPr>
        <w:t>me</w:t>
      </w:r>
      <w:r w:rsidR="00C05B95" w:rsidRPr="00DB24F5">
        <w:rPr>
          <w:rFonts w:ascii="Times New Roman" w:hAnsi="Times New Roman" w:cs="Times New Roman"/>
          <w:sz w:val="24"/>
          <w:szCs w:val="24"/>
        </w:rPr>
        <w:t xml:space="preserve"> </w:t>
      </w:r>
      <w:r w:rsidR="00676E81" w:rsidRPr="00DB24F5">
        <w:rPr>
          <w:rFonts w:ascii="Times New Roman" w:hAnsi="Times New Roman" w:cs="Times New Roman"/>
          <w:sz w:val="24"/>
          <w:szCs w:val="24"/>
        </w:rPr>
        <w:t>kërkesën</w:t>
      </w:r>
      <w:r w:rsidR="00C05B95" w:rsidRPr="00DB24F5">
        <w:rPr>
          <w:rFonts w:ascii="Times New Roman" w:hAnsi="Times New Roman" w:cs="Times New Roman"/>
          <w:sz w:val="24"/>
          <w:szCs w:val="24"/>
        </w:rPr>
        <w:t xml:space="preserve"> p</w:t>
      </w:r>
      <w:r w:rsidR="00676E81" w:rsidRPr="00DB24F5">
        <w:rPr>
          <w:rFonts w:ascii="Times New Roman" w:hAnsi="Times New Roman" w:cs="Times New Roman"/>
          <w:sz w:val="24"/>
          <w:szCs w:val="24"/>
        </w:rPr>
        <w:t>ë</w:t>
      </w:r>
      <w:r w:rsidR="00C05B95" w:rsidRPr="00DB24F5">
        <w:rPr>
          <w:rFonts w:ascii="Times New Roman" w:hAnsi="Times New Roman" w:cs="Times New Roman"/>
          <w:sz w:val="24"/>
          <w:szCs w:val="24"/>
        </w:rPr>
        <w:t>r p</w:t>
      </w:r>
      <w:r w:rsidR="00676E81" w:rsidRPr="00DB24F5">
        <w:rPr>
          <w:rFonts w:ascii="Times New Roman" w:hAnsi="Times New Roman" w:cs="Times New Roman"/>
          <w:sz w:val="24"/>
          <w:szCs w:val="24"/>
        </w:rPr>
        <w:t>ë</w:t>
      </w:r>
      <w:r w:rsidR="00C05B95" w:rsidRPr="00DB24F5">
        <w:rPr>
          <w:rFonts w:ascii="Times New Roman" w:hAnsi="Times New Roman" w:cs="Times New Roman"/>
          <w:sz w:val="24"/>
          <w:szCs w:val="24"/>
        </w:rPr>
        <w:t>rjashtim e an</w:t>
      </w:r>
      <w:r w:rsidR="00E4715C" w:rsidRPr="00DB24F5">
        <w:rPr>
          <w:rFonts w:ascii="Times New Roman" w:hAnsi="Times New Roman" w:cs="Times New Roman"/>
          <w:sz w:val="24"/>
          <w:szCs w:val="24"/>
        </w:rPr>
        <w:t>ë</w:t>
      </w:r>
      <w:r w:rsidR="00C05B95" w:rsidRPr="00DB24F5">
        <w:rPr>
          <w:rFonts w:ascii="Times New Roman" w:hAnsi="Times New Roman" w:cs="Times New Roman"/>
          <w:sz w:val="24"/>
          <w:szCs w:val="24"/>
        </w:rPr>
        <w:t>t</w:t>
      </w:r>
      <w:r w:rsidR="00676E81" w:rsidRPr="00DB24F5">
        <w:rPr>
          <w:rFonts w:ascii="Times New Roman" w:hAnsi="Times New Roman" w:cs="Times New Roman"/>
          <w:sz w:val="24"/>
          <w:szCs w:val="24"/>
        </w:rPr>
        <w:t>a</w:t>
      </w:r>
      <w:r w:rsidR="00C05B95" w:rsidRPr="00DB24F5">
        <w:rPr>
          <w:rFonts w:ascii="Times New Roman" w:hAnsi="Times New Roman" w:cs="Times New Roman"/>
          <w:sz w:val="24"/>
          <w:szCs w:val="24"/>
        </w:rPr>
        <w:t>res s</w:t>
      </w:r>
      <w:r w:rsidR="00676E81" w:rsidRPr="00DB24F5">
        <w:rPr>
          <w:rFonts w:ascii="Times New Roman" w:hAnsi="Times New Roman" w:cs="Times New Roman"/>
          <w:sz w:val="24"/>
          <w:szCs w:val="24"/>
        </w:rPr>
        <w:t>ë</w:t>
      </w:r>
      <w:r w:rsidR="00C05B95" w:rsidRPr="00DB24F5">
        <w:rPr>
          <w:rFonts w:ascii="Times New Roman" w:hAnsi="Times New Roman" w:cs="Times New Roman"/>
          <w:sz w:val="24"/>
          <w:szCs w:val="24"/>
        </w:rPr>
        <w:t xml:space="preserve"> trupit gjykues, Komisioni </w:t>
      </w:r>
      <w:r w:rsidR="004D2B99" w:rsidRPr="00DB24F5">
        <w:rPr>
          <w:rFonts w:ascii="Times New Roman" w:hAnsi="Times New Roman" w:cs="Times New Roman"/>
          <w:sz w:val="24"/>
          <w:szCs w:val="24"/>
        </w:rPr>
        <w:t>ka</w:t>
      </w:r>
      <w:r w:rsidR="00013B7E" w:rsidRPr="00DB24F5">
        <w:rPr>
          <w:rFonts w:ascii="Times New Roman" w:hAnsi="Times New Roman" w:cs="Times New Roman"/>
          <w:sz w:val="24"/>
          <w:szCs w:val="24"/>
        </w:rPr>
        <w:t xml:space="preserve"> </w:t>
      </w:r>
      <w:r w:rsidR="004D2B99" w:rsidRPr="00DB24F5">
        <w:rPr>
          <w:rFonts w:ascii="Times New Roman" w:hAnsi="Times New Roman" w:cs="Times New Roman"/>
          <w:sz w:val="24"/>
          <w:szCs w:val="24"/>
        </w:rPr>
        <w:t xml:space="preserve">vepruar </w:t>
      </w:r>
      <w:r w:rsidR="00013B7E" w:rsidRPr="00DB24F5">
        <w:rPr>
          <w:rFonts w:ascii="Times New Roman" w:hAnsi="Times New Roman" w:cs="Times New Roman"/>
          <w:sz w:val="24"/>
          <w:szCs w:val="24"/>
        </w:rPr>
        <w:t>sipas kërkesave të nenit 27 të ligjit nr. 84/201</w:t>
      </w:r>
      <w:r w:rsidR="004D2B99" w:rsidRPr="00DB24F5">
        <w:rPr>
          <w:rFonts w:ascii="Times New Roman" w:hAnsi="Times New Roman" w:cs="Times New Roman"/>
          <w:sz w:val="24"/>
          <w:szCs w:val="24"/>
        </w:rPr>
        <w:t>6 duke garantuar proces t</w:t>
      </w:r>
      <w:r w:rsidR="001D3AE3" w:rsidRPr="00DB24F5">
        <w:rPr>
          <w:rFonts w:ascii="Times New Roman" w:hAnsi="Times New Roman" w:cs="Times New Roman"/>
          <w:sz w:val="24"/>
          <w:szCs w:val="24"/>
        </w:rPr>
        <w:t>ë</w:t>
      </w:r>
      <w:r w:rsidR="004D2B99" w:rsidRPr="00DB24F5">
        <w:rPr>
          <w:rFonts w:ascii="Times New Roman" w:hAnsi="Times New Roman" w:cs="Times New Roman"/>
          <w:sz w:val="24"/>
          <w:szCs w:val="24"/>
        </w:rPr>
        <w:t xml:space="preserve"> rregullt.</w:t>
      </w:r>
    </w:p>
    <w:p w14:paraId="60682410" w14:textId="77777777" w:rsidR="00C3627E" w:rsidRPr="00DB24F5" w:rsidRDefault="00C3627E" w:rsidP="00C3627E">
      <w:pPr>
        <w:spacing w:before="0" w:after="0"/>
        <w:rPr>
          <w:rFonts w:ascii="Times New Roman" w:hAnsi="Times New Roman" w:cs="Times New Roman"/>
          <w:b/>
          <w:bCs/>
          <w:sz w:val="16"/>
          <w:szCs w:val="16"/>
        </w:rPr>
      </w:pPr>
    </w:p>
    <w:p w14:paraId="576227C0" w14:textId="2245F3B9" w:rsidR="001C189F" w:rsidRPr="00DB24F5" w:rsidRDefault="00993DCC" w:rsidP="00074672">
      <w:pPr>
        <w:numPr>
          <w:ilvl w:val="1"/>
          <w:numId w:val="3"/>
        </w:numPr>
        <w:spacing w:before="0" w:after="0"/>
        <w:ind w:left="0" w:firstLine="0"/>
        <w:rPr>
          <w:rFonts w:ascii="Times New Roman" w:hAnsi="Times New Roman" w:cs="Times New Roman"/>
          <w:b/>
          <w:bCs/>
          <w:sz w:val="24"/>
          <w:szCs w:val="24"/>
        </w:rPr>
      </w:pPr>
      <w:r w:rsidRPr="00DB24F5">
        <w:rPr>
          <w:rFonts w:ascii="Times New Roman" w:hAnsi="Times New Roman" w:cs="Times New Roman"/>
          <w:sz w:val="24"/>
          <w:szCs w:val="24"/>
        </w:rPr>
        <w:t>Sa i takon</w:t>
      </w:r>
      <w:r w:rsidR="006275D1" w:rsidRPr="00DB24F5">
        <w:rPr>
          <w:rFonts w:ascii="Times New Roman" w:hAnsi="Times New Roman" w:cs="Times New Roman"/>
          <w:sz w:val="24"/>
          <w:szCs w:val="24"/>
        </w:rPr>
        <w:t xml:space="preserve"> pretend</w:t>
      </w:r>
      <w:r w:rsidRPr="00DB24F5">
        <w:rPr>
          <w:rFonts w:ascii="Times New Roman" w:hAnsi="Times New Roman" w:cs="Times New Roman"/>
          <w:sz w:val="24"/>
          <w:szCs w:val="24"/>
        </w:rPr>
        <w:t>imit t</w:t>
      </w:r>
      <w:r w:rsidR="00156989"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se </w:t>
      </w:r>
      <w:r w:rsidR="006275D1" w:rsidRPr="00DB24F5">
        <w:rPr>
          <w:rFonts w:ascii="Times New Roman" w:hAnsi="Times New Roman" w:cs="Times New Roman"/>
          <w:sz w:val="24"/>
          <w:szCs w:val="24"/>
        </w:rPr>
        <w:t>i është cenuar e drejta për t’u gjykuar nga një gjykatë e pavarur dhe e paanshme</w:t>
      </w:r>
      <w:r w:rsidR="001D3AE3" w:rsidRPr="00DB24F5">
        <w:rPr>
          <w:rFonts w:ascii="Times New Roman" w:hAnsi="Times New Roman" w:cs="Times New Roman"/>
          <w:sz w:val="24"/>
          <w:szCs w:val="24"/>
        </w:rPr>
        <w:t xml:space="preserve"> në drejtim të </w:t>
      </w:r>
      <w:proofErr w:type="spellStart"/>
      <w:r w:rsidR="001D3AE3" w:rsidRPr="00DB24F5">
        <w:rPr>
          <w:rFonts w:ascii="Times New Roman" w:hAnsi="Times New Roman" w:cs="Times New Roman"/>
          <w:sz w:val="24"/>
          <w:szCs w:val="24"/>
        </w:rPr>
        <w:t>mospërmbushjes</w:t>
      </w:r>
      <w:proofErr w:type="spellEnd"/>
      <w:r w:rsidR="001D3AE3" w:rsidRPr="00DB24F5">
        <w:rPr>
          <w:rFonts w:ascii="Times New Roman" w:hAnsi="Times New Roman" w:cs="Times New Roman"/>
          <w:sz w:val="24"/>
          <w:szCs w:val="24"/>
        </w:rPr>
        <w:t xml:space="preserve"> së garancive sipas</w:t>
      </w:r>
      <w:r w:rsidR="006275D1" w:rsidRPr="00DB24F5">
        <w:rPr>
          <w:rFonts w:ascii="Times New Roman" w:hAnsi="Times New Roman" w:cs="Times New Roman"/>
          <w:sz w:val="24"/>
          <w:szCs w:val="24"/>
        </w:rPr>
        <w:t xml:space="preserve"> neni</w:t>
      </w:r>
      <w:r w:rsidR="001D3AE3" w:rsidRPr="00DB24F5">
        <w:rPr>
          <w:rFonts w:ascii="Times New Roman" w:hAnsi="Times New Roman" w:cs="Times New Roman"/>
          <w:sz w:val="24"/>
          <w:szCs w:val="24"/>
        </w:rPr>
        <w:t xml:space="preserve">t </w:t>
      </w:r>
      <w:r w:rsidR="006275D1" w:rsidRPr="00DB24F5">
        <w:rPr>
          <w:rFonts w:ascii="Times New Roman" w:hAnsi="Times New Roman" w:cs="Times New Roman"/>
          <w:sz w:val="24"/>
          <w:szCs w:val="24"/>
        </w:rPr>
        <w:t xml:space="preserve">6, pika 1 e Konventës Evropiane të </w:t>
      </w:r>
      <w:proofErr w:type="spellStart"/>
      <w:r w:rsidR="006275D1" w:rsidRPr="00DB24F5">
        <w:rPr>
          <w:rFonts w:ascii="Times New Roman" w:hAnsi="Times New Roman" w:cs="Times New Roman"/>
          <w:sz w:val="24"/>
          <w:szCs w:val="24"/>
        </w:rPr>
        <w:t>të</w:t>
      </w:r>
      <w:proofErr w:type="spellEnd"/>
      <w:r w:rsidR="006275D1" w:rsidRPr="00DB24F5">
        <w:rPr>
          <w:rFonts w:ascii="Times New Roman" w:hAnsi="Times New Roman" w:cs="Times New Roman"/>
          <w:sz w:val="24"/>
          <w:szCs w:val="24"/>
        </w:rPr>
        <w:t xml:space="preserve"> Drejtave të Njeriut (në vijim “</w:t>
      </w:r>
      <w:proofErr w:type="spellStart"/>
      <w:r w:rsidR="006275D1" w:rsidRPr="00DB24F5">
        <w:rPr>
          <w:rFonts w:ascii="Times New Roman" w:hAnsi="Times New Roman" w:cs="Times New Roman"/>
          <w:sz w:val="24"/>
          <w:szCs w:val="24"/>
        </w:rPr>
        <w:t>KEDNj</w:t>
      </w:r>
      <w:proofErr w:type="spellEnd"/>
      <w:r w:rsidR="006275D1" w:rsidRPr="00DB24F5">
        <w:rPr>
          <w:rFonts w:ascii="Times New Roman" w:hAnsi="Times New Roman" w:cs="Times New Roman"/>
          <w:sz w:val="24"/>
          <w:szCs w:val="24"/>
        </w:rPr>
        <w:t>”), neni</w:t>
      </w:r>
      <w:r w:rsidR="001D3AE3" w:rsidRPr="00DB24F5">
        <w:rPr>
          <w:rFonts w:ascii="Times New Roman" w:hAnsi="Times New Roman" w:cs="Times New Roman"/>
          <w:sz w:val="24"/>
          <w:szCs w:val="24"/>
        </w:rPr>
        <w:t>t</w:t>
      </w:r>
      <w:r w:rsidR="006275D1" w:rsidRPr="00DB24F5">
        <w:rPr>
          <w:rFonts w:ascii="Times New Roman" w:hAnsi="Times New Roman" w:cs="Times New Roman"/>
          <w:sz w:val="24"/>
          <w:szCs w:val="24"/>
        </w:rPr>
        <w:t xml:space="preserve"> 42, pika 2 e Kushtetutës, si dhe jurisprudenc</w:t>
      </w:r>
      <w:r w:rsidR="001D3AE3" w:rsidRPr="00DB24F5">
        <w:rPr>
          <w:rFonts w:ascii="Times New Roman" w:hAnsi="Times New Roman" w:cs="Times New Roman"/>
          <w:sz w:val="24"/>
          <w:szCs w:val="24"/>
        </w:rPr>
        <w:t>ës</w:t>
      </w:r>
      <w:r w:rsidR="006275D1" w:rsidRPr="00DB24F5">
        <w:rPr>
          <w:rFonts w:ascii="Times New Roman" w:hAnsi="Times New Roman" w:cs="Times New Roman"/>
          <w:sz w:val="24"/>
          <w:szCs w:val="24"/>
        </w:rPr>
        <w:t xml:space="preserve"> </w:t>
      </w:r>
      <w:r w:rsidR="001D3AE3" w:rsidRPr="00DB24F5">
        <w:rPr>
          <w:rFonts w:ascii="Times New Roman" w:hAnsi="Times New Roman" w:cs="Times New Roman"/>
          <w:sz w:val="24"/>
          <w:szCs w:val="24"/>
        </w:rPr>
        <w:t>së</w:t>
      </w:r>
      <w:r w:rsidR="006275D1" w:rsidRPr="00DB24F5">
        <w:rPr>
          <w:rFonts w:ascii="Times New Roman" w:hAnsi="Times New Roman" w:cs="Times New Roman"/>
          <w:sz w:val="24"/>
          <w:szCs w:val="24"/>
        </w:rPr>
        <w:t xml:space="preserve"> Gjykatës Evropiane </w:t>
      </w:r>
      <w:del w:id="47" w:author="Sokol Çomo" w:date="2025-05-02T08:44:00Z">
        <w:r w:rsidR="006275D1" w:rsidRPr="000725D8">
          <w:rPr>
            <w:rFonts w:ascii="Times New Roman" w:hAnsi="Times New Roman" w:cs="Times New Roman"/>
            <w:sz w:val="24"/>
            <w:szCs w:val="24"/>
          </w:rPr>
          <w:delText>e</w:delText>
        </w:r>
      </w:del>
      <w:ins w:id="48" w:author="Sokol Çomo" w:date="2025-05-02T08:44:00Z">
        <w:r w:rsidR="00D62916" w:rsidRPr="00DB24F5">
          <w:rPr>
            <w:rFonts w:ascii="Times New Roman" w:hAnsi="Times New Roman" w:cs="Times New Roman"/>
            <w:sz w:val="24"/>
            <w:szCs w:val="24"/>
          </w:rPr>
          <w:t>të</w:t>
        </w:r>
      </w:ins>
      <w:r w:rsidR="006275D1" w:rsidRPr="00DB24F5">
        <w:rPr>
          <w:rFonts w:ascii="Times New Roman" w:hAnsi="Times New Roman" w:cs="Times New Roman"/>
          <w:sz w:val="24"/>
          <w:szCs w:val="24"/>
        </w:rPr>
        <w:t xml:space="preserve"> </w:t>
      </w:r>
      <w:proofErr w:type="spellStart"/>
      <w:r w:rsidR="006275D1" w:rsidRPr="00DB24F5">
        <w:rPr>
          <w:rFonts w:ascii="Times New Roman" w:hAnsi="Times New Roman" w:cs="Times New Roman"/>
          <w:sz w:val="24"/>
          <w:szCs w:val="24"/>
        </w:rPr>
        <w:t>të</w:t>
      </w:r>
      <w:proofErr w:type="spellEnd"/>
      <w:r w:rsidR="006275D1" w:rsidRPr="00DB24F5">
        <w:rPr>
          <w:rFonts w:ascii="Times New Roman" w:hAnsi="Times New Roman" w:cs="Times New Roman"/>
          <w:sz w:val="24"/>
          <w:szCs w:val="24"/>
        </w:rPr>
        <w:t xml:space="preserve"> Drejtave të Njeriut </w:t>
      </w:r>
      <w:r w:rsidR="0048441C"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0048441C" w:rsidRPr="00DB24F5">
        <w:rPr>
          <w:rFonts w:ascii="Times New Roman" w:hAnsi="Times New Roman" w:cs="Times New Roman"/>
          <w:sz w:val="24"/>
          <w:szCs w:val="24"/>
        </w:rPr>
        <w:t xml:space="preserve"> vijim GJEDNJ) </w:t>
      </w:r>
      <w:r w:rsidR="006275D1" w:rsidRPr="00DB24F5">
        <w:rPr>
          <w:rFonts w:ascii="Times New Roman" w:hAnsi="Times New Roman" w:cs="Times New Roman"/>
          <w:sz w:val="24"/>
          <w:szCs w:val="24"/>
        </w:rPr>
        <w:t>dhe</w:t>
      </w:r>
      <w:r w:rsidR="001D3AE3" w:rsidRPr="00DB24F5">
        <w:rPr>
          <w:rFonts w:ascii="Times New Roman" w:hAnsi="Times New Roman" w:cs="Times New Roman"/>
          <w:sz w:val="24"/>
          <w:szCs w:val="24"/>
        </w:rPr>
        <w:t xml:space="preserve"> asaj të</w:t>
      </w:r>
      <w:r w:rsidR="006275D1" w:rsidRPr="00DB24F5">
        <w:rPr>
          <w:rFonts w:ascii="Times New Roman" w:hAnsi="Times New Roman" w:cs="Times New Roman"/>
          <w:sz w:val="24"/>
          <w:szCs w:val="24"/>
        </w:rPr>
        <w:t xml:space="preserve"> Gjykatës Kushtetuese, pasi anëtarja e trupës gjykuese</w:t>
      </w:r>
      <w:r w:rsidR="00173EAF" w:rsidRPr="00DB24F5">
        <w:rPr>
          <w:rFonts w:ascii="Times New Roman" w:hAnsi="Times New Roman" w:cs="Times New Roman"/>
          <w:sz w:val="24"/>
          <w:szCs w:val="24"/>
        </w:rPr>
        <w:t xml:space="preserve"> </w:t>
      </w:r>
      <w:proofErr w:type="spellStart"/>
      <w:r w:rsidR="00173EAF" w:rsidRPr="00DB24F5">
        <w:rPr>
          <w:rFonts w:ascii="Times New Roman" w:hAnsi="Times New Roman" w:cs="Times New Roman"/>
          <w:sz w:val="24"/>
          <w:szCs w:val="24"/>
        </w:rPr>
        <w:t>Etleda</w:t>
      </w:r>
      <w:proofErr w:type="spellEnd"/>
      <w:r w:rsidR="00173EAF" w:rsidRPr="00DB24F5">
        <w:rPr>
          <w:rFonts w:ascii="Times New Roman" w:hAnsi="Times New Roman" w:cs="Times New Roman"/>
          <w:sz w:val="24"/>
          <w:szCs w:val="24"/>
        </w:rPr>
        <w:t xml:space="preserve"> Çiftja </w:t>
      </w:r>
      <w:r w:rsidR="006275D1" w:rsidRPr="00DB24F5">
        <w:rPr>
          <w:rFonts w:ascii="Times New Roman" w:hAnsi="Times New Roman" w:cs="Times New Roman"/>
          <w:sz w:val="24"/>
          <w:szCs w:val="24"/>
        </w:rPr>
        <w:t xml:space="preserve">nuk përmbush kushtet ligjore të kërkuara për të qenë </w:t>
      </w:r>
      <w:proofErr w:type="spellStart"/>
      <w:r w:rsidR="006275D1" w:rsidRPr="00DB24F5">
        <w:rPr>
          <w:rFonts w:ascii="Times New Roman" w:hAnsi="Times New Roman" w:cs="Times New Roman"/>
          <w:sz w:val="24"/>
          <w:szCs w:val="24"/>
        </w:rPr>
        <w:t>komisioner</w:t>
      </w:r>
      <w:proofErr w:type="spellEnd"/>
      <w:r w:rsidR="001D3AE3" w:rsidRPr="00DB24F5">
        <w:rPr>
          <w:rFonts w:ascii="Times New Roman" w:hAnsi="Times New Roman" w:cs="Times New Roman"/>
          <w:sz w:val="24"/>
          <w:szCs w:val="24"/>
        </w:rPr>
        <w:t xml:space="preserve">, NJSHL vlerëson se pretendimeve të kësaj natyre </w:t>
      </w:r>
      <w:r w:rsidR="006275D1" w:rsidRPr="00DB24F5">
        <w:rPr>
          <w:rFonts w:ascii="Times New Roman" w:hAnsi="Times New Roman" w:cs="Times New Roman"/>
          <w:sz w:val="24"/>
          <w:szCs w:val="24"/>
        </w:rPr>
        <w:t>iu është dhënë përgjigje</w:t>
      </w:r>
      <w:r w:rsidR="001D3AE3" w:rsidRPr="00DB24F5">
        <w:rPr>
          <w:rFonts w:ascii="Times New Roman" w:hAnsi="Times New Roman" w:cs="Times New Roman"/>
          <w:sz w:val="24"/>
          <w:szCs w:val="24"/>
        </w:rPr>
        <w:t xml:space="preserve"> </w:t>
      </w:r>
      <w:r w:rsidR="006275D1" w:rsidRPr="00DB24F5">
        <w:rPr>
          <w:rFonts w:ascii="Times New Roman" w:hAnsi="Times New Roman" w:cs="Times New Roman"/>
          <w:sz w:val="24"/>
          <w:szCs w:val="24"/>
        </w:rPr>
        <w:t xml:space="preserve">nga jurisprudenca e </w:t>
      </w:r>
      <w:r w:rsidR="00E91D1A" w:rsidRPr="00DB24F5">
        <w:rPr>
          <w:rFonts w:ascii="Times New Roman" w:hAnsi="Times New Roman" w:cs="Times New Roman"/>
          <w:sz w:val="24"/>
          <w:szCs w:val="24"/>
        </w:rPr>
        <w:t>Kolegjit</w:t>
      </w:r>
      <w:r w:rsidR="006275D1" w:rsidRPr="00DB24F5">
        <w:rPr>
          <w:rFonts w:ascii="Times New Roman" w:hAnsi="Times New Roman" w:cs="Times New Roman"/>
          <w:sz w:val="24"/>
          <w:szCs w:val="24"/>
        </w:rPr>
        <w:t>, duke i vlerësuar ato si pretendime të pabazuar</w:t>
      </w:r>
      <w:r w:rsidR="001D3AE3" w:rsidRPr="00DB24F5">
        <w:rPr>
          <w:rFonts w:ascii="Times New Roman" w:hAnsi="Times New Roman" w:cs="Times New Roman"/>
          <w:sz w:val="24"/>
          <w:szCs w:val="24"/>
        </w:rPr>
        <w:t>a</w:t>
      </w:r>
      <w:r w:rsidR="006275D1" w:rsidRPr="00DB24F5">
        <w:rPr>
          <w:rFonts w:ascii="Times New Roman" w:hAnsi="Times New Roman" w:cs="Times New Roman"/>
          <w:sz w:val="24"/>
          <w:szCs w:val="24"/>
        </w:rPr>
        <w:t xml:space="preserve">. </w:t>
      </w:r>
      <w:r w:rsidR="00E91D1A" w:rsidRPr="00DB24F5">
        <w:rPr>
          <w:rFonts w:ascii="Times New Roman" w:hAnsi="Times New Roman" w:cs="Times New Roman"/>
          <w:sz w:val="24"/>
          <w:szCs w:val="24"/>
        </w:rPr>
        <w:t>S</w:t>
      </w:r>
      <w:r w:rsidR="006275D1" w:rsidRPr="00DB24F5">
        <w:rPr>
          <w:rFonts w:ascii="Times New Roman" w:hAnsi="Times New Roman" w:cs="Times New Roman"/>
          <w:sz w:val="24"/>
          <w:szCs w:val="24"/>
        </w:rPr>
        <w:t xml:space="preserve">a i takon </w:t>
      </w:r>
      <w:r w:rsidR="00AA1982" w:rsidRPr="00DB24F5">
        <w:rPr>
          <w:rFonts w:ascii="Times New Roman" w:hAnsi="Times New Roman" w:cs="Times New Roman"/>
          <w:sz w:val="24"/>
          <w:szCs w:val="24"/>
        </w:rPr>
        <w:t>çështjes</w:t>
      </w:r>
      <w:r w:rsidR="006275D1" w:rsidRPr="00DB24F5">
        <w:rPr>
          <w:rFonts w:ascii="Times New Roman" w:hAnsi="Times New Roman" w:cs="Times New Roman"/>
          <w:sz w:val="24"/>
          <w:szCs w:val="24"/>
        </w:rPr>
        <w:t xml:space="preserve"> penale </w:t>
      </w:r>
      <w:r w:rsidR="00173EAF" w:rsidRPr="00DB24F5">
        <w:rPr>
          <w:rFonts w:ascii="Times New Roman" w:hAnsi="Times New Roman" w:cs="Times New Roman"/>
          <w:sz w:val="24"/>
          <w:szCs w:val="24"/>
        </w:rPr>
        <w:t>n</w:t>
      </w:r>
      <w:r w:rsidR="009C0FAB" w:rsidRPr="00DB24F5">
        <w:rPr>
          <w:rFonts w:ascii="Times New Roman" w:hAnsi="Times New Roman" w:cs="Times New Roman"/>
          <w:sz w:val="24"/>
          <w:szCs w:val="24"/>
        </w:rPr>
        <w:t>ë</w:t>
      </w:r>
      <w:r w:rsidR="00173EAF" w:rsidRPr="00DB24F5">
        <w:rPr>
          <w:rFonts w:ascii="Times New Roman" w:hAnsi="Times New Roman" w:cs="Times New Roman"/>
          <w:sz w:val="24"/>
          <w:szCs w:val="24"/>
        </w:rPr>
        <w:t xml:space="preserve"> ngarkim t</w:t>
      </w:r>
      <w:r w:rsidR="009C0FAB" w:rsidRPr="00DB24F5">
        <w:rPr>
          <w:rFonts w:ascii="Times New Roman" w:hAnsi="Times New Roman" w:cs="Times New Roman"/>
          <w:sz w:val="24"/>
          <w:szCs w:val="24"/>
        </w:rPr>
        <w:t>ë</w:t>
      </w:r>
      <w:r w:rsidR="00173EAF" w:rsidRPr="00DB24F5">
        <w:rPr>
          <w:rFonts w:ascii="Times New Roman" w:hAnsi="Times New Roman" w:cs="Times New Roman"/>
          <w:sz w:val="24"/>
          <w:szCs w:val="24"/>
        </w:rPr>
        <w:t xml:space="preserve"> </w:t>
      </w:r>
      <w:proofErr w:type="spellStart"/>
      <w:r w:rsidR="00173EAF" w:rsidRPr="00DB24F5">
        <w:rPr>
          <w:rFonts w:ascii="Times New Roman" w:hAnsi="Times New Roman" w:cs="Times New Roman"/>
          <w:sz w:val="24"/>
          <w:szCs w:val="24"/>
        </w:rPr>
        <w:t>komisioneres</w:t>
      </w:r>
      <w:proofErr w:type="spellEnd"/>
      <w:r w:rsidR="00173EAF" w:rsidRPr="00DB24F5">
        <w:rPr>
          <w:rFonts w:ascii="Times New Roman" w:hAnsi="Times New Roman" w:cs="Times New Roman"/>
          <w:sz w:val="24"/>
          <w:szCs w:val="24"/>
        </w:rPr>
        <w:t xml:space="preserve"> </w:t>
      </w:r>
      <w:proofErr w:type="spellStart"/>
      <w:r w:rsidR="00173EAF" w:rsidRPr="00DB24F5">
        <w:rPr>
          <w:rFonts w:ascii="Times New Roman" w:hAnsi="Times New Roman" w:cs="Times New Roman"/>
          <w:sz w:val="24"/>
          <w:szCs w:val="24"/>
        </w:rPr>
        <w:t>Etleda</w:t>
      </w:r>
      <w:proofErr w:type="spellEnd"/>
      <w:r w:rsidR="00173EAF" w:rsidRPr="00DB24F5">
        <w:rPr>
          <w:rFonts w:ascii="Times New Roman" w:hAnsi="Times New Roman" w:cs="Times New Roman"/>
          <w:sz w:val="24"/>
          <w:szCs w:val="24"/>
        </w:rPr>
        <w:t xml:space="preserve"> Çiftja, </w:t>
      </w:r>
      <w:r w:rsidR="006275D1" w:rsidRPr="00DB24F5">
        <w:rPr>
          <w:rFonts w:ascii="Times New Roman" w:hAnsi="Times New Roman" w:cs="Times New Roman"/>
          <w:sz w:val="24"/>
          <w:szCs w:val="24"/>
        </w:rPr>
        <w:t>t</w:t>
      </w:r>
      <w:r w:rsidR="00173EAF" w:rsidRPr="00DB24F5">
        <w:rPr>
          <w:rFonts w:ascii="Times New Roman" w:hAnsi="Times New Roman" w:cs="Times New Roman"/>
          <w:sz w:val="24"/>
          <w:szCs w:val="24"/>
        </w:rPr>
        <w:t>ë</w:t>
      </w:r>
      <w:r w:rsidR="006275D1" w:rsidRPr="00DB24F5">
        <w:rPr>
          <w:rFonts w:ascii="Times New Roman" w:hAnsi="Times New Roman" w:cs="Times New Roman"/>
          <w:sz w:val="24"/>
          <w:szCs w:val="24"/>
        </w:rPr>
        <w:t xml:space="preserve"> filluar pas em</w:t>
      </w:r>
      <w:r w:rsidR="00173EAF" w:rsidRPr="00DB24F5">
        <w:rPr>
          <w:rFonts w:ascii="Times New Roman" w:hAnsi="Times New Roman" w:cs="Times New Roman"/>
          <w:sz w:val="24"/>
          <w:szCs w:val="24"/>
        </w:rPr>
        <w:t>ë</w:t>
      </w:r>
      <w:r w:rsidR="006275D1" w:rsidRPr="00DB24F5">
        <w:rPr>
          <w:rFonts w:ascii="Times New Roman" w:hAnsi="Times New Roman" w:cs="Times New Roman"/>
          <w:sz w:val="24"/>
          <w:szCs w:val="24"/>
        </w:rPr>
        <w:t xml:space="preserve">rimit </w:t>
      </w:r>
      <w:r w:rsidR="00173EAF" w:rsidRPr="00DB24F5">
        <w:rPr>
          <w:rFonts w:ascii="Times New Roman" w:hAnsi="Times New Roman" w:cs="Times New Roman"/>
          <w:sz w:val="24"/>
          <w:szCs w:val="24"/>
        </w:rPr>
        <w:t>t</w:t>
      </w:r>
      <w:r w:rsidR="009C0FAB" w:rsidRPr="00DB24F5">
        <w:rPr>
          <w:rFonts w:ascii="Times New Roman" w:hAnsi="Times New Roman" w:cs="Times New Roman"/>
          <w:sz w:val="24"/>
          <w:szCs w:val="24"/>
        </w:rPr>
        <w:t>ë</w:t>
      </w:r>
      <w:r w:rsidR="00173EAF" w:rsidRPr="00DB24F5">
        <w:rPr>
          <w:rFonts w:ascii="Times New Roman" w:hAnsi="Times New Roman" w:cs="Times New Roman"/>
          <w:sz w:val="24"/>
          <w:szCs w:val="24"/>
        </w:rPr>
        <w:t xml:space="preserve"> saj </w:t>
      </w:r>
      <w:r w:rsidR="006275D1" w:rsidRPr="00DB24F5">
        <w:rPr>
          <w:rFonts w:ascii="Times New Roman" w:hAnsi="Times New Roman" w:cs="Times New Roman"/>
          <w:sz w:val="24"/>
          <w:szCs w:val="24"/>
        </w:rPr>
        <w:t>n</w:t>
      </w:r>
      <w:r w:rsidR="00173EAF" w:rsidRPr="00DB24F5">
        <w:rPr>
          <w:rFonts w:ascii="Times New Roman" w:hAnsi="Times New Roman" w:cs="Times New Roman"/>
          <w:sz w:val="24"/>
          <w:szCs w:val="24"/>
        </w:rPr>
        <w:t>ë</w:t>
      </w:r>
      <w:r w:rsidR="006275D1" w:rsidRPr="00DB24F5">
        <w:rPr>
          <w:rFonts w:ascii="Times New Roman" w:hAnsi="Times New Roman" w:cs="Times New Roman"/>
          <w:sz w:val="24"/>
          <w:szCs w:val="24"/>
        </w:rPr>
        <w:t xml:space="preserve"> detyr</w:t>
      </w:r>
      <w:r w:rsidR="00173EAF" w:rsidRPr="00DB24F5">
        <w:rPr>
          <w:rFonts w:ascii="Times New Roman" w:hAnsi="Times New Roman" w:cs="Times New Roman"/>
          <w:sz w:val="24"/>
          <w:szCs w:val="24"/>
        </w:rPr>
        <w:t>ë</w:t>
      </w:r>
      <w:r w:rsidR="006275D1" w:rsidRPr="00DB24F5">
        <w:rPr>
          <w:rFonts w:ascii="Times New Roman" w:hAnsi="Times New Roman" w:cs="Times New Roman"/>
          <w:sz w:val="24"/>
          <w:szCs w:val="24"/>
        </w:rPr>
        <w:t>, n</w:t>
      </w:r>
      <w:r w:rsidR="00B00A15" w:rsidRPr="00DB24F5">
        <w:rPr>
          <w:rFonts w:ascii="Times New Roman" w:hAnsi="Times New Roman" w:cs="Times New Roman"/>
          <w:sz w:val="24"/>
          <w:szCs w:val="24"/>
        </w:rPr>
        <w:t xml:space="preserve">ë zbatim të parimit të barazisë para ligjit dhe të parimit të objektivitetit, </w:t>
      </w:r>
      <w:r w:rsidR="00725E77" w:rsidRPr="00DB24F5">
        <w:rPr>
          <w:rFonts w:ascii="Times New Roman" w:hAnsi="Times New Roman" w:cs="Times New Roman"/>
          <w:sz w:val="24"/>
          <w:szCs w:val="24"/>
        </w:rPr>
        <w:t>merret në konsideratë fakti se</w:t>
      </w:r>
      <w:r w:rsidR="00B00A15" w:rsidRPr="00DB24F5">
        <w:rPr>
          <w:rFonts w:ascii="Times New Roman" w:hAnsi="Times New Roman" w:cs="Times New Roman"/>
          <w:sz w:val="24"/>
          <w:szCs w:val="24"/>
        </w:rPr>
        <w:t xml:space="preserve"> G</w:t>
      </w:r>
      <w:r w:rsidR="00725E77" w:rsidRPr="00DB24F5">
        <w:rPr>
          <w:rFonts w:ascii="Times New Roman" w:hAnsi="Times New Roman" w:cs="Times New Roman"/>
          <w:sz w:val="24"/>
          <w:szCs w:val="24"/>
        </w:rPr>
        <w:t xml:space="preserve">JKKO </w:t>
      </w:r>
      <w:r w:rsidR="00B00A15" w:rsidRPr="00DB24F5">
        <w:rPr>
          <w:rFonts w:ascii="Times New Roman" w:hAnsi="Times New Roman" w:cs="Times New Roman"/>
          <w:sz w:val="24"/>
          <w:szCs w:val="24"/>
        </w:rPr>
        <w:t xml:space="preserve">përmes vendimit të formës së prerë nr. </w:t>
      </w:r>
      <w:r w:rsidR="00AA1982" w:rsidRPr="00DB24F5">
        <w:rPr>
          <w:rFonts w:ascii="Times New Roman" w:hAnsi="Times New Roman" w:cs="Times New Roman"/>
          <w:sz w:val="24"/>
          <w:szCs w:val="24"/>
        </w:rPr>
        <w:t>48</w:t>
      </w:r>
      <w:r w:rsidR="00B00A15" w:rsidRPr="00DB24F5">
        <w:rPr>
          <w:rFonts w:ascii="Times New Roman" w:hAnsi="Times New Roman" w:cs="Times New Roman"/>
          <w:sz w:val="24"/>
          <w:szCs w:val="24"/>
        </w:rPr>
        <w:t xml:space="preserve">, datë 16.09.2022, e ka konsideruar të ligjshëm, të saktë, të rregullt dhe të plotë deklarimin e </w:t>
      </w:r>
      <w:proofErr w:type="spellStart"/>
      <w:r w:rsidR="00B00A15" w:rsidRPr="00DB24F5">
        <w:rPr>
          <w:rFonts w:ascii="Times New Roman" w:hAnsi="Times New Roman" w:cs="Times New Roman"/>
          <w:sz w:val="24"/>
          <w:szCs w:val="24"/>
        </w:rPr>
        <w:t>komisioneres</w:t>
      </w:r>
      <w:proofErr w:type="spellEnd"/>
      <w:r w:rsidR="00B00A15" w:rsidRPr="00DB24F5">
        <w:rPr>
          <w:rFonts w:ascii="Times New Roman" w:hAnsi="Times New Roman" w:cs="Times New Roman"/>
          <w:sz w:val="24"/>
          <w:szCs w:val="24"/>
        </w:rPr>
        <w:t xml:space="preserve"> </w:t>
      </w:r>
      <w:proofErr w:type="spellStart"/>
      <w:r w:rsidR="00AA1982" w:rsidRPr="00DB24F5">
        <w:rPr>
          <w:rFonts w:ascii="Times New Roman" w:hAnsi="Times New Roman" w:cs="Times New Roman"/>
          <w:sz w:val="24"/>
          <w:szCs w:val="24"/>
        </w:rPr>
        <w:t>Etleda</w:t>
      </w:r>
      <w:proofErr w:type="spellEnd"/>
      <w:r w:rsidR="00AA1982" w:rsidRPr="00DB24F5">
        <w:rPr>
          <w:rFonts w:ascii="Times New Roman" w:hAnsi="Times New Roman" w:cs="Times New Roman"/>
          <w:sz w:val="24"/>
          <w:szCs w:val="24"/>
        </w:rPr>
        <w:t xml:space="preserve"> Çiftja</w:t>
      </w:r>
      <w:r w:rsidR="00B00A15" w:rsidRPr="00DB24F5">
        <w:rPr>
          <w:rFonts w:ascii="Times New Roman" w:hAnsi="Times New Roman" w:cs="Times New Roman"/>
          <w:sz w:val="24"/>
          <w:szCs w:val="24"/>
        </w:rPr>
        <w:t xml:space="preserve"> në trajtimin e çështjes së saj</w:t>
      </w:r>
      <w:r w:rsidR="001D3AE3" w:rsidRPr="00DB24F5">
        <w:rPr>
          <w:rFonts w:ascii="Times New Roman" w:hAnsi="Times New Roman" w:cs="Times New Roman"/>
          <w:sz w:val="24"/>
          <w:szCs w:val="24"/>
        </w:rPr>
        <w:t xml:space="preserve"> duke e shpallur at</w:t>
      </w:r>
      <w:r w:rsidR="00422524" w:rsidRPr="00DB24F5">
        <w:rPr>
          <w:rFonts w:ascii="Times New Roman" w:hAnsi="Times New Roman" w:cs="Times New Roman"/>
          <w:sz w:val="24"/>
          <w:szCs w:val="24"/>
        </w:rPr>
        <w:t>ë</w:t>
      </w:r>
      <w:r w:rsidR="001D3AE3" w:rsidRPr="00DB24F5">
        <w:rPr>
          <w:rFonts w:ascii="Times New Roman" w:hAnsi="Times New Roman" w:cs="Times New Roman"/>
          <w:sz w:val="24"/>
          <w:szCs w:val="24"/>
        </w:rPr>
        <w:t xml:space="preserve"> t</w:t>
      </w:r>
      <w:r w:rsidR="00422524" w:rsidRPr="00DB24F5">
        <w:rPr>
          <w:rFonts w:ascii="Times New Roman" w:hAnsi="Times New Roman" w:cs="Times New Roman"/>
          <w:sz w:val="24"/>
          <w:szCs w:val="24"/>
        </w:rPr>
        <w:t>ë</w:t>
      </w:r>
      <w:r w:rsidR="001D3AE3" w:rsidRPr="00DB24F5">
        <w:rPr>
          <w:rFonts w:ascii="Times New Roman" w:hAnsi="Times New Roman" w:cs="Times New Roman"/>
          <w:sz w:val="24"/>
          <w:szCs w:val="24"/>
        </w:rPr>
        <w:t xml:space="preserve"> pafajshme.</w:t>
      </w:r>
    </w:p>
    <w:p w14:paraId="390664AA" w14:textId="77777777" w:rsidR="00E91D1A" w:rsidRPr="00DB24F5" w:rsidRDefault="00E91D1A" w:rsidP="00E91D1A">
      <w:pPr>
        <w:spacing w:before="0" w:after="0"/>
        <w:rPr>
          <w:rFonts w:ascii="Times New Roman" w:hAnsi="Times New Roman" w:cs="Times New Roman"/>
          <w:b/>
          <w:bCs/>
          <w:sz w:val="16"/>
          <w:szCs w:val="16"/>
        </w:rPr>
      </w:pPr>
    </w:p>
    <w:p w14:paraId="542C8155" w14:textId="338BBAE9" w:rsidR="00725E77" w:rsidRPr="00DB24F5" w:rsidRDefault="001C189F" w:rsidP="00725E77">
      <w:pPr>
        <w:pStyle w:val="ListParagraph"/>
        <w:numPr>
          <w:ilvl w:val="0"/>
          <w:numId w:val="3"/>
        </w:numPr>
        <w:spacing w:before="0" w:after="0"/>
        <w:ind w:left="0"/>
        <w:rPr>
          <w:rFonts w:ascii="Times New Roman" w:hAnsi="Times New Roman" w:cs="Times New Roman"/>
          <w:b/>
          <w:bCs/>
          <w:sz w:val="24"/>
          <w:szCs w:val="24"/>
        </w:rPr>
      </w:pPr>
      <w:r w:rsidRPr="00DB24F5">
        <w:rPr>
          <w:rFonts w:ascii="Times New Roman" w:eastAsiaTheme="minorHAnsi" w:hAnsi="Times New Roman" w:cs="Times New Roman"/>
          <w:kern w:val="2"/>
          <w:sz w:val="24"/>
          <w:szCs w:val="24"/>
          <w14:ligatures w14:val="standardContextual"/>
        </w:rPr>
        <w:t>Subjekti pretend</w:t>
      </w:r>
      <w:r w:rsidR="00C3627E" w:rsidRPr="00DB24F5">
        <w:rPr>
          <w:rFonts w:ascii="Times New Roman" w:eastAsiaTheme="minorHAnsi" w:hAnsi="Times New Roman" w:cs="Times New Roman"/>
          <w:kern w:val="2"/>
          <w:sz w:val="24"/>
          <w:szCs w:val="24"/>
          <w14:ligatures w14:val="standardContextual"/>
        </w:rPr>
        <w:t>on</w:t>
      </w:r>
      <w:r w:rsidRPr="00DB24F5">
        <w:rPr>
          <w:rFonts w:ascii="Times New Roman" w:eastAsiaTheme="minorHAnsi" w:hAnsi="Times New Roman" w:cs="Times New Roman"/>
          <w:kern w:val="2"/>
          <w:sz w:val="24"/>
          <w:szCs w:val="24"/>
          <w14:ligatures w14:val="standardContextual"/>
        </w:rPr>
        <w:t xml:space="preserve"> </w:t>
      </w:r>
      <w:r w:rsidR="00E718B8" w:rsidRPr="00DB24F5">
        <w:rPr>
          <w:rFonts w:ascii="Times New Roman" w:hAnsi="Times New Roman" w:cs="Times New Roman"/>
          <w:sz w:val="24"/>
          <w:szCs w:val="24"/>
        </w:rPr>
        <w:t>se është cenuar standardi i vendimmarrjes dhe arsyetimit të vendimit gjyqësor</w:t>
      </w:r>
      <w:r w:rsidR="00F143D2" w:rsidRPr="00DB24F5">
        <w:rPr>
          <w:rStyle w:val="FootnoteReference"/>
          <w:rFonts w:ascii="Times New Roman" w:hAnsi="Times New Roman" w:cs="Times New Roman"/>
          <w:sz w:val="24"/>
          <w:szCs w:val="24"/>
        </w:rPr>
        <w:footnoteReference w:id="3"/>
      </w:r>
      <w:r w:rsidR="00E718B8" w:rsidRPr="00DB24F5">
        <w:rPr>
          <w:rFonts w:ascii="Times New Roman" w:eastAsiaTheme="minorHAnsi" w:hAnsi="Times New Roman" w:cs="Times New Roman"/>
          <w:kern w:val="2"/>
          <w:sz w:val="24"/>
          <w:szCs w:val="24"/>
          <w14:ligatures w14:val="standardContextual"/>
        </w:rPr>
        <w:t xml:space="preserve"> pasi </w:t>
      </w:r>
      <w:r w:rsidRPr="00DB24F5">
        <w:rPr>
          <w:rFonts w:ascii="Times New Roman" w:eastAsiaTheme="minorHAnsi" w:hAnsi="Times New Roman" w:cs="Times New Roman"/>
          <w:kern w:val="2"/>
          <w:sz w:val="24"/>
          <w:szCs w:val="24"/>
          <w14:ligatures w14:val="standardContextual"/>
        </w:rPr>
        <w:t xml:space="preserve">vendimi i Komisionit </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sht</w:t>
      </w:r>
      <w:r w:rsidR="00E718B8" w:rsidRPr="00DB24F5">
        <w:rPr>
          <w:rFonts w:ascii="Times New Roman" w:eastAsiaTheme="minorHAnsi" w:hAnsi="Times New Roman" w:cs="Times New Roman"/>
          <w:kern w:val="2"/>
          <w:sz w:val="24"/>
          <w:szCs w:val="24"/>
          <w14:ligatures w14:val="standardContextual"/>
        </w:rPr>
        <w:t>ë</w:t>
      </w:r>
      <w:r w:rsidRPr="00DB24F5">
        <w:rPr>
          <w:rFonts w:ascii="Times New Roman" w:eastAsiaTheme="minorHAnsi" w:hAnsi="Times New Roman" w:cs="Times New Roman"/>
          <w:kern w:val="2"/>
          <w:sz w:val="24"/>
          <w:szCs w:val="24"/>
          <w14:ligatures w14:val="standardContextual"/>
        </w:rPr>
        <w:t xml:space="preserve"> i paarsyetuar</w:t>
      </w:r>
      <w:r w:rsidR="00296427" w:rsidRPr="00DB24F5">
        <w:rPr>
          <w:rFonts w:ascii="Times New Roman" w:eastAsiaTheme="minorHAnsi" w:hAnsi="Times New Roman" w:cs="Times New Roman"/>
          <w:kern w:val="2"/>
          <w:sz w:val="24"/>
          <w:szCs w:val="24"/>
          <w14:ligatures w14:val="standardContextual"/>
        </w:rPr>
        <w:t xml:space="preserve"> dhe rezultat i nj</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procesi jo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rregullt</w:t>
      </w:r>
      <w:r w:rsidR="00436F16" w:rsidRPr="00DB24F5">
        <w:rPr>
          <w:rFonts w:ascii="Times New Roman" w:eastAsiaTheme="minorHAnsi" w:hAnsi="Times New Roman" w:cs="Times New Roman"/>
          <w:kern w:val="2"/>
          <w:sz w:val="24"/>
          <w:szCs w:val="24"/>
          <w14:ligatures w14:val="standardContextual"/>
        </w:rPr>
        <w:t xml:space="preserve"> </w:t>
      </w:r>
      <w:r w:rsidR="00296427" w:rsidRPr="00DB24F5">
        <w:rPr>
          <w:rFonts w:ascii="Times New Roman" w:eastAsiaTheme="minorHAnsi" w:hAnsi="Times New Roman" w:cs="Times New Roman"/>
          <w:kern w:val="2"/>
          <w:sz w:val="24"/>
          <w:szCs w:val="24"/>
          <w14:ligatures w14:val="standardContextual"/>
        </w:rPr>
        <w:t xml:space="preserve">ligjor </w:t>
      </w:r>
      <w:r w:rsidR="00E718B8" w:rsidRPr="00DB24F5">
        <w:rPr>
          <w:rFonts w:ascii="Times New Roman" w:eastAsiaTheme="minorHAnsi" w:hAnsi="Times New Roman" w:cs="Times New Roman"/>
          <w:kern w:val="2"/>
          <w:sz w:val="24"/>
          <w:szCs w:val="24"/>
          <w14:ligatures w14:val="standardContextual"/>
        </w:rPr>
        <w:t xml:space="preserve">në shkelje të </w:t>
      </w:r>
      <w:r w:rsidR="00296427" w:rsidRPr="00DB24F5">
        <w:rPr>
          <w:rFonts w:ascii="Times New Roman" w:eastAsiaTheme="minorHAnsi" w:hAnsi="Times New Roman" w:cs="Times New Roman"/>
          <w:kern w:val="2"/>
          <w:sz w:val="24"/>
          <w:szCs w:val="24"/>
          <w14:ligatures w14:val="standardContextual"/>
        </w:rPr>
        <w:t>dispozita</w:t>
      </w:r>
      <w:r w:rsidR="00E718B8" w:rsidRPr="00DB24F5">
        <w:rPr>
          <w:rFonts w:ascii="Times New Roman" w:eastAsiaTheme="minorHAnsi" w:hAnsi="Times New Roman" w:cs="Times New Roman"/>
          <w:kern w:val="2"/>
          <w:sz w:val="24"/>
          <w:szCs w:val="24"/>
          <w14:ligatures w14:val="standardContextual"/>
        </w:rPr>
        <w:t>ve</w:t>
      </w:r>
      <w:r w:rsidR="00296427" w:rsidRPr="00DB24F5">
        <w:rPr>
          <w:rFonts w:ascii="Times New Roman" w:eastAsiaTheme="minorHAnsi" w:hAnsi="Times New Roman" w:cs="Times New Roman"/>
          <w:kern w:val="2"/>
          <w:sz w:val="24"/>
          <w:szCs w:val="24"/>
          <w14:ligatures w14:val="standardContextual"/>
        </w:rPr>
        <w:t xml:space="preserve"> kushtetuese e ligjore q</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normojn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funksionimin e Komisionit. K</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to shkelje</w:t>
      </w:r>
      <w:r w:rsidR="001D3AE3" w:rsidRPr="00DB24F5">
        <w:rPr>
          <w:rFonts w:ascii="Times New Roman" w:eastAsiaTheme="minorHAnsi" w:hAnsi="Times New Roman" w:cs="Times New Roman"/>
          <w:kern w:val="2"/>
          <w:sz w:val="24"/>
          <w:szCs w:val="24"/>
          <w14:ligatures w14:val="standardContextual"/>
        </w:rPr>
        <w:t xml:space="preserve"> sipas saj </w:t>
      </w:r>
      <w:r w:rsidR="00E718B8" w:rsidRPr="00DB24F5">
        <w:rPr>
          <w:rFonts w:ascii="Times New Roman" w:eastAsiaTheme="minorHAnsi" w:hAnsi="Times New Roman" w:cs="Times New Roman"/>
          <w:kern w:val="2"/>
          <w:sz w:val="24"/>
          <w:szCs w:val="24"/>
          <w14:ligatures w14:val="standardContextual"/>
        </w:rPr>
        <w:t>vërehen</w:t>
      </w:r>
      <w:r w:rsidR="00296427" w:rsidRPr="00DB24F5">
        <w:rPr>
          <w:rFonts w:ascii="Times New Roman" w:eastAsiaTheme="minorHAnsi" w:hAnsi="Times New Roman" w:cs="Times New Roman"/>
          <w:kern w:val="2"/>
          <w:sz w:val="24"/>
          <w:szCs w:val="24"/>
          <w14:ligatures w14:val="standardContextual"/>
        </w:rPr>
        <w:t xml:space="preserve">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procedur</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n e gjykimit, pasqyrimit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fakteve, m</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nyr</w:t>
      </w:r>
      <w:r w:rsidR="00E718B8" w:rsidRPr="00DB24F5">
        <w:rPr>
          <w:rFonts w:ascii="Times New Roman" w:eastAsiaTheme="minorHAnsi" w:hAnsi="Times New Roman" w:cs="Times New Roman"/>
          <w:kern w:val="2"/>
          <w:sz w:val="24"/>
          <w:szCs w:val="24"/>
          <w14:ligatures w14:val="standardContextual"/>
        </w:rPr>
        <w:t>ën</w:t>
      </w:r>
      <w:r w:rsidR="00296427" w:rsidRPr="00DB24F5">
        <w:rPr>
          <w:rFonts w:ascii="Times New Roman" w:eastAsiaTheme="minorHAnsi" w:hAnsi="Times New Roman" w:cs="Times New Roman"/>
          <w:kern w:val="2"/>
          <w:sz w:val="24"/>
          <w:szCs w:val="24"/>
          <w14:ligatures w14:val="standardContextual"/>
        </w:rPr>
        <w:t xml:space="preserve"> </w:t>
      </w:r>
      <w:r w:rsidR="00E718B8" w:rsidRPr="00DB24F5">
        <w:rPr>
          <w:rFonts w:ascii="Times New Roman" w:eastAsiaTheme="minorHAnsi" w:hAnsi="Times New Roman" w:cs="Times New Roman"/>
          <w:kern w:val="2"/>
          <w:sz w:val="24"/>
          <w:szCs w:val="24"/>
          <w14:ligatures w14:val="standardContextual"/>
        </w:rPr>
        <w:t xml:space="preserve">e </w:t>
      </w:r>
      <w:r w:rsidR="00296427" w:rsidRPr="00DB24F5">
        <w:rPr>
          <w:rFonts w:ascii="Times New Roman" w:eastAsiaTheme="minorHAnsi" w:hAnsi="Times New Roman" w:cs="Times New Roman"/>
          <w:kern w:val="2"/>
          <w:sz w:val="24"/>
          <w:szCs w:val="24"/>
          <w14:ligatures w14:val="standardContextual"/>
        </w:rPr>
        <w:t>arsyetimit si dhe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arritjen e p</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rfundimeve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m</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nyr</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paarsyetuar dhe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palogjikshme</w:t>
      </w:r>
      <w:r w:rsidR="00E718B8" w:rsidRPr="00DB24F5">
        <w:rPr>
          <w:rFonts w:ascii="Times New Roman" w:eastAsiaTheme="minorHAnsi" w:hAnsi="Times New Roman" w:cs="Times New Roman"/>
          <w:kern w:val="2"/>
          <w:sz w:val="24"/>
          <w:szCs w:val="24"/>
          <w14:ligatures w14:val="standardContextual"/>
        </w:rPr>
        <w:t>.</w:t>
      </w:r>
      <w:r w:rsidR="00C3627E" w:rsidRPr="00DB24F5">
        <w:rPr>
          <w:rFonts w:ascii="Times New Roman" w:eastAsiaTheme="minorHAnsi" w:hAnsi="Times New Roman" w:cs="Times New Roman"/>
          <w:kern w:val="2"/>
          <w:sz w:val="24"/>
          <w:szCs w:val="24"/>
          <w14:ligatures w14:val="standardContextual"/>
        </w:rPr>
        <w:t xml:space="preserve"> S</w:t>
      </w:r>
      <w:r w:rsidR="00296427" w:rsidRPr="00DB24F5">
        <w:rPr>
          <w:rFonts w:ascii="Times New Roman" w:eastAsiaTheme="minorHAnsi" w:hAnsi="Times New Roman" w:cs="Times New Roman"/>
          <w:kern w:val="2"/>
          <w:sz w:val="24"/>
          <w:szCs w:val="24"/>
          <w14:ligatures w14:val="standardContextual"/>
        </w:rPr>
        <w:t>ipas saj</w:t>
      </w:r>
      <w:r w:rsidR="00E718B8" w:rsidRPr="00DB24F5">
        <w:rPr>
          <w:rFonts w:ascii="Times New Roman" w:eastAsiaTheme="minorHAnsi" w:hAnsi="Times New Roman" w:cs="Times New Roman"/>
          <w:kern w:val="2"/>
          <w:sz w:val="24"/>
          <w:szCs w:val="24"/>
          <w14:ligatures w14:val="standardContextual"/>
        </w:rPr>
        <w:t>,</w:t>
      </w:r>
      <w:r w:rsidR="00296427" w:rsidRPr="00DB24F5">
        <w:rPr>
          <w:rFonts w:ascii="Times New Roman" w:eastAsiaTheme="minorHAnsi" w:hAnsi="Times New Roman" w:cs="Times New Roman"/>
          <w:kern w:val="2"/>
          <w:sz w:val="24"/>
          <w:szCs w:val="24"/>
          <w14:ligatures w14:val="standardContextual"/>
        </w:rPr>
        <w:t xml:space="preserve"> vlera e pasuris</w:t>
      </w:r>
      <w:r w:rsidR="00E718B8" w:rsidRPr="00DB24F5">
        <w:rPr>
          <w:rFonts w:ascii="Times New Roman" w:eastAsiaTheme="minorHAnsi" w:hAnsi="Times New Roman" w:cs="Times New Roman"/>
          <w:kern w:val="2"/>
          <w:sz w:val="24"/>
          <w:szCs w:val="24"/>
          <w14:ligatures w14:val="standardContextual"/>
        </w:rPr>
        <w:t>ë</w:t>
      </w:r>
      <w:r w:rsidR="00C3627E" w:rsidRPr="00DB24F5">
        <w:rPr>
          <w:rFonts w:ascii="Times New Roman" w:eastAsiaTheme="minorHAnsi" w:hAnsi="Times New Roman" w:cs="Times New Roman"/>
          <w:kern w:val="2"/>
          <w:sz w:val="24"/>
          <w:szCs w:val="24"/>
          <w14:ligatures w14:val="standardContextual"/>
        </w:rPr>
        <w:t xml:space="preserve"> s</w:t>
      </w:r>
      <w:r w:rsidR="00725E77" w:rsidRPr="00DB24F5">
        <w:rPr>
          <w:rFonts w:ascii="Times New Roman" w:eastAsiaTheme="minorHAnsi" w:hAnsi="Times New Roman" w:cs="Times New Roman"/>
          <w:kern w:val="2"/>
          <w:sz w:val="24"/>
          <w:szCs w:val="24"/>
          <w14:ligatures w14:val="standardContextual"/>
        </w:rPr>
        <w:t>ë</w:t>
      </w:r>
      <w:r w:rsidR="00C3627E" w:rsidRPr="00DB24F5">
        <w:rPr>
          <w:rFonts w:ascii="Times New Roman" w:eastAsiaTheme="minorHAnsi" w:hAnsi="Times New Roman" w:cs="Times New Roman"/>
          <w:kern w:val="2"/>
          <w:sz w:val="24"/>
          <w:szCs w:val="24"/>
          <w14:ligatures w14:val="standardContextual"/>
        </w:rPr>
        <w:t xml:space="preserve"> saj</w:t>
      </w:r>
      <w:r w:rsidR="00296427" w:rsidRPr="00DB24F5">
        <w:rPr>
          <w:rFonts w:ascii="Times New Roman" w:eastAsiaTheme="minorHAnsi" w:hAnsi="Times New Roman" w:cs="Times New Roman"/>
          <w:kern w:val="2"/>
          <w:sz w:val="24"/>
          <w:szCs w:val="24"/>
          <w14:ligatures w14:val="standardContextual"/>
        </w:rPr>
        <w:t xml:space="preserve"> </w:t>
      </w:r>
      <w:r w:rsidR="00C3627E" w:rsidRPr="00DB24F5">
        <w:rPr>
          <w:rFonts w:ascii="Times New Roman" w:eastAsiaTheme="minorHAnsi" w:hAnsi="Times New Roman" w:cs="Times New Roman"/>
          <w:kern w:val="2"/>
          <w:sz w:val="24"/>
          <w:szCs w:val="24"/>
          <w14:ligatures w14:val="standardContextual"/>
        </w:rPr>
        <w:t>është shtuar n</w:t>
      </w:r>
      <w:r w:rsidR="00725E77" w:rsidRPr="00DB24F5">
        <w:rPr>
          <w:rFonts w:ascii="Times New Roman" w:eastAsiaTheme="minorHAnsi" w:hAnsi="Times New Roman" w:cs="Times New Roman"/>
          <w:kern w:val="2"/>
          <w:sz w:val="24"/>
          <w:szCs w:val="24"/>
          <w14:ligatures w14:val="standardContextual"/>
        </w:rPr>
        <w:t>ë</w:t>
      </w:r>
      <w:r w:rsidR="00C3627E" w:rsidRPr="00DB24F5">
        <w:rPr>
          <w:rFonts w:ascii="Times New Roman" w:eastAsiaTheme="minorHAnsi" w:hAnsi="Times New Roman" w:cs="Times New Roman"/>
          <w:kern w:val="2"/>
          <w:sz w:val="24"/>
          <w:szCs w:val="24"/>
          <w14:ligatures w14:val="standardContextual"/>
        </w:rPr>
        <w:t xml:space="preserve"> m</w:t>
      </w:r>
      <w:r w:rsidR="00725E77" w:rsidRPr="00DB24F5">
        <w:rPr>
          <w:rFonts w:ascii="Times New Roman" w:eastAsiaTheme="minorHAnsi" w:hAnsi="Times New Roman" w:cs="Times New Roman"/>
          <w:kern w:val="2"/>
          <w:sz w:val="24"/>
          <w:szCs w:val="24"/>
          <w14:ligatures w14:val="standardContextual"/>
        </w:rPr>
        <w:t>ë</w:t>
      </w:r>
      <w:r w:rsidR="00C3627E" w:rsidRPr="00DB24F5">
        <w:rPr>
          <w:rFonts w:ascii="Times New Roman" w:eastAsiaTheme="minorHAnsi" w:hAnsi="Times New Roman" w:cs="Times New Roman"/>
          <w:kern w:val="2"/>
          <w:sz w:val="24"/>
          <w:szCs w:val="24"/>
          <w14:ligatures w14:val="standardContextual"/>
        </w:rPr>
        <w:t>nyr</w:t>
      </w:r>
      <w:r w:rsidR="00725E77" w:rsidRPr="00DB24F5">
        <w:rPr>
          <w:rFonts w:ascii="Times New Roman" w:eastAsiaTheme="minorHAnsi" w:hAnsi="Times New Roman" w:cs="Times New Roman"/>
          <w:kern w:val="2"/>
          <w:sz w:val="24"/>
          <w:szCs w:val="24"/>
          <w14:ligatures w14:val="standardContextual"/>
        </w:rPr>
        <w:t>ë</w:t>
      </w:r>
      <w:r w:rsidR="00C3627E" w:rsidRPr="00DB24F5">
        <w:rPr>
          <w:rFonts w:ascii="Times New Roman" w:eastAsiaTheme="minorHAnsi" w:hAnsi="Times New Roman" w:cs="Times New Roman"/>
          <w:kern w:val="2"/>
          <w:sz w:val="24"/>
          <w:szCs w:val="24"/>
          <w14:ligatures w14:val="standardContextual"/>
        </w:rPr>
        <w:t xml:space="preserve">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pajustifikuar, madje duke e ngarkuar edhe me llogaritje monetare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ardhmen,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cenim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procesit 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rregullt. Arsyetimi i vendimit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shum</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raste paraqitet konfuz, </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sht</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kontradiktor dhe bazohet n</w:t>
      </w:r>
      <w:r w:rsidR="00E718B8" w:rsidRPr="00DB24F5">
        <w:rPr>
          <w:rFonts w:ascii="Times New Roman" w:eastAsiaTheme="minorHAnsi" w:hAnsi="Times New Roman" w:cs="Times New Roman"/>
          <w:kern w:val="2"/>
          <w:sz w:val="24"/>
          <w:szCs w:val="24"/>
          <w14:ligatures w14:val="standardContextual"/>
        </w:rPr>
        <w:t>ë</w:t>
      </w:r>
      <w:r w:rsidR="00296427" w:rsidRPr="00DB24F5">
        <w:rPr>
          <w:rFonts w:ascii="Times New Roman" w:eastAsiaTheme="minorHAnsi" w:hAnsi="Times New Roman" w:cs="Times New Roman"/>
          <w:kern w:val="2"/>
          <w:sz w:val="24"/>
          <w:szCs w:val="24"/>
          <w14:ligatures w14:val="standardContextual"/>
        </w:rPr>
        <w:t xml:space="preserve"> deduksione alogjike duke tejkaluar ligjin.</w:t>
      </w:r>
      <w:r w:rsidR="00F143D2" w:rsidRPr="00DB24F5">
        <w:rPr>
          <w:rFonts w:ascii="Times New Roman" w:eastAsiaTheme="minorHAnsi" w:hAnsi="Times New Roman" w:cs="Times New Roman"/>
          <w:kern w:val="2"/>
          <w:sz w:val="24"/>
          <w:szCs w:val="24"/>
          <w14:ligatures w14:val="standardContextual"/>
        </w:rPr>
        <w:t xml:space="preserve"> Vendimi nuk p</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rmbush element</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t e nevojsh</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m formal</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dhe </w:t>
      </w:r>
      <w:r w:rsidR="00E9589A" w:rsidRPr="00DB24F5">
        <w:rPr>
          <w:rFonts w:ascii="Times New Roman" w:eastAsiaTheme="minorHAnsi" w:hAnsi="Times New Roman" w:cs="Times New Roman"/>
          <w:kern w:val="2"/>
          <w:sz w:val="24"/>
          <w:szCs w:val="24"/>
          <w14:ligatures w14:val="standardContextual"/>
        </w:rPr>
        <w:t>substancialë</w:t>
      </w:r>
      <w:r w:rsidR="00F143D2" w:rsidRPr="00DB24F5">
        <w:rPr>
          <w:rFonts w:ascii="Times New Roman" w:eastAsiaTheme="minorHAnsi" w:hAnsi="Times New Roman" w:cs="Times New Roman"/>
          <w:kern w:val="2"/>
          <w:sz w:val="24"/>
          <w:szCs w:val="24"/>
          <w14:ligatures w14:val="standardContextual"/>
        </w:rPr>
        <w:t xml:space="preserve"> dhe n</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t</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r</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sin</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e tij ka nj</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s</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r</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gabimesh</w:t>
      </w:r>
      <w:r w:rsidR="00E9589A" w:rsidRPr="00DB24F5">
        <w:rPr>
          <w:rFonts w:ascii="Times New Roman" w:eastAsiaTheme="minorHAnsi" w:hAnsi="Times New Roman" w:cs="Times New Roman"/>
          <w:kern w:val="2"/>
          <w:sz w:val="24"/>
          <w:szCs w:val="24"/>
          <w14:ligatures w14:val="standardContextual"/>
        </w:rPr>
        <w:t xml:space="preserve"> </w:t>
      </w:r>
      <w:r w:rsidR="00F143D2" w:rsidRPr="00DB24F5">
        <w:rPr>
          <w:rFonts w:ascii="Times New Roman" w:eastAsiaTheme="minorHAnsi" w:hAnsi="Times New Roman" w:cs="Times New Roman"/>
          <w:kern w:val="2"/>
          <w:sz w:val="24"/>
          <w:szCs w:val="24"/>
          <w14:ligatures w14:val="standardContextual"/>
        </w:rPr>
        <w:t>dhe referencash t</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r</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sisht t</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gabuara. Vendimi sipas subjektit nuk jep informacion mbi faktet</w:t>
      </w:r>
      <w:r w:rsidR="00E9589A" w:rsidRPr="00DB24F5">
        <w:rPr>
          <w:rFonts w:ascii="Times New Roman" w:eastAsiaTheme="minorHAnsi" w:hAnsi="Times New Roman" w:cs="Times New Roman"/>
          <w:kern w:val="2"/>
          <w:sz w:val="24"/>
          <w:szCs w:val="24"/>
          <w14:ligatures w14:val="standardContextual"/>
        </w:rPr>
        <w:t xml:space="preserve"> </w:t>
      </w:r>
      <w:r w:rsidR="00F143D2" w:rsidRPr="00DB24F5">
        <w:rPr>
          <w:rFonts w:ascii="Times New Roman" w:eastAsiaTheme="minorHAnsi" w:hAnsi="Times New Roman" w:cs="Times New Roman"/>
          <w:kern w:val="2"/>
          <w:sz w:val="24"/>
          <w:szCs w:val="24"/>
          <w14:ligatures w14:val="standardContextual"/>
        </w:rPr>
        <w:t>q</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q</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ndrojn</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n</w:t>
      </w:r>
      <w:r w:rsidR="00E9589A" w:rsidRPr="00DB24F5">
        <w:rPr>
          <w:rFonts w:ascii="Times New Roman" w:eastAsiaTheme="minorHAnsi" w:hAnsi="Times New Roman" w:cs="Times New Roman"/>
          <w:kern w:val="2"/>
          <w:sz w:val="24"/>
          <w:szCs w:val="24"/>
          <w14:ligatures w14:val="standardContextual"/>
        </w:rPr>
        <w:t>ë</w:t>
      </w:r>
      <w:r w:rsidR="00F143D2" w:rsidRPr="00DB24F5">
        <w:rPr>
          <w:rFonts w:ascii="Times New Roman" w:eastAsiaTheme="minorHAnsi" w:hAnsi="Times New Roman" w:cs="Times New Roman"/>
          <w:kern w:val="2"/>
          <w:sz w:val="24"/>
          <w:szCs w:val="24"/>
          <w14:ligatures w14:val="standardContextual"/>
        </w:rPr>
        <w:t xml:space="preserve"> themel </w:t>
      </w:r>
      <w:r w:rsidR="00E9589A" w:rsidRPr="00DB24F5">
        <w:rPr>
          <w:rFonts w:ascii="Times New Roman" w:eastAsiaTheme="minorHAnsi" w:hAnsi="Times New Roman" w:cs="Times New Roman"/>
          <w:kern w:val="2"/>
          <w:sz w:val="24"/>
          <w:szCs w:val="24"/>
          <w14:ligatures w14:val="standardContextual"/>
        </w:rPr>
        <w:t xml:space="preserve">të procesit, referon në konkluzione të cilat asnjëherë nuk i janë komunikuar, në shuma dhe tabela krejtësisht të ndryshme duke dalë në konkluzione tërësisht të pabazuara. </w:t>
      </w:r>
    </w:p>
    <w:p w14:paraId="56A86706" w14:textId="77777777" w:rsidR="00B16287" w:rsidRPr="00DB24F5" w:rsidRDefault="00B16287" w:rsidP="00B16287">
      <w:pPr>
        <w:pStyle w:val="ListParagraph"/>
        <w:spacing w:before="0" w:after="0"/>
        <w:ind w:left="0"/>
        <w:rPr>
          <w:rFonts w:ascii="Times New Roman" w:hAnsi="Times New Roman" w:cs="Times New Roman"/>
          <w:b/>
          <w:bCs/>
          <w:sz w:val="16"/>
          <w:szCs w:val="16"/>
        </w:rPr>
      </w:pPr>
    </w:p>
    <w:p w14:paraId="185330E4" w14:textId="70A3B986" w:rsidR="00367CE7" w:rsidRPr="00DB24F5" w:rsidRDefault="00EF26E8" w:rsidP="00EF26E8">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Lidhur me </w:t>
      </w:r>
      <w:r w:rsidR="00725E77" w:rsidRPr="00DB24F5">
        <w:rPr>
          <w:rFonts w:ascii="Times New Roman" w:hAnsi="Times New Roman" w:cs="Times New Roman"/>
          <w:sz w:val="24"/>
          <w:szCs w:val="24"/>
        </w:rPr>
        <w:t>sa m</w:t>
      </w:r>
      <w:r w:rsidR="00BE3515" w:rsidRPr="00DB24F5">
        <w:rPr>
          <w:rFonts w:ascii="Times New Roman" w:hAnsi="Times New Roman" w:cs="Times New Roman"/>
          <w:sz w:val="24"/>
          <w:szCs w:val="24"/>
        </w:rPr>
        <w:t>ë</w:t>
      </w:r>
      <w:r w:rsidR="00725E77" w:rsidRPr="00DB24F5">
        <w:rPr>
          <w:rFonts w:ascii="Times New Roman" w:hAnsi="Times New Roman" w:cs="Times New Roman"/>
          <w:sz w:val="24"/>
          <w:szCs w:val="24"/>
        </w:rPr>
        <w:t xml:space="preserve"> sip</w:t>
      </w:r>
      <w:r w:rsidR="00BE3515" w:rsidRPr="00DB24F5">
        <w:rPr>
          <w:rFonts w:ascii="Times New Roman" w:hAnsi="Times New Roman" w:cs="Times New Roman"/>
          <w:sz w:val="24"/>
          <w:szCs w:val="24"/>
        </w:rPr>
        <w:t>ë</w:t>
      </w:r>
      <w:r w:rsidR="00725E77" w:rsidRPr="00DB24F5">
        <w:rPr>
          <w:rFonts w:ascii="Times New Roman" w:hAnsi="Times New Roman" w:cs="Times New Roman"/>
          <w:sz w:val="24"/>
          <w:szCs w:val="24"/>
        </w:rPr>
        <w:t>r</w:t>
      </w:r>
      <w:r w:rsidRPr="00DB24F5">
        <w:rPr>
          <w:rFonts w:ascii="Times New Roman" w:hAnsi="Times New Roman" w:cs="Times New Roman"/>
          <w:sz w:val="24"/>
          <w:szCs w:val="24"/>
        </w:rPr>
        <w:t xml:space="preserve">, </w:t>
      </w:r>
      <w:r w:rsidR="00D11A90" w:rsidRPr="00DB24F5">
        <w:rPr>
          <w:rFonts w:ascii="Times New Roman" w:hAnsi="Times New Roman" w:cs="Times New Roman"/>
          <w:sz w:val="24"/>
          <w:szCs w:val="24"/>
        </w:rPr>
        <w:t xml:space="preserve">NJSHL </w:t>
      </w:r>
      <w:r w:rsidRPr="00DB24F5">
        <w:rPr>
          <w:rFonts w:ascii="Times New Roman" w:hAnsi="Times New Roman" w:cs="Times New Roman"/>
          <w:sz w:val="24"/>
          <w:szCs w:val="24"/>
        </w:rPr>
        <w:t xml:space="preserve">vëren se, </w:t>
      </w:r>
      <w:r w:rsidR="00C3627E" w:rsidRPr="00DB24F5">
        <w:rPr>
          <w:rFonts w:ascii="Times New Roman" w:hAnsi="Times New Roman" w:cs="Times New Roman"/>
          <w:sz w:val="24"/>
          <w:szCs w:val="24"/>
        </w:rPr>
        <w:t>subjekti</w:t>
      </w:r>
      <w:r w:rsidRPr="00DB24F5">
        <w:rPr>
          <w:rFonts w:ascii="Times New Roman" w:hAnsi="Times New Roman" w:cs="Times New Roman"/>
          <w:sz w:val="24"/>
          <w:szCs w:val="24"/>
        </w:rPr>
        <w:t xml:space="preserve"> në aspektin formal nuk duket se ka identifikuar shkelje që shkaktojnë pavlefshmërinë absolute të vendimit</w:t>
      </w:r>
      <w:r w:rsidR="00C3627E" w:rsidRPr="00DB24F5">
        <w:rPr>
          <w:rFonts w:ascii="Times New Roman" w:hAnsi="Times New Roman" w:cs="Times New Roman"/>
          <w:sz w:val="24"/>
          <w:szCs w:val="24"/>
        </w:rPr>
        <w:t xml:space="preserve"> dhe se </w:t>
      </w:r>
      <w:r w:rsidRPr="00DB24F5">
        <w:rPr>
          <w:rFonts w:ascii="Times New Roman" w:hAnsi="Times New Roman" w:cs="Times New Roman"/>
          <w:sz w:val="24"/>
          <w:szCs w:val="24"/>
        </w:rPr>
        <w:t xml:space="preserve">këto pretendime </w:t>
      </w:r>
      <w:proofErr w:type="spellStart"/>
      <w:r w:rsidR="00C3627E" w:rsidRPr="00DB24F5">
        <w:rPr>
          <w:rFonts w:ascii="Times New Roman" w:hAnsi="Times New Roman" w:cs="Times New Roman"/>
          <w:sz w:val="24"/>
          <w:szCs w:val="24"/>
        </w:rPr>
        <w:t>ri</w:t>
      </w:r>
      <w:r w:rsidRPr="00DB24F5">
        <w:rPr>
          <w:rFonts w:ascii="Times New Roman" w:hAnsi="Times New Roman" w:cs="Times New Roman"/>
          <w:sz w:val="24"/>
          <w:szCs w:val="24"/>
        </w:rPr>
        <w:t>ngrihen</w:t>
      </w:r>
      <w:proofErr w:type="spellEnd"/>
      <w:r w:rsidRPr="00DB24F5">
        <w:rPr>
          <w:rFonts w:ascii="Times New Roman" w:hAnsi="Times New Roman" w:cs="Times New Roman"/>
          <w:sz w:val="24"/>
          <w:szCs w:val="24"/>
        </w:rPr>
        <w:t xml:space="preserve"> në ankim edhe për sa i përket kontestimit të konkluzioneve lidhur me kriterin </w:t>
      </w:r>
      <w:del w:id="51" w:author="Sokol Çomo" w:date="2025-05-02T08:44:00Z">
        <w:r w:rsidRPr="00205489">
          <w:rPr>
            <w:rFonts w:ascii="Times New Roman" w:hAnsi="Times New Roman" w:cs="Times New Roman"/>
            <w:sz w:val="24"/>
            <w:szCs w:val="24"/>
          </w:rPr>
          <w:delText>të</w:delText>
        </w:r>
      </w:del>
      <w:ins w:id="52" w:author="Sokol Çomo" w:date="2025-05-02T08:44:00Z">
        <w:r w:rsidR="00D62916" w:rsidRPr="00DB24F5">
          <w:rPr>
            <w:rFonts w:ascii="Times New Roman" w:hAnsi="Times New Roman" w:cs="Times New Roman"/>
            <w:sz w:val="24"/>
            <w:szCs w:val="24"/>
          </w:rPr>
          <w:t>e</w:t>
        </w:r>
      </w:ins>
      <w:r w:rsidR="00D62916" w:rsidRPr="00DB24F5">
        <w:rPr>
          <w:rFonts w:ascii="Times New Roman" w:hAnsi="Times New Roman" w:cs="Times New Roman"/>
          <w:sz w:val="24"/>
          <w:szCs w:val="24"/>
        </w:rPr>
        <w:t xml:space="preserve"> </w:t>
      </w:r>
      <w:r w:rsidRPr="00DB24F5">
        <w:rPr>
          <w:rFonts w:ascii="Times New Roman" w:hAnsi="Times New Roman" w:cs="Times New Roman"/>
          <w:sz w:val="24"/>
          <w:szCs w:val="24"/>
        </w:rPr>
        <w:t>vlerësimit</w:t>
      </w:r>
      <w:ins w:id="53" w:author="Sokol Çomo" w:date="2025-05-02T08:44:00Z">
        <w:r w:rsidR="00D62916" w:rsidRPr="00DB24F5">
          <w:rPr>
            <w:rFonts w:ascii="Times New Roman" w:hAnsi="Times New Roman" w:cs="Times New Roman"/>
            <w:sz w:val="24"/>
            <w:szCs w:val="24"/>
          </w:rPr>
          <w:t xml:space="preserve"> të</w:t>
        </w:r>
      </w:ins>
      <w:r w:rsidRPr="00DB24F5">
        <w:rPr>
          <w:rFonts w:ascii="Times New Roman" w:hAnsi="Times New Roman" w:cs="Times New Roman"/>
          <w:sz w:val="24"/>
          <w:szCs w:val="24"/>
        </w:rPr>
        <w:t xml:space="preserve"> pasurisë dhe, si të tilla, ato gjenden të analizuar</w:t>
      </w:r>
      <w:r w:rsidR="00725E77" w:rsidRPr="00DB24F5">
        <w:rPr>
          <w:rFonts w:ascii="Times New Roman" w:hAnsi="Times New Roman" w:cs="Times New Roman"/>
          <w:sz w:val="24"/>
          <w:szCs w:val="24"/>
        </w:rPr>
        <w:t>a</w:t>
      </w:r>
      <w:r w:rsidRPr="00DB24F5">
        <w:rPr>
          <w:rFonts w:ascii="Times New Roman" w:hAnsi="Times New Roman" w:cs="Times New Roman"/>
          <w:sz w:val="24"/>
          <w:szCs w:val="24"/>
        </w:rPr>
        <w:t xml:space="preserve"> në mënyrë integrale me shkaqet e ankimit që i referohen zbatimit të ligjit për themelin e zgjidhjes së çështjes.</w:t>
      </w:r>
    </w:p>
    <w:p w14:paraId="2207A6CB" w14:textId="77777777" w:rsidR="00D11A90" w:rsidRPr="00DB24F5" w:rsidRDefault="00D11A90" w:rsidP="00D11A90">
      <w:pPr>
        <w:pStyle w:val="ListParagraph"/>
        <w:spacing w:before="0" w:after="0"/>
        <w:ind w:left="0"/>
        <w:rPr>
          <w:rFonts w:ascii="Times New Roman" w:hAnsi="Times New Roman" w:cs="Times New Roman"/>
          <w:sz w:val="16"/>
          <w:szCs w:val="16"/>
        </w:rPr>
      </w:pPr>
    </w:p>
    <w:p w14:paraId="0E1BC14A" w14:textId="54114828" w:rsidR="00EF26E8" w:rsidRPr="00DB24F5" w:rsidRDefault="00EF26E8" w:rsidP="009B3ABF">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Lidhur me pretendimin se është cenuar standardi i vendimmarrjes dhe arsyetimit të vendimit gjyqësor, </w:t>
      </w:r>
      <w:r w:rsidR="00D11A90" w:rsidRPr="00DB24F5">
        <w:rPr>
          <w:rFonts w:ascii="Times New Roman" w:hAnsi="Times New Roman" w:cs="Times New Roman"/>
          <w:sz w:val="24"/>
          <w:szCs w:val="24"/>
        </w:rPr>
        <w:t>NJSHL</w:t>
      </w:r>
      <w:r w:rsidRPr="00DB24F5">
        <w:rPr>
          <w:rFonts w:ascii="Times New Roman" w:hAnsi="Times New Roman" w:cs="Times New Roman"/>
          <w:sz w:val="24"/>
          <w:szCs w:val="24"/>
        </w:rPr>
        <w:t xml:space="preserve"> vëren se subjekti e lidh këtë pretendim me argumentin se, sipas </w:t>
      </w:r>
      <w:r w:rsidR="00D11A90" w:rsidRPr="00DB24F5">
        <w:rPr>
          <w:rFonts w:ascii="Times New Roman" w:hAnsi="Times New Roman" w:cs="Times New Roman"/>
          <w:sz w:val="24"/>
          <w:szCs w:val="24"/>
        </w:rPr>
        <w:t>saj</w:t>
      </w:r>
      <w:r w:rsidRPr="00DB24F5">
        <w:rPr>
          <w:rFonts w:ascii="Times New Roman" w:hAnsi="Times New Roman" w:cs="Times New Roman"/>
          <w:sz w:val="24"/>
          <w:szCs w:val="24"/>
        </w:rPr>
        <w:t xml:space="preserve"> </w:t>
      </w:r>
      <w:r w:rsidRPr="00DB24F5">
        <w:rPr>
          <w:rFonts w:ascii="Times New Roman" w:hAnsi="Times New Roman" w:cs="Times New Roman"/>
          <w:sz w:val="24"/>
          <w:szCs w:val="24"/>
        </w:rPr>
        <w:lastRenderedPageBreak/>
        <w:t xml:space="preserve">në tërësinë e vendimit, ka një sërë gabimesh dhe referencash tërësisht të gabuara, nuk jepet informacion mbi faktet që qëndrojnë në themel të procesit, </w:t>
      </w:r>
      <w:r w:rsidR="00BE3515" w:rsidRPr="00DB24F5">
        <w:rPr>
          <w:rFonts w:ascii="Times New Roman" w:hAnsi="Times New Roman" w:cs="Times New Roman"/>
          <w:sz w:val="24"/>
          <w:szCs w:val="24"/>
        </w:rPr>
        <w:t xml:space="preserve">Komisioni </w:t>
      </w:r>
      <w:r w:rsidRPr="00DB24F5">
        <w:rPr>
          <w:rFonts w:ascii="Times New Roman" w:hAnsi="Times New Roman" w:cs="Times New Roman"/>
          <w:sz w:val="24"/>
          <w:szCs w:val="24"/>
        </w:rPr>
        <w:t xml:space="preserve">referohet në konkluzione të cilat nuk i janë komunikuar subjektit dhe të cilat nuk mbështeten në prova. Sipas subjektit, nga përmbajtja e vendimit nuk kuptohet cilat janë provat që e kanë bindur Komisionin tej çdo dyshimi të arsyeshëm për fshehje, </w:t>
      </w:r>
      <w:proofErr w:type="spellStart"/>
      <w:r w:rsidRPr="00DB24F5">
        <w:rPr>
          <w:rFonts w:ascii="Times New Roman" w:hAnsi="Times New Roman" w:cs="Times New Roman"/>
          <w:sz w:val="24"/>
          <w:szCs w:val="24"/>
        </w:rPr>
        <w:t>mosdeklarim</w:t>
      </w:r>
      <w:proofErr w:type="spellEnd"/>
      <w:r w:rsidRPr="00DB24F5">
        <w:rPr>
          <w:rFonts w:ascii="Times New Roman" w:hAnsi="Times New Roman" w:cs="Times New Roman"/>
          <w:sz w:val="24"/>
          <w:szCs w:val="24"/>
        </w:rPr>
        <w:t xml:space="preserve"> apo deklarim të rremë të pasurisë.</w:t>
      </w:r>
      <w:r w:rsidR="009B3AB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Nga analiza që u bëhet këtyre pretendimeve, </w:t>
      </w:r>
      <w:r w:rsidR="00205489" w:rsidRPr="00DB24F5">
        <w:rPr>
          <w:rFonts w:ascii="Times New Roman" w:hAnsi="Times New Roman" w:cs="Times New Roman"/>
          <w:sz w:val="24"/>
          <w:szCs w:val="24"/>
        </w:rPr>
        <w:t>NJSHL nuk konsta</w:t>
      </w:r>
      <w:r w:rsidR="00BE3515" w:rsidRPr="00DB24F5">
        <w:rPr>
          <w:rFonts w:ascii="Times New Roman" w:hAnsi="Times New Roman" w:cs="Times New Roman"/>
          <w:sz w:val="24"/>
          <w:szCs w:val="24"/>
        </w:rPr>
        <w:t>t</w:t>
      </w:r>
      <w:r w:rsidR="00205489" w:rsidRPr="00DB24F5">
        <w:rPr>
          <w:rFonts w:ascii="Times New Roman" w:hAnsi="Times New Roman" w:cs="Times New Roman"/>
          <w:sz w:val="24"/>
          <w:szCs w:val="24"/>
        </w:rPr>
        <w:t>on problematika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atilla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cilat do</w:t>
      </w:r>
      <w:r w:rsidRPr="00DB24F5">
        <w:rPr>
          <w:rFonts w:ascii="Times New Roman" w:hAnsi="Times New Roman" w:cs="Times New Roman"/>
          <w:sz w:val="24"/>
          <w:szCs w:val="24"/>
        </w:rPr>
        <w:t xml:space="preserve"> të konsideroheshin si gabime në arsyetim, referuar situatës faktike dhe zbatimit të ligjit. Pretendimet që subjekti i evidenton në ankim si situata që tregojnë se vendimi është i paarsyetuar, duket se kanë të bëjnë me</w:t>
      </w:r>
      <w:r w:rsidR="00205489" w:rsidRPr="00DB24F5">
        <w:rPr>
          <w:rFonts w:ascii="Times New Roman" w:hAnsi="Times New Roman" w:cs="Times New Roman"/>
          <w:sz w:val="24"/>
          <w:szCs w:val="24"/>
        </w:rPr>
        <w:t xml:space="preserve"> nj</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arsyetim </w:t>
      </w:r>
      <w:del w:id="54" w:author="Sokol Çomo" w:date="2025-05-02T08:44:00Z">
        <w:r w:rsidR="00205489" w:rsidRPr="009B3ABF">
          <w:rPr>
            <w:rFonts w:ascii="Times New Roman" w:hAnsi="Times New Roman" w:cs="Times New Roman"/>
            <w:sz w:val="24"/>
            <w:szCs w:val="24"/>
          </w:rPr>
          <w:delText>pak</w:delText>
        </w:r>
      </w:del>
      <w:ins w:id="55" w:author="Sokol Çomo" w:date="2025-05-02T08:44:00Z">
        <w:r w:rsidR="00D62916" w:rsidRPr="00DB24F5">
          <w:rPr>
            <w:rFonts w:ascii="Times New Roman" w:hAnsi="Times New Roman" w:cs="Times New Roman"/>
            <w:sz w:val="24"/>
            <w:szCs w:val="24"/>
          </w:rPr>
          <w:t>në dukje</w:t>
        </w:r>
      </w:ins>
      <w:r w:rsidR="00205489" w:rsidRPr="00DB24F5">
        <w:rPr>
          <w:rFonts w:ascii="Times New Roman" w:hAnsi="Times New Roman" w:cs="Times New Roman"/>
          <w:sz w:val="24"/>
          <w:szCs w:val="24"/>
        </w:rPr>
        <w:t xml:space="preserve"> konfuz dhe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paqart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prej Komisionit </w:t>
      </w:r>
      <w:r w:rsidR="00205489"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pikat </w:t>
      </w:r>
      <w:r w:rsidR="009B3ABF" w:rsidRPr="00DB24F5">
        <w:rPr>
          <w:rFonts w:ascii="Times New Roman" w:hAnsi="Times New Roman" w:cs="Times New Roman"/>
          <w:sz w:val="24"/>
          <w:szCs w:val="24"/>
        </w:rPr>
        <w:t>79.2, 79.3, 80, 80.1 dhe 81</w:t>
      </w:r>
      <w:r w:rsidR="00205489" w:rsidRPr="00DB24F5">
        <w:rPr>
          <w:rFonts w:ascii="Times New Roman" w:hAnsi="Times New Roman" w:cs="Times New Roman"/>
          <w:sz w:val="24"/>
          <w:szCs w:val="24"/>
        </w:rPr>
        <w:t xml:space="preserve">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vendimit si dhe me disa gabime materiale</w:t>
      </w:r>
      <w:r w:rsidR="00422524" w:rsidRPr="00DB24F5">
        <w:rPr>
          <w:rFonts w:ascii="Times New Roman" w:hAnsi="Times New Roman" w:cs="Times New Roman"/>
          <w:sz w:val="24"/>
          <w:szCs w:val="24"/>
        </w:rPr>
        <w:t xml:space="preserve"> (paragrafi 40 i vendimit)</w:t>
      </w:r>
      <w:r w:rsidR="00205489" w:rsidRPr="00DB24F5">
        <w:rPr>
          <w:rFonts w:ascii="Times New Roman" w:hAnsi="Times New Roman" w:cs="Times New Roman"/>
          <w:sz w:val="24"/>
          <w:szCs w:val="24"/>
        </w:rPr>
        <w:t xml:space="preserve">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cilat, n</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vler</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simin e NJSHL nuk e cenojn</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arsyetimin e vendimit n</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t</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r</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sin</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e tij. </w:t>
      </w:r>
      <w:r w:rsidR="00BE3515" w:rsidRPr="00DB24F5">
        <w:rPr>
          <w:rFonts w:ascii="Times New Roman" w:hAnsi="Times New Roman" w:cs="Times New Roman"/>
          <w:sz w:val="24"/>
          <w:szCs w:val="24"/>
        </w:rPr>
        <w:t>NJSHL vlerëson se p</w:t>
      </w:r>
      <w:r w:rsidR="00205489" w:rsidRPr="00DB24F5">
        <w:rPr>
          <w:rFonts w:ascii="Times New Roman" w:hAnsi="Times New Roman" w:cs="Times New Roman"/>
          <w:sz w:val="24"/>
          <w:szCs w:val="24"/>
        </w:rPr>
        <w:t>retendimet e subjektit lidhen m</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s</w:t>
      </w:r>
      <w:r w:rsidR="00725E77" w:rsidRPr="00DB24F5">
        <w:rPr>
          <w:rFonts w:ascii="Times New Roman" w:hAnsi="Times New Roman" w:cs="Times New Roman"/>
          <w:sz w:val="24"/>
          <w:szCs w:val="24"/>
        </w:rPr>
        <w:t>ë</w:t>
      </w:r>
      <w:r w:rsidR="00205489" w:rsidRPr="00DB24F5">
        <w:rPr>
          <w:rFonts w:ascii="Times New Roman" w:hAnsi="Times New Roman" w:cs="Times New Roman"/>
          <w:sz w:val="24"/>
          <w:szCs w:val="24"/>
        </w:rPr>
        <w:t xml:space="preserve"> shumti me interpretimin e provave </w:t>
      </w:r>
      <w:r w:rsidR="00BE3515" w:rsidRPr="00DB24F5">
        <w:rPr>
          <w:rFonts w:ascii="Times New Roman" w:hAnsi="Times New Roman" w:cs="Times New Roman"/>
          <w:sz w:val="24"/>
          <w:szCs w:val="24"/>
        </w:rPr>
        <w:t>dhe</w:t>
      </w:r>
      <w:r w:rsidRPr="00DB24F5">
        <w:rPr>
          <w:rFonts w:ascii="Times New Roman" w:hAnsi="Times New Roman" w:cs="Times New Roman"/>
          <w:sz w:val="24"/>
          <w:szCs w:val="24"/>
        </w:rPr>
        <w:t xml:space="preserve"> qëndrime</w:t>
      </w:r>
      <w:r w:rsidR="00BE3515" w:rsidRPr="00DB24F5">
        <w:rPr>
          <w:rFonts w:ascii="Times New Roman" w:hAnsi="Times New Roman" w:cs="Times New Roman"/>
          <w:sz w:val="24"/>
          <w:szCs w:val="24"/>
        </w:rPr>
        <w:t>ve të saj</w:t>
      </w:r>
      <w:r w:rsidRPr="00DB24F5">
        <w:rPr>
          <w:rFonts w:ascii="Times New Roman" w:hAnsi="Times New Roman" w:cs="Times New Roman"/>
          <w:sz w:val="24"/>
          <w:szCs w:val="24"/>
        </w:rPr>
        <w:t xml:space="preserve"> në mënyrë të ndryshme nga </w:t>
      </w:r>
      <w:proofErr w:type="spellStart"/>
      <w:r w:rsidRPr="00DB24F5">
        <w:rPr>
          <w:rFonts w:ascii="Times New Roman" w:hAnsi="Times New Roman" w:cs="Times New Roman"/>
          <w:sz w:val="24"/>
          <w:szCs w:val="24"/>
        </w:rPr>
        <w:t>pritshmëritë</w:t>
      </w:r>
      <w:proofErr w:type="spellEnd"/>
      <w:r w:rsidRPr="00DB24F5">
        <w:rPr>
          <w:rFonts w:ascii="Times New Roman" w:hAnsi="Times New Roman" w:cs="Times New Roman"/>
          <w:sz w:val="24"/>
          <w:szCs w:val="24"/>
        </w:rPr>
        <w:t xml:space="preserve"> e </w:t>
      </w:r>
      <w:r w:rsidR="00205489" w:rsidRPr="00DB24F5">
        <w:rPr>
          <w:rFonts w:ascii="Times New Roman" w:hAnsi="Times New Roman" w:cs="Times New Roman"/>
          <w:sz w:val="24"/>
          <w:szCs w:val="24"/>
        </w:rPr>
        <w:t>saj</w:t>
      </w:r>
      <w:r w:rsidRPr="00DB24F5">
        <w:rPr>
          <w:rFonts w:ascii="Times New Roman" w:hAnsi="Times New Roman" w:cs="Times New Roman"/>
          <w:sz w:val="24"/>
          <w:szCs w:val="24"/>
        </w:rPr>
        <w:t xml:space="preserve">, situatë e cila nuk çon </w:t>
      </w:r>
      <w:proofErr w:type="spellStart"/>
      <w:r w:rsidRPr="00DB24F5">
        <w:rPr>
          <w:rFonts w:ascii="Times New Roman" w:hAnsi="Times New Roman" w:cs="Times New Roman"/>
          <w:sz w:val="24"/>
          <w:szCs w:val="24"/>
        </w:rPr>
        <w:t>domosdoshmërisht</w:t>
      </w:r>
      <w:proofErr w:type="spellEnd"/>
      <w:r w:rsidRPr="00DB24F5">
        <w:rPr>
          <w:rFonts w:ascii="Times New Roman" w:hAnsi="Times New Roman" w:cs="Times New Roman"/>
          <w:sz w:val="24"/>
          <w:szCs w:val="24"/>
        </w:rPr>
        <w:t xml:space="preserve"> në konkluzionin se vendimi është i paarsyetuar, dhe aq më shumë drejt përfundimit se kjo mungesë arsyetimi mund të përbëjë një shkak për pavlefshmërinë e vendimit. Në një vështrim të përgjithshëm të përmbajtjes së vendimit, rezulton se ai plotëson në pikëpamjen formale të gjitha kërkesat e nenit 57 të ligjit nr. 84/2016 dhe gjithashtu përmban në brendësinë e tij analizën dhe arsyetimin e Komisioni</w:t>
      </w:r>
      <w:r w:rsidR="00A72673" w:rsidRPr="00DB24F5">
        <w:rPr>
          <w:rFonts w:ascii="Times New Roman" w:hAnsi="Times New Roman" w:cs="Times New Roman"/>
          <w:sz w:val="24"/>
          <w:szCs w:val="24"/>
        </w:rPr>
        <w:t>t</w:t>
      </w:r>
      <w:r w:rsidRPr="00DB24F5">
        <w:rPr>
          <w:rFonts w:ascii="Times New Roman" w:hAnsi="Times New Roman" w:cs="Times New Roman"/>
          <w:sz w:val="24"/>
          <w:szCs w:val="24"/>
        </w:rPr>
        <w:t xml:space="preserve"> për qëndrimet e mbajtura në përfundim të procesit të rivlerësimit, duke e bërë në këtë mënyrë pretendimin e subjektit të pambështetur.</w:t>
      </w:r>
    </w:p>
    <w:p w14:paraId="694625DF" w14:textId="77777777" w:rsidR="00EF26E8" w:rsidRPr="00DB24F5" w:rsidRDefault="00EF26E8" w:rsidP="00EF26E8">
      <w:pPr>
        <w:pStyle w:val="ListParagraph"/>
        <w:spacing w:before="0" w:after="0"/>
        <w:ind w:left="0"/>
        <w:rPr>
          <w:rFonts w:ascii="Times New Roman" w:hAnsi="Times New Roman"/>
          <w:sz w:val="16"/>
          <w:rPrChange w:id="56" w:author="Sokol Çomo" w:date="2025-05-02T08:44:00Z">
            <w:rPr>
              <w:rFonts w:ascii="Times New Roman" w:hAnsi="Times New Roman"/>
              <w:color w:val="C00000"/>
              <w:sz w:val="16"/>
            </w:rPr>
          </w:rPrChange>
        </w:rPr>
      </w:pPr>
    </w:p>
    <w:p w14:paraId="5121C583" w14:textId="360A17C0" w:rsidR="00E718B8" w:rsidRPr="00DB24F5" w:rsidRDefault="00296427" w:rsidP="00074672">
      <w:pPr>
        <w:pStyle w:val="ListParagraph"/>
        <w:numPr>
          <w:ilvl w:val="0"/>
          <w:numId w:val="3"/>
        </w:numPr>
        <w:spacing w:before="0" w:after="0"/>
        <w:ind w:left="0"/>
        <w:rPr>
          <w:rFonts w:ascii="Times New Roman" w:hAnsi="Times New Roman" w:cs="Times New Roman"/>
          <w:sz w:val="24"/>
          <w:szCs w:val="24"/>
        </w:rPr>
      </w:pPr>
      <w:r w:rsidRPr="00DB24F5">
        <w:rPr>
          <w:rFonts w:ascii="Times New Roman" w:hAnsi="Times New Roman" w:cs="Times New Roman"/>
          <w:sz w:val="24"/>
          <w:szCs w:val="24"/>
        </w:rPr>
        <w:t>Subjekti pretend</w:t>
      </w:r>
      <w:r w:rsidR="00B95276" w:rsidRPr="00DB24F5">
        <w:rPr>
          <w:rFonts w:ascii="Times New Roman" w:hAnsi="Times New Roman" w:cs="Times New Roman"/>
          <w:sz w:val="24"/>
          <w:szCs w:val="24"/>
        </w:rPr>
        <w:t>on</w:t>
      </w:r>
      <w:r w:rsidRPr="00DB24F5">
        <w:rPr>
          <w:rFonts w:ascii="Times New Roman" w:hAnsi="Times New Roman" w:cs="Times New Roman"/>
          <w:sz w:val="24"/>
          <w:szCs w:val="24"/>
        </w:rPr>
        <w:t xml:space="preserve"> se </w:t>
      </w:r>
      <w:r w:rsidR="00E718B8"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E718B8"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del w:id="57" w:author="Sokol Çomo" w:date="2025-05-02T08:44:00Z">
        <w:r w:rsidRPr="000725D8">
          <w:rPr>
            <w:rFonts w:ascii="Times New Roman" w:hAnsi="Times New Roman" w:cs="Times New Roman"/>
            <w:sz w:val="24"/>
            <w:szCs w:val="24"/>
          </w:rPr>
          <w:delText>shkelur</w:delText>
        </w:r>
      </w:del>
      <w:ins w:id="58" w:author="Sokol Çomo" w:date="2025-05-02T08:44:00Z">
        <w:r w:rsidR="00D62916" w:rsidRPr="00DB24F5">
          <w:rPr>
            <w:rFonts w:ascii="Times New Roman" w:hAnsi="Times New Roman" w:cs="Times New Roman"/>
            <w:sz w:val="24"/>
            <w:szCs w:val="24"/>
          </w:rPr>
          <w:t>cenuar</w:t>
        </w:r>
      </w:ins>
      <w:r w:rsidRPr="00DB24F5">
        <w:rPr>
          <w:rFonts w:ascii="Times New Roman" w:hAnsi="Times New Roman" w:cs="Times New Roman"/>
          <w:sz w:val="24"/>
          <w:szCs w:val="24"/>
        </w:rPr>
        <w:t xml:space="preserve"> n</w:t>
      </w:r>
      <w:r w:rsidR="00E718B8" w:rsidRPr="00DB24F5">
        <w:rPr>
          <w:rFonts w:ascii="Times New Roman" w:hAnsi="Times New Roman" w:cs="Times New Roman"/>
          <w:sz w:val="24"/>
          <w:szCs w:val="24"/>
        </w:rPr>
        <w:t>ë</w:t>
      </w:r>
      <w:r w:rsidRPr="00DB24F5">
        <w:rPr>
          <w:rFonts w:ascii="Times New Roman" w:hAnsi="Times New Roman" w:cs="Times New Roman"/>
          <w:sz w:val="24"/>
          <w:szCs w:val="24"/>
        </w:rPr>
        <w:t xml:space="preserve"> themel </w:t>
      </w:r>
      <w:r w:rsidR="0047141E" w:rsidRPr="00DB24F5">
        <w:rPr>
          <w:rFonts w:ascii="Times New Roman" w:hAnsi="Times New Roman" w:cs="Times New Roman"/>
          <w:sz w:val="24"/>
          <w:szCs w:val="24"/>
        </w:rPr>
        <w:t>procesi i saj i rivler</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simit pasi sipas saj procesi ka qen</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i paragjykuar, n</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vler</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sim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gabuar dhe haptazi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nj</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ansh</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m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provave si dhe n</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shkelje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hapur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normave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procesit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rregullt ligjor n</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drejtim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rb</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rjes s</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trupit gjykues dhe arsyetimit t</w:t>
      </w:r>
      <w:r w:rsidR="00E718B8"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vendimit</w:t>
      </w:r>
      <w:r w:rsidR="00E718B8" w:rsidRPr="00DB24F5">
        <w:rPr>
          <w:rFonts w:ascii="Times New Roman" w:hAnsi="Times New Roman" w:cs="Times New Roman"/>
          <w:sz w:val="24"/>
          <w:szCs w:val="24"/>
        </w:rPr>
        <w:t>.</w:t>
      </w:r>
    </w:p>
    <w:p w14:paraId="49E1EB9F" w14:textId="77777777" w:rsidR="00B95276" w:rsidRPr="00DB24F5" w:rsidRDefault="00B95276" w:rsidP="00074672">
      <w:pPr>
        <w:pStyle w:val="ListParagraph"/>
        <w:spacing w:before="0" w:after="0"/>
        <w:ind w:left="0"/>
        <w:rPr>
          <w:rFonts w:ascii="Times New Roman" w:hAnsi="Times New Roman" w:cs="Times New Roman"/>
          <w:sz w:val="16"/>
          <w:szCs w:val="16"/>
        </w:rPr>
      </w:pPr>
    </w:p>
    <w:p w14:paraId="066B4122" w14:textId="082E449D" w:rsidR="00466E71" w:rsidRPr="00DB24F5" w:rsidRDefault="00205489" w:rsidP="00C43347">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 NJSHL ver</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n se subjekti i referohet kryesisht q</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ndrimit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Komisionit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t</w:t>
      </w:r>
      <w:r w:rsidR="00BE3515"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ardhurat nga emigracioni,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cilat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raste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tjera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t</w:t>
      </w:r>
      <w:r w:rsidR="00725E77" w:rsidRPr="00DB24F5">
        <w:rPr>
          <w:rFonts w:ascii="Times New Roman" w:hAnsi="Times New Roman" w:cs="Times New Roman"/>
          <w:sz w:val="24"/>
          <w:szCs w:val="24"/>
        </w:rPr>
        <w:t>ë</w:t>
      </w:r>
      <w:proofErr w:type="spellEnd"/>
      <w:r w:rsidRPr="00DB24F5">
        <w:rPr>
          <w:rFonts w:ascii="Times New Roman" w:hAnsi="Times New Roman" w:cs="Times New Roman"/>
          <w:sz w:val="24"/>
          <w:szCs w:val="24"/>
        </w:rPr>
        <w:t xml:space="preserve"> nj</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jt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s </w:t>
      </w:r>
      <w:proofErr w:type="spellStart"/>
      <w:r w:rsidRPr="00DB24F5">
        <w:rPr>
          <w:rFonts w:ascii="Times New Roman" w:hAnsi="Times New Roman" w:cs="Times New Roman"/>
          <w:sz w:val="24"/>
          <w:szCs w:val="24"/>
        </w:rPr>
        <w:t>rela</w:t>
      </w:r>
      <w:r w:rsidR="00BE3515" w:rsidRPr="00DB24F5">
        <w:rPr>
          <w:rFonts w:ascii="Times New Roman" w:hAnsi="Times New Roman" w:cs="Times New Roman"/>
          <w:sz w:val="24"/>
          <w:szCs w:val="24"/>
        </w:rPr>
        <w:t>t</w:t>
      </w:r>
      <w:r w:rsidRPr="00DB24F5">
        <w:rPr>
          <w:rFonts w:ascii="Times New Roman" w:hAnsi="Times New Roman" w:cs="Times New Roman"/>
          <w:sz w:val="24"/>
          <w:szCs w:val="24"/>
        </w:rPr>
        <w:t>ore</w:t>
      </w:r>
      <w:proofErr w:type="spellEnd"/>
      <w:r w:rsidRPr="00DB24F5">
        <w:rPr>
          <w:rFonts w:ascii="Times New Roman" w:hAnsi="Times New Roman" w:cs="Times New Roman"/>
          <w:sz w:val="24"/>
          <w:szCs w:val="24"/>
        </w:rPr>
        <w:t xml:space="preserve"> jan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konsideruar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ligjshme edhe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munges</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provave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pages</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n e detyrimeve tatimore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vendin e origjin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s</w:t>
      </w:r>
      <w:r w:rsidR="00BE3515" w:rsidRPr="00DB24F5">
        <w:rPr>
          <w:rFonts w:ascii="Times New Roman" w:hAnsi="Times New Roman" w:cs="Times New Roman"/>
          <w:sz w:val="24"/>
          <w:szCs w:val="24"/>
        </w:rPr>
        <w:t xml:space="preserve">, </w:t>
      </w:r>
      <w:r w:rsidR="00422524" w:rsidRPr="00DB24F5">
        <w:rPr>
          <w:rFonts w:ascii="Times New Roman" w:hAnsi="Times New Roman" w:cs="Times New Roman"/>
          <w:sz w:val="24"/>
          <w:szCs w:val="24"/>
        </w:rPr>
        <w:t xml:space="preserve"> qëndrime të cilat, në vlerësimin e NJSHL</w:t>
      </w:r>
      <w:r w:rsidR="00BE3515" w:rsidRPr="00DB24F5">
        <w:rPr>
          <w:rFonts w:ascii="Times New Roman" w:hAnsi="Times New Roman" w:cs="Times New Roman"/>
          <w:sz w:val="24"/>
          <w:szCs w:val="24"/>
        </w:rPr>
        <w:t xml:space="preserve"> janë trajtuar sipas jurisprudencës së Kolegjit</w:t>
      </w:r>
      <w:r w:rsidR="00C43347" w:rsidRPr="00DB24F5">
        <w:rPr>
          <w:rFonts w:ascii="Times New Roman" w:hAnsi="Times New Roman" w:cs="Times New Roman"/>
          <w:sz w:val="24"/>
          <w:szCs w:val="24"/>
        </w:rPr>
        <w:t xml:space="preserve"> n</w:t>
      </w:r>
      <w:r w:rsidR="00BE3515" w:rsidRPr="00DB24F5">
        <w:rPr>
          <w:rFonts w:ascii="Times New Roman" w:hAnsi="Times New Roman" w:cs="Times New Roman"/>
          <w:sz w:val="24"/>
          <w:szCs w:val="24"/>
        </w:rPr>
        <w:t>ë</w:t>
      </w:r>
      <w:r w:rsidR="00C43347" w:rsidRPr="00DB24F5">
        <w:rPr>
          <w:rFonts w:ascii="Times New Roman" w:hAnsi="Times New Roman" w:cs="Times New Roman"/>
          <w:sz w:val="24"/>
          <w:szCs w:val="24"/>
        </w:rPr>
        <w:t xml:space="preserve"> lidhje me njohjen e t</w:t>
      </w:r>
      <w:r w:rsidR="00725E77" w:rsidRPr="00DB24F5">
        <w:rPr>
          <w:rFonts w:ascii="Times New Roman" w:hAnsi="Times New Roman" w:cs="Times New Roman"/>
          <w:sz w:val="24"/>
          <w:szCs w:val="24"/>
        </w:rPr>
        <w:t>ë</w:t>
      </w:r>
      <w:r w:rsidR="00C43347" w:rsidRPr="00DB24F5">
        <w:rPr>
          <w:rFonts w:ascii="Times New Roman" w:hAnsi="Times New Roman" w:cs="Times New Roman"/>
          <w:sz w:val="24"/>
          <w:szCs w:val="24"/>
        </w:rPr>
        <w:t xml:space="preserve"> ardhurave nga emigracioni.</w:t>
      </w:r>
    </w:p>
    <w:p w14:paraId="767749E7" w14:textId="77777777" w:rsidR="00BE3515" w:rsidRPr="00DB24F5" w:rsidRDefault="00BE3515" w:rsidP="00BE3515">
      <w:pPr>
        <w:pStyle w:val="ListParagraph"/>
        <w:spacing w:before="0" w:after="0"/>
        <w:ind w:left="0"/>
        <w:rPr>
          <w:rFonts w:ascii="Times New Roman" w:hAnsi="Times New Roman" w:cs="Times New Roman"/>
          <w:sz w:val="16"/>
          <w:szCs w:val="16"/>
        </w:rPr>
      </w:pPr>
    </w:p>
    <w:p w14:paraId="18ABA2A6" w14:textId="38645622" w:rsidR="00205489" w:rsidRPr="00DB24F5" w:rsidRDefault="00E718B8" w:rsidP="00A24CA7">
      <w:pPr>
        <w:pStyle w:val="ListParagraph"/>
        <w:numPr>
          <w:ilvl w:val="0"/>
          <w:numId w:val="3"/>
        </w:numPr>
        <w:spacing w:before="0" w:after="0"/>
        <w:ind w:left="0"/>
        <w:rPr>
          <w:rFonts w:ascii="Times New Roman" w:hAnsi="Times New Roman" w:cs="Times New Roman"/>
          <w:sz w:val="24"/>
          <w:szCs w:val="24"/>
        </w:rPr>
      </w:pPr>
      <w:r w:rsidRPr="00DB24F5">
        <w:rPr>
          <w:rFonts w:ascii="Times New Roman" w:hAnsi="Times New Roman" w:cs="Times New Roman"/>
          <w:sz w:val="24"/>
          <w:szCs w:val="24"/>
        </w:rPr>
        <w:t>Subjekti pretendo</w:t>
      </w:r>
      <w:r w:rsidR="00B95276" w:rsidRPr="00DB24F5">
        <w:rPr>
          <w:rFonts w:ascii="Times New Roman" w:hAnsi="Times New Roman" w:cs="Times New Roman"/>
          <w:sz w:val="24"/>
          <w:szCs w:val="24"/>
        </w:rPr>
        <w:t>n</w:t>
      </w:r>
      <w:r w:rsidRPr="00DB24F5">
        <w:rPr>
          <w:rFonts w:ascii="Times New Roman" w:hAnsi="Times New Roman" w:cs="Times New Roman"/>
          <w:sz w:val="24"/>
          <w:szCs w:val="24"/>
        </w:rPr>
        <w:t xml:space="preserve"> se ë</w:t>
      </w:r>
      <w:r w:rsidR="0047141E" w:rsidRPr="00DB24F5">
        <w:rPr>
          <w:rFonts w:ascii="Times New Roman" w:hAnsi="Times New Roman" w:cs="Times New Roman"/>
          <w:sz w:val="24"/>
          <w:szCs w:val="24"/>
        </w:rPr>
        <w:t>sht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cenuar parimi i </w:t>
      </w:r>
      <w:proofErr w:type="spellStart"/>
      <w:r w:rsidR="0047141E" w:rsidRPr="00DB24F5">
        <w:rPr>
          <w:rFonts w:ascii="Times New Roman" w:hAnsi="Times New Roman" w:cs="Times New Roman"/>
          <w:sz w:val="24"/>
          <w:szCs w:val="24"/>
        </w:rPr>
        <w:t>prezumimit</w:t>
      </w:r>
      <w:proofErr w:type="spellEnd"/>
      <w:r w:rsidR="0047141E" w:rsidRPr="00DB24F5">
        <w:rPr>
          <w:rFonts w:ascii="Times New Roman" w:hAnsi="Times New Roman" w:cs="Times New Roman"/>
          <w:sz w:val="24"/>
          <w:szCs w:val="24"/>
        </w:rPr>
        <w:t xml:space="preserve"> 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pafaj</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sis</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n</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procedimin disiplinor p</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r shkak 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rivler</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simit </w:t>
      </w:r>
      <w:ins w:id="59" w:author="Sokol Çomo" w:date="2025-05-02T08:44:00Z">
        <w:r w:rsidR="00D62916" w:rsidRPr="00DB24F5">
          <w:rPr>
            <w:rFonts w:ascii="Times New Roman" w:hAnsi="Times New Roman" w:cs="Times New Roman"/>
            <w:sz w:val="24"/>
            <w:szCs w:val="24"/>
          </w:rPr>
          <w:t xml:space="preserve">vetëm </w:t>
        </w:r>
      </w:ins>
      <w:r w:rsidR="00B16287" w:rsidRPr="00DB24F5">
        <w:rPr>
          <w:rFonts w:ascii="Times New Roman" w:hAnsi="Times New Roman" w:cs="Times New Roman"/>
          <w:sz w:val="24"/>
          <w:szCs w:val="24"/>
        </w:rPr>
        <w:t>p</w:t>
      </w:r>
      <w:r w:rsidR="007D0BBD" w:rsidRPr="00DB24F5">
        <w:rPr>
          <w:rFonts w:ascii="Times New Roman" w:hAnsi="Times New Roman" w:cs="Times New Roman"/>
          <w:sz w:val="24"/>
          <w:szCs w:val="24"/>
        </w:rPr>
        <w:t>ë</w:t>
      </w:r>
      <w:r w:rsidR="00B16287" w:rsidRPr="00DB24F5">
        <w:rPr>
          <w:rFonts w:ascii="Times New Roman" w:hAnsi="Times New Roman" w:cs="Times New Roman"/>
          <w:sz w:val="24"/>
          <w:szCs w:val="24"/>
        </w:rPr>
        <w:t xml:space="preserve">r </w:t>
      </w:r>
      <w:r w:rsidR="0047141E" w:rsidRPr="00DB24F5">
        <w:rPr>
          <w:rFonts w:ascii="Times New Roman" w:hAnsi="Times New Roman" w:cs="Times New Roman"/>
          <w:sz w:val="24"/>
          <w:szCs w:val="24"/>
        </w:rPr>
        <w:t>nj</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kriter, duke paragjykuar haptazi vendimin</w:t>
      </w:r>
      <w:r w:rsidR="00466E71" w:rsidRPr="00DB24F5">
        <w:rPr>
          <w:rFonts w:ascii="Times New Roman" w:hAnsi="Times New Roman" w:cs="Times New Roman"/>
          <w:sz w:val="24"/>
          <w:szCs w:val="24"/>
        </w:rPr>
        <w:t>.</w:t>
      </w:r>
    </w:p>
    <w:p w14:paraId="0D3F91DC" w14:textId="6489E1E3" w:rsidR="00A24CA7" w:rsidRPr="00DB24F5" w:rsidRDefault="0047141E" w:rsidP="00205489">
      <w:pPr>
        <w:pStyle w:val="ListParagraph"/>
        <w:spacing w:before="0" w:after="0"/>
        <w:ind w:left="0"/>
        <w:rPr>
          <w:rFonts w:ascii="Times New Roman" w:hAnsi="Times New Roman" w:cs="Times New Roman"/>
          <w:sz w:val="16"/>
          <w:szCs w:val="16"/>
        </w:rPr>
      </w:pPr>
      <w:r w:rsidRPr="00DB24F5">
        <w:rPr>
          <w:rFonts w:ascii="Times New Roman" w:hAnsi="Times New Roman" w:cs="Times New Roman"/>
          <w:sz w:val="24"/>
          <w:szCs w:val="24"/>
        </w:rPr>
        <w:t xml:space="preserve"> </w:t>
      </w:r>
    </w:p>
    <w:p w14:paraId="64324E1D" w14:textId="10E05190" w:rsidR="00847CE7" w:rsidRPr="00DB24F5" w:rsidRDefault="00A24CA7" w:rsidP="00422524">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Lidhur me</w:t>
      </w:r>
      <w:r w:rsidR="00BE3515" w:rsidRPr="00DB24F5">
        <w:rPr>
          <w:rFonts w:ascii="Times New Roman" w:hAnsi="Times New Roman" w:cs="Times New Roman"/>
          <w:sz w:val="24"/>
          <w:szCs w:val="24"/>
        </w:rPr>
        <w:t xml:space="preserve"> sa m</w:t>
      </w:r>
      <w:r w:rsidR="00847CE7" w:rsidRPr="00DB24F5">
        <w:rPr>
          <w:rFonts w:ascii="Times New Roman" w:hAnsi="Times New Roman" w:cs="Times New Roman"/>
          <w:sz w:val="24"/>
          <w:szCs w:val="24"/>
        </w:rPr>
        <w:t>ë</w:t>
      </w:r>
      <w:r w:rsidR="00BE3515" w:rsidRPr="00DB24F5">
        <w:rPr>
          <w:rFonts w:ascii="Times New Roman" w:hAnsi="Times New Roman" w:cs="Times New Roman"/>
          <w:sz w:val="24"/>
          <w:szCs w:val="24"/>
        </w:rPr>
        <w:t xml:space="preserve"> sip</w:t>
      </w:r>
      <w:r w:rsidR="00847CE7" w:rsidRPr="00DB24F5">
        <w:rPr>
          <w:rFonts w:ascii="Times New Roman" w:hAnsi="Times New Roman" w:cs="Times New Roman"/>
          <w:sz w:val="24"/>
          <w:szCs w:val="24"/>
        </w:rPr>
        <w:t>ë</w:t>
      </w:r>
      <w:r w:rsidR="00BE3515" w:rsidRPr="00DB24F5">
        <w:rPr>
          <w:rFonts w:ascii="Times New Roman" w:hAnsi="Times New Roman" w:cs="Times New Roman"/>
          <w:sz w:val="24"/>
          <w:szCs w:val="24"/>
        </w:rPr>
        <w:t xml:space="preserve">r, </w:t>
      </w:r>
      <w:r w:rsidRPr="00DB24F5">
        <w:rPr>
          <w:rFonts w:ascii="Times New Roman" w:hAnsi="Times New Roman" w:cs="Times New Roman"/>
          <w:sz w:val="24"/>
          <w:szCs w:val="24"/>
        </w:rPr>
        <w:t>NJSHL vler</w:t>
      </w:r>
      <w:r w:rsidR="00A362CC" w:rsidRPr="00DB24F5">
        <w:rPr>
          <w:rFonts w:ascii="Times New Roman" w:hAnsi="Times New Roman" w:cs="Times New Roman"/>
          <w:sz w:val="24"/>
          <w:szCs w:val="24"/>
        </w:rPr>
        <w:t>ë</w:t>
      </w:r>
      <w:r w:rsidRPr="00DB24F5">
        <w:rPr>
          <w:rFonts w:ascii="Times New Roman" w:hAnsi="Times New Roman" w:cs="Times New Roman"/>
          <w:sz w:val="24"/>
          <w:szCs w:val="24"/>
        </w:rPr>
        <w:t xml:space="preserve">son </w:t>
      </w:r>
      <w:r w:rsidR="00BE3515" w:rsidRPr="00DB24F5">
        <w:rPr>
          <w:rFonts w:ascii="Times New Roman" w:hAnsi="Times New Roman" w:cs="Times New Roman"/>
          <w:sz w:val="24"/>
          <w:szCs w:val="24"/>
        </w:rPr>
        <w:t xml:space="preserve">se </w:t>
      </w:r>
      <w:r w:rsidRPr="00DB24F5">
        <w:rPr>
          <w:rFonts w:ascii="Times New Roman" w:hAnsi="Times New Roman" w:cs="Times New Roman"/>
          <w:sz w:val="24"/>
          <w:szCs w:val="24"/>
        </w:rPr>
        <w:t>Kolegji në jurisprudencën</w:t>
      </w:r>
      <w:r w:rsidRPr="00DB24F5">
        <w:rPr>
          <w:rStyle w:val="FootnoteReference"/>
          <w:rFonts w:ascii="Times New Roman" w:hAnsi="Times New Roman" w:cs="Times New Roman"/>
          <w:sz w:val="24"/>
          <w:szCs w:val="24"/>
        </w:rPr>
        <w:footnoteReference w:id="4"/>
      </w:r>
      <w:r w:rsidRPr="00DB24F5">
        <w:rPr>
          <w:rFonts w:ascii="Times New Roman" w:hAnsi="Times New Roman" w:cs="Times New Roman"/>
          <w:sz w:val="24"/>
          <w:szCs w:val="24"/>
        </w:rPr>
        <w:t xml:space="preserve"> e tij ka analizuar gjerësisht pretendim</w:t>
      </w:r>
      <w:r w:rsidR="00BE3515" w:rsidRPr="00DB24F5">
        <w:rPr>
          <w:rFonts w:ascii="Times New Roman" w:hAnsi="Times New Roman" w:cs="Times New Roman"/>
          <w:sz w:val="24"/>
          <w:szCs w:val="24"/>
        </w:rPr>
        <w:t>e të kësaj natyre</w:t>
      </w:r>
      <w:r w:rsidRPr="00DB24F5">
        <w:rPr>
          <w:rFonts w:ascii="Times New Roman" w:hAnsi="Times New Roman" w:cs="Times New Roman"/>
          <w:sz w:val="24"/>
          <w:szCs w:val="24"/>
        </w:rPr>
        <w:t xml:space="preserve">, duke </w:t>
      </w:r>
      <w:r w:rsidR="00BE3515" w:rsidRPr="00DB24F5">
        <w:rPr>
          <w:rFonts w:ascii="Times New Roman" w:hAnsi="Times New Roman" w:cs="Times New Roman"/>
          <w:sz w:val="24"/>
          <w:szCs w:val="24"/>
        </w:rPr>
        <w:t>i</w:t>
      </w:r>
      <w:r w:rsidRPr="00DB24F5">
        <w:rPr>
          <w:rFonts w:ascii="Times New Roman" w:hAnsi="Times New Roman" w:cs="Times New Roman"/>
          <w:sz w:val="24"/>
          <w:szCs w:val="24"/>
        </w:rPr>
        <w:t xml:space="preserve"> konsideruar at</w:t>
      </w:r>
      <w:r w:rsidR="00BE3515" w:rsidRPr="00DB24F5">
        <w:rPr>
          <w:rFonts w:ascii="Times New Roman" w:hAnsi="Times New Roman" w:cs="Times New Roman"/>
          <w:sz w:val="24"/>
          <w:szCs w:val="24"/>
        </w:rPr>
        <w:t>o</w:t>
      </w:r>
      <w:r w:rsidRPr="00DB24F5">
        <w:rPr>
          <w:rFonts w:ascii="Times New Roman" w:hAnsi="Times New Roman" w:cs="Times New Roman"/>
          <w:sz w:val="24"/>
          <w:szCs w:val="24"/>
        </w:rPr>
        <w:t xml:space="preserve"> të pabazuar</w:t>
      </w:r>
      <w:r w:rsidR="00BE3515" w:rsidRPr="00DB24F5">
        <w:rPr>
          <w:rFonts w:ascii="Times New Roman" w:hAnsi="Times New Roman" w:cs="Times New Roman"/>
          <w:sz w:val="24"/>
          <w:szCs w:val="24"/>
        </w:rPr>
        <w:t xml:space="preserve">a </w:t>
      </w:r>
      <w:r w:rsidRPr="00DB24F5">
        <w:rPr>
          <w:rFonts w:ascii="Times New Roman" w:hAnsi="Times New Roman" w:cs="Times New Roman"/>
          <w:sz w:val="24"/>
          <w:szCs w:val="24"/>
        </w:rPr>
        <w:t xml:space="preserve">ligjërisht, </w:t>
      </w:r>
      <w:r w:rsidR="00BE3515" w:rsidRPr="00DB24F5">
        <w:rPr>
          <w:rFonts w:ascii="Times New Roman" w:hAnsi="Times New Roman" w:cs="Times New Roman"/>
          <w:sz w:val="24"/>
          <w:szCs w:val="24"/>
        </w:rPr>
        <w:t xml:space="preserve">qëndrim i cili </w:t>
      </w:r>
      <w:r w:rsidRPr="00DB24F5">
        <w:rPr>
          <w:rFonts w:ascii="Times New Roman" w:hAnsi="Times New Roman" w:cs="Times New Roman"/>
          <w:sz w:val="24"/>
          <w:szCs w:val="24"/>
        </w:rPr>
        <w:t>vlen edhe në rastin objekt shqyrtimi</w:t>
      </w:r>
      <w:r w:rsidR="00BE3515" w:rsidRPr="00DB24F5">
        <w:rPr>
          <w:rFonts w:ascii="Times New Roman" w:hAnsi="Times New Roman" w:cs="Times New Roman"/>
          <w:sz w:val="24"/>
          <w:szCs w:val="24"/>
        </w:rPr>
        <w:t>. P</w:t>
      </w:r>
      <w:r w:rsidRPr="00DB24F5">
        <w:rPr>
          <w:rFonts w:ascii="Times New Roman" w:hAnsi="Times New Roman" w:cs="Times New Roman"/>
          <w:sz w:val="24"/>
          <w:szCs w:val="24"/>
        </w:rPr>
        <w:t xml:space="preserve">ër pasojë, pretendimi i ngritur si një shkelje e </w:t>
      </w:r>
      <w:proofErr w:type="spellStart"/>
      <w:r w:rsidRPr="00DB24F5">
        <w:rPr>
          <w:rFonts w:ascii="Times New Roman" w:hAnsi="Times New Roman" w:cs="Times New Roman"/>
          <w:sz w:val="24"/>
          <w:szCs w:val="24"/>
        </w:rPr>
        <w:t>prezumimit</w:t>
      </w:r>
      <w:proofErr w:type="spellEnd"/>
      <w:r w:rsidRPr="00DB24F5">
        <w:rPr>
          <w:rFonts w:ascii="Times New Roman" w:hAnsi="Times New Roman" w:cs="Times New Roman"/>
          <w:sz w:val="24"/>
          <w:szCs w:val="24"/>
        </w:rPr>
        <w:t xml:space="preserve"> të pafajësisë, por që në thelb </w:t>
      </w:r>
      <w:r w:rsidR="00B16287" w:rsidRPr="00DB24F5">
        <w:rPr>
          <w:rFonts w:ascii="Times New Roman" w:hAnsi="Times New Roman" w:cs="Times New Roman"/>
          <w:sz w:val="24"/>
          <w:szCs w:val="24"/>
        </w:rPr>
        <w:t>pretendohet</w:t>
      </w:r>
      <w:r w:rsidRPr="00DB24F5">
        <w:rPr>
          <w:rFonts w:ascii="Times New Roman" w:hAnsi="Times New Roman" w:cs="Times New Roman"/>
          <w:sz w:val="24"/>
          <w:szCs w:val="24"/>
        </w:rPr>
        <w:t xml:space="preserve"> si kryerja e një procesi të paragjykuar, nuk qëndron</w:t>
      </w:r>
      <w:r w:rsidR="00BE3515" w:rsidRPr="00DB24F5">
        <w:rPr>
          <w:rFonts w:ascii="Times New Roman" w:hAnsi="Times New Roman" w:cs="Times New Roman"/>
          <w:sz w:val="24"/>
          <w:szCs w:val="24"/>
        </w:rPr>
        <w:t xml:space="preserve">. </w:t>
      </w:r>
    </w:p>
    <w:p w14:paraId="6484D97F" w14:textId="77777777" w:rsidR="00422524" w:rsidRPr="00DB24F5" w:rsidRDefault="00422524" w:rsidP="00422524">
      <w:pPr>
        <w:pStyle w:val="ListParagraph"/>
        <w:spacing w:before="0" w:after="0"/>
        <w:ind w:left="0"/>
        <w:rPr>
          <w:rFonts w:ascii="Times New Roman" w:hAnsi="Times New Roman" w:cs="Times New Roman"/>
          <w:sz w:val="16"/>
          <w:szCs w:val="16"/>
        </w:rPr>
      </w:pPr>
    </w:p>
    <w:p w14:paraId="6068E49A" w14:textId="055DAC6A" w:rsidR="00326942" w:rsidRPr="00DB24F5" w:rsidRDefault="00E718B8" w:rsidP="00557B0F">
      <w:pPr>
        <w:pStyle w:val="ListParagraph"/>
        <w:numPr>
          <w:ilvl w:val="0"/>
          <w:numId w:val="3"/>
        </w:numPr>
        <w:spacing w:before="0" w:after="0"/>
        <w:ind w:left="0"/>
        <w:rPr>
          <w:rFonts w:ascii="Times New Roman" w:hAnsi="Times New Roman" w:cs="Times New Roman"/>
          <w:sz w:val="24"/>
          <w:szCs w:val="24"/>
        </w:rPr>
      </w:pPr>
      <w:r w:rsidRPr="00DB24F5">
        <w:rPr>
          <w:rFonts w:ascii="Times New Roman" w:hAnsi="Times New Roman" w:cs="Times New Roman"/>
          <w:sz w:val="24"/>
          <w:szCs w:val="24"/>
        </w:rPr>
        <w:t>Subjekti pretendo</w:t>
      </w:r>
      <w:r w:rsidR="00B95276" w:rsidRPr="00DB24F5">
        <w:rPr>
          <w:rFonts w:ascii="Times New Roman" w:hAnsi="Times New Roman" w:cs="Times New Roman"/>
          <w:sz w:val="24"/>
          <w:szCs w:val="24"/>
        </w:rPr>
        <w:t>n</w:t>
      </w:r>
      <w:r w:rsidRPr="00DB24F5">
        <w:rPr>
          <w:rFonts w:ascii="Times New Roman" w:hAnsi="Times New Roman" w:cs="Times New Roman"/>
          <w:sz w:val="24"/>
          <w:szCs w:val="24"/>
        </w:rPr>
        <w:t xml:space="preserve"> se ë</w:t>
      </w:r>
      <w:r w:rsidR="0047141E" w:rsidRPr="00DB24F5">
        <w:rPr>
          <w:rFonts w:ascii="Times New Roman" w:hAnsi="Times New Roman" w:cs="Times New Roman"/>
          <w:sz w:val="24"/>
          <w:szCs w:val="24"/>
        </w:rPr>
        <w:t>sht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cenuar parimi i siguris</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juridike, parimi i barazis</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para ligjit, parimi i barazis</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s</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arm</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ve</w:t>
      </w:r>
      <w:r w:rsidRPr="00DB24F5">
        <w:rPr>
          <w:rFonts w:ascii="Times New Roman" w:hAnsi="Times New Roman" w:cs="Times New Roman"/>
          <w:sz w:val="24"/>
          <w:szCs w:val="24"/>
        </w:rPr>
        <w:t xml:space="preserve"> dhe se </w:t>
      </w:r>
      <w:r w:rsidR="0047141E" w:rsidRPr="00DB24F5">
        <w:rPr>
          <w:rFonts w:ascii="Times New Roman" w:hAnsi="Times New Roman" w:cs="Times New Roman"/>
          <w:sz w:val="24"/>
          <w:szCs w:val="24"/>
        </w:rPr>
        <w:t>provat</w:t>
      </w:r>
      <w:r w:rsidRPr="00DB24F5">
        <w:rPr>
          <w:rFonts w:ascii="Times New Roman" w:hAnsi="Times New Roman" w:cs="Times New Roman"/>
          <w:sz w:val="24"/>
          <w:szCs w:val="24"/>
        </w:rPr>
        <w:t xml:space="preserve"> janë vlerësuar</w:t>
      </w:r>
      <w:r w:rsidR="0047141E" w:rsidRPr="00DB24F5">
        <w:rPr>
          <w:rFonts w:ascii="Times New Roman" w:hAnsi="Times New Roman" w:cs="Times New Roman"/>
          <w:sz w:val="24"/>
          <w:szCs w:val="24"/>
        </w:rPr>
        <w:t xml:space="preserve"> n</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m</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nyr</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gabuar, </w:t>
      </w:r>
      <w:r w:rsidR="00436F16" w:rsidRPr="00DB24F5">
        <w:rPr>
          <w:rFonts w:ascii="Times New Roman" w:hAnsi="Times New Roman" w:cs="Times New Roman"/>
          <w:sz w:val="24"/>
          <w:szCs w:val="24"/>
        </w:rPr>
        <w:t>tendencioze</w:t>
      </w:r>
      <w:r w:rsidR="0047141E" w:rsidRPr="00DB24F5">
        <w:rPr>
          <w:rFonts w:ascii="Times New Roman" w:hAnsi="Times New Roman" w:cs="Times New Roman"/>
          <w:sz w:val="24"/>
          <w:szCs w:val="24"/>
        </w:rPr>
        <w:t xml:space="preserve"> dhe t</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 xml:space="preserve"> nj</w:t>
      </w:r>
      <w:r w:rsidRPr="00DB24F5">
        <w:rPr>
          <w:rFonts w:ascii="Times New Roman" w:hAnsi="Times New Roman" w:cs="Times New Roman"/>
          <w:sz w:val="24"/>
          <w:szCs w:val="24"/>
        </w:rPr>
        <w:t>ë</w:t>
      </w:r>
      <w:r w:rsidR="0047141E" w:rsidRPr="00DB24F5">
        <w:rPr>
          <w:rFonts w:ascii="Times New Roman" w:hAnsi="Times New Roman" w:cs="Times New Roman"/>
          <w:sz w:val="24"/>
          <w:szCs w:val="24"/>
        </w:rPr>
        <w:t>anshme.</w:t>
      </w:r>
    </w:p>
    <w:p w14:paraId="5CCF3F65" w14:textId="77777777" w:rsidR="00C43347" w:rsidRPr="00DB24F5" w:rsidRDefault="00C43347" w:rsidP="00C43347">
      <w:pPr>
        <w:pStyle w:val="ListParagraph"/>
        <w:spacing w:before="0" w:after="0"/>
        <w:ind w:left="0"/>
        <w:rPr>
          <w:rFonts w:ascii="Times New Roman" w:hAnsi="Times New Roman" w:cs="Times New Roman"/>
          <w:sz w:val="16"/>
          <w:szCs w:val="16"/>
        </w:rPr>
      </w:pPr>
    </w:p>
    <w:p w14:paraId="562F0F98" w14:textId="55FB7DD6" w:rsidR="00C43347" w:rsidRPr="00DB24F5" w:rsidRDefault="00326942" w:rsidP="00557B0F">
      <w:pPr>
        <w:pStyle w:val="ListParagraph"/>
        <w:numPr>
          <w:ilvl w:val="1"/>
          <w:numId w:val="3"/>
        </w:numPr>
        <w:spacing w:before="0" w:after="0"/>
        <w:ind w:left="0" w:firstLine="0"/>
        <w:rPr>
          <w:rFonts w:ascii="Times New Roman" w:hAnsi="Times New Roman"/>
          <w:sz w:val="16"/>
          <w:rPrChange w:id="63" w:author="Sokol Çomo" w:date="2025-05-02T08:44:00Z">
            <w:rPr>
              <w:rFonts w:ascii="Times New Roman" w:hAnsi="Times New Roman"/>
              <w:color w:val="C00000"/>
              <w:sz w:val="16"/>
            </w:rPr>
          </w:rPrChange>
        </w:rPr>
      </w:pPr>
      <w:r w:rsidRPr="00DB24F5">
        <w:rPr>
          <w:rFonts w:ascii="Times New Roman" w:hAnsi="Times New Roman"/>
          <w:sz w:val="24"/>
          <w:rPrChange w:id="64" w:author="Sokol Çomo" w:date="2025-05-02T08:44:00Z">
            <w:rPr>
              <w:rFonts w:ascii="Times New Roman" w:hAnsi="Times New Roman"/>
              <w:color w:val="000000" w:themeColor="text1"/>
              <w:sz w:val="24"/>
            </w:rPr>
          </w:rPrChange>
        </w:rPr>
        <w:t>Lidhur me k</w:t>
      </w:r>
      <w:r w:rsidR="00A362CC" w:rsidRPr="00DB24F5">
        <w:rPr>
          <w:rFonts w:ascii="Times New Roman" w:hAnsi="Times New Roman"/>
          <w:sz w:val="24"/>
          <w:rPrChange w:id="65" w:author="Sokol Çomo" w:date="2025-05-02T08:44:00Z">
            <w:rPr>
              <w:rFonts w:ascii="Times New Roman" w:hAnsi="Times New Roman"/>
              <w:color w:val="000000" w:themeColor="text1"/>
              <w:sz w:val="24"/>
            </w:rPr>
          </w:rPrChange>
        </w:rPr>
        <w:t>ë</w:t>
      </w:r>
      <w:r w:rsidRPr="00DB24F5">
        <w:rPr>
          <w:rFonts w:ascii="Times New Roman" w:hAnsi="Times New Roman"/>
          <w:sz w:val="24"/>
          <w:rPrChange w:id="66" w:author="Sokol Çomo" w:date="2025-05-02T08:44:00Z">
            <w:rPr>
              <w:rFonts w:ascii="Times New Roman" w:hAnsi="Times New Roman"/>
              <w:color w:val="000000" w:themeColor="text1"/>
              <w:sz w:val="24"/>
            </w:rPr>
          </w:rPrChange>
        </w:rPr>
        <w:t>t</w:t>
      </w:r>
      <w:r w:rsidR="00A362CC" w:rsidRPr="00DB24F5">
        <w:rPr>
          <w:rFonts w:ascii="Times New Roman" w:hAnsi="Times New Roman"/>
          <w:sz w:val="24"/>
          <w:rPrChange w:id="67" w:author="Sokol Çomo" w:date="2025-05-02T08:44:00Z">
            <w:rPr>
              <w:rFonts w:ascii="Times New Roman" w:hAnsi="Times New Roman"/>
              <w:color w:val="000000" w:themeColor="text1"/>
              <w:sz w:val="24"/>
            </w:rPr>
          </w:rPrChange>
        </w:rPr>
        <w:t>ë</w:t>
      </w:r>
      <w:r w:rsidRPr="00DB24F5">
        <w:rPr>
          <w:rFonts w:ascii="Times New Roman" w:hAnsi="Times New Roman"/>
          <w:sz w:val="24"/>
          <w:rPrChange w:id="68" w:author="Sokol Çomo" w:date="2025-05-02T08:44:00Z">
            <w:rPr>
              <w:rFonts w:ascii="Times New Roman" w:hAnsi="Times New Roman"/>
              <w:color w:val="000000" w:themeColor="text1"/>
              <w:sz w:val="24"/>
            </w:rPr>
          </w:rPrChange>
        </w:rPr>
        <w:t xml:space="preserve"> pretendim NJSHL konstaton se </w:t>
      </w:r>
      <w:r w:rsidR="002D055A" w:rsidRPr="00DB24F5">
        <w:rPr>
          <w:rFonts w:ascii="Times New Roman" w:hAnsi="Times New Roman"/>
          <w:sz w:val="24"/>
          <w:rPrChange w:id="69" w:author="Sokol Çomo" w:date="2025-05-02T08:44:00Z">
            <w:rPr>
              <w:rFonts w:ascii="Times New Roman" w:hAnsi="Times New Roman"/>
              <w:color w:val="000000" w:themeColor="text1"/>
              <w:sz w:val="24"/>
            </w:rPr>
          </w:rPrChange>
        </w:rPr>
        <w:t>subjekti ka kund</w:t>
      </w:r>
      <w:r w:rsidR="00A362CC" w:rsidRPr="00DB24F5">
        <w:rPr>
          <w:rFonts w:ascii="Times New Roman" w:hAnsi="Times New Roman"/>
          <w:sz w:val="24"/>
          <w:rPrChange w:id="70"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71" w:author="Sokol Çomo" w:date="2025-05-02T08:44:00Z">
            <w:rPr>
              <w:rFonts w:ascii="Times New Roman" w:hAnsi="Times New Roman"/>
              <w:color w:val="000000" w:themeColor="text1"/>
              <w:sz w:val="24"/>
            </w:rPr>
          </w:rPrChange>
        </w:rPr>
        <w:t>rshtuar n</w:t>
      </w:r>
      <w:r w:rsidR="00A362CC" w:rsidRPr="00DB24F5">
        <w:rPr>
          <w:rFonts w:ascii="Times New Roman" w:hAnsi="Times New Roman"/>
          <w:sz w:val="24"/>
          <w:rPrChange w:id="72"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73" w:author="Sokol Çomo" w:date="2025-05-02T08:44:00Z">
            <w:rPr>
              <w:rFonts w:ascii="Times New Roman" w:hAnsi="Times New Roman"/>
              <w:color w:val="000000" w:themeColor="text1"/>
              <w:sz w:val="24"/>
            </w:rPr>
          </w:rPrChange>
        </w:rPr>
        <w:t xml:space="preserve"> m</w:t>
      </w:r>
      <w:r w:rsidR="00A362CC" w:rsidRPr="00DB24F5">
        <w:rPr>
          <w:rFonts w:ascii="Times New Roman" w:hAnsi="Times New Roman"/>
          <w:sz w:val="24"/>
          <w:rPrChange w:id="74"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75" w:author="Sokol Çomo" w:date="2025-05-02T08:44:00Z">
            <w:rPr>
              <w:rFonts w:ascii="Times New Roman" w:hAnsi="Times New Roman"/>
              <w:color w:val="000000" w:themeColor="text1"/>
              <w:sz w:val="24"/>
            </w:rPr>
          </w:rPrChange>
        </w:rPr>
        <w:t>nyr</w:t>
      </w:r>
      <w:r w:rsidR="00A362CC" w:rsidRPr="00DB24F5">
        <w:rPr>
          <w:rFonts w:ascii="Times New Roman" w:hAnsi="Times New Roman"/>
          <w:sz w:val="24"/>
          <w:rPrChange w:id="76"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77" w:author="Sokol Çomo" w:date="2025-05-02T08:44:00Z">
            <w:rPr>
              <w:rFonts w:ascii="Times New Roman" w:hAnsi="Times New Roman"/>
              <w:color w:val="000000" w:themeColor="text1"/>
              <w:sz w:val="24"/>
            </w:rPr>
          </w:rPrChange>
        </w:rPr>
        <w:t xml:space="preserve"> t</w:t>
      </w:r>
      <w:r w:rsidR="00A362CC" w:rsidRPr="00DB24F5">
        <w:rPr>
          <w:rFonts w:ascii="Times New Roman" w:hAnsi="Times New Roman"/>
          <w:sz w:val="24"/>
          <w:rPrChange w:id="78"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79" w:author="Sokol Çomo" w:date="2025-05-02T08:44:00Z">
            <w:rPr>
              <w:rFonts w:ascii="Times New Roman" w:hAnsi="Times New Roman"/>
              <w:color w:val="000000" w:themeColor="text1"/>
              <w:sz w:val="24"/>
            </w:rPr>
          </w:rPrChange>
        </w:rPr>
        <w:t xml:space="preserve"> p</w:t>
      </w:r>
      <w:r w:rsidR="00A362CC" w:rsidRPr="00DB24F5">
        <w:rPr>
          <w:rFonts w:ascii="Times New Roman" w:hAnsi="Times New Roman"/>
          <w:sz w:val="24"/>
          <w:rPrChange w:id="80" w:author="Sokol Çomo" w:date="2025-05-02T08:44:00Z">
            <w:rPr>
              <w:rFonts w:ascii="Times New Roman" w:hAnsi="Times New Roman"/>
              <w:color w:val="000000" w:themeColor="text1"/>
              <w:sz w:val="24"/>
            </w:rPr>
          </w:rPrChange>
        </w:rPr>
        <w:t>ë</w:t>
      </w:r>
      <w:r w:rsidR="002D055A" w:rsidRPr="00DB24F5">
        <w:rPr>
          <w:rFonts w:ascii="Times New Roman" w:hAnsi="Times New Roman"/>
          <w:sz w:val="24"/>
          <w:rPrChange w:id="81" w:author="Sokol Çomo" w:date="2025-05-02T08:44:00Z">
            <w:rPr>
              <w:rFonts w:ascii="Times New Roman" w:hAnsi="Times New Roman"/>
              <w:color w:val="000000" w:themeColor="text1"/>
              <w:sz w:val="24"/>
            </w:rPr>
          </w:rPrChange>
        </w:rPr>
        <w:t xml:space="preserve">rgjithshme </w:t>
      </w:r>
      <w:r w:rsidR="00A362CC" w:rsidRPr="00DB24F5">
        <w:rPr>
          <w:rFonts w:ascii="Times New Roman" w:hAnsi="Times New Roman"/>
          <w:sz w:val="24"/>
          <w:rPrChange w:id="82" w:author="Sokol Çomo" w:date="2025-05-02T08:44:00Z">
            <w:rPr>
              <w:rFonts w:ascii="Times New Roman" w:hAnsi="Times New Roman"/>
              <w:color w:val="000000" w:themeColor="text1"/>
              <w:sz w:val="24"/>
            </w:rPr>
          </w:rPrChange>
        </w:rPr>
        <w:t xml:space="preserve">cenimin e parimeve të mësipërme pa specifikuar një situatë konkrete. </w:t>
      </w:r>
    </w:p>
    <w:p w14:paraId="18C3AAE5" w14:textId="77777777" w:rsidR="00422524" w:rsidRPr="00DB24F5" w:rsidRDefault="00422524" w:rsidP="00E343F9">
      <w:pPr>
        <w:pStyle w:val="ListParagraph"/>
        <w:spacing w:before="0" w:after="0"/>
        <w:ind w:left="0"/>
        <w:rPr>
          <w:rFonts w:ascii="Times New Roman" w:hAnsi="Times New Roman"/>
          <w:sz w:val="16"/>
          <w:rPrChange w:id="83" w:author="Sokol Çomo" w:date="2025-05-02T08:44:00Z">
            <w:rPr>
              <w:rFonts w:ascii="Times New Roman" w:hAnsi="Times New Roman"/>
              <w:color w:val="C00000"/>
              <w:sz w:val="16"/>
            </w:rPr>
          </w:rPrChange>
        </w:rPr>
      </w:pPr>
    </w:p>
    <w:p w14:paraId="3B8D56DA" w14:textId="3C3DE5D6" w:rsidR="00724D75" w:rsidRPr="00DB24F5" w:rsidRDefault="00B95276" w:rsidP="00724D75">
      <w:pPr>
        <w:numPr>
          <w:ilvl w:val="0"/>
          <w:numId w:val="3"/>
        </w:numPr>
        <w:tabs>
          <w:tab w:val="left" w:pos="0"/>
        </w:tabs>
        <w:spacing w:before="0" w:after="0"/>
        <w:ind w:left="0"/>
        <w:rPr>
          <w:rFonts w:ascii="Times New Roman" w:eastAsiaTheme="minorHAnsi" w:hAnsi="Times New Roman" w:cs="Times New Roman"/>
          <w:bCs/>
          <w:sz w:val="24"/>
          <w:szCs w:val="24"/>
        </w:rPr>
      </w:pPr>
      <w:r w:rsidRPr="00DB24F5">
        <w:rPr>
          <w:rFonts w:ascii="Times New Roman" w:eastAsiaTheme="minorHAnsi" w:hAnsi="Times New Roman" w:cs="Times New Roman"/>
          <w:sz w:val="24"/>
          <w:szCs w:val="24"/>
        </w:rPr>
        <w:t xml:space="preserve">Subjekti pretendon se Komisioni nuk është shprehur në vendim në lidhje me kërkesën e </w:t>
      </w:r>
      <w:r w:rsidR="00E343F9" w:rsidRPr="00DB24F5">
        <w:rPr>
          <w:rFonts w:ascii="Times New Roman" w:eastAsiaTheme="minorHAnsi" w:hAnsi="Times New Roman" w:cs="Times New Roman"/>
          <w:sz w:val="24"/>
          <w:szCs w:val="24"/>
        </w:rPr>
        <w:t>saj</w:t>
      </w:r>
      <w:r w:rsidRPr="00DB24F5">
        <w:rPr>
          <w:rFonts w:ascii="Times New Roman" w:eastAsiaTheme="minorHAnsi" w:hAnsi="Times New Roman" w:cs="Times New Roman"/>
          <w:sz w:val="24"/>
          <w:szCs w:val="24"/>
        </w:rPr>
        <w:t xml:space="preserve"> për tu njohur dhe me rezultatet për dy kriteret e tjera. </w:t>
      </w:r>
      <w:r w:rsidR="00E343F9" w:rsidRPr="00DB24F5">
        <w:rPr>
          <w:rFonts w:ascii="Times New Roman" w:eastAsiaTheme="minorHAnsi" w:hAnsi="Times New Roman" w:cs="Times New Roman"/>
          <w:sz w:val="24"/>
          <w:szCs w:val="24"/>
        </w:rPr>
        <w:t xml:space="preserve">Sipas saj, </w:t>
      </w:r>
      <w:r w:rsidRPr="00DB24F5">
        <w:rPr>
          <w:rFonts w:ascii="Times New Roman" w:eastAsiaTheme="minorHAnsi" w:hAnsi="Times New Roman" w:cs="Times New Roman"/>
          <w:sz w:val="24"/>
          <w:szCs w:val="24"/>
        </w:rPr>
        <w:t xml:space="preserve">Komisioni vendosi që procesi duhet të vijonte vetëm me një kriter në gjendjen që ishin aktet, megjithëse </w:t>
      </w:r>
      <w:r w:rsidR="00E343F9" w:rsidRPr="00DB24F5">
        <w:rPr>
          <w:rFonts w:ascii="Times New Roman" w:eastAsiaTheme="minorHAnsi" w:hAnsi="Times New Roman" w:cs="Times New Roman"/>
          <w:sz w:val="24"/>
          <w:szCs w:val="24"/>
        </w:rPr>
        <w:t xml:space="preserve">ajo </w:t>
      </w:r>
      <w:r w:rsidRPr="00DB24F5">
        <w:rPr>
          <w:rFonts w:ascii="Times New Roman" w:eastAsiaTheme="minorHAnsi" w:hAnsi="Times New Roman" w:cs="Times New Roman"/>
          <w:sz w:val="24"/>
          <w:szCs w:val="24"/>
        </w:rPr>
        <w:t xml:space="preserve">nuk kishte kërkuar që të gjykohej me “gjykim të shkurtuar” por kishte kërkuar që të gjente të drejtën </w:t>
      </w:r>
      <w:r w:rsidRPr="00DB24F5">
        <w:rPr>
          <w:rFonts w:ascii="Times New Roman" w:eastAsiaTheme="minorHAnsi" w:hAnsi="Times New Roman" w:cs="Times New Roman"/>
          <w:sz w:val="24"/>
          <w:szCs w:val="24"/>
        </w:rPr>
        <w:lastRenderedPageBreak/>
        <w:t>e saj për tu njohur me vlerësimin profesional dhe me kontrollin e figurës. Për sa kohë DSIK dhe KLGJ kishin përcjellë raportet përkatëse të cilat ishin administruar nga Komisioni, është e drejtë e saj që të vlerësohet e të njihet me aktet dhe jo Komisioni të zgjedhë çfarë do që të bëjë. Ky fakt</w:t>
      </w:r>
      <w:r w:rsidR="00E343F9" w:rsidRPr="00DB24F5">
        <w:rPr>
          <w:rFonts w:ascii="Times New Roman" w:eastAsiaTheme="minorHAnsi" w:hAnsi="Times New Roman" w:cs="Times New Roman"/>
          <w:sz w:val="24"/>
          <w:szCs w:val="24"/>
        </w:rPr>
        <w:t>, sipas saj</w:t>
      </w:r>
      <w:r w:rsidRPr="00DB24F5">
        <w:rPr>
          <w:rFonts w:ascii="Times New Roman" w:eastAsiaTheme="minorHAnsi" w:hAnsi="Times New Roman" w:cs="Times New Roman"/>
          <w:sz w:val="24"/>
          <w:szCs w:val="24"/>
        </w:rPr>
        <w:t xml:space="preserve"> cenon procesin e </w:t>
      </w:r>
      <w:del w:id="84" w:author="Sokol Çomo" w:date="2025-05-02T08:44:00Z">
        <w:r w:rsidRPr="000725D8">
          <w:rPr>
            <w:rFonts w:ascii="Times New Roman" w:eastAsiaTheme="minorHAnsi" w:hAnsi="Times New Roman" w:cs="Times New Roman"/>
            <w:sz w:val="24"/>
            <w:szCs w:val="24"/>
          </w:rPr>
          <w:delText>vlerësimit</w:delText>
        </w:r>
      </w:del>
      <w:ins w:id="85" w:author="Sokol Çomo" w:date="2025-05-02T08:44:00Z">
        <w:r w:rsidR="00D62916" w:rsidRPr="00DB24F5">
          <w:rPr>
            <w:rFonts w:ascii="Times New Roman" w:eastAsiaTheme="minorHAnsi" w:hAnsi="Times New Roman" w:cs="Times New Roman"/>
            <w:sz w:val="24"/>
            <w:szCs w:val="24"/>
          </w:rPr>
          <w:t>ri</w:t>
        </w:r>
        <w:r w:rsidRPr="00DB24F5">
          <w:rPr>
            <w:rFonts w:ascii="Times New Roman" w:eastAsiaTheme="minorHAnsi" w:hAnsi="Times New Roman" w:cs="Times New Roman"/>
            <w:sz w:val="24"/>
            <w:szCs w:val="24"/>
          </w:rPr>
          <w:t>vlerësimit</w:t>
        </w:r>
      </w:ins>
      <w:r w:rsidRPr="00DB24F5">
        <w:rPr>
          <w:rFonts w:ascii="Times New Roman" w:eastAsiaTheme="minorHAnsi" w:hAnsi="Times New Roman" w:cs="Times New Roman"/>
          <w:sz w:val="24"/>
          <w:szCs w:val="24"/>
        </w:rPr>
        <w:t xml:space="preserve"> të saj kalimtar </w:t>
      </w:r>
      <w:r w:rsidR="00E343F9" w:rsidRPr="00DB24F5">
        <w:rPr>
          <w:rFonts w:ascii="Times New Roman" w:eastAsiaTheme="minorHAnsi" w:hAnsi="Times New Roman" w:cs="Times New Roman"/>
          <w:sz w:val="24"/>
          <w:szCs w:val="24"/>
        </w:rPr>
        <w:t>si dhe</w:t>
      </w:r>
      <w:r w:rsidRPr="00DB24F5">
        <w:rPr>
          <w:rFonts w:ascii="Times New Roman" w:eastAsiaTheme="minorHAnsi" w:hAnsi="Times New Roman" w:cs="Times New Roman"/>
          <w:sz w:val="24"/>
          <w:szCs w:val="24"/>
        </w:rPr>
        <w:t xml:space="preserve"> gjithë procesin e shkarkimit të saj nga detyra.</w:t>
      </w:r>
    </w:p>
    <w:p w14:paraId="435A4082" w14:textId="37363130" w:rsidR="00B95276" w:rsidRPr="00DB24F5" w:rsidRDefault="00B95276" w:rsidP="00724D75">
      <w:pPr>
        <w:tabs>
          <w:tab w:val="left" w:pos="0"/>
        </w:tabs>
        <w:spacing w:before="0" w:after="0"/>
        <w:rPr>
          <w:rFonts w:ascii="Times New Roman" w:eastAsiaTheme="minorHAnsi" w:hAnsi="Times New Roman" w:cs="Times New Roman"/>
          <w:bCs/>
          <w:sz w:val="16"/>
          <w:szCs w:val="16"/>
        </w:rPr>
      </w:pPr>
    </w:p>
    <w:p w14:paraId="749CEDC3" w14:textId="501F7262" w:rsidR="00B95276" w:rsidRPr="00DB24F5" w:rsidRDefault="00E343F9" w:rsidP="00724D75">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lidhje me sa më sipër, </w:t>
      </w:r>
      <w:r w:rsidR="00724D75" w:rsidRPr="00DB24F5">
        <w:rPr>
          <w:rFonts w:ascii="Times New Roman" w:hAnsi="Times New Roman" w:cs="Times New Roman"/>
          <w:sz w:val="24"/>
          <w:szCs w:val="24"/>
        </w:rPr>
        <w:t xml:space="preserve">NJSHL vlerëson se Komisioni ka përmbushur detyrimin ligjor duke i bërë me dije subjektit të rivlerësimit çështjet për të cilat provat kanë pasur nivelin e provueshmërisë, sipas nenit 52, pika 2 e ligjit nr. 84/2016 e, po në zbatim të kësaj dispozite, i ka dhënë subjektit të rivlerësimit </w:t>
      </w:r>
      <w:proofErr w:type="spellStart"/>
      <w:r w:rsidR="00724D75" w:rsidRPr="00DB24F5">
        <w:rPr>
          <w:rFonts w:ascii="Times New Roman" w:hAnsi="Times New Roman" w:cs="Times New Roman"/>
          <w:sz w:val="24"/>
          <w:szCs w:val="24"/>
        </w:rPr>
        <w:t>aksesin</w:t>
      </w:r>
      <w:proofErr w:type="spellEnd"/>
      <w:r w:rsidR="00724D75" w:rsidRPr="00DB24F5">
        <w:rPr>
          <w:rFonts w:ascii="Times New Roman" w:hAnsi="Times New Roman" w:cs="Times New Roman"/>
          <w:sz w:val="24"/>
          <w:szCs w:val="24"/>
        </w:rPr>
        <w:t xml:space="preserve"> vetëm në dosjen e hetimit administrativ për kriterin e vlerësimit të pasurisë, duke nënkuptuar që dhënia e </w:t>
      </w:r>
      <w:proofErr w:type="spellStart"/>
      <w:r w:rsidR="00724D75" w:rsidRPr="00DB24F5">
        <w:rPr>
          <w:rFonts w:ascii="Times New Roman" w:hAnsi="Times New Roman" w:cs="Times New Roman"/>
          <w:sz w:val="24"/>
          <w:szCs w:val="24"/>
        </w:rPr>
        <w:t>aksesit</w:t>
      </w:r>
      <w:proofErr w:type="spellEnd"/>
      <w:r w:rsidR="00724D75" w:rsidRPr="00DB24F5">
        <w:rPr>
          <w:rFonts w:ascii="Times New Roman" w:hAnsi="Times New Roman" w:cs="Times New Roman"/>
          <w:sz w:val="24"/>
          <w:szCs w:val="24"/>
        </w:rPr>
        <w:t xml:space="preserve"> në dokumentacionin që i përket kriterit të kontrollit të figurës dhe aftësive profesionale do të ishte në varësi të mbrojtjes për barrën e provës kaluar atij për kriterin e</w:t>
      </w:r>
      <w:r w:rsidR="00D62916" w:rsidRPr="00DB24F5">
        <w:rPr>
          <w:rFonts w:ascii="Times New Roman" w:hAnsi="Times New Roman" w:cs="Times New Roman"/>
          <w:sz w:val="24"/>
          <w:szCs w:val="24"/>
        </w:rPr>
        <w:t xml:space="preserve"> </w:t>
      </w:r>
      <w:ins w:id="86" w:author="Sokol Çomo" w:date="2025-05-02T08:44:00Z">
        <w:r w:rsidR="00D62916" w:rsidRPr="00DB24F5">
          <w:rPr>
            <w:rFonts w:ascii="Times New Roman" w:hAnsi="Times New Roman" w:cs="Times New Roman"/>
            <w:sz w:val="24"/>
            <w:szCs w:val="24"/>
          </w:rPr>
          <w:t>vlerësimit të</w:t>
        </w:r>
        <w:r w:rsidR="00724D75" w:rsidRPr="00DB24F5">
          <w:rPr>
            <w:rFonts w:ascii="Times New Roman" w:hAnsi="Times New Roman" w:cs="Times New Roman"/>
            <w:sz w:val="24"/>
            <w:szCs w:val="24"/>
          </w:rPr>
          <w:t xml:space="preserve"> </w:t>
        </w:r>
      </w:ins>
      <w:r w:rsidR="00724D75" w:rsidRPr="00DB24F5">
        <w:rPr>
          <w:rFonts w:ascii="Times New Roman" w:hAnsi="Times New Roman" w:cs="Times New Roman"/>
          <w:sz w:val="24"/>
          <w:szCs w:val="24"/>
        </w:rPr>
        <w:t xml:space="preserve">pasurisë. Në kushtet kur vendimmarrja e Komisionit është bazuar vetëm në kriterin pasuror, NJSHL e vlerëson të përmbushur detyrimin ligjor të Komisionit për t’i garantuar subjektit të rivlerësimit </w:t>
      </w:r>
      <w:proofErr w:type="spellStart"/>
      <w:r w:rsidR="00724D75" w:rsidRPr="00DB24F5">
        <w:rPr>
          <w:rFonts w:ascii="Times New Roman" w:hAnsi="Times New Roman" w:cs="Times New Roman"/>
          <w:sz w:val="24"/>
          <w:szCs w:val="24"/>
        </w:rPr>
        <w:t>akses</w:t>
      </w:r>
      <w:proofErr w:type="spellEnd"/>
      <w:r w:rsidR="00724D75" w:rsidRPr="00DB24F5">
        <w:rPr>
          <w:rFonts w:ascii="Times New Roman" w:hAnsi="Times New Roman" w:cs="Times New Roman"/>
          <w:sz w:val="24"/>
          <w:szCs w:val="24"/>
        </w:rPr>
        <w:t xml:space="preserve"> në dosjen e procedurës së rivlerësimit</w:t>
      </w:r>
      <w:r w:rsidRPr="00DB24F5">
        <w:t xml:space="preserve"> </w:t>
      </w:r>
      <w:r w:rsidRPr="00DB24F5">
        <w:rPr>
          <w:rFonts w:ascii="Times New Roman" w:hAnsi="Times New Roman" w:cs="Times New Roman"/>
          <w:sz w:val="24"/>
          <w:szCs w:val="24"/>
        </w:rPr>
        <w:t>në garantim të së drejtës së saj për proces të rregullt ligjor</w:t>
      </w:r>
      <w:r w:rsidRPr="00DB24F5">
        <w:t>.</w:t>
      </w:r>
    </w:p>
    <w:p w14:paraId="10B47414" w14:textId="77777777" w:rsidR="00B95276" w:rsidRPr="00DB24F5" w:rsidRDefault="00B95276" w:rsidP="00074672">
      <w:pPr>
        <w:pStyle w:val="ListParagraph"/>
        <w:spacing w:before="0" w:after="0"/>
        <w:ind w:left="480"/>
        <w:rPr>
          <w:rFonts w:ascii="Times New Roman" w:hAnsi="Times New Roman" w:cs="Times New Roman"/>
          <w:sz w:val="16"/>
          <w:szCs w:val="16"/>
        </w:rPr>
      </w:pPr>
    </w:p>
    <w:p w14:paraId="0BF165A8" w14:textId="2DA7085A" w:rsidR="00B95276" w:rsidRPr="00DB24F5" w:rsidRDefault="00B95276" w:rsidP="00074672">
      <w:pPr>
        <w:pStyle w:val="ListParagraph"/>
        <w:numPr>
          <w:ilvl w:val="0"/>
          <w:numId w:val="3"/>
        </w:numPr>
        <w:spacing w:before="0" w:after="0"/>
        <w:ind w:left="0"/>
        <w:rPr>
          <w:rFonts w:ascii="Times New Roman" w:hAnsi="Times New Roman" w:cs="Times New Roman"/>
          <w:sz w:val="24"/>
          <w:szCs w:val="24"/>
        </w:rPr>
      </w:pPr>
      <w:r w:rsidRPr="00DB24F5">
        <w:rPr>
          <w:rFonts w:ascii="Times New Roman" w:hAnsi="Times New Roman" w:cs="Times New Roman"/>
          <w:sz w:val="24"/>
          <w:szCs w:val="24"/>
        </w:rPr>
        <w:t>Subjekti pretendon se gjatë proce</w:t>
      </w:r>
      <w:r w:rsidR="00E343F9" w:rsidRPr="00DB24F5">
        <w:rPr>
          <w:rFonts w:ascii="Times New Roman" w:hAnsi="Times New Roman" w:cs="Times New Roman"/>
          <w:sz w:val="24"/>
          <w:szCs w:val="24"/>
        </w:rPr>
        <w:t>sit</w:t>
      </w:r>
      <w:r w:rsidRPr="00DB24F5">
        <w:rPr>
          <w:rFonts w:ascii="Times New Roman" w:hAnsi="Times New Roman" w:cs="Times New Roman"/>
          <w:sz w:val="24"/>
          <w:szCs w:val="24"/>
        </w:rPr>
        <w:t xml:space="preserve"> administrativ është vepruar në kundërshtim me parashikimet e nenit 4 të ligjit </w:t>
      </w:r>
      <w:r w:rsidR="00E343F9" w:rsidRPr="00DB24F5">
        <w:rPr>
          <w:rFonts w:ascii="Times New Roman" w:hAnsi="Times New Roman" w:cs="Times New Roman"/>
          <w:sz w:val="24"/>
          <w:szCs w:val="24"/>
        </w:rPr>
        <w:t xml:space="preserve">nr. </w:t>
      </w:r>
      <w:r w:rsidRPr="00DB24F5">
        <w:rPr>
          <w:rFonts w:ascii="Times New Roman" w:hAnsi="Times New Roman" w:cs="Times New Roman"/>
          <w:sz w:val="24"/>
          <w:szCs w:val="24"/>
        </w:rPr>
        <w:t xml:space="preserve">84/2016, sipas të cilit Komisioni dhe Kolegji ushtrojnë funksionet e tyre si institucione të </w:t>
      </w:r>
      <w:proofErr w:type="spellStart"/>
      <w:r w:rsidRPr="00DB24F5">
        <w:rPr>
          <w:rFonts w:ascii="Times New Roman" w:hAnsi="Times New Roman" w:cs="Times New Roman"/>
          <w:sz w:val="24"/>
          <w:szCs w:val="24"/>
        </w:rPr>
        <w:t>pavaruara</w:t>
      </w:r>
      <w:proofErr w:type="spellEnd"/>
      <w:r w:rsidRPr="00DB24F5">
        <w:rPr>
          <w:rFonts w:ascii="Times New Roman" w:hAnsi="Times New Roman" w:cs="Times New Roman"/>
          <w:sz w:val="24"/>
          <w:szCs w:val="24"/>
        </w:rPr>
        <w:t xml:space="preserve"> dhe të paanshme mbi bazën e parimeve të barazisë përpara ligjit, të kushtetutshmërisë</w:t>
      </w:r>
      <w:r w:rsidR="00E343F9" w:rsidRPr="00DB24F5">
        <w:rPr>
          <w:rFonts w:ascii="Times New Roman" w:hAnsi="Times New Roman" w:cs="Times New Roman"/>
          <w:sz w:val="24"/>
          <w:szCs w:val="24"/>
        </w:rPr>
        <w:t>,</w:t>
      </w:r>
      <w:r w:rsidRPr="00DB24F5">
        <w:rPr>
          <w:rFonts w:ascii="Times New Roman" w:hAnsi="Times New Roman" w:cs="Times New Roman"/>
          <w:sz w:val="24"/>
          <w:szCs w:val="24"/>
        </w:rPr>
        <w:t xml:space="preserve"> ligjshmërisë, të </w:t>
      </w:r>
      <w:proofErr w:type="spellStart"/>
      <w:r w:rsidRPr="00DB24F5">
        <w:rPr>
          <w:rFonts w:ascii="Times New Roman" w:hAnsi="Times New Roman" w:cs="Times New Roman"/>
          <w:sz w:val="24"/>
          <w:szCs w:val="24"/>
        </w:rPr>
        <w:t>proporcionalitetit</w:t>
      </w:r>
      <w:proofErr w:type="spellEnd"/>
      <w:r w:rsidRPr="00DB24F5">
        <w:rPr>
          <w:rFonts w:ascii="Times New Roman" w:hAnsi="Times New Roman" w:cs="Times New Roman"/>
          <w:sz w:val="24"/>
          <w:szCs w:val="24"/>
        </w:rPr>
        <w:t xml:space="preserve"> dhe të parimeve të tjera që garantojnë të drejtën e subjekteve për një proces të rregullt ligjor dhe kur është rasti mund të zbatojnë edhe procedurat e Kodit të Procedurave Administrative ose në ligjin </w:t>
      </w:r>
      <w:del w:id="87" w:author="Sokol Çomo" w:date="2025-05-02T08:44:00Z">
        <w:r w:rsidRPr="000725D8">
          <w:rPr>
            <w:rFonts w:ascii="Times New Roman" w:hAnsi="Times New Roman" w:cs="Times New Roman"/>
            <w:sz w:val="24"/>
            <w:szCs w:val="24"/>
          </w:rPr>
          <w:delText>për</w:delText>
        </w:r>
      </w:del>
      <w:ins w:id="88" w:author="Sokol Çomo" w:date="2025-05-02T08:44:00Z">
        <w:r w:rsidR="00D62916" w:rsidRPr="00DB24F5">
          <w:rPr>
            <w:rFonts w:ascii="Times New Roman" w:hAnsi="Times New Roman" w:cs="Times New Roman"/>
            <w:sz w:val="24"/>
            <w:szCs w:val="24"/>
          </w:rPr>
          <w:t>“P</w:t>
        </w:r>
        <w:r w:rsidRPr="00DB24F5">
          <w:rPr>
            <w:rFonts w:ascii="Times New Roman" w:hAnsi="Times New Roman" w:cs="Times New Roman"/>
            <w:sz w:val="24"/>
            <w:szCs w:val="24"/>
          </w:rPr>
          <w:t>ër</w:t>
        </w:r>
      </w:ins>
      <w:r w:rsidRPr="00DB24F5">
        <w:rPr>
          <w:rFonts w:ascii="Times New Roman" w:hAnsi="Times New Roman" w:cs="Times New Roman"/>
          <w:sz w:val="24"/>
          <w:szCs w:val="24"/>
        </w:rPr>
        <w:t xml:space="preserve"> organizimin dhe funksionimin e gjykatave administrative dhe gjykimin e mosmarrëveshjeve</w:t>
      </w:r>
      <w:ins w:id="89" w:author="Sokol Çomo" w:date="2025-05-02T08:44:00Z">
        <w:r w:rsidR="00D62916" w:rsidRPr="00DB24F5">
          <w:rPr>
            <w:rFonts w:ascii="Times New Roman" w:hAnsi="Times New Roman" w:cs="Times New Roman"/>
            <w:sz w:val="24"/>
            <w:szCs w:val="24"/>
          </w:rPr>
          <w:t xml:space="preserve"> administrative</w:t>
        </w:r>
      </w:ins>
      <w:r w:rsidRPr="00DB24F5">
        <w:rPr>
          <w:rFonts w:ascii="Times New Roman" w:hAnsi="Times New Roman" w:cs="Times New Roman"/>
          <w:sz w:val="24"/>
          <w:szCs w:val="24"/>
        </w:rPr>
        <w:t>”</w:t>
      </w:r>
      <w:r w:rsidR="00AE717F" w:rsidRPr="00DB24F5">
        <w:rPr>
          <w:rFonts w:ascii="Times New Roman" w:hAnsi="Times New Roman" w:cs="Times New Roman"/>
          <w:sz w:val="24"/>
          <w:szCs w:val="24"/>
        </w:rPr>
        <w:t>.</w:t>
      </w:r>
    </w:p>
    <w:p w14:paraId="0FAEF40F" w14:textId="77777777" w:rsidR="00724D75" w:rsidRPr="00DB24F5" w:rsidRDefault="00724D75" w:rsidP="00724D75">
      <w:pPr>
        <w:pStyle w:val="ListParagraph"/>
        <w:spacing w:before="0" w:after="0"/>
        <w:ind w:left="0"/>
        <w:rPr>
          <w:rFonts w:ascii="Times New Roman" w:hAnsi="Times New Roman" w:cs="Times New Roman"/>
          <w:sz w:val="16"/>
          <w:szCs w:val="16"/>
        </w:rPr>
      </w:pPr>
    </w:p>
    <w:p w14:paraId="128C965B" w14:textId="5156E273" w:rsidR="00B95276" w:rsidRPr="00DB24F5" w:rsidRDefault="00C43347" w:rsidP="00724D75">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simin e k</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tij pretendimi NJSH v</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ren se subjekti e ngre k</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pretendimin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m</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nyr</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rgjithshme </w:t>
      </w:r>
      <w:r w:rsidR="00E343F9" w:rsidRPr="00DB24F5">
        <w:rPr>
          <w:rFonts w:ascii="Times New Roman" w:hAnsi="Times New Roman" w:cs="Times New Roman"/>
          <w:sz w:val="24"/>
          <w:szCs w:val="24"/>
        </w:rPr>
        <w:t xml:space="preserve">dhe </w:t>
      </w:r>
      <w:r w:rsidRPr="00DB24F5">
        <w:rPr>
          <w:rFonts w:ascii="Times New Roman" w:hAnsi="Times New Roman" w:cs="Times New Roman"/>
          <w:sz w:val="24"/>
          <w:szCs w:val="24"/>
        </w:rPr>
        <w:t>pa specifikuar shkeljen</w:t>
      </w:r>
      <w:r w:rsidR="00724D75" w:rsidRPr="00DB24F5">
        <w:rPr>
          <w:rFonts w:ascii="Times New Roman" w:hAnsi="Times New Roman" w:cs="Times New Roman"/>
          <w:sz w:val="24"/>
          <w:szCs w:val="24"/>
        </w:rPr>
        <w:t xml:space="preserve"> </w:t>
      </w:r>
      <w:r w:rsidRPr="00DB24F5">
        <w:rPr>
          <w:rFonts w:ascii="Times New Roman" w:hAnsi="Times New Roman" w:cs="Times New Roman"/>
          <w:sz w:val="24"/>
          <w:szCs w:val="24"/>
        </w:rPr>
        <w:t>e nj</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dispozite konkrete</w:t>
      </w:r>
      <w:r w:rsidR="00E343F9" w:rsidRPr="00DB24F5">
        <w:rPr>
          <w:rFonts w:ascii="Times New Roman" w:hAnsi="Times New Roman" w:cs="Times New Roman"/>
          <w:sz w:val="24"/>
          <w:szCs w:val="24"/>
        </w:rPr>
        <w:t xml:space="preserve"> apo situatën sipas të cilës Kolegji të bëjë vlerësimin e shkeljes së këtyre parimeve</w:t>
      </w:r>
      <w:r w:rsidR="00A31EF4"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p>
    <w:p w14:paraId="2A4DE9A9" w14:textId="31728CB4" w:rsidR="00B95276" w:rsidRPr="00DB24F5" w:rsidRDefault="00B95276" w:rsidP="00074672">
      <w:pPr>
        <w:pStyle w:val="ListParagraph"/>
        <w:spacing w:before="0" w:after="0"/>
        <w:ind w:left="480"/>
        <w:rPr>
          <w:rFonts w:ascii="Times New Roman" w:hAnsi="Times New Roman" w:cs="Times New Roman"/>
          <w:sz w:val="16"/>
          <w:szCs w:val="16"/>
        </w:rPr>
      </w:pPr>
      <w:r w:rsidRPr="00DB24F5">
        <w:rPr>
          <w:rFonts w:ascii="Times New Roman" w:hAnsi="Times New Roman" w:cs="Times New Roman"/>
          <w:sz w:val="24"/>
          <w:szCs w:val="24"/>
        </w:rPr>
        <w:t xml:space="preserve"> </w:t>
      </w:r>
    </w:p>
    <w:p w14:paraId="1554AA7E" w14:textId="6DE77AB2" w:rsidR="00B16287" w:rsidRPr="00DB24F5" w:rsidRDefault="00436F16" w:rsidP="00B16287">
      <w:pPr>
        <w:pStyle w:val="ListParagraph"/>
        <w:numPr>
          <w:ilvl w:val="0"/>
          <w:numId w:val="3"/>
        </w:numPr>
        <w:spacing w:before="0" w:after="0"/>
        <w:ind w:left="0"/>
        <w:rPr>
          <w:rFonts w:ascii="Times New Roman" w:hAnsi="Times New Roman" w:cs="Times New Roman"/>
          <w:b/>
          <w:bCs/>
          <w:i/>
          <w:iCs/>
          <w:sz w:val="24"/>
          <w:szCs w:val="24"/>
        </w:rPr>
      </w:pPr>
      <w:r w:rsidRPr="00DB24F5">
        <w:rPr>
          <w:rFonts w:ascii="Times New Roman" w:hAnsi="Times New Roman" w:cs="Times New Roman"/>
          <w:sz w:val="24"/>
          <w:szCs w:val="24"/>
        </w:rPr>
        <w:t xml:space="preserve">Në përmbyllje të analizës së mësipërme, duke mbajtur në konsideratë sa parashtruar më sipër, </w:t>
      </w:r>
      <w:r w:rsidR="00B16287" w:rsidRPr="00DB24F5">
        <w:rPr>
          <w:rFonts w:ascii="Times New Roman" w:hAnsi="Times New Roman" w:cs="Times New Roman"/>
          <w:sz w:val="24"/>
          <w:szCs w:val="24"/>
        </w:rPr>
        <w:t>NJSHL nuk konstato</w:t>
      </w:r>
      <w:r w:rsidR="00E343F9" w:rsidRPr="00DB24F5">
        <w:rPr>
          <w:rFonts w:ascii="Times New Roman" w:hAnsi="Times New Roman" w:cs="Times New Roman"/>
          <w:sz w:val="24"/>
          <w:szCs w:val="24"/>
        </w:rPr>
        <w:t>n</w:t>
      </w:r>
      <w:r w:rsidR="00B16287" w:rsidRPr="00DB24F5">
        <w:rPr>
          <w:rFonts w:ascii="Times New Roman" w:hAnsi="Times New Roman" w:cs="Times New Roman"/>
          <w:sz w:val="24"/>
          <w:szCs w:val="24"/>
        </w:rPr>
        <w:t xml:space="preserve"> shkelje procedurale, të tilla që të kërkojnë korrigjimin e tyre sipas parashikimeve të nenit 51 të ligjit nr. 49/2012, i ndryshuar, duke kaluar gjykimin e çështjes në seancë gjyqësore publike në prani të palëve.</w:t>
      </w:r>
      <w:r w:rsidR="00B16287" w:rsidRPr="00DB24F5">
        <w:t xml:space="preserve"> </w:t>
      </w:r>
      <w:ins w:id="90" w:author="Sokol Çomo" w:date="2025-05-02T08:44:00Z">
        <w:r w:rsidR="00D62916" w:rsidRPr="00DB24F5">
          <w:rPr>
            <w:rFonts w:ascii="Times New Roman" w:hAnsi="Times New Roman" w:cs="Times New Roman"/>
            <w:sz w:val="24"/>
            <w:szCs w:val="24"/>
          </w:rPr>
          <w:t xml:space="preserve">Subjekti i rivlerësimit nuk ka paraqitur prova të reja bashkëlidhur </w:t>
        </w:r>
        <w:r w:rsidR="004A510A" w:rsidRPr="00DB24F5">
          <w:rPr>
            <w:rFonts w:ascii="Times New Roman" w:hAnsi="Times New Roman" w:cs="Times New Roman"/>
            <w:sz w:val="24"/>
            <w:szCs w:val="24"/>
          </w:rPr>
          <w:t>ankimit</w:t>
        </w:r>
        <w:r w:rsidR="00557B0F" w:rsidRPr="00DB24F5">
          <w:rPr>
            <w:rFonts w:ascii="Times New Roman" w:hAnsi="Times New Roman" w:cs="Times New Roman"/>
            <w:sz w:val="24"/>
            <w:szCs w:val="24"/>
          </w:rPr>
          <w:t>.</w:t>
        </w:r>
      </w:ins>
    </w:p>
    <w:p w14:paraId="3E696FBF" w14:textId="77777777" w:rsidR="00B16287" w:rsidRPr="00DB24F5" w:rsidRDefault="00B16287" w:rsidP="00B16287">
      <w:pPr>
        <w:pStyle w:val="ListParagraph"/>
        <w:spacing w:before="0" w:after="0"/>
        <w:ind w:left="0"/>
        <w:rPr>
          <w:rFonts w:ascii="Times New Roman" w:hAnsi="Times New Roman"/>
          <w:sz w:val="24"/>
          <w:rPrChange w:id="91" w:author="Sokol Çomo" w:date="2025-05-02T08:44:00Z">
            <w:rPr>
              <w:rFonts w:ascii="Times New Roman" w:hAnsi="Times New Roman"/>
              <w:sz w:val="16"/>
            </w:rPr>
          </w:rPrChange>
        </w:rPr>
      </w:pPr>
    </w:p>
    <w:p w14:paraId="0BE31535" w14:textId="6DF0D537" w:rsidR="00561E32" w:rsidRPr="00DB24F5" w:rsidRDefault="00561E32" w:rsidP="00B16287">
      <w:pPr>
        <w:pStyle w:val="ListParagraph"/>
        <w:spacing w:before="0" w:after="0"/>
        <w:ind w:left="0"/>
        <w:rPr>
          <w:rFonts w:ascii="Times New Roman" w:hAnsi="Times New Roman" w:cs="Times New Roman"/>
          <w:b/>
          <w:bCs/>
          <w:i/>
          <w:iCs/>
          <w:sz w:val="24"/>
          <w:szCs w:val="24"/>
        </w:rPr>
      </w:pPr>
      <w:r w:rsidRPr="00DB24F5">
        <w:rPr>
          <w:rFonts w:ascii="Times New Roman" w:hAnsi="Times New Roman" w:cs="Times New Roman"/>
          <w:b/>
          <w:bCs/>
          <w:i/>
          <w:iCs/>
          <w:sz w:val="24"/>
          <w:szCs w:val="24"/>
        </w:rPr>
        <w:t>Vler</w:t>
      </w:r>
      <w:r w:rsidR="00217A23" w:rsidRPr="00DB24F5">
        <w:rPr>
          <w:rFonts w:ascii="Times New Roman" w:hAnsi="Times New Roman" w:cs="Times New Roman"/>
          <w:b/>
          <w:bCs/>
          <w:i/>
          <w:iCs/>
          <w:sz w:val="24"/>
          <w:szCs w:val="24"/>
        </w:rPr>
        <w:t>ë</w:t>
      </w:r>
      <w:r w:rsidRPr="00DB24F5">
        <w:rPr>
          <w:rFonts w:ascii="Times New Roman" w:hAnsi="Times New Roman" w:cs="Times New Roman"/>
          <w:b/>
          <w:bCs/>
          <w:i/>
          <w:iCs/>
          <w:sz w:val="24"/>
          <w:szCs w:val="24"/>
        </w:rPr>
        <w:t>simi i shkaqeve t</w:t>
      </w:r>
      <w:r w:rsidR="00217A23" w:rsidRPr="00DB24F5">
        <w:rPr>
          <w:rFonts w:ascii="Times New Roman" w:hAnsi="Times New Roman" w:cs="Times New Roman"/>
          <w:b/>
          <w:bCs/>
          <w:i/>
          <w:iCs/>
          <w:sz w:val="24"/>
          <w:szCs w:val="24"/>
        </w:rPr>
        <w:t>ë</w:t>
      </w:r>
      <w:r w:rsidRPr="00DB24F5">
        <w:rPr>
          <w:rFonts w:ascii="Times New Roman" w:hAnsi="Times New Roman" w:cs="Times New Roman"/>
          <w:b/>
          <w:bCs/>
          <w:i/>
          <w:iCs/>
          <w:sz w:val="24"/>
          <w:szCs w:val="24"/>
        </w:rPr>
        <w:t xml:space="preserve"> ankimit lidhur me kriterin e vler</w:t>
      </w:r>
      <w:r w:rsidR="00217A23" w:rsidRPr="00DB24F5">
        <w:rPr>
          <w:rFonts w:ascii="Times New Roman" w:hAnsi="Times New Roman" w:cs="Times New Roman"/>
          <w:b/>
          <w:bCs/>
          <w:i/>
          <w:iCs/>
          <w:sz w:val="24"/>
          <w:szCs w:val="24"/>
        </w:rPr>
        <w:t>ë</w:t>
      </w:r>
      <w:r w:rsidRPr="00DB24F5">
        <w:rPr>
          <w:rFonts w:ascii="Times New Roman" w:hAnsi="Times New Roman" w:cs="Times New Roman"/>
          <w:b/>
          <w:bCs/>
          <w:i/>
          <w:iCs/>
          <w:sz w:val="24"/>
          <w:szCs w:val="24"/>
        </w:rPr>
        <w:t>simit t</w:t>
      </w:r>
      <w:r w:rsidR="00217A23" w:rsidRPr="00DB24F5">
        <w:rPr>
          <w:rFonts w:ascii="Times New Roman" w:hAnsi="Times New Roman" w:cs="Times New Roman"/>
          <w:b/>
          <w:bCs/>
          <w:i/>
          <w:iCs/>
          <w:sz w:val="24"/>
          <w:szCs w:val="24"/>
        </w:rPr>
        <w:t>ë</w:t>
      </w:r>
      <w:r w:rsidRPr="00DB24F5">
        <w:rPr>
          <w:rFonts w:ascii="Times New Roman" w:hAnsi="Times New Roman" w:cs="Times New Roman"/>
          <w:b/>
          <w:bCs/>
          <w:i/>
          <w:iCs/>
          <w:sz w:val="24"/>
          <w:szCs w:val="24"/>
        </w:rPr>
        <w:t xml:space="preserve"> pasuris</w:t>
      </w:r>
      <w:r w:rsidR="00217A23" w:rsidRPr="00DB24F5">
        <w:rPr>
          <w:rFonts w:ascii="Times New Roman" w:hAnsi="Times New Roman" w:cs="Times New Roman"/>
          <w:b/>
          <w:bCs/>
          <w:i/>
          <w:iCs/>
          <w:sz w:val="24"/>
          <w:szCs w:val="24"/>
        </w:rPr>
        <w:t>ë</w:t>
      </w:r>
      <w:r w:rsidR="005F2176" w:rsidRPr="00DB24F5">
        <w:rPr>
          <w:rFonts w:ascii="Times New Roman" w:hAnsi="Times New Roman" w:cs="Times New Roman"/>
          <w:b/>
          <w:bCs/>
          <w:i/>
          <w:iCs/>
          <w:sz w:val="24"/>
          <w:szCs w:val="24"/>
        </w:rPr>
        <w:t>.</w:t>
      </w:r>
    </w:p>
    <w:p w14:paraId="7B575135" w14:textId="77777777" w:rsidR="00B16287" w:rsidRPr="00DB24F5" w:rsidRDefault="00B16287" w:rsidP="00B16287">
      <w:pPr>
        <w:pStyle w:val="ListParagraph"/>
        <w:spacing w:before="0" w:after="0"/>
        <w:ind w:left="0"/>
        <w:rPr>
          <w:ins w:id="92" w:author="Sokol Çomo" w:date="2025-05-02T08:44:00Z"/>
          <w:rFonts w:ascii="Times New Roman" w:hAnsi="Times New Roman" w:cs="Times New Roman"/>
          <w:sz w:val="16"/>
          <w:szCs w:val="16"/>
        </w:rPr>
      </w:pPr>
    </w:p>
    <w:p w14:paraId="7CF64D93" w14:textId="60C80956" w:rsidR="001D68A7" w:rsidRPr="00DB24F5" w:rsidRDefault="001D68A7" w:rsidP="001D68A7">
      <w:pPr>
        <w:numPr>
          <w:ilvl w:val="0"/>
          <w:numId w:val="3"/>
        </w:numPr>
        <w:spacing w:before="0" w:after="0"/>
        <w:ind w:left="0"/>
        <w:rPr>
          <w:ins w:id="93" w:author="Sokol Çomo" w:date="2025-05-02T08:44:00Z"/>
          <w:rFonts w:ascii="Times New Roman" w:eastAsiaTheme="minorHAnsi" w:hAnsi="Times New Roman" w:cs="Times New Roman"/>
          <w:bCs/>
          <w:sz w:val="24"/>
          <w:szCs w:val="24"/>
        </w:rPr>
      </w:pPr>
      <w:ins w:id="94" w:author="Sokol Çomo" w:date="2025-05-02T08:44:00Z">
        <w:r w:rsidRPr="00DB24F5">
          <w:rPr>
            <w:rFonts w:ascii="Times New Roman" w:hAnsi="Times New Roman" w:cs="Times New Roman"/>
            <w:sz w:val="24"/>
            <w:szCs w:val="24"/>
          </w:rPr>
          <w:t>Inspektorati i Lartë i Deklarimit dhe Kontrollit të Pasurive dhe Konfliktit të Interesave (ILDKPKI)</w:t>
        </w:r>
        <w:r w:rsidR="00557B0F" w:rsidRPr="00DB24F5">
          <w:rPr>
            <w:rFonts w:ascii="Times New Roman" w:hAnsi="Times New Roman" w:cs="Times New Roman"/>
            <w:sz w:val="24"/>
            <w:szCs w:val="24"/>
          </w:rPr>
          <w:t xml:space="preserve"> i </w:t>
        </w:r>
        <w:r w:rsidRPr="00DB24F5">
          <w:rPr>
            <w:rFonts w:ascii="Times New Roman" w:hAnsi="Times New Roman" w:cs="Times New Roman"/>
            <w:sz w:val="24"/>
            <w:szCs w:val="24"/>
          </w:rPr>
          <w:t>ka dërguar</w:t>
        </w:r>
        <w:r w:rsidR="00557B0F" w:rsidRPr="00DB24F5">
          <w:rPr>
            <w:rFonts w:ascii="Times New Roman" w:hAnsi="Times New Roman" w:cs="Times New Roman"/>
            <w:sz w:val="24"/>
            <w:szCs w:val="24"/>
          </w:rPr>
          <w:t xml:space="preserve"> Komisionit</w:t>
        </w:r>
        <w:r w:rsidRPr="00DB24F5">
          <w:rPr>
            <w:rFonts w:ascii="Times New Roman" w:hAnsi="Times New Roman" w:cs="Times New Roman"/>
            <w:sz w:val="24"/>
            <w:szCs w:val="24"/>
          </w:rPr>
          <w:t xml:space="preserve"> një raport të hollësishëm dhe të arsyetuar pas procedurës së kontrollit për vlerësimin e pasurisë së subjektit të rivlerësimit, në përputhje me nenin 33 të ligjit nr. 84/2016. Në përfundim të veprimeve verifikuese është konstatuar se:</w:t>
        </w:r>
      </w:ins>
    </w:p>
    <w:p w14:paraId="100AF585" w14:textId="77777777" w:rsidR="001D68A7" w:rsidRPr="00DB24F5" w:rsidRDefault="001D68A7" w:rsidP="001D68A7">
      <w:pPr>
        <w:spacing w:before="0" w:after="0"/>
        <w:rPr>
          <w:moveTo w:id="95" w:author="Sokol Çomo" w:date="2025-05-02T08:44:00Z"/>
          <w:rFonts w:ascii="Times New Roman" w:eastAsiaTheme="minorHAnsi" w:hAnsi="Times New Roman" w:cs="Times New Roman"/>
          <w:bCs/>
          <w:sz w:val="16"/>
          <w:szCs w:val="16"/>
        </w:rPr>
      </w:pPr>
      <w:moveToRangeStart w:id="96" w:author="Sokol Çomo" w:date="2025-05-02T08:44:00Z" w:name="move197067887"/>
    </w:p>
    <w:p w14:paraId="0F799F33" w14:textId="77777777" w:rsidR="001D68A7" w:rsidRPr="00DB24F5" w:rsidRDefault="001D68A7" w:rsidP="001D68A7">
      <w:pPr>
        <w:pStyle w:val="ListParagraph"/>
        <w:numPr>
          <w:ilvl w:val="0"/>
          <w:numId w:val="7"/>
        </w:numPr>
        <w:spacing w:before="0" w:after="0"/>
        <w:rPr>
          <w:moveTo w:id="97" w:author="Sokol Çomo" w:date="2025-05-02T08:44:00Z"/>
          <w:rFonts w:ascii="Times New Roman" w:hAnsi="Times New Roman" w:cs="Times New Roman"/>
          <w:sz w:val="24"/>
          <w:szCs w:val="24"/>
        </w:rPr>
      </w:pPr>
      <w:moveTo w:id="98" w:author="Sokol Çomo" w:date="2025-05-02T08:44:00Z">
        <w:r w:rsidRPr="00DB24F5">
          <w:rPr>
            <w:rFonts w:ascii="Times New Roman" w:hAnsi="Times New Roman" w:cs="Times New Roman"/>
            <w:sz w:val="24"/>
            <w:szCs w:val="24"/>
          </w:rPr>
          <w:t>deklarimi nuk është i saktë në përputhje me ligjin;</w:t>
        </w:r>
      </w:moveTo>
    </w:p>
    <w:p w14:paraId="47DD1DA0" w14:textId="77777777" w:rsidR="001D68A7" w:rsidRPr="00DB24F5" w:rsidRDefault="001D68A7" w:rsidP="001D68A7">
      <w:pPr>
        <w:pStyle w:val="ListParagraph"/>
        <w:numPr>
          <w:ilvl w:val="0"/>
          <w:numId w:val="7"/>
        </w:numPr>
        <w:spacing w:before="0" w:after="0"/>
        <w:rPr>
          <w:moveTo w:id="99" w:author="Sokol Çomo" w:date="2025-05-02T08:44:00Z"/>
          <w:rFonts w:ascii="Times New Roman" w:hAnsi="Times New Roman" w:cs="Times New Roman"/>
          <w:sz w:val="24"/>
          <w:szCs w:val="24"/>
        </w:rPr>
      </w:pPr>
      <w:moveTo w:id="100" w:author="Sokol Çomo" w:date="2025-05-02T08:44:00Z">
        <w:r w:rsidRPr="00DB24F5">
          <w:rPr>
            <w:rFonts w:ascii="Times New Roman" w:hAnsi="Times New Roman" w:cs="Times New Roman"/>
            <w:sz w:val="24"/>
            <w:szCs w:val="24"/>
          </w:rPr>
          <w:t>ka mungesë dokumentacioni ligjor për të justifikuar burimin e pasurive;</w:t>
        </w:r>
      </w:moveTo>
    </w:p>
    <w:p w14:paraId="08C66283" w14:textId="77777777" w:rsidR="001D68A7" w:rsidRPr="00DB24F5" w:rsidRDefault="001D68A7" w:rsidP="001D68A7">
      <w:pPr>
        <w:pStyle w:val="ListParagraph"/>
        <w:numPr>
          <w:ilvl w:val="0"/>
          <w:numId w:val="7"/>
        </w:numPr>
        <w:spacing w:before="0" w:after="0"/>
        <w:rPr>
          <w:moveTo w:id="101" w:author="Sokol Çomo" w:date="2025-05-02T08:44:00Z"/>
          <w:rFonts w:ascii="Times New Roman" w:hAnsi="Times New Roman" w:cs="Times New Roman"/>
          <w:sz w:val="24"/>
          <w:szCs w:val="24"/>
        </w:rPr>
      </w:pPr>
      <w:moveTo w:id="102" w:author="Sokol Çomo" w:date="2025-05-02T08:44:00Z">
        <w:r w:rsidRPr="00DB24F5">
          <w:rPr>
            <w:rFonts w:ascii="Times New Roman" w:hAnsi="Times New Roman" w:cs="Times New Roman"/>
            <w:sz w:val="24"/>
            <w:szCs w:val="24"/>
          </w:rPr>
          <w:t xml:space="preserve">ka </w:t>
        </w:r>
        <w:proofErr w:type="spellStart"/>
        <w:r w:rsidRPr="00DB24F5">
          <w:rPr>
            <w:rFonts w:ascii="Times New Roman" w:hAnsi="Times New Roman" w:cs="Times New Roman"/>
            <w:sz w:val="24"/>
            <w:szCs w:val="24"/>
          </w:rPr>
          <w:t>mosdeklarime</w:t>
        </w:r>
        <w:proofErr w:type="spellEnd"/>
        <w:r w:rsidRPr="00DB24F5">
          <w:rPr>
            <w:rFonts w:ascii="Times New Roman" w:hAnsi="Times New Roman" w:cs="Times New Roman"/>
            <w:sz w:val="24"/>
            <w:szCs w:val="24"/>
          </w:rPr>
          <w:t xml:space="preserve"> të pasurisë ndër vite; </w:t>
        </w:r>
      </w:moveTo>
    </w:p>
    <w:p w14:paraId="35F59F7D" w14:textId="77777777" w:rsidR="001D68A7" w:rsidRPr="00DB24F5" w:rsidRDefault="001D68A7" w:rsidP="001D68A7">
      <w:pPr>
        <w:pStyle w:val="ListParagraph"/>
        <w:numPr>
          <w:ilvl w:val="0"/>
          <w:numId w:val="7"/>
        </w:numPr>
        <w:spacing w:before="0" w:after="0"/>
        <w:rPr>
          <w:moveTo w:id="103" w:author="Sokol Çomo" w:date="2025-05-02T08:44:00Z"/>
          <w:rFonts w:ascii="Times New Roman" w:hAnsi="Times New Roman" w:cs="Times New Roman"/>
          <w:sz w:val="24"/>
          <w:szCs w:val="24"/>
        </w:rPr>
      </w:pPr>
      <w:moveTo w:id="104" w:author="Sokol Çomo" w:date="2025-05-02T08:44:00Z">
        <w:r w:rsidRPr="00DB24F5">
          <w:rPr>
            <w:rFonts w:ascii="Times New Roman" w:hAnsi="Times New Roman" w:cs="Times New Roman"/>
            <w:sz w:val="24"/>
            <w:szCs w:val="24"/>
          </w:rPr>
          <w:t>nuk ka kryer deklarim të rremë;</w:t>
        </w:r>
      </w:moveTo>
    </w:p>
    <w:p w14:paraId="6EF382E5" w14:textId="1797CF3A" w:rsidR="001D68A7" w:rsidRPr="00DB24F5" w:rsidRDefault="001D68A7" w:rsidP="001D68A7">
      <w:pPr>
        <w:pStyle w:val="ListParagraph"/>
        <w:numPr>
          <w:ilvl w:val="0"/>
          <w:numId w:val="7"/>
        </w:numPr>
        <w:spacing w:before="0" w:after="0"/>
        <w:rPr>
          <w:ins w:id="105" w:author="Sokol Çomo" w:date="2025-05-02T08:44:00Z"/>
          <w:rFonts w:ascii="Times New Roman" w:hAnsi="Times New Roman" w:cs="Times New Roman"/>
          <w:sz w:val="24"/>
          <w:szCs w:val="24"/>
        </w:rPr>
      </w:pPr>
      <w:moveTo w:id="106" w:author="Sokol Çomo" w:date="2025-05-02T08:44:00Z">
        <w:r w:rsidRPr="00DB24F5">
          <w:rPr>
            <w:rFonts w:ascii="Times New Roman" w:hAnsi="Times New Roman" w:cs="Times New Roman"/>
            <w:sz w:val="24"/>
            <w:szCs w:val="24"/>
          </w:rPr>
          <w:t>subjekti nuk gjendet në situatën e konfliktit të interesave</w:t>
        </w:r>
      </w:moveTo>
      <w:moveToRangeEnd w:id="96"/>
    </w:p>
    <w:p w14:paraId="436AE734" w14:textId="77777777" w:rsidR="001D68A7" w:rsidRPr="00DB24F5" w:rsidRDefault="001D68A7" w:rsidP="001D68A7">
      <w:pPr>
        <w:pStyle w:val="ListParagraph"/>
        <w:spacing w:before="0" w:after="0"/>
        <w:rPr>
          <w:rFonts w:ascii="Times New Roman" w:hAnsi="Times New Roman" w:cs="Times New Roman"/>
          <w:sz w:val="16"/>
          <w:szCs w:val="16"/>
        </w:rPr>
        <w:pPrChange w:id="107" w:author="Sokol Çomo" w:date="2025-05-02T08:44:00Z">
          <w:pPr>
            <w:pStyle w:val="ListParagraph"/>
            <w:spacing w:before="0" w:after="0"/>
            <w:ind w:left="0"/>
          </w:pPr>
        </w:pPrChange>
      </w:pPr>
    </w:p>
    <w:p w14:paraId="2AF459D3" w14:textId="77777777" w:rsidR="001D68A7" w:rsidRPr="00DB24F5" w:rsidRDefault="001D68A7" w:rsidP="001D68A7">
      <w:pPr>
        <w:pStyle w:val="ListParagraph"/>
        <w:numPr>
          <w:ilvl w:val="0"/>
          <w:numId w:val="25"/>
        </w:numPr>
        <w:tabs>
          <w:tab w:val="left" w:pos="360"/>
        </w:tabs>
        <w:spacing w:before="0"/>
        <w:ind w:left="0" w:firstLine="0"/>
        <w:rPr>
          <w:rFonts w:ascii="Times New Roman" w:hAnsi="Times New Roman" w:cs="Times New Roman"/>
          <w:b/>
          <w:bCs/>
          <w:i/>
          <w:iCs/>
          <w:sz w:val="24"/>
          <w:szCs w:val="24"/>
        </w:rPr>
        <w:pPrChange w:id="108" w:author="Sokol Çomo" w:date="2025-05-02T08:44:00Z">
          <w:pPr>
            <w:pStyle w:val="ListParagraph"/>
            <w:numPr>
              <w:numId w:val="9"/>
            </w:numPr>
            <w:tabs>
              <w:tab w:val="left" w:pos="360"/>
            </w:tabs>
            <w:spacing w:before="0"/>
            <w:ind w:left="0"/>
          </w:pPr>
        </w:pPrChange>
      </w:pPr>
      <w:r w:rsidRPr="00DB24F5">
        <w:rPr>
          <w:rFonts w:ascii="Times New Roman" w:hAnsi="Times New Roman" w:cs="Times New Roman"/>
          <w:b/>
          <w:bCs/>
          <w:i/>
          <w:iCs/>
          <w:sz w:val="24"/>
          <w:szCs w:val="24"/>
        </w:rPr>
        <w:t xml:space="preserve">Në lidhje me pasurinë apartament banimi me sipërfaqe </w:t>
      </w:r>
      <w:r w:rsidRPr="00DB24F5">
        <w:rPr>
          <w:rFonts w:ascii="Times New Roman" w:eastAsia="Times New Roman" w:hAnsi="Times New Roman" w:cs="Times New Roman"/>
          <w:b/>
          <w:bCs/>
          <w:sz w:val="24"/>
          <w:szCs w:val="24"/>
        </w:rPr>
        <w:t>87.93 m</w:t>
      </w:r>
      <w:r w:rsidRPr="00DB24F5">
        <w:rPr>
          <w:rFonts w:ascii="Times New Roman" w:eastAsia="Times New Roman" w:hAnsi="Times New Roman" w:cs="Times New Roman"/>
          <w:b/>
          <w:bCs/>
          <w:sz w:val="24"/>
          <w:szCs w:val="24"/>
          <w:vertAlign w:val="superscript"/>
        </w:rPr>
        <w:t>2</w:t>
      </w:r>
      <w:r w:rsidRPr="00DB24F5">
        <w:rPr>
          <w:rFonts w:ascii="Times New Roman" w:hAnsi="Times New Roman" w:cs="Times New Roman"/>
          <w:b/>
          <w:bCs/>
          <w:i/>
          <w:iCs/>
          <w:sz w:val="24"/>
          <w:szCs w:val="24"/>
        </w:rPr>
        <w:t>, në Gjirokastër.</w:t>
      </w:r>
    </w:p>
    <w:p w14:paraId="3E10D3FB" w14:textId="77777777" w:rsidR="00E343F9" w:rsidRPr="00DB24F5" w:rsidRDefault="00E343F9" w:rsidP="00E343F9">
      <w:pPr>
        <w:pStyle w:val="ListParagraph"/>
        <w:tabs>
          <w:tab w:val="left" w:pos="360"/>
        </w:tabs>
        <w:spacing w:before="0"/>
        <w:ind w:left="0"/>
        <w:rPr>
          <w:rFonts w:ascii="Times New Roman" w:hAnsi="Times New Roman" w:cs="Times New Roman"/>
          <w:sz w:val="16"/>
          <w:szCs w:val="16"/>
        </w:rPr>
      </w:pPr>
    </w:p>
    <w:p w14:paraId="0369D825" w14:textId="4C68505C" w:rsidR="006F4DE6" w:rsidRPr="00DB24F5" w:rsidRDefault="005F2176" w:rsidP="00074672">
      <w:pPr>
        <w:pStyle w:val="ListParagraph"/>
        <w:numPr>
          <w:ilvl w:val="0"/>
          <w:numId w:val="3"/>
        </w:numPr>
        <w:tabs>
          <w:tab w:val="left" w:pos="0"/>
        </w:tabs>
        <w:spacing w:before="0"/>
        <w:ind w:left="0"/>
        <w:rPr>
          <w:rFonts w:ascii="Times New Roman" w:eastAsia="Times New Roman" w:hAnsi="Times New Roman" w:cs="Times New Roman"/>
          <w:bCs/>
          <w:sz w:val="24"/>
          <w:szCs w:val="24"/>
        </w:rPr>
      </w:pPr>
      <w:r w:rsidRPr="00DB24F5">
        <w:rPr>
          <w:rFonts w:ascii="Times New Roman" w:hAnsi="Times New Roman" w:cs="Times New Roman"/>
          <w:sz w:val="24"/>
          <w:szCs w:val="24"/>
        </w:rPr>
        <w:lastRenderedPageBreak/>
        <w:t>N</w:t>
      </w:r>
      <w:r w:rsidR="00217A23"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B16287" w:rsidRPr="00DB24F5">
        <w:rPr>
          <w:rFonts w:ascii="Times New Roman" w:hAnsi="Times New Roman" w:cs="Times New Roman"/>
          <w:sz w:val="24"/>
          <w:szCs w:val="24"/>
        </w:rPr>
        <w:t xml:space="preserve">deklaratën </w:t>
      </w:r>
      <w:proofErr w:type="spellStart"/>
      <w:r w:rsidR="00B16287" w:rsidRPr="00DB24F5">
        <w:rPr>
          <w:rFonts w:ascii="Times New Roman" w:hAnsi="Times New Roman" w:cs="Times New Roman"/>
          <w:i/>
          <w:iCs/>
          <w:sz w:val="24"/>
          <w:szCs w:val="24"/>
        </w:rPr>
        <w:t>vetting</w:t>
      </w:r>
      <w:proofErr w:type="spellEnd"/>
      <w:r w:rsidR="00B16287" w:rsidRPr="00DB24F5">
        <w:rPr>
          <w:rFonts w:ascii="Times New Roman" w:hAnsi="Times New Roman" w:cs="Times New Roman"/>
          <w:sz w:val="24"/>
          <w:szCs w:val="24"/>
        </w:rPr>
        <w:t xml:space="preserve"> </w:t>
      </w:r>
      <w:r w:rsidRPr="00DB24F5">
        <w:rPr>
          <w:rFonts w:ascii="Times New Roman" w:hAnsi="Times New Roman" w:cs="Times New Roman"/>
          <w:sz w:val="24"/>
          <w:szCs w:val="24"/>
        </w:rPr>
        <w:t>subjekti ka deklaruar</w:t>
      </w:r>
      <w:r w:rsidR="00D21C25" w:rsidRPr="00DB24F5">
        <w:rPr>
          <w:rFonts w:ascii="Times New Roman" w:hAnsi="Times New Roman" w:cs="Times New Roman"/>
          <w:i/>
          <w:iCs/>
          <w:sz w:val="24"/>
          <w:szCs w:val="24"/>
        </w:rPr>
        <w:t>:</w:t>
      </w:r>
      <w:r w:rsidR="00D21C25" w:rsidRPr="00DB24F5">
        <w:rPr>
          <w:rFonts w:ascii="Times New Roman" w:hAnsi="Times New Roman" w:cs="Times New Roman"/>
          <w:sz w:val="24"/>
          <w:szCs w:val="24"/>
        </w:rPr>
        <w:t xml:space="preserve"> </w:t>
      </w:r>
      <w:r w:rsidR="00D21C25" w:rsidRPr="00DB24F5">
        <w:rPr>
          <w:rFonts w:ascii="Times New Roman" w:eastAsia="Times New Roman" w:hAnsi="Times New Roman" w:cs="Times New Roman"/>
          <w:bCs/>
          <w:sz w:val="24"/>
          <w:szCs w:val="24"/>
        </w:rPr>
        <w:t xml:space="preserve">Apartament </w:t>
      </w:r>
      <w:r w:rsidR="00B16287" w:rsidRPr="00DB24F5">
        <w:rPr>
          <w:rFonts w:ascii="Times New Roman" w:eastAsia="Times New Roman" w:hAnsi="Times New Roman" w:cs="Times New Roman"/>
          <w:bCs/>
          <w:sz w:val="24"/>
          <w:szCs w:val="24"/>
        </w:rPr>
        <w:t>b</w:t>
      </w:r>
      <w:r w:rsidR="00D21C25" w:rsidRPr="00DB24F5">
        <w:rPr>
          <w:rFonts w:ascii="Times New Roman" w:eastAsia="Times New Roman" w:hAnsi="Times New Roman" w:cs="Times New Roman"/>
          <w:bCs/>
          <w:sz w:val="24"/>
          <w:szCs w:val="24"/>
        </w:rPr>
        <w:t>animi me nr.</w:t>
      </w:r>
      <w:r w:rsidR="006A42A3" w:rsidRPr="00DB24F5">
        <w:rPr>
          <w:rFonts w:ascii="Times New Roman" w:eastAsia="Times New Roman" w:hAnsi="Times New Roman" w:cs="Times New Roman"/>
          <w:bCs/>
          <w:sz w:val="24"/>
          <w:szCs w:val="24"/>
        </w:rPr>
        <w:t xml:space="preserve"> </w:t>
      </w:r>
      <w:r w:rsidR="00D21C25" w:rsidRPr="00DB24F5">
        <w:rPr>
          <w:rFonts w:ascii="Times New Roman" w:eastAsia="Times New Roman" w:hAnsi="Times New Roman" w:cs="Times New Roman"/>
          <w:bCs/>
          <w:sz w:val="24"/>
          <w:szCs w:val="24"/>
        </w:rPr>
        <w:t>pasurie 27/36 me sipërfaqe 87.93 m</w:t>
      </w:r>
      <w:r w:rsidR="00D21C25" w:rsidRPr="00DB24F5">
        <w:rPr>
          <w:rFonts w:ascii="Times New Roman" w:eastAsia="Times New Roman" w:hAnsi="Times New Roman" w:cs="Times New Roman"/>
          <w:bCs/>
          <w:sz w:val="24"/>
          <w:szCs w:val="24"/>
          <w:vertAlign w:val="superscript"/>
        </w:rPr>
        <w:t>2</w:t>
      </w:r>
      <w:r w:rsidR="00E74AEB" w:rsidRPr="00DB24F5">
        <w:rPr>
          <w:rFonts w:ascii="Times New Roman" w:eastAsia="Times New Roman" w:hAnsi="Times New Roman" w:cs="Times New Roman"/>
          <w:bCs/>
          <w:sz w:val="24"/>
          <w:szCs w:val="24"/>
        </w:rPr>
        <w:t>,</w:t>
      </w:r>
      <w:r w:rsidR="00D21C25" w:rsidRPr="00DB24F5">
        <w:rPr>
          <w:rFonts w:ascii="Times New Roman" w:eastAsia="Times New Roman" w:hAnsi="Times New Roman" w:cs="Times New Roman"/>
          <w:bCs/>
          <w:sz w:val="24"/>
          <w:szCs w:val="24"/>
        </w:rPr>
        <w:t xml:space="preserve"> i ndodhur në lagjen “</w:t>
      </w:r>
      <w:r w:rsidR="00D21C25" w:rsidRPr="00DB24F5">
        <w:rPr>
          <w:rFonts w:ascii="Times New Roman" w:eastAsia="Times New Roman" w:hAnsi="Times New Roman" w:cs="Times New Roman"/>
          <w:bCs/>
          <w:i/>
          <w:sz w:val="24"/>
          <w:szCs w:val="24"/>
        </w:rPr>
        <w:t xml:space="preserve">18 </w:t>
      </w:r>
      <w:r w:rsidR="00B16287" w:rsidRPr="00DB24F5">
        <w:rPr>
          <w:rFonts w:ascii="Times New Roman" w:eastAsia="Times New Roman" w:hAnsi="Times New Roman" w:cs="Times New Roman"/>
          <w:bCs/>
          <w:i/>
          <w:sz w:val="24"/>
          <w:szCs w:val="24"/>
        </w:rPr>
        <w:t>S</w:t>
      </w:r>
      <w:r w:rsidR="00D21C25" w:rsidRPr="00DB24F5">
        <w:rPr>
          <w:rFonts w:ascii="Times New Roman" w:eastAsia="Times New Roman" w:hAnsi="Times New Roman" w:cs="Times New Roman"/>
          <w:bCs/>
          <w:i/>
          <w:sz w:val="24"/>
          <w:szCs w:val="24"/>
        </w:rPr>
        <w:t>htatori Gjirokastër</w:t>
      </w:r>
      <w:r w:rsidR="00D21C25" w:rsidRPr="00DB24F5">
        <w:rPr>
          <w:rFonts w:ascii="Times New Roman" w:eastAsia="Times New Roman" w:hAnsi="Times New Roman" w:cs="Times New Roman"/>
          <w:bCs/>
          <w:sz w:val="24"/>
          <w:szCs w:val="24"/>
        </w:rPr>
        <w:t>”, blerë me kontributin e familjes me vlerë 900</w:t>
      </w:r>
      <w:r w:rsidR="00E74AEB" w:rsidRPr="00DB24F5">
        <w:rPr>
          <w:rFonts w:ascii="Times New Roman" w:eastAsia="Times New Roman" w:hAnsi="Times New Roman" w:cs="Times New Roman"/>
          <w:bCs/>
          <w:sz w:val="24"/>
          <w:szCs w:val="24"/>
        </w:rPr>
        <w:t>.</w:t>
      </w:r>
      <w:r w:rsidR="00D21C25" w:rsidRPr="00DB24F5">
        <w:rPr>
          <w:rFonts w:ascii="Times New Roman" w:eastAsia="Times New Roman" w:hAnsi="Times New Roman" w:cs="Times New Roman"/>
          <w:bCs/>
          <w:sz w:val="24"/>
          <w:szCs w:val="24"/>
        </w:rPr>
        <w:t>000 lekë, rivlerësuar në vlerën 7</w:t>
      </w:r>
      <w:r w:rsidR="00B16287" w:rsidRPr="00DB24F5">
        <w:rPr>
          <w:rFonts w:ascii="Times New Roman" w:eastAsia="Times New Roman" w:hAnsi="Times New Roman" w:cs="Times New Roman"/>
          <w:bCs/>
          <w:sz w:val="24"/>
          <w:szCs w:val="24"/>
        </w:rPr>
        <w:t>.</w:t>
      </w:r>
      <w:r w:rsidR="00D21C25" w:rsidRPr="00DB24F5">
        <w:rPr>
          <w:rFonts w:ascii="Times New Roman" w:eastAsia="Times New Roman" w:hAnsi="Times New Roman" w:cs="Times New Roman"/>
          <w:bCs/>
          <w:sz w:val="24"/>
          <w:szCs w:val="24"/>
        </w:rPr>
        <w:t>000</w:t>
      </w:r>
      <w:r w:rsidR="00E74AEB" w:rsidRPr="00DB24F5">
        <w:rPr>
          <w:rFonts w:ascii="Times New Roman" w:eastAsia="Times New Roman" w:hAnsi="Times New Roman" w:cs="Times New Roman"/>
          <w:bCs/>
          <w:sz w:val="24"/>
          <w:szCs w:val="24"/>
        </w:rPr>
        <w:t>.</w:t>
      </w:r>
      <w:r w:rsidR="00D21C25" w:rsidRPr="00DB24F5">
        <w:rPr>
          <w:rFonts w:ascii="Times New Roman" w:eastAsia="Times New Roman" w:hAnsi="Times New Roman" w:cs="Times New Roman"/>
          <w:bCs/>
          <w:sz w:val="24"/>
          <w:szCs w:val="24"/>
        </w:rPr>
        <w:t>000 lekë, pjesa 50%</w:t>
      </w:r>
      <w:r w:rsidR="00A31EF4" w:rsidRPr="00DB24F5">
        <w:rPr>
          <w:rStyle w:val="FootnoteReference"/>
          <w:rFonts w:ascii="Times New Roman" w:eastAsia="Times New Roman" w:hAnsi="Times New Roman" w:cs="Times New Roman"/>
          <w:bCs/>
          <w:sz w:val="24"/>
          <w:szCs w:val="24"/>
        </w:rPr>
        <w:footnoteReference w:id="5"/>
      </w:r>
      <w:r w:rsidR="00724D75" w:rsidRPr="00DB24F5">
        <w:rPr>
          <w:rFonts w:ascii="Times New Roman" w:eastAsia="Times New Roman" w:hAnsi="Times New Roman" w:cs="Times New Roman"/>
          <w:bCs/>
          <w:sz w:val="24"/>
          <w:szCs w:val="24"/>
        </w:rPr>
        <w:t>.</w:t>
      </w:r>
    </w:p>
    <w:p w14:paraId="542F2568" w14:textId="470A6A7F" w:rsidR="006F4DE6" w:rsidRPr="00DB24F5" w:rsidRDefault="00B16287"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sz w:val="24"/>
          <w:szCs w:val="24"/>
        </w:rPr>
        <w:t>P</w:t>
      </w:r>
      <w:r w:rsidR="006F4DE6" w:rsidRPr="00DB24F5">
        <w:rPr>
          <w:rFonts w:ascii="Times New Roman" w:eastAsia="Times New Roman" w:hAnsi="Times New Roman" w:cs="Times New Roman"/>
          <w:sz w:val="24"/>
          <w:szCs w:val="24"/>
        </w:rPr>
        <w:t xml:space="preserve">ër herë të parë </w:t>
      </w:r>
      <w:r w:rsidRPr="00DB24F5">
        <w:rPr>
          <w:rFonts w:ascii="Times New Roman" w:eastAsia="Times New Roman" w:hAnsi="Times New Roman" w:cs="Times New Roman"/>
          <w:sz w:val="24"/>
          <w:szCs w:val="24"/>
        </w:rPr>
        <w:t>kjo</w:t>
      </w:r>
      <w:r w:rsidR="00367CE7" w:rsidRPr="00DB24F5">
        <w:rPr>
          <w:rFonts w:ascii="Times New Roman" w:eastAsia="Times New Roman" w:hAnsi="Times New Roman" w:cs="Times New Roman"/>
          <w:sz w:val="24"/>
          <w:szCs w:val="24"/>
        </w:rPr>
        <w:t xml:space="preserve"> </w:t>
      </w:r>
      <w:r w:rsidR="006F4DE6" w:rsidRPr="00DB24F5">
        <w:rPr>
          <w:rFonts w:ascii="Times New Roman" w:eastAsia="Times New Roman" w:hAnsi="Times New Roman" w:cs="Times New Roman"/>
          <w:sz w:val="24"/>
          <w:szCs w:val="24"/>
        </w:rPr>
        <w:t>pasuri</w:t>
      </w:r>
      <w:r w:rsidR="00367CE7" w:rsidRPr="00DB24F5">
        <w:rPr>
          <w:rFonts w:ascii="Times New Roman" w:eastAsia="Times New Roman" w:hAnsi="Times New Roman" w:cs="Times New Roman"/>
          <w:sz w:val="24"/>
          <w:szCs w:val="24"/>
        </w:rPr>
        <w:t xml:space="preserve"> </w:t>
      </w:r>
      <w:r w:rsidR="007D0BBD"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sht</w:t>
      </w:r>
      <w:r w:rsidR="007D0BBD"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deklaruar </w:t>
      </w:r>
      <w:r w:rsidR="006F4DE6" w:rsidRPr="00DB24F5">
        <w:rPr>
          <w:rFonts w:ascii="Times New Roman" w:eastAsia="Times New Roman" w:hAnsi="Times New Roman" w:cs="Times New Roman"/>
          <w:sz w:val="24"/>
          <w:szCs w:val="24"/>
        </w:rPr>
        <w:t xml:space="preserve">në </w:t>
      </w:r>
      <w:r w:rsidR="00E74AEB" w:rsidRPr="00DB24F5">
        <w:rPr>
          <w:rFonts w:ascii="Times New Roman" w:eastAsia="Times New Roman" w:hAnsi="Times New Roman" w:cs="Times New Roman"/>
          <w:sz w:val="24"/>
          <w:szCs w:val="24"/>
        </w:rPr>
        <w:t>d</w:t>
      </w:r>
      <w:r w:rsidR="006F4DE6" w:rsidRPr="00DB24F5">
        <w:rPr>
          <w:rFonts w:ascii="Times New Roman" w:eastAsia="Times New Roman" w:hAnsi="Times New Roman" w:cs="Times New Roman"/>
          <w:sz w:val="24"/>
          <w:szCs w:val="24"/>
        </w:rPr>
        <w:t xml:space="preserve">eklaratën </w:t>
      </w:r>
      <w:r w:rsidR="00E74AEB" w:rsidRPr="00DB24F5">
        <w:rPr>
          <w:rFonts w:ascii="Times New Roman" w:eastAsia="Times New Roman" w:hAnsi="Times New Roman" w:cs="Times New Roman"/>
          <w:sz w:val="24"/>
          <w:szCs w:val="24"/>
        </w:rPr>
        <w:t>para fillimit t</w:t>
      </w:r>
      <w:r w:rsidR="00251147" w:rsidRPr="00DB24F5">
        <w:rPr>
          <w:rFonts w:ascii="Times New Roman" w:eastAsia="Times New Roman" w:hAnsi="Times New Roman" w:cs="Times New Roman"/>
          <w:sz w:val="24"/>
          <w:szCs w:val="24"/>
        </w:rPr>
        <w:t>ë</w:t>
      </w:r>
      <w:r w:rsidR="00E74AEB" w:rsidRPr="00DB24F5">
        <w:rPr>
          <w:rFonts w:ascii="Times New Roman" w:eastAsia="Times New Roman" w:hAnsi="Times New Roman" w:cs="Times New Roman"/>
          <w:sz w:val="24"/>
          <w:szCs w:val="24"/>
        </w:rPr>
        <w:t xml:space="preserve"> detyr</w:t>
      </w:r>
      <w:r w:rsidR="00251147" w:rsidRPr="00DB24F5">
        <w:rPr>
          <w:rFonts w:ascii="Times New Roman" w:eastAsia="Times New Roman" w:hAnsi="Times New Roman" w:cs="Times New Roman"/>
          <w:sz w:val="24"/>
          <w:szCs w:val="24"/>
        </w:rPr>
        <w:t>ë</w:t>
      </w:r>
      <w:r w:rsidR="00E74AEB" w:rsidRPr="00DB24F5">
        <w:rPr>
          <w:rFonts w:ascii="Times New Roman" w:eastAsia="Times New Roman" w:hAnsi="Times New Roman" w:cs="Times New Roman"/>
          <w:sz w:val="24"/>
          <w:szCs w:val="24"/>
        </w:rPr>
        <w:t>s</w:t>
      </w:r>
      <w:r w:rsidR="006F4DE6" w:rsidRPr="00DB24F5">
        <w:rPr>
          <w:rFonts w:ascii="Times New Roman" w:eastAsia="Times New Roman" w:hAnsi="Times New Roman" w:cs="Times New Roman"/>
          <w:sz w:val="24"/>
          <w:szCs w:val="24"/>
        </w:rPr>
        <w:t xml:space="preserve"> në vitin 2003: </w:t>
      </w:r>
      <w:r w:rsidR="006F4DE6" w:rsidRPr="00DB24F5">
        <w:rPr>
          <w:rFonts w:ascii="Times New Roman" w:eastAsia="Times New Roman" w:hAnsi="Times New Roman" w:cs="Times New Roman"/>
          <w:i/>
          <w:sz w:val="24"/>
          <w:szCs w:val="24"/>
        </w:rPr>
        <w:t>“Apartament Banimi 2+1, me sipërfaqe 110 m</w:t>
      </w:r>
      <w:r w:rsidR="006F4DE6" w:rsidRPr="00DB24F5">
        <w:rPr>
          <w:rFonts w:ascii="Times New Roman" w:eastAsia="Times New Roman" w:hAnsi="Times New Roman" w:cs="Times New Roman"/>
          <w:i/>
          <w:sz w:val="24"/>
          <w:szCs w:val="24"/>
          <w:vertAlign w:val="superscript"/>
        </w:rPr>
        <w:t>2</w:t>
      </w:r>
      <w:r w:rsidR="006F4DE6" w:rsidRPr="00DB24F5">
        <w:rPr>
          <w:rFonts w:ascii="Times New Roman" w:eastAsia="Times New Roman" w:hAnsi="Times New Roman" w:cs="Times New Roman"/>
          <w:i/>
          <w:sz w:val="24"/>
          <w:szCs w:val="24"/>
        </w:rPr>
        <w:t xml:space="preserve"> e ndërtuar pas viteve 1990</w:t>
      </w:r>
      <w:r w:rsidR="00367CE7" w:rsidRPr="00DB24F5">
        <w:rPr>
          <w:rFonts w:ascii="Times New Roman" w:eastAsia="Times New Roman" w:hAnsi="Times New Roman" w:cs="Times New Roman"/>
          <w:i/>
          <w:sz w:val="24"/>
          <w:szCs w:val="24"/>
        </w:rPr>
        <w:t>,</w:t>
      </w:r>
      <w:r w:rsidR="006F4DE6" w:rsidRPr="00DB24F5">
        <w:rPr>
          <w:rFonts w:ascii="Times New Roman" w:eastAsia="Times New Roman" w:hAnsi="Times New Roman" w:cs="Times New Roman"/>
          <w:i/>
          <w:sz w:val="24"/>
          <w:szCs w:val="24"/>
        </w:rPr>
        <w:t xml:space="preserve"> vlefta në lekë 900,000 lekë pjesa takuese 50%, me nr.</w:t>
      </w:r>
      <w:r w:rsidR="009664EC" w:rsidRPr="00DB24F5">
        <w:rPr>
          <w:rFonts w:ascii="Times New Roman" w:eastAsia="Times New Roman" w:hAnsi="Times New Roman" w:cs="Times New Roman"/>
          <w:i/>
          <w:sz w:val="24"/>
          <w:szCs w:val="24"/>
        </w:rPr>
        <w:t xml:space="preserve"> </w:t>
      </w:r>
      <w:r w:rsidR="006F4DE6" w:rsidRPr="00DB24F5">
        <w:rPr>
          <w:rFonts w:ascii="Times New Roman" w:eastAsia="Times New Roman" w:hAnsi="Times New Roman" w:cs="Times New Roman"/>
          <w:i/>
          <w:sz w:val="24"/>
          <w:szCs w:val="24"/>
        </w:rPr>
        <w:t xml:space="preserve">regjistri </w:t>
      </w:r>
      <w:proofErr w:type="spellStart"/>
      <w:r w:rsidR="006F4DE6" w:rsidRPr="00DB24F5">
        <w:rPr>
          <w:rFonts w:ascii="Times New Roman" w:eastAsia="Times New Roman" w:hAnsi="Times New Roman" w:cs="Times New Roman"/>
          <w:i/>
          <w:sz w:val="24"/>
          <w:szCs w:val="24"/>
        </w:rPr>
        <w:t>hipotekor</w:t>
      </w:r>
      <w:proofErr w:type="spellEnd"/>
      <w:r w:rsidR="006F4DE6" w:rsidRPr="00DB24F5">
        <w:rPr>
          <w:rFonts w:ascii="Times New Roman" w:eastAsia="Times New Roman" w:hAnsi="Times New Roman" w:cs="Times New Roman"/>
          <w:i/>
          <w:sz w:val="24"/>
          <w:szCs w:val="24"/>
        </w:rPr>
        <w:t xml:space="preserve"> 314 datë 16.10.2003, nr</w:t>
      </w:r>
      <w:r w:rsidR="00E74AEB" w:rsidRPr="00DB24F5">
        <w:rPr>
          <w:rFonts w:ascii="Times New Roman" w:eastAsia="Times New Roman" w:hAnsi="Times New Roman" w:cs="Times New Roman"/>
          <w:i/>
          <w:sz w:val="24"/>
          <w:szCs w:val="24"/>
        </w:rPr>
        <w:t>.</w:t>
      </w:r>
      <w:r w:rsidR="006F4DE6" w:rsidRPr="00DB24F5">
        <w:rPr>
          <w:rFonts w:ascii="Times New Roman" w:eastAsia="Times New Roman" w:hAnsi="Times New Roman" w:cs="Times New Roman"/>
          <w:i/>
          <w:sz w:val="24"/>
          <w:szCs w:val="24"/>
        </w:rPr>
        <w:t xml:space="preserve"> pasurie 27/36+18. Blerë me kontributin e familjes, vërtetuar me kontratën e shitjes nr.1741 </w:t>
      </w:r>
      <w:proofErr w:type="spellStart"/>
      <w:r w:rsidR="006F4DE6" w:rsidRPr="00DB24F5">
        <w:rPr>
          <w:rFonts w:ascii="Times New Roman" w:eastAsia="Times New Roman" w:hAnsi="Times New Roman" w:cs="Times New Roman"/>
          <w:i/>
          <w:sz w:val="24"/>
          <w:szCs w:val="24"/>
        </w:rPr>
        <w:t>rep</w:t>
      </w:r>
      <w:proofErr w:type="spellEnd"/>
      <w:r w:rsidR="00E74AEB" w:rsidRPr="00DB24F5">
        <w:rPr>
          <w:rFonts w:ascii="Times New Roman" w:eastAsia="Times New Roman" w:hAnsi="Times New Roman" w:cs="Times New Roman"/>
          <w:i/>
          <w:sz w:val="24"/>
          <w:szCs w:val="24"/>
        </w:rPr>
        <w:t>.</w:t>
      </w:r>
      <w:r w:rsidR="006F4DE6" w:rsidRPr="00DB24F5">
        <w:rPr>
          <w:rFonts w:ascii="Times New Roman" w:eastAsia="Times New Roman" w:hAnsi="Times New Roman" w:cs="Times New Roman"/>
          <w:i/>
          <w:sz w:val="24"/>
          <w:szCs w:val="24"/>
        </w:rPr>
        <w:t xml:space="preserve">, nr.503 </w:t>
      </w:r>
      <w:proofErr w:type="spellStart"/>
      <w:r w:rsidR="006F4DE6" w:rsidRPr="00DB24F5">
        <w:rPr>
          <w:rFonts w:ascii="Times New Roman" w:eastAsia="Times New Roman" w:hAnsi="Times New Roman" w:cs="Times New Roman"/>
          <w:i/>
          <w:sz w:val="24"/>
          <w:szCs w:val="24"/>
        </w:rPr>
        <w:t>kol</w:t>
      </w:r>
      <w:proofErr w:type="spellEnd"/>
      <w:r w:rsidR="00E74AEB" w:rsidRPr="00DB24F5">
        <w:rPr>
          <w:rFonts w:ascii="Times New Roman" w:eastAsia="Times New Roman" w:hAnsi="Times New Roman" w:cs="Times New Roman"/>
          <w:i/>
          <w:sz w:val="24"/>
          <w:szCs w:val="24"/>
        </w:rPr>
        <w:t>.,</w:t>
      </w:r>
      <w:r w:rsidR="006F4DE6" w:rsidRPr="00DB24F5">
        <w:rPr>
          <w:rFonts w:ascii="Times New Roman" w:eastAsia="Times New Roman" w:hAnsi="Times New Roman" w:cs="Times New Roman"/>
          <w:i/>
          <w:sz w:val="24"/>
          <w:szCs w:val="24"/>
        </w:rPr>
        <w:t xml:space="preserve"> datë 20.08.2003</w:t>
      </w:r>
      <w:r w:rsidR="006F4DE6" w:rsidRPr="00DB24F5">
        <w:rPr>
          <w:rFonts w:ascii="Times New Roman" w:eastAsia="Times New Roman" w:hAnsi="Times New Roman" w:cs="Times New Roman"/>
          <w:sz w:val="24"/>
          <w:szCs w:val="24"/>
        </w:rPr>
        <w:t>”.</w:t>
      </w:r>
    </w:p>
    <w:p w14:paraId="7F8C7DA1" w14:textId="74D54699" w:rsidR="00AE4BFC" w:rsidRPr="00DB24F5" w:rsidRDefault="006F4DE6"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ASHK</w:t>
      </w:r>
      <w:r w:rsidR="00E74AEB" w:rsidRPr="00DB24F5">
        <w:rPr>
          <w:rFonts w:ascii="Times New Roman" w:eastAsia="Times New Roman" w:hAnsi="Times New Roman" w:cs="Times New Roman"/>
          <w:bCs/>
          <w:sz w:val="24"/>
          <w:szCs w:val="24"/>
        </w:rPr>
        <w:t>,</w:t>
      </w:r>
      <w:r w:rsidR="009664EC" w:rsidRPr="00DB24F5">
        <w:rPr>
          <w:rFonts w:ascii="Times New Roman" w:eastAsia="Times New Roman" w:hAnsi="Times New Roman" w:cs="Times New Roman"/>
          <w:sz w:val="24"/>
          <w:szCs w:val="24"/>
        </w:rPr>
        <w:t xml:space="preserve"> </w:t>
      </w:r>
      <w:r w:rsidRPr="00DB24F5">
        <w:rPr>
          <w:rFonts w:ascii="Times New Roman" w:eastAsia="Times New Roman" w:hAnsi="Times New Roman" w:cs="Times New Roman"/>
          <w:sz w:val="24"/>
          <w:szCs w:val="24"/>
        </w:rPr>
        <w:t>Drejtoria Vendore Gjirokastër</w:t>
      </w:r>
      <w:r w:rsidR="00B16287"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 xml:space="preserve"> </w:t>
      </w:r>
      <w:r w:rsidR="00CA464A" w:rsidRPr="00DB24F5">
        <w:rPr>
          <w:rFonts w:ascii="Times New Roman" w:eastAsia="Times New Roman" w:hAnsi="Times New Roman" w:cs="Times New Roman"/>
          <w:sz w:val="24"/>
          <w:szCs w:val="24"/>
        </w:rPr>
        <w:t xml:space="preserve">konfirmon se </w:t>
      </w:r>
      <w:r w:rsidR="00217A23" w:rsidRPr="00DB24F5">
        <w:rPr>
          <w:rFonts w:ascii="Times New Roman" w:eastAsia="Times New Roman" w:hAnsi="Times New Roman" w:cs="Times New Roman"/>
          <w:sz w:val="24"/>
          <w:szCs w:val="24"/>
        </w:rPr>
        <w:t>n</w:t>
      </w:r>
      <w:r w:rsidR="0051612D" w:rsidRPr="00DB24F5">
        <w:rPr>
          <w:rFonts w:ascii="Times New Roman" w:eastAsia="Times New Roman" w:hAnsi="Times New Roman" w:cs="Times New Roman"/>
          <w:sz w:val="24"/>
          <w:szCs w:val="24"/>
        </w:rPr>
        <w:t>ë</w:t>
      </w:r>
      <w:r w:rsidR="00217A23" w:rsidRPr="00DB24F5">
        <w:rPr>
          <w:rFonts w:ascii="Times New Roman" w:eastAsia="Times New Roman" w:hAnsi="Times New Roman" w:cs="Times New Roman"/>
          <w:sz w:val="24"/>
          <w:szCs w:val="24"/>
        </w:rPr>
        <w:t xml:space="preserve"> em</w:t>
      </w:r>
      <w:r w:rsidR="0051612D" w:rsidRPr="00DB24F5">
        <w:rPr>
          <w:rFonts w:ascii="Times New Roman" w:eastAsia="Times New Roman" w:hAnsi="Times New Roman" w:cs="Times New Roman"/>
          <w:sz w:val="24"/>
          <w:szCs w:val="24"/>
        </w:rPr>
        <w:t>ë</w:t>
      </w:r>
      <w:r w:rsidR="00217A23" w:rsidRPr="00DB24F5">
        <w:rPr>
          <w:rFonts w:ascii="Times New Roman" w:eastAsia="Times New Roman" w:hAnsi="Times New Roman" w:cs="Times New Roman"/>
          <w:sz w:val="24"/>
          <w:szCs w:val="24"/>
        </w:rPr>
        <w:t>r t</w:t>
      </w:r>
      <w:r w:rsidR="0051612D" w:rsidRPr="00DB24F5">
        <w:rPr>
          <w:rFonts w:ascii="Times New Roman" w:eastAsia="Times New Roman" w:hAnsi="Times New Roman" w:cs="Times New Roman"/>
          <w:sz w:val="24"/>
          <w:szCs w:val="24"/>
        </w:rPr>
        <w:t>ë</w:t>
      </w:r>
      <w:r w:rsidR="00217A23" w:rsidRPr="00DB24F5">
        <w:rPr>
          <w:rFonts w:ascii="Times New Roman" w:eastAsia="Times New Roman" w:hAnsi="Times New Roman" w:cs="Times New Roman"/>
          <w:sz w:val="24"/>
          <w:szCs w:val="24"/>
        </w:rPr>
        <w:t xml:space="preserve"> subjek</w:t>
      </w:r>
      <w:r w:rsidR="00E74AEB" w:rsidRPr="00DB24F5">
        <w:rPr>
          <w:rFonts w:ascii="Times New Roman" w:eastAsia="Times New Roman" w:hAnsi="Times New Roman" w:cs="Times New Roman"/>
          <w:sz w:val="24"/>
          <w:szCs w:val="24"/>
        </w:rPr>
        <w:t>tit</w:t>
      </w:r>
      <w:r w:rsidR="00217A23" w:rsidRPr="00DB24F5">
        <w:rPr>
          <w:rFonts w:ascii="Times New Roman" w:eastAsia="Times New Roman" w:hAnsi="Times New Roman" w:cs="Times New Roman"/>
          <w:sz w:val="24"/>
          <w:szCs w:val="24"/>
        </w:rPr>
        <w:t xml:space="preserve"> dhe bashk</w:t>
      </w:r>
      <w:r w:rsidR="0051612D" w:rsidRPr="00DB24F5">
        <w:rPr>
          <w:rFonts w:ascii="Times New Roman" w:eastAsia="Times New Roman" w:hAnsi="Times New Roman" w:cs="Times New Roman"/>
          <w:sz w:val="24"/>
          <w:szCs w:val="24"/>
        </w:rPr>
        <w:t>ë</w:t>
      </w:r>
      <w:r w:rsidR="00217A23" w:rsidRPr="00DB24F5">
        <w:rPr>
          <w:rFonts w:ascii="Times New Roman" w:eastAsia="Times New Roman" w:hAnsi="Times New Roman" w:cs="Times New Roman"/>
          <w:sz w:val="24"/>
          <w:szCs w:val="24"/>
        </w:rPr>
        <w:t>shortit t</w:t>
      </w:r>
      <w:r w:rsidR="0051612D" w:rsidRPr="00DB24F5">
        <w:rPr>
          <w:rFonts w:ascii="Times New Roman" w:eastAsia="Times New Roman" w:hAnsi="Times New Roman" w:cs="Times New Roman"/>
          <w:sz w:val="24"/>
          <w:szCs w:val="24"/>
        </w:rPr>
        <w:t>ë</w:t>
      </w:r>
      <w:r w:rsidR="00217A23" w:rsidRPr="00DB24F5">
        <w:rPr>
          <w:rFonts w:ascii="Times New Roman" w:eastAsia="Times New Roman" w:hAnsi="Times New Roman" w:cs="Times New Roman"/>
          <w:sz w:val="24"/>
          <w:szCs w:val="24"/>
        </w:rPr>
        <w:t xml:space="preserve"> saj figuron e regjistruar</w:t>
      </w:r>
      <w:r w:rsidRPr="00DB24F5">
        <w:rPr>
          <w:rFonts w:ascii="Times New Roman" w:eastAsia="Times New Roman" w:hAnsi="Times New Roman" w:cs="Times New Roman"/>
          <w:sz w:val="24"/>
          <w:szCs w:val="24"/>
        </w:rPr>
        <w:t xml:space="preserve"> pasuri</w:t>
      </w:r>
      <w:r w:rsidR="00217A23" w:rsidRPr="00DB24F5">
        <w:rPr>
          <w:rFonts w:ascii="Times New Roman" w:eastAsia="Times New Roman" w:hAnsi="Times New Roman" w:cs="Times New Roman"/>
          <w:sz w:val="24"/>
          <w:szCs w:val="24"/>
        </w:rPr>
        <w:t>a e llojit “apartament banimi”</w:t>
      </w:r>
      <w:r w:rsidRPr="00DB24F5">
        <w:rPr>
          <w:rFonts w:ascii="Times New Roman" w:eastAsia="Times New Roman" w:hAnsi="Times New Roman" w:cs="Times New Roman"/>
          <w:sz w:val="24"/>
          <w:szCs w:val="24"/>
        </w:rPr>
        <w:t xml:space="preserve"> me nr. 27/36+1-8</w:t>
      </w:r>
      <w:r w:rsidR="006B23BC" w:rsidRPr="00DB24F5">
        <w:rPr>
          <w:rFonts w:ascii="Times New Roman" w:eastAsia="Times New Roman" w:hAnsi="Times New Roman" w:cs="Times New Roman"/>
          <w:sz w:val="24"/>
          <w:szCs w:val="24"/>
        </w:rPr>
        <w:t xml:space="preserve">, </w:t>
      </w:r>
      <w:r w:rsidRPr="00DB24F5">
        <w:rPr>
          <w:rFonts w:ascii="Times New Roman" w:eastAsia="Times New Roman" w:hAnsi="Times New Roman" w:cs="Times New Roman"/>
          <w:sz w:val="24"/>
          <w:szCs w:val="24"/>
        </w:rPr>
        <w:t>me sipërfaqe 87.93 m</w:t>
      </w:r>
      <w:r w:rsidRPr="00DB24F5">
        <w:rPr>
          <w:rFonts w:ascii="Times New Roman" w:eastAsia="Times New Roman" w:hAnsi="Times New Roman" w:cs="Times New Roman"/>
          <w:sz w:val="24"/>
          <w:szCs w:val="24"/>
          <w:vertAlign w:val="superscript"/>
        </w:rPr>
        <w:t>2</w:t>
      </w:r>
      <w:r w:rsidR="00B16287" w:rsidRPr="00DB24F5">
        <w:rPr>
          <w:rFonts w:ascii="Times New Roman" w:eastAsia="Times New Roman" w:hAnsi="Times New Roman" w:cs="Times New Roman"/>
          <w:sz w:val="24"/>
          <w:szCs w:val="24"/>
        </w:rPr>
        <w:t>, me</w:t>
      </w:r>
      <w:r w:rsidRPr="00DB24F5">
        <w:rPr>
          <w:rFonts w:ascii="Times New Roman" w:eastAsia="Times New Roman" w:hAnsi="Times New Roman" w:cs="Times New Roman"/>
          <w:sz w:val="24"/>
          <w:szCs w:val="24"/>
        </w:rPr>
        <w:t xml:space="preserve"> adresë lagj</w:t>
      </w:r>
      <w:r w:rsidR="006D7AB6" w:rsidRPr="00DB24F5">
        <w:rPr>
          <w:rFonts w:ascii="Times New Roman" w:eastAsia="Times New Roman" w:hAnsi="Times New Roman" w:cs="Times New Roman"/>
          <w:sz w:val="24"/>
          <w:szCs w:val="24"/>
        </w:rPr>
        <w:t>j</w:t>
      </w:r>
      <w:r w:rsidRPr="00DB24F5">
        <w:rPr>
          <w:rFonts w:ascii="Times New Roman" w:eastAsia="Times New Roman" w:hAnsi="Times New Roman" w:cs="Times New Roman"/>
          <w:sz w:val="24"/>
          <w:szCs w:val="24"/>
        </w:rPr>
        <w:t xml:space="preserve">a “18 </w:t>
      </w:r>
      <w:r w:rsidR="00B16287" w:rsidRPr="00DB24F5">
        <w:rPr>
          <w:rFonts w:ascii="Times New Roman" w:eastAsia="Times New Roman" w:hAnsi="Times New Roman" w:cs="Times New Roman"/>
          <w:sz w:val="24"/>
          <w:szCs w:val="24"/>
        </w:rPr>
        <w:t>S</w:t>
      </w:r>
      <w:r w:rsidRPr="00DB24F5">
        <w:rPr>
          <w:rFonts w:ascii="Times New Roman" w:eastAsia="Times New Roman" w:hAnsi="Times New Roman" w:cs="Times New Roman"/>
          <w:sz w:val="24"/>
          <w:szCs w:val="24"/>
        </w:rPr>
        <w:t>htatori”</w:t>
      </w:r>
      <w:r w:rsidR="00B16287"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 xml:space="preserve"> Gjirokastër</w:t>
      </w:r>
      <w:r w:rsidR="006B23BC" w:rsidRPr="00DB24F5">
        <w:rPr>
          <w:rFonts w:ascii="Times New Roman" w:eastAsia="Times New Roman" w:hAnsi="Times New Roman" w:cs="Times New Roman"/>
          <w:sz w:val="24"/>
          <w:szCs w:val="24"/>
        </w:rPr>
        <w:t>, regjistruar n</w:t>
      </w:r>
      <w:r w:rsidR="0051612D" w:rsidRPr="00DB24F5">
        <w:rPr>
          <w:rFonts w:ascii="Times New Roman" w:eastAsia="Times New Roman" w:hAnsi="Times New Roman" w:cs="Times New Roman"/>
          <w:sz w:val="24"/>
          <w:szCs w:val="24"/>
        </w:rPr>
        <w:t>ë</w:t>
      </w:r>
      <w:r w:rsidR="006B23BC" w:rsidRPr="00DB24F5">
        <w:rPr>
          <w:rFonts w:ascii="Times New Roman" w:eastAsia="Times New Roman" w:hAnsi="Times New Roman" w:cs="Times New Roman"/>
          <w:sz w:val="24"/>
          <w:szCs w:val="24"/>
        </w:rPr>
        <w:t xml:space="preserve"> baz</w:t>
      </w:r>
      <w:r w:rsidR="0051612D" w:rsidRPr="00DB24F5">
        <w:rPr>
          <w:rFonts w:ascii="Times New Roman" w:eastAsia="Times New Roman" w:hAnsi="Times New Roman" w:cs="Times New Roman"/>
          <w:sz w:val="24"/>
          <w:szCs w:val="24"/>
        </w:rPr>
        <w:t>ë</w:t>
      </w:r>
      <w:r w:rsidR="006B23BC" w:rsidRPr="00DB24F5">
        <w:rPr>
          <w:rFonts w:ascii="Times New Roman" w:eastAsia="Times New Roman" w:hAnsi="Times New Roman" w:cs="Times New Roman"/>
          <w:sz w:val="24"/>
          <w:szCs w:val="24"/>
        </w:rPr>
        <w:t xml:space="preserve"> t</w:t>
      </w:r>
      <w:r w:rsidR="0051612D" w:rsidRPr="00DB24F5">
        <w:rPr>
          <w:rFonts w:ascii="Times New Roman" w:eastAsia="Times New Roman" w:hAnsi="Times New Roman" w:cs="Times New Roman"/>
          <w:sz w:val="24"/>
          <w:szCs w:val="24"/>
        </w:rPr>
        <w:t>ë</w:t>
      </w:r>
      <w:r w:rsidR="006B23BC" w:rsidRPr="00DB24F5">
        <w:rPr>
          <w:rFonts w:ascii="Times New Roman" w:eastAsia="Times New Roman" w:hAnsi="Times New Roman" w:cs="Times New Roman"/>
          <w:sz w:val="24"/>
          <w:szCs w:val="24"/>
        </w:rPr>
        <w:t xml:space="preserve"> kontrat</w:t>
      </w:r>
      <w:r w:rsidR="0051612D" w:rsidRPr="00DB24F5">
        <w:rPr>
          <w:rFonts w:ascii="Times New Roman" w:eastAsia="Times New Roman" w:hAnsi="Times New Roman" w:cs="Times New Roman"/>
          <w:sz w:val="24"/>
          <w:szCs w:val="24"/>
        </w:rPr>
        <w:t>ë</w:t>
      </w:r>
      <w:r w:rsidR="006B23BC" w:rsidRPr="00DB24F5">
        <w:rPr>
          <w:rFonts w:ascii="Times New Roman" w:eastAsia="Times New Roman" w:hAnsi="Times New Roman" w:cs="Times New Roman"/>
          <w:sz w:val="24"/>
          <w:szCs w:val="24"/>
        </w:rPr>
        <w:t>s s</w:t>
      </w:r>
      <w:r w:rsidR="0051612D" w:rsidRPr="00DB24F5">
        <w:rPr>
          <w:rFonts w:ascii="Times New Roman" w:eastAsia="Times New Roman" w:hAnsi="Times New Roman" w:cs="Times New Roman"/>
          <w:sz w:val="24"/>
          <w:szCs w:val="24"/>
        </w:rPr>
        <w:t>ë</w:t>
      </w:r>
      <w:r w:rsidR="006B23BC" w:rsidRPr="00DB24F5">
        <w:rPr>
          <w:rFonts w:ascii="Times New Roman" w:eastAsia="Times New Roman" w:hAnsi="Times New Roman" w:cs="Times New Roman"/>
          <w:sz w:val="24"/>
          <w:szCs w:val="24"/>
        </w:rPr>
        <w:t xml:space="preserve"> shitjes nr. 1741 </w:t>
      </w:r>
      <w:proofErr w:type="spellStart"/>
      <w:r w:rsidR="006B23BC" w:rsidRPr="00DB24F5">
        <w:rPr>
          <w:rFonts w:ascii="Times New Roman" w:eastAsia="Times New Roman" w:hAnsi="Times New Roman" w:cs="Times New Roman"/>
          <w:sz w:val="24"/>
          <w:szCs w:val="24"/>
        </w:rPr>
        <w:t>rep</w:t>
      </w:r>
      <w:proofErr w:type="spellEnd"/>
      <w:r w:rsidR="006B23BC" w:rsidRPr="00DB24F5">
        <w:rPr>
          <w:rFonts w:ascii="Times New Roman" w:eastAsia="Times New Roman" w:hAnsi="Times New Roman" w:cs="Times New Roman"/>
          <w:sz w:val="24"/>
          <w:szCs w:val="24"/>
        </w:rPr>
        <w:t xml:space="preserve">., nr. 503 </w:t>
      </w:r>
      <w:proofErr w:type="spellStart"/>
      <w:r w:rsidR="006B23BC" w:rsidRPr="00DB24F5">
        <w:rPr>
          <w:rFonts w:ascii="Times New Roman" w:eastAsia="Times New Roman" w:hAnsi="Times New Roman" w:cs="Times New Roman"/>
          <w:sz w:val="24"/>
          <w:szCs w:val="24"/>
        </w:rPr>
        <w:t>kol</w:t>
      </w:r>
      <w:proofErr w:type="spellEnd"/>
      <w:r w:rsidR="006B23BC" w:rsidRPr="00DB24F5">
        <w:rPr>
          <w:rFonts w:ascii="Times New Roman" w:eastAsia="Times New Roman" w:hAnsi="Times New Roman" w:cs="Times New Roman"/>
          <w:sz w:val="24"/>
          <w:szCs w:val="24"/>
        </w:rPr>
        <w:t>., datë 20.08.2003</w:t>
      </w:r>
      <w:r w:rsidR="006B23BC" w:rsidRPr="00DB24F5">
        <w:rPr>
          <w:rFonts w:ascii="Times New Roman" w:eastAsia="Times New Roman" w:hAnsi="Times New Roman" w:cs="Times New Roman"/>
          <w:i/>
          <w:sz w:val="24"/>
          <w:szCs w:val="24"/>
        </w:rPr>
        <w:t>.</w:t>
      </w:r>
      <w:r w:rsidR="006B23BC" w:rsidRPr="00DB24F5">
        <w:rPr>
          <w:rFonts w:ascii="Times New Roman" w:eastAsia="Times New Roman" w:hAnsi="Times New Roman" w:cs="Times New Roman"/>
          <w:sz w:val="24"/>
          <w:szCs w:val="24"/>
        </w:rPr>
        <w:t xml:space="preserve"> </w:t>
      </w:r>
    </w:p>
    <w:p w14:paraId="29EFC699" w14:textId="10345E07" w:rsidR="00E74AEB" w:rsidRPr="00DB24F5" w:rsidRDefault="00AE4BFC"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N</w:t>
      </w:r>
      <w:r w:rsidR="00251147"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shpjegimet e dh</w:t>
      </w:r>
      <w:r w:rsidR="00251147"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na n</w:t>
      </w:r>
      <w:r w:rsidR="00251147"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ILDKPKI</w:t>
      </w:r>
      <w:r w:rsidRPr="00DB24F5">
        <w:rPr>
          <w:rStyle w:val="FootnoteReference"/>
          <w:rFonts w:ascii="Times New Roman" w:eastAsia="Times New Roman" w:hAnsi="Times New Roman" w:cs="Times New Roman"/>
          <w:bCs/>
          <w:sz w:val="24"/>
          <w:szCs w:val="24"/>
        </w:rPr>
        <w:footnoteReference w:id="6"/>
      </w:r>
      <w:r w:rsidRPr="00DB24F5">
        <w:rPr>
          <w:rFonts w:ascii="Times New Roman" w:eastAsia="Times New Roman" w:hAnsi="Times New Roman" w:cs="Times New Roman"/>
          <w:sz w:val="24"/>
          <w:szCs w:val="24"/>
        </w:rPr>
        <w:t xml:space="preserve"> n</w:t>
      </w:r>
      <w:r w:rsidR="00251147"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lidhje me vler</w:t>
      </w:r>
      <w:r w:rsidR="00251147"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n e apartamentit </w:t>
      </w:r>
      <w:r w:rsidR="00684D0B" w:rsidRPr="00DB24F5">
        <w:rPr>
          <w:rFonts w:ascii="Times New Roman" w:eastAsia="Times New Roman" w:hAnsi="Times New Roman" w:cs="Times New Roman"/>
          <w:sz w:val="24"/>
          <w:szCs w:val="24"/>
        </w:rPr>
        <w:t>dhe burimin e krijimit, subjekti ka sqaruar se “</w:t>
      </w:r>
      <w:r w:rsidR="00684D0B" w:rsidRPr="00DB24F5">
        <w:rPr>
          <w:rFonts w:ascii="Times New Roman" w:eastAsia="Times New Roman" w:hAnsi="Times New Roman" w:cs="Times New Roman"/>
          <w:i/>
          <w:iCs/>
          <w:sz w:val="24"/>
          <w:szCs w:val="24"/>
        </w:rPr>
        <w:t xml:space="preserve">Vlera </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sht</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ajo e deklaruar dhe po paraqes kontrat</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n ligjore t</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blerjes s</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k</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tij apartame</w:t>
      </w:r>
      <w:r w:rsidR="00367CE7" w:rsidRPr="00DB24F5">
        <w:rPr>
          <w:rFonts w:ascii="Times New Roman" w:eastAsia="Times New Roman" w:hAnsi="Times New Roman" w:cs="Times New Roman"/>
          <w:i/>
          <w:iCs/>
          <w:sz w:val="24"/>
          <w:szCs w:val="24"/>
        </w:rPr>
        <w:t>n</w:t>
      </w:r>
      <w:r w:rsidR="00684D0B" w:rsidRPr="00DB24F5">
        <w:rPr>
          <w:rFonts w:ascii="Times New Roman" w:eastAsia="Times New Roman" w:hAnsi="Times New Roman" w:cs="Times New Roman"/>
          <w:i/>
          <w:iCs/>
          <w:sz w:val="24"/>
          <w:szCs w:val="24"/>
        </w:rPr>
        <w:t>ti. Burimi i krijimit jan</w:t>
      </w:r>
      <w:r w:rsidR="00251147" w:rsidRPr="00DB24F5">
        <w:rPr>
          <w:rFonts w:ascii="Times New Roman" w:eastAsia="Times New Roman" w:hAnsi="Times New Roman" w:cs="Times New Roman"/>
          <w:i/>
          <w:iCs/>
          <w:sz w:val="24"/>
          <w:szCs w:val="24"/>
        </w:rPr>
        <w:t>ë</w:t>
      </w:r>
      <w:r w:rsidR="00367CE7" w:rsidRPr="00DB24F5">
        <w:rPr>
          <w:rFonts w:ascii="Times New Roman" w:eastAsia="Times New Roman" w:hAnsi="Times New Roman" w:cs="Times New Roman"/>
          <w:i/>
          <w:iCs/>
          <w:sz w:val="24"/>
          <w:szCs w:val="24"/>
        </w:rPr>
        <w:t xml:space="preserve"> </w:t>
      </w:r>
      <w:r w:rsidR="00684D0B" w:rsidRPr="00DB24F5">
        <w:rPr>
          <w:rFonts w:ascii="Times New Roman" w:eastAsia="Times New Roman" w:hAnsi="Times New Roman" w:cs="Times New Roman"/>
          <w:i/>
          <w:iCs/>
          <w:sz w:val="24"/>
          <w:szCs w:val="24"/>
        </w:rPr>
        <w:t>kursimet familjare nd</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r vite, t</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ardhura nga emigracioni t</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bashk</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shortit q</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ka qen</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emigrant n</w:t>
      </w:r>
      <w:r w:rsidR="00251147" w:rsidRPr="00DB24F5">
        <w:rPr>
          <w:rFonts w:ascii="Times New Roman" w:eastAsia="Times New Roman" w:hAnsi="Times New Roman" w:cs="Times New Roman"/>
          <w:i/>
          <w:iCs/>
          <w:sz w:val="24"/>
          <w:szCs w:val="24"/>
        </w:rPr>
        <w:t>ë</w:t>
      </w:r>
      <w:r w:rsidR="00684D0B" w:rsidRPr="00DB24F5">
        <w:rPr>
          <w:rFonts w:ascii="Times New Roman" w:eastAsia="Times New Roman" w:hAnsi="Times New Roman" w:cs="Times New Roman"/>
          <w:i/>
          <w:iCs/>
          <w:sz w:val="24"/>
          <w:szCs w:val="24"/>
        </w:rPr>
        <w:t xml:space="preserve"> shtetin Grek</w:t>
      </w:r>
      <w:r w:rsidR="00684D0B" w:rsidRPr="00DB24F5">
        <w:rPr>
          <w:rFonts w:ascii="Times New Roman" w:eastAsia="Times New Roman" w:hAnsi="Times New Roman" w:cs="Times New Roman"/>
          <w:sz w:val="24"/>
          <w:szCs w:val="24"/>
        </w:rPr>
        <w:t>”.</w:t>
      </w:r>
    </w:p>
    <w:p w14:paraId="497550E1" w14:textId="7BF834B7" w:rsidR="00684D0B" w:rsidRPr="00DB24F5" w:rsidRDefault="006B23BC"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ILDKPKI</w:t>
      </w:r>
      <w:r w:rsidR="00E74AEB" w:rsidRPr="00DB24F5">
        <w:rPr>
          <w:rFonts w:ascii="Times New Roman" w:hAnsi="Times New Roman" w:cs="Times New Roman"/>
          <w:sz w:val="24"/>
          <w:szCs w:val="24"/>
        </w:rPr>
        <w:t>, në aktin për kontrollin e plotë të deklaratës së pasurisë për subjektin e rivlerësimit</w:t>
      </w:r>
      <w:r w:rsidR="00724D75" w:rsidRPr="00DB24F5">
        <w:rPr>
          <w:rFonts w:ascii="Times New Roman" w:hAnsi="Times New Roman" w:cs="Times New Roman"/>
          <w:sz w:val="24"/>
          <w:szCs w:val="24"/>
        </w:rPr>
        <w:t xml:space="preserve"> </w:t>
      </w:r>
      <w:r w:rsidR="00E74AEB" w:rsidRPr="00DB24F5">
        <w:rPr>
          <w:rFonts w:ascii="Times New Roman" w:hAnsi="Times New Roman" w:cs="Times New Roman"/>
          <w:sz w:val="24"/>
          <w:szCs w:val="24"/>
        </w:rPr>
        <w:t xml:space="preserve">Blerta </w:t>
      </w:r>
      <w:proofErr w:type="spellStart"/>
      <w:r w:rsidR="00E74AEB" w:rsidRPr="00DB24F5">
        <w:rPr>
          <w:rFonts w:ascii="Times New Roman" w:hAnsi="Times New Roman" w:cs="Times New Roman"/>
          <w:sz w:val="24"/>
          <w:szCs w:val="24"/>
        </w:rPr>
        <w:t>Marku</w:t>
      </w:r>
      <w:proofErr w:type="spellEnd"/>
      <w:r w:rsidR="00E74AEB" w:rsidRPr="00DB24F5">
        <w:rPr>
          <w:rFonts w:ascii="Times New Roman" w:hAnsi="Times New Roman" w:cs="Times New Roman"/>
          <w:sz w:val="24"/>
          <w:szCs w:val="24"/>
        </w:rPr>
        <w:t xml:space="preserve"> </w:t>
      </w:r>
      <w:r w:rsidR="00724D75" w:rsidRPr="00DB24F5">
        <w:rPr>
          <w:rFonts w:ascii="Times New Roman" w:hAnsi="Times New Roman" w:cs="Times New Roman"/>
          <w:sz w:val="24"/>
          <w:szCs w:val="24"/>
        </w:rPr>
        <w:t>(Ç</w:t>
      </w:r>
      <w:r w:rsidR="00E74AEB" w:rsidRPr="00DB24F5">
        <w:rPr>
          <w:rFonts w:ascii="Times New Roman" w:hAnsi="Times New Roman" w:cs="Times New Roman"/>
          <w:sz w:val="24"/>
          <w:szCs w:val="24"/>
        </w:rPr>
        <w:t>ibuku</w:t>
      </w:r>
      <w:r w:rsidR="00724D75" w:rsidRPr="00DB24F5">
        <w:rPr>
          <w:rFonts w:ascii="Times New Roman" w:hAnsi="Times New Roman" w:cs="Times New Roman"/>
          <w:sz w:val="24"/>
          <w:szCs w:val="24"/>
        </w:rPr>
        <w:t>)</w:t>
      </w:r>
      <w:r w:rsidR="00E74AEB" w:rsidRPr="00DB24F5">
        <w:rPr>
          <w:rFonts w:ascii="Times New Roman" w:hAnsi="Times New Roman" w:cs="Times New Roman"/>
          <w:sz w:val="24"/>
          <w:szCs w:val="24"/>
        </w:rPr>
        <w:t xml:space="preserve">, </w:t>
      </w:r>
      <w:r w:rsidRPr="00DB24F5">
        <w:rPr>
          <w:rFonts w:ascii="Times New Roman" w:hAnsi="Times New Roman" w:cs="Times New Roman"/>
          <w:sz w:val="24"/>
          <w:szCs w:val="24"/>
        </w:rPr>
        <w:t>ka konstatuar vlerë t</w:t>
      </w:r>
      <w:r w:rsidR="005161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ulët t</w:t>
      </w:r>
      <w:r w:rsidR="005161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apartamentit me sipërfaqe 87.93 m</w:t>
      </w:r>
      <w:r w:rsidRPr="00DB24F5">
        <w:rPr>
          <w:rFonts w:ascii="Times New Roman" w:hAnsi="Times New Roman" w:cs="Times New Roman"/>
          <w:sz w:val="24"/>
          <w:szCs w:val="24"/>
          <w:vertAlign w:val="superscript"/>
        </w:rPr>
        <w:t>2</w:t>
      </w:r>
      <w:r w:rsidRPr="00DB24F5">
        <w:rPr>
          <w:rFonts w:ascii="Times New Roman" w:hAnsi="Times New Roman" w:cs="Times New Roman"/>
          <w:sz w:val="24"/>
          <w:szCs w:val="24"/>
        </w:rPr>
        <w:t>,</w:t>
      </w:r>
      <w:r w:rsidR="00724D75"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blerë në vitin 2003, në </w:t>
      </w:r>
      <w:r w:rsidR="00E74AEB" w:rsidRPr="00DB24F5">
        <w:rPr>
          <w:rFonts w:ascii="Times New Roman" w:hAnsi="Times New Roman" w:cs="Times New Roman"/>
          <w:sz w:val="24"/>
          <w:szCs w:val="24"/>
        </w:rPr>
        <w:t>shum</w:t>
      </w:r>
      <w:r w:rsidR="00251147" w:rsidRPr="00DB24F5">
        <w:rPr>
          <w:rFonts w:ascii="Times New Roman" w:hAnsi="Times New Roman" w:cs="Times New Roman"/>
          <w:sz w:val="24"/>
          <w:szCs w:val="24"/>
        </w:rPr>
        <w:t>ë</w:t>
      </w:r>
      <w:r w:rsidR="00E74AEB" w:rsidRPr="00DB24F5">
        <w:rPr>
          <w:rFonts w:ascii="Times New Roman" w:hAnsi="Times New Roman" w:cs="Times New Roman"/>
          <w:sz w:val="24"/>
          <w:szCs w:val="24"/>
        </w:rPr>
        <w:t>n</w:t>
      </w:r>
      <w:r w:rsidRPr="00DB24F5">
        <w:rPr>
          <w:rFonts w:ascii="Times New Roman" w:hAnsi="Times New Roman" w:cs="Times New Roman"/>
          <w:sz w:val="24"/>
          <w:szCs w:val="24"/>
        </w:rPr>
        <w:t xml:space="preserve"> 900,000 lekë. Nisur nga ky konstatim</w:t>
      </w:r>
      <w:r w:rsidR="00080E8B" w:rsidRPr="00DB24F5">
        <w:rPr>
          <w:rFonts w:ascii="Times New Roman" w:hAnsi="Times New Roman" w:cs="Times New Roman"/>
          <w:sz w:val="24"/>
          <w:szCs w:val="24"/>
        </w:rPr>
        <w:t>,</w:t>
      </w:r>
      <w:r w:rsidRPr="00DB24F5">
        <w:rPr>
          <w:rFonts w:ascii="Times New Roman" w:hAnsi="Times New Roman" w:cs="Times New Roman"/>
          <w:sz w:val="24"/>
          <w:szCs w:val="24"/>
        </w:rPr>
        <w:t xml:space="preserve"> Komisioni verifik</w:t>
      </w:r>
      <w:r w:rsidR="00985555" w:rsidRPr="00DB24F5">
        <w:rPr>
          <w:rFonts w:ascii="Times New Roman" w:hAnsi="Times New Roman" w:cs="Times New Roman"/>
          <w:sz w:val="24"/>
          <w:szCs w:val="24"/>
        </w:rPr>
        <w:t xml:space="preserve">oi </w:t>
      </w:r>
      <w:r w:rsidRPr="00DB24F5">
        <w:rPr>
          <w:rFonts w:ascii="Times New Roman" w:hAnsi="Times New Roman" w:cs="Times New Roman"/>
          <w:sz w:val="24"/>
          <w:szCs w:val="24"/>
        </w:rPr>
        <w:t xml:space="preserve">çmimin e </w:t>
      </w:r>
      <w:r w:rsidR="00E74AEB" w:rsidRPr="00DB24F5">
        <w:rPr>
          <w:rFonts w:ascii="Times New Roman" w:hAnsi="Times New Roman" w:cs="Times New Roman"/>
          <w:sz w:val="24"/>
          <w:szCs w:val="24"/>
        </w:rPr>
        <w:t>shitblerjes</w:t>
      </w:r>
      <w:r w:rsidRPr="00DB24F5">
        <w:rPr>
          <w:rFonts w:ascii="Times New Roman" w:hAnsi="Times New Roman" w:cs="Times New Roman"/>
          <w:sz w:val="24"/>
          <w:szCs w:val="24"/>
        </w:rPr>
        <w:t xml:space="preserve"> së kësaj pasurie</w:t>
      </w:r>
      <w:r w:rsidR="006D7AB6" w:rsidRPr="00DB24F5">
        <w:rPr>
          <w:rFonts w:ascii="Times New Roman" w:hAnsi="Times New Roman" w:cs="Times New Roman"/>
          <w:sz w:val="24"/>
          <w:szCs w:val="24"/>
        </w:rPr>
        <w:t xml:space="preserve"> bazuar n</w:t>
      </w:r>
      <w:r w:rsidR="00985555" w:rsidRPr="00DB24F5">
        <w:rPr>
          <w:rFonts w:ascii="Times New Roman" w:hAnsi="Times New Roman" w:cs="Times New Roman"/>
          <w:sz w:val="24"/>
          <w:szCs w:val="24"/>
        </w:rPr>
        <w:t>ë</w:t>
      </w:r>
      <w:r w:rsidRPr="00DB24F5">
        <w:rPr>
          <w:rFonts w:ascii="Times New Roman" w:hAnsi="Times New Roman" w:cs="Times New Roman"/>
          <w:sz w:val="24"/>
          <w:szCs w:val="24"/>
        </w:rPr>
        <w:t xml:space="preserve"> Udhëzimi</w:t>
      </w:r>
      <w:r w:rsidR="006D7AB6" w:rsidRPr="00DB24F5">
        <w:rPr>
          <w:rFonts w:ascii="Times New Roman" w:hAnsi="Times New Roman" w:cs="Times New Roman"/>
          <w:sz w:val="24"/>
          <w:szCs w:val="24"/>
        </w:rPr>
        <w:t>n</w:t>
      </w:r>
      <w:r w:rsidRPr="00DB24F5">
        <w:rPr>
          <w:rFonts w:ascii="Times New Roman" w:hAnsi="Times New Roman" w:cs="Times New Roman"/>
          <w:sz w:val="24"/>
          <w:szCs w:val="24"/>
        </w:rPr>
        <w:t xml:space="preserve"> </w:t>
      </w:r>
      <w:r w:rsidR="006D7AB6" w:rsidRPr="00DB24F5">
        <w:rPr>
          <w:rFonts w:ascii="Times New Roman" w:hAnsi="Times New Roman" w:cs="Times New Roman"/>
          <w:sz w:val="24"/>
          <w:szCs w:val="24"/>
        </w:rPr>
        <w:t>e</w:t>
      </w:r>
      <w:r w:rsidRPr="00DB24F5">
        <w:rPr>
          <w:rFonts w:ascii="Times New Roman" w:hAnsi="Times New Roman" w:cs="Times New Roman"/>
          <w:sz w:val="24"/>
          <w:szCs w:val="24"/>
        </w:rPr>
        <w:t xml:space="preserve"> Këshillit të Ministrave nr. 1, datë 8.05.2003, “Për miratimin e kostos mesatare të ndërtimit të banesave nga Enti Kombëtar i Banesave, të vlerave në tregun e lirë të banesave dhe të </w:t>
      </w:r>
      <w:proofErr w:type="spellStart"/>
      <w:r w:rsidRPr="00DB24F5">
        <w:rPr>
          <w:rFonts w:ascii="Times New Roman" w:hAnsi="Times New Roman" w:cs="Times New Roman"/>
          <w:sz w:val="24"/>
          <w:szCs w:val="24"/>
        </w:rPr>
        <w:t>koefiçentit</w:t>
      </w:r>
      <w:proofErr w:type="spellEnd"/>
      <w:r w:rsidRPr="00DB24F5">
        <w:rPr>
          <w:rFonts w:ascii="Times New Roman" w:hAnsi="Times New Roman" w:cs="Times New Roman"/>
          <w:sz w:val="24"/>
          <w:szCs w:val="24"/>
        </w:rPr>
        <w:t xml:space="preserve"> “k””</w:t>
      </w:r>
      <w:r w:rsidR="00985555" w:rsidRPr="00DB24F5">
        <w:rPr>
          <w:rFonts w:ascii="Times New Roman" w:hAnsi="Times New Roman" w:cs="Times New Roman"/>
          <w:sz w:val="24"/>
          <w:szCs w:val="24"/>
        </w:rPr>
        <w:t xml:space="preserve"> i cili përcaktonte se </w:t>
      </w:r>
      <w:r w:rsidRPr="00DB24F5">
        <w:rPr>
          <w:rFonts w:ascii="Times New Roman" w:hAnsi="Times New Roman" w:cs="Times New Roman"/>
          <w:sz w:val="24"/>
          <w:szCs w:val="24"/>
        </w:rPr>
        <w:t xml:space="preserve">kostoja mesatare e ndërtimit për vitin 2003, për objekte në qytetin e Gjirokastrës </w:t>
      </w:r>
      <w:r w:rsidR="00985555" w:rsidRPr="00DB24F5">
        <w:rPr>
          <w:rFonts w:ascii="Times New Roman" w:hAnsi="Times New Roman" w:cs="Times New Roman"/>
          <w:sz w:val="24"/>
          <w:szCs w:val="24"/>
        </w:rPr>
        <w:t xml:space="preserve">ishte </w:t>
      </w:r>
      <w:r w:rsidRPr="00DB24F5">
        <w:rPr>
          <w:rFonts w:ascii="Times New Roman" w:hAnsi="Times New Roman" w:cs="Times New Roman"/>
          <w:sz w:val="24"/>
          <w:szCs w:val="24"/>
        </w:rPr>
        <w:t>në vlerën 28.967 lek</w:t>
      </w:r>
      <w:r w:rsidR="00EE6805" w:rsidRPr="00DB24F5">
        <w:rPr>
          <w:rFonts w:ascii="Times New Roman" w:hAnsi="Times New Roman" w:cs="Times New Roman"/>
          <w:sz w:val="24"/>
          <w:szCs w:val="24"/>
        </w:rPr>
        <w:t>ë</w:t>
      </w:r>
      <w:r w:rsidR="006A42A3" w:rsidRPr="00DB24F5">
        <w:rPr>
          <w:rFonts w:ascii="Times New Roman" w:hAnsi="Times New Roman" w:cs="Times New Roman"/>
          <w:sz w:val="24"/>
          <w:szCs w:val="24"/>
        </w:rPr>
        <w:t>/m</w:t>
      </w:r>
      <w:r w:rsidR="006A42A3" w:rsidRPr="00DB24F5">
        <w:rPr>
          <w:rFonts w:ascii="Times New Roman" w:hAnsi="Times New Roman" w:cs="Times New Roman"/>
          <w:sz w:val="24"/>
          <w:szCs w:val="24"/>
          <w:vertAlign w:val="superscript"/>
        </w:rPr>
        <w:t>2</w:t>
      </w:r>
      <w:r w:rsidR="00985555" w:rsidRPr="00DB24F5">
        <w:rPr>
          <w:rFonts w:ascii="Times New Roman" w:hAnsi="Times New Roman" w:cs="Times New Roman"/>
          <w:sz w:val="24"/>
          <w:szCs w:val="24"/>
        </w:rPr>
        <w:t>. Nisur nga ky përcaktim Komisioni konstatoi se n</w:t>
      </w:r>
      <w:r w:rsidRPr="00DB24F5">
        <w:rPr>
          <w:rFonts w:ascii="Times New Roman" w:hAnsi="Times New Roman" w:cs="Times New Roman"/>
          <w:sz w:val="24"/>
          <w:szCs w:val="24"/>
        </w:rPr>
        <w:t>ëse do të merrej për bazë kjo kosto mesatare ndërtimi</w:t>
      </w:r>
      <w:r w:rsidR="00985555" w:rsidRPr="00DB24F5">
        <w:rPr>
          <w:rFonts w:ascii="Times New Roman" w:hAnsi="Times New Roman" w:cs="Times New Roman"/>
          <w:sz w:val="24"/>
          <w:szCs w:val="24"/>
        </w:rPr>
        <w:t>,</w:t>
      </w:r>
      <w:r w:rsidRPr="00DB24F5">
        <w:rPr>
          <w:rFonts w:ascii="Times New Roman" w:hAnsi="Times New Roman" w:cs="Times New Roman"/>
          <w:sz w:val="24"/>
          <w:szCs w:val="24"/>
        </w:rPr>
        <w:t xml:space="preserve"> vlera e ndërtimit të pasurisë objekt vlerësimi</w:t>
      </w:r>
      <w:del w:id="109" w:author="Sokol Çomo" w:date="2025-05-02T08:44:00Z">
        <w:r w:rsidRPr="000725D8">
          <w:rPr>
            <w:rFonts w:ascii="Times New Roman" w:hAnsi="Times New Roman" w:cs="Times New Roman"/>
            <w:sz w:val="24"/>
            <w:szCs w:val="24"/>
          </w:rPr>
          <w:delText xml:space="preserve"> paraqite</w:delText>
        </w:r>
        <w:r w:rsidR="00985555">
          <w:rPr>
            <w:rFonts w:ascii="Times New Roman" w:hAnsi="Times New Roman" w:cs="Times New Roman"/>
            <w:sz w:val="24"/>
            <w:szCs w:val="24"/>
          </w:rPr>
          <w:delText>j</w:delText>
        </w:r>
      </w:del>
      <w:r w:rsidRPr="00DB24F5">
        <w:rPr>
          <w:rFonts w:ascii="Times New Roman" w:hAnsi="Times New Roman" w:cs="Times New Roman"/>
          <w:sz w:val="24"/>
          <w:szCs w:val="24"/>
        </w:rPr>
        <w:t xml:space="preserve"> </w:t>
      </w:r>
      <w:r w:rsidR="00985555" w:rsidRPr="00DB24F5">
        <w:rPr>
          <w:rFonts w:ascii="Times New Roman" w:hAnsi="Times New Roman" w:cs="Times New Roman"/>
          <w:sz w:val="24"/>
          <w:szCs w:val="24"/>
        </w:rPr>
        <w:t>me</w:t>
      </w:r>
      <w:r w:rsidRPr="00DB24F5">
        <w:rPr>
          <w:rFonts w:ascii="Times New Roman" w:hAnsi="Times New Roman" w:cs="Times New Roman"/>
          <w:sz w:val="24"/>
          <w:szCs w:val="24"/>
        </w:rPr>
        <w:t xml:space="preserve"> sipërfaqe totale banim</w:t>
      </w:r>
      <w:r w:rsidR="00985555" w:rsidRPr="00DB24F5">
        <w:rPr>
          <w:rFonts w:ascii="Times New Roman" w:hAnsi="Times New Roman" w:cs="Times New Roman"/>
          <w:sz w:val="24"/>
          <w:szCs w:val="24"/>
        </w:rPr>
        <w:t>i</w:t>
      </w:r>
      <w:r w:rsidRPr="00DB24F5">
        <w:rPr>
          <w:rFonts w:ascii="Times New Roman" w:hAnsi="Times New Roman" w:cs="Times New Roman"/>
          <w:sz w:val="24"/>
          <w:szCs w:val="24"/>
        </w:rPr>
        <w:t xml:space="preserve"> 87.93 m</w:t>
      </w:r>
      <w:r w:rsidRPr="00DB24F5">
        <w:rPr>
          <w:rFonts w:ascii="Times New Roman" w:hAnsi="Times New Roman" w:cs="Times New Roman"/>
          <w:sz w:val="24"/>
          <w:szCs w:val="24"/>
          <w:vertAlign w:val="superscript"/>
        </w:rPr>
        <w:t>2</w:t>
      </w:r>
      <w:r w:rsidR="00985555" w:rsidRPr="00DB24F5">
        <w:rPr>
          <w:rFonts w:ascii="Times New Roman" w:hAnsi="Times New Roman" w:cs="Times New Roman"/>
          <w:sz w:val="24"/>
          <w:szCs w:val="24"/>
          <w:vertAlign w:val="superscript"/>
        </w:rPr>
        <w:t xml:space="preserve"> </w:t>
      </w:r>
      <w:r w:rsidR="00985555" w:rsidRPr="00DB24F5">
        <w:rPr>
          <w:rFonts w:ascii="Times New Roman" w:hAnsi="Times New Roman" w:cs="Times New Roman"/>
          <w:sz w:val="24"/>
          <w:szCs w:val="24"/>
        </w:rPr>
        <w:t>do të ishte</w:t>
      </w:r>
      <w:r w:rsidR="00985555" w:rsidRPr="00DB24F5">
        <w:rPr>
          <w:rFonts w:ascii="Times New Roman" w:hAnsi="Times New Roman" w:cs="Times New Roman"/>
          <w:sz w:val="24"/>
          <w:szCs w:val="24"/>
          <w:vertAlign w:val="superscript"/>
        </w:rPr>
        <w:t xml:space="preserve"> </w:t>
      </w:r>
      <w:r w:rsidRPr="00DB24F5">
        <w:rPr>
          <w:rFonts w:ascii="Times New Roman" w:hAnsi="Times New Roman" w:cs="Times New Roman"/>
          <w:sz w:val="24"/>
          <w:szCs w:val="24"/>
        </w:rPr>
        <w:t xml:space="preserve"> (kosto mesatare e ndërtimit </w:t>
      </w:r>
      <w:r w:rsidR="00985555" w:rsidRPr="00DB24F5">
        <w:rPr>
          <w:rFonts w:ascii="Times New Roman" w:hAnsi="Times New Roman" w:cs="Times New Roman"/>
          <w:sz w:val="24"/>
          <w:szCs w:val="24"/>
        </w:rPr>
        <w:t xml:space="preserve">87.93 x </w:t>
      </w:r>
      <w:r w:rsidRPr="00DB24F5">
        <w:rPr>
          <w:rFonts w:ascii="Times New Roman" w:hAnsi="Times New Roman" w:cs="Times New Roman"/>
          <w:sz w:val="24"/>
          <w:szCs w:val="24"/>
        </w:rPr>
        <w:t xml:space="preserve">28,967 lekë </w:t>
      </w:r>
      <w:r w:rsidR="00985555" w:rsidRPr="00DB24F5">
        <w:rPr>
          <w:rFonts w:ascii="Times New Roman" w:hAnsi="Times New Roman" w:cs="Times New Roman"/>
          <w:sz w:val="24"/>
          <w:szCs w:val="24"/>
        </w:rPr>
        <w:t xml:space="preserve">= </w:t>
      </w:r>
      <w:r w:rsidRPr="00DB24F5">
        <w:rPr>
          <w:rFonts w:ascii="Times New Roman" w:hAnsi="Times New Roman" w:cs="Times New Roman"/>
          <w:sz w:val="24"/>
          <w:szCs w:val="24"/>
        </w:rPr>
        <w:t>2,547,859 lekë)</w:t>
      </w:r>
      <w:r w:rsidR="00080E8B" w:rsidRPr="00DB24F5">
        <w:rPr>
          <w:rFonts w:ascii="Times New Roman" w:hAnsi="Times New Roman" w:cs="Times New Roman"/>
          <w:sz w:val="24"/>
          <w:szCs w:val="24"/>
        </w:rPr>
        <w:t xml:space="preserve">, </w:t>
      </w:r>
      <w:r w:rsidRPr="00DB24F5">
        <w:rPr>
          <w:rFonts w:ascii="Times New Roman" w:hAnsi="Times New Roman" w:cs="Times New Roman"/>
          <w:sz w:val="24"/>
          <w:szCs w:val="24"/>
        </w:rPr>
        <w:t>pra më e lartë se vlera e përcaktuar në kontratën e shitblerjes së kësaj pasurie.</w:t>
      </w:r>
    </w:p>
    <w:p w14:paraId="4674A79B" w14:textId="7BC3DD37" w:rsidR="00C166EB" w:rsidRPr="00DB24F5" w:rsidRDefault="009664EC"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DB24F5">
        <w:rPr>
          <w:rFonts w:ascii="Times New Roman" w:eastAsia="Times New Roman" w:hAnsi="Times New Roman" w:cs="Times New Roman"/>
          <w:sz w:val="24"/>
          <w:szCs w:val="24"/>
        </w:rPr>
        <w:t>Gjat</w:t>
      </w:r>
      <w:r w:rsidR="00217A23"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hetimit, </w:t>
      </w:r>
      <w:r w:rsidR="00080E8B" w:rsidRPr="00DB24F5">
        <w:rPr>
          <w:rFonts w:ascii="Times New Roman" w:eastAsia="Times New Roman" w:hAnsi="Times New Roman" w:cs="Times New Roman"/>
          <w:sz w:val="24"/>
          <w:szCs w:val="24"/>
        </w:rPr>
        <w:t>e pyetur nga Komisioni</w:t>
      </w:r>
      <w:r w:rsidR="00684D0B" w:rsidRPr="00DB24F5">
        <w:rPr>
          <w:rStyle w:val="FootnoteReference"/>
          <w:rFonts w:ascii="Times New Roman" w:eastAsia="Times New Roman" w:hAnsi="Times New Roman" w:cs="Times New Roman"/>
          <w:bCs/>
          <w:sz w:val="24"/>
          <w:szCs w:val="24"/>
        </w:rPr>
        <w:footnoteReference w:id="7"/>
      </w:r>
      <w:r w:rsidR="00080E8B" w:rsidRPr="00DB24F5">
        <w:rPr>
          <w:rFonts w:ascii="Times New Roman" w:eastAsia="Times New Roman" w:hAnsi="Times New Roman" w:cs="Times New Roman"/>
          <w:sz w:val="24"/>
          <w:szCs w:val="24"/>
        </w:rPr>
        <w:t xml:space="preserve"> n</w:t>
      </w:r>
      <w:r w:rsidR="0051612D" w:rsidRPr="00DB24F5">
        <w:rPr>
          <w:rFonts w:ascii="Times New Roman" w:eastAsia="Times New Roman" w:hAnsi="Times New Roman" w:cs="Times New Roman"/>
          <w:sz w:val="24"/>
          <w:szCs w:val="24"/>
        </w:rPr>
        <w:t>ë</w:t>
      </w:r>
      <w:r w:rsidR="00080E8B" w:rsidRPr="00DB24F5">
        <w:rPr>
          <w:rFonts w:ascii="Times New Roman" w:eastAsia="Times New Roman" w:hAnsi="Times New Roman" w:cs="Times New Roman"/>
          <w:sz w:val="24"/>
          <w:szCs w:val="24"/>
        </w:rPr>
        <w:t xml:space="preserve"> lidhje me çmimin e sh</w:t>
      </w:r>
      <w:r w:rsidR="0051612D" w:rsidRPr="00DB24F5">
        <w:rPr>
          <w:rFonts w:ascii="Times New Roman" w:eastAsia="Times New Roman" w:hAnsi="Times New Roman" w:cs="Times New Roman"/>
          <w:sz w:val="24"/>
          <w:szCs w:val="24"/>
        </w:rPr>
        <w:t>ë</w:t>
      </w:r>
      <w:r w:rsidR="00080E8B" w:rsidRPr="00DB24F5">
        <w:rPr>
          <w:rFonts w:ascii="Times New Roman" w:eastAsia="Times New Roman" w:hAnsi="Times New Roman" w:cs="Times New Roman"/>
          <w:sz w:val="24"/>
          <w:szCs w:val="24"/>
        </w:rPr>
        <w:t>nuar n</w:t>
      </w:r>
      <w:r w:rsidR="0051612D" w:rsidRPr="00DB24F5">
        <w:rPr>
          <w:rFonts w:ascii="Times New Roman" w:eastAsia="Times New Roman" w:hAnsi="Times New Roman" w:cs="Times New Roman"/>
          <w:sz w:val="24"/>
          <w:szCs w:val="24"/>
        </w:rPr>
        <w:t>ë</w:t>
      </w:r>
      <w:r w:rsidR="00080E8B" w:rsidRPr="00DB24F5">
        <w:rPr>
          <w:rFonts w:ascii="Times New Roman" w:eastAsia="Times New Roman" w:hAnsi="Times New Roman" w:cs="Times New Roman"/>
          <w:sz w:val="24"/>
          <w:szCs w:val="24"/>
        </w:rPr>
        <w:t xml:space="preserve"> kontrat</w:t>
      </w:r>
      <w:r w:rsidR="0051612D" w:rsidRPr="00DB24F5">
        <w:rPr>
          <w:rFonts w:ascii="Times New Roman" w:eastAsia="Times New Roman" w:hAnsi="Times New Roman" w:cs="Times New Roman"/>
          <w:sz w:val="24"/>
          <w:szCs w:val="24"/>
        </w:rPr>
        <w:t>ë</w:t>
      </w:r>
      <w:r w:rsidR="00080E8B" w:rsidRPr="00DB24F5">
        <w:rPr>
          <w:rFonts w:ascii="Times New Roman" w:eastAsia="Times New Roman" w:hAnsi="Times New Roman" w:cs="Times New Roman"/>
          <w:sz w:val="24"/>
          <w:szCs w:val="24"/>
        </w:rPr>
        <w:t xml:space="preserve">n e shitblerjes, </w:t>
      </w:r>
      <w:r w:rsidR="00C166EB" w:rsidRPr="00DB24F5">
        <w:rPr>
          <w:rFonts w:ascii="Times New Roman" w:eastAsia="Times New Roman" w:hAnsi="Times New Roman" w:cs="Times New Roman"/>
          <w:bCs/>
          <w:sz w:val="24"/>
          <w:szCs w:val="24"/>
        </w:rPr>
        <w:t xml:space="preserve">subjekti ka </w:t>
      </w:r>
      <w:r w:rsidR="00080E8B" w:rsidRPr="00DB24F5">
        <w:rPr>
          <w:rFonts w:ascii="Times New Roman" w:eastAsia="Times New Roman" w:hAnsi="Times New Roman" w:cs="Times New Roman"/>
          <w:bCs/>
          <w:sz w:val="24"/>
          <w:szCs w:val="24"/>
        </w:rPr>
        <w:t>deklaruar</w:t>
      </w:r>
      <w:r w:rsidRPr="00DB24F5">
        <w:rPr>
          <w:rFonts w:ascii="Times New Roman" w:eastAsia="Times New Roman" w:hAnsi="Times New Roman" w:cs="Times New Roman"/>
          <w:bCs/>
          <w:sz w:val="24"/>
          <w:szCs w:val="24"/>
        </w:rPr>
        <w:t xml:space="preserve"> se:</w:t>
      </w:r>
      <w:r w:rsidRPr="00DB24F5">
        <w:rPr>
          <w:rFonts w:ascii="Times New Roman" w:eastAsia="Times New Roman" w:hAnsi="Times New Roman" w:cs="Times New Roman"/>
          <w:b/>
          <w:sz w:val="24"/>
          <w:szCs w:val="24"/>
        </w:rPr>
        <w:t xml:space="preserve"> </w:t>
      </w:r>
      <w:r w:rsidR="00297735" w:rsidRPr="00DB24F5">
        <w:rPr>
          <w:rFonts w:ascii="Times New Roman" w:eastAsia="Times New Roman" w:hAnsi="Times New Roman" w:cs="Times New Roman"/>
          <w:bCs/>
          <w:i/>
          <w:iCs/>
          <w:sz w:val="24"/>
          <w:szCs w:val="24"/>
        </w:rPr>
        <w:t>Un</w:t>
      </w:r>
      <w:r w:rsidR="00251147" w:rsidRPr="00DB24F5">
        <w:rPr>
          <w:rFonts w:ascii="Times New Roman" w:eastAsia="Times New Roman" w:hAnsi="Times New Roman" w:cs="Times New Roman"/>
          <w:bCs/>
          <w:i/>
          <w:iCs/>
          <w:sz w:val="24"/>
          <w:szCs w:val="24"/>
        </w:rPr>
        <w:t>ë</w:t>
      </w:r>
      <w:r w:rsidR="00080E8B" w:rsidRPr="00DB24F5">
        <w:rPr>
          <w:rFonts w:ascii="Times New Roman" w:hAnsi="Times New Roman" w:cs="Times New Roman"/>
          <w:bCs/>
          <w:i/>
          <w:iCs/>
          <w:sz w:val="24"/>
          <w:szCs w:val="24"/>
        </w:rPr>
        <w:t xml:space="preserve"> dhe bashkëshorti, Dritan </w:t>
      </w:r>
      <w:proofErr w:type="spellStart"/>
      <w:r w:rsidR="00080E8B" w:rsidRPr="00DB24F5">
        <w:rPr>
          <w:rFonts w:ascii="Times New Roman" w:hAnsi="Times New Roman" w:cs="Times New Roman"/>
          <w:bCs/>
          <w:i/>
          <w:iCs/>
          <w:sz w:val="24"/>
          <w:szCs w:val="24"/>
        </w:rPr>
        <w:t>Marku</w:t>
      </w:r>
      <w:proofErr w:type="spellEnd"/>
      <w:r w:rsidR="00080E8B" w:rsidRPr="00DB24F5">
        <w:rPr>
          <w:rFonts w:ascii="Times New Roman" w:hAnsi="Times New Roman" w:cs="Times New Roman"/>
          <w:bCs/>
          <w:i/>
          <w:iCs/>
          <w:sz w:val="24"/>
          <w:szCs w:val="24"/>
        </w:rPr>
        <w:t xml:space="preserve"> k</w:t>
      </w:r>
      <w:r w:rsidR="006A42A3" w:rsidRPr="00DB24F5">
        <w:rPr>
          <w:rFonts w:ascii="Times New Roman" w:hAnsi="Times New Roman" w:cs="Times New Roman"/>
          <w:bCs/>
          <w:i/>
          <w:iCs/>
          <w:sz w:val="24"/>
          <w:szCs w:val="24"/>
        </w:rPr>
        <w:t>emi</w:t>
      </w:r>
      <w:r w:rsidR="00080E8B" w:rsidRPr="00DB24F5">
        <w:rPr>
          <w:rFonts w:ascii="Times New Roman" w:hAnsi="Times New Roman" w:cs="Times New Roman"/>
          <w:bCs/>
          <w:i/>
          <w:iCs/>
          <w:sz w:val="24"/>
          <w:szCs w:val="24"/>
        </w:rPr>
        <w:t xml:space="preserve"> blerë një apartament banimi nr.8, zona </w:t>
      </w:r>
      <w:proofErr w:type="spellStart"/>
      <w:r w:rsidR="00080E8B" w:rsidRPr="00DB24F5">
        <w:rPr>
          <w:rFonts w:ascii="Times New Roman" w:hAnsi="Times New Roman" w:cs="Times New Roman"/>
          <w:bCs/>
          <w:i/>
          <w:iCs/>
          <w:sz w:val="24"/>
          <w:szCs w:val="24"/>
        </w:rPr>
        <w:t>kadastrale</w:t>
      </w:r>
      <w:proofErr w:type="spellEnd"/>
      <w:r w:rsidR="00080E8B" w:rsidRPr="00DB24F5">
        <w:rPr>
          <w:rFonts w:ascii="Times New Roman" w:hAnsi="Times New Roman" w:cs="Times New Roman"/>
          <w:bCs/>
          <w:i/>
          <w:iCs/>
          <w:sz w:val="24"/>
          <w:szCs w:val="24"/>
        </w:rPr>
        <w:t xml:space="preserve"> 8541, nr. pasurie 27/36+1-8, pasuri kjo e regjistruar në ZVRPP Gjirokastër, sipas vërtetimit </w:t>
      </w:r>
      <w:proofErr w:type="spellStart"/>
      <w:r w:rsidR="00080E8B" w:rsidRPr="00DB24F5">
        <w:rPr>
          <w:rFonts w:ascii="Times New Roman" w:hAnsi="Times New Roman" w:cs="Times New Roman"/>
          <w:bCs/>
          <w:i/>
          <w:iCs/>
          <w:sz w:val="24"/>
          <w:szCs w:val="24"/>
        </w:rPr>
        <w:t>hipotekor</w:t>
      </w:r>
      <w:proofErr w:type="spellEnd"/>
      <w:r w:rsidR="00080E8B" w:rsidRPr="00DB24F5">
        <w:rPr>
          <w:rFonts w:ascii="Times New Roman" w:hAnsi="Times New Roman" w:cs="Times New Roman"/>
          <w:bCs/>
          <w:i/>
          <w:iCs/>
          <w:sz w:val="24"/>
          <w:szCs w:val="24"/>
        </w:rPr>
        <w:t xml:space="preserve"> nr. 321 datë 26.4.2001.</w:t>
      </w:r>
      <w:r w:rsidR="00A31EF4" w:rsidRPr="00DB24F5">
        <w:rPr>
          <w:rFonts w:ascii="Times New Roman" w:hAnsi="Times New Roman" w:cs="Times New Roman"/>
          <w:bCs/>
          <w:i/>
          <w:iCs/>
          <w:sz w:val="24"/>
          <w:szCs w:val="24"/>
        </w:rPr>
        <w:t>[...]</w:t>
      </w:r>
      <w:r w:rsidR="00080E8B" w:rsidRPr="00DB24F5">
        <w:rPr>
          <w:rFonts w:ascii="Times New Roman" w:hAnsi="Times New Roman" w:cs="Times New Roman"/>
          <w:bCs/>
          <w:i/>
          <w:iCs/>
          <w:sz w:val="24"/>
          <w:szCs w:val="24"/>
        </w:rPr>
        <w:t>.</w:t>
      </w:r>
      <w:r w:rsidR="00297735" w:rsidRPr="00DB24F5">
        <w:rPr>
          <w:rFonts w:ascii="Times New Roman" w:hAnsi="Times New Roman" w:cs="Times New Roman"/>
          <w:bCs/>
          <w:i/>
          <w:iCs/>
          <w:sz w:val="24"/>
          <w:szCs w:val="24"/>
        </w:rPr>
        <w:t xml:space="preserve"> Sa m</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 sip</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r</w:t>
      </w:r>
      <w:r w:rsidR="00A31EF4" w:rsidRPr="00DB24F5">
        <w:rPr>
          <w:rFonts w:ascii="Times New Roman" w:hAnsi="Times New Roman" w:cs="Times New Roman"/>
          <w:bCs/>
          <w:i/>
          <w:iCs/>
          <w:sz w:val="24"/>
          <w:szCs w:val="24"/>
        </w:rPr>
        <w:t>,</w:t>
      </w:r>
      <w:r w:rsidR="00297735" w:rsidRPr="00DB24F5">
        <w:rPr>
          <w:rFonts w:ascii="Times New Roman" w:hAnsi="Times New Roman" w:cs="Times New Roman"/>
          <w:bCs/>
          <w:i/>
          <w:iCs/>
          <w:sz w:val="24"/>
          <w:szCs w:val="24"/>
        </w:rPr>
        <w:t xml:space="preserve"> shpjegoj se objekti </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sht</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 bler</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 karabina, volumet e nd</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rtimit t</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 saj z</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n</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 rreth 35 % .</w:t>
      </w:r>
      <w:r w:rsidR="00080E8B" w:rsidRPr="00DB24F5">
        <w:rPr>
          <w:rFonts w:ascii="Times New Roman" w:hAnsi="Times New Roman" w:cs="Times New Roman"/>
          <w:bCs/>
          <w:i/>
          <w:iCs/>
          <w:sz w:val="24"/>
          <w:szCs w:val="24"/>
        </w:rPr>
        <w:t xml:space="preserve"> Në këtë mënyrë është proceduar edhe me banorë të tjerë të pallatit, sikurse vërtetohet me kontratat e shitjes së </w:t>
      </w:r>
      <w:r w:rsidR="00297735" w:rsidRPr="00DB24F5">
        <w:rPr>
          <w:rFonts w:ascii="Times New Roman" w:hAnsi="Times New Roman" w:cs="Times New Roman"/>
          <w:bCs/>
          <w:i/>
          <w:iCs/>
          <w:sz w:val="24"/>
          <w:szCs w:val="24"/>
        </w:rPr>
        <w:t>sip</w:t>
      </w:r>
      <w:r w:rsidR="00251147" w:rsidRPr="00DB24F5">
        <w:rPr>
          <w:rFonts w:ascii="Times New Roman" w:hAnsi="Times New Roman" w:cs="Times New Roman"/>
          <w:bCs/>
          <w:i/>
          <w:iCs/>
          <w:sz w:val="24"/>
          <w:szCs w:val="24"/>
        </w:rPr>
        <w:t>ë</w:t>
      </w:r>
      <w:r w:rsidR="00297735" w:rsidRPr="00DB24F5">
        <w:rPr>
          <w:rFonts w:ascii="Times New Roman" w:hAnsi="Times New Roman" w:cs="Times New Roman"/>
          <w:bCs/>
          <w:i/>
          <w:iCs/>
          <w:sz w:val="24"/>
          <w:szCs w:val="24"/>
        </w:rPr>
        <w:t xml:space="preserve">rcituara. </w:t>
      </w:r>
      <w:r w:rsidR="00080E8B" w:rsidRPr="00DB24F5">
        <w:rPr>
          <w:rFonts w:ascii="Times New Roman" w:hAnsi="Times New Roman" w:cs="Times New Roman"/>
          <w:bCs/>
          <w:i/>
          <w:iCs/>
          <w:sz w:val="24"/>
          <w:szCs w:val="24"/>
        </w:rPr>
        <w:t xml:space="preserve">Pra, të gjitha hyrjet e këtij pallati janë blerë në karabina dhe në vlera të përafërta me vlerën e blerë </w:t>
      </w:r>
      <w:r w:rsidR="00297735" w:rsidRPr="00DB24F5">
        <w:rPr>
          <w:rFonts w:ascii="Times New Roman" w:hAnsi="Times New Roman" w:cs="Times New Roman"/>
          <w:bCs/>
          <w:i/>
          <w:iCs/>
          <w:sz w:val="24"/>
          <w:szCs w:val="24"/>
        </w:rPr>
        <w:t>nga ana ime</w:t>
      </w:r>
      <w:r w:rsidR="00080E8B" w:rsidRPr="00DB24F5">
        <w:rPr>
          <w:rFonts w:ascii="Times New Roman" w:hAnsi="Times New Roman" w:cs="Times New Roman"/>
          <w:bCs/>
          <w:i/>
          <w:iCs/>
          <w:sz w:val="24"/>
          <w:szCs w:val="24"/>
        </w:rPr>
        <w:t xml:space="preserve"> dhe bashkëshortit. </w:t>
      </w:r>
      <w:r w:rsidR="00985555" w:rsidRPr="00DB24F5">
        <w:rPr>
          <w:rFonts w:ascii="Times New Roman" w:hAnsi="Times New Roman" w:cs="Times New Roman"/>
          <w:bCs/>
          <w:i/>
          <w:iCs/>
          <w:sz w:val="24"/>
          <w:szCs w:val="24"/>
        </w:rPr>
        <w:t>[..</w:t>
      </w:r>
      <w:r w:rsidR="00080E8B" w:rsidRPr="00DB24F5">
        <w:rPr>
          <w:rFonts w:ascii="Times New Roman" w:hAnsi="Times New Roman" w:cs="Times New Roman"/>
          <w:bCs/>
          <w:i/>
          <w:iCs/>
          <w:sz w:val="24"/>
          <w:szCs w:val="24"/>
        </w:rPr>
        <w:t>.</w:t>
      </w:r>
      <w:r w:rsidR="00985555" w:rsidRPr="00DB24F5">
        <w:rPr>
          <w:rFonts w:ascii="Times New Roman" w:hAnsi="Times New Roman" w:cs="Times New Roman"/>
          <w:bCs/>
          <w:i/>
          <w:iCs/>
          <w:sz w:val="24"/>
          <w:szCs w:val="24"/>
        </w:rPr>
        <w:t>]</w:t>
      </w:r>
      <w:r w:rsidR="00080E8B" w:rsidRPr="00DB24F5">
        <w:rPr>
          <w:rFonts w:ascii="Times New Roman" w:hAnsi="Times New Roman" w:cs="Times New Roman"/>
          <w:bCs/>
          <w:i/>
          <w:iCs/>
          <w:sz w:val="24"/>
          <w:szCs w:val="24"/>
        </w:rPr>
        <w:t>Çmimi i EKB-së bën fjalë për send të përfunduar e gati për banim, jo për send në fazën e karabinas</w:t>
      </w:r>
      <w:r w:rsidR="0051612D" w:rsidRPr="00DB24F5">
        <w:rPr>
          <w:rFonts w:ascii="Times New Roman" w:hAnsi="Times New Roman" w:cs="Times New Roman"/>
          <w:bCs/>
          <w:i/>
          <w:iCs/>
          <w:sz w:val="24"/>
          <w:szCs w:val="24"/>
        </w:rPr>
        <w:t>ë</w:t>
      </w:r>
      <w:r w:rsidR="00080E8B" w:rsidRPr="00DB24F5">
        <w:rPr>
          <w:rFonts w:ascii="Times New Roman" w:hAnsi="Times New Roman" w:cs="Times New Roman"/>
          <w:bCs/>
          <w:i/>
          <w:iCs/>
          <w:sz w:val="24"/>
          <w:szCs w:val="24"/>
        </w:rPr>
        <w:t>”.</w:t>
      </w:r>
    </w:p>
    <w:p w14:paraId="50B70D22" w14:textId="4E29CD67" w:rsidR="00A73391" w:rsidRPr="00DB24F5" w:rsidRDefault="00080E8B"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rPr>
      </w:pPr>
      <w:r w:rsidRPr="00DB24F5">
        <w:rPr>
          <w:rFonts w:ascii="Times New Roman" w:hAnsi="Times New Roman" w:cs="Times New Roman"/>
          <w:bCs/>
          <w:sz w:val="24"/>
          <w:szCs w:val="24"/>
        </w:rPr>
        <w:t>N</w:t>
      </w:r>
      <w:r w:rsidR="0051612D" w:rsidRPr="00DB24F5">
        <w:rPr>
          <w:rFonts w:ascii="Times New Roman" w:hAnsi="Times New Roman" w:cs="Times New Roman"/>
          <w:bCs/>
          <w:sz w:val="24"/>
          <w:szCs w:val="24"/>
        </w:rPr>
        <w:t>ë</w:t>
      </w:r>
      <w:r w:rsidRPr="00DB24F5">
        <w:rPr>
          <w:rFonts w:ascii="Times New Roman" w:hAnsi="Times New Roman" w:cs="Times New Roman"/>
          <w:bCs/>
          <w:sz w:val="24"/>
          <w:szCs w:val="24"/>
        </w:rPr>
        <w:t xml:space="preserve"> </w:t>
      </w:r>
      <w:r w:rsidR="00DF0570" w:rsidRPr="00DB24F5">
        <w:rPr>
          <w:rFonts w:ascii="Times New Roman" w:hAnsi="Times New Roman" w:cs="Times New Roman"/>
          <w:bCs/>
          <w:sz w:val="24"/>
          <w:szCs w:val="24"/>
        </w:rPr>
        <w:t>mbështetje</w:t>
      </w:r>
      <w:r w:rsidRPr="00DB24F5">
        <w:rPr>
          <w:rFonts w:ascii="Times New Roman" w:hAnsi="Times New Roman" w:cs="Times New Roman"/>
          <w:bCs/>
          <w:sz w:val="24"/>
          <w:szCs w:val="24"/>
        </w:rPr>
        <w:t xml:space="preserve"> t</w:t>
      </w:r>
      <w:r w:rsidR="0051612D" w:rsidRPr="00DB24F5">
        <w:rPr>
          <w:rFonts w:ascii="Times New Roman" w:hAnsi="Times New Roman" w:cs="Times New Roman"/>
          <w:bCs/>
          <w:sz w:val="24"/>
          <w:szCs w:val="24"/>
        </w:rPr>
        <w:t>ë</w:t>
      </w:r>
      <w:r w:rsidRPr="00DB24F5">
        <w:rPr>
          <w:rFonts w:ascii="Times New Roman" w:hAnsi="Times New Roman" w:cs="Times New Roman"/>
          <w:bCs/>
          <w:sz w:val="24"/>
          <w:szCs w:val="24"/>
        </w:rPr>
        <w:t xml:space="preserve"> k</w:t>
      </w:r>
      <w:r w:rsidR="0051612D" w:rsidRPr="00DB24F5">
        <w:rPr>
          <w:rFonts w:ascii="Times New Roman" w:hAnsi="Times New Roman" w:cs="Times New Roman"/>
          <w:bCs/>
          <w:sz w:val="24"/>
          <w:szCs w:val="24"/>
        </w:rPr>
        <w:t>ë</w:t>
      </w:r>
      <w:r w:rsidRPr="00DB24F5">
        <w:rPr>
          <w:rFonts w:ascii="Times New Roman" w:hAnsi="Times New Roman" w:cs="Times New Roman"/>
          <w:bCs/>
          <w:sz w:val="24"/>
          <w:szCs w:val="24"/>
        </w:rPr>
        <w:t>tyre deklarimeve</w:t>
      </w:r>
      <w:r w:rsidR="006A42A3" w:rsidRPr="00DB24F5">
        <w:rPr>
          <w:rFonts w:ascii="Times New Roman" w:hAnsi="Times New Roman" w:cs="Times New Roman"/>
          <w:bCs/>
          <w:sz w:val="24"/>
          <w:szCs w:val="24"/>
        </w:rPr>
        <w:t>,</w:t>
      </w:r>
      <w:r w:rsidR="00985555" w:rsidRPr="00DB24F5">
        <w:rPr>
          <w:rFonts w:ascii="Times New Roman" w:hAnsi="Times New Roman" w:cs="Times New Roman"/>
          <w:bCs/>
          <w:sz w:val="24"/>
          <w:szCs w:val="24"/>
        </w:rPr>
        <w:t xml:space="preserve"> subjekti</w:t>
      </w:r>
      <w:r w:rsidRPr="00DB24F5">
        <w:rPr>
          <w:rFonts w:ascii="Times New Roman" w:hAnsi="Times New Roman" w:cs="Times New Roman"/>
          <w:bCs/>
          <w:sz w:val="24"/>
          <w:szCs w:val="24"/>
        </w:rPr>
        <w:t xml:space="preserve"> ka depozituar </w:t>
      </w:r>
      <w:r w:rsidR="00DF0570" w:rsidRPr="00DB24F5">
        <w:rPr>
          <w:rFonts w:ascii="Times New Roman" w:hAnsi="Times New Roman" w:cs="Times New Roman"/>
          <w:bCs/>
          <w:sz w:val="24"/>
          <w:szCs w:val="24"/>
        </w:rPr>
        <w:t>dokumentacionin</w:t>
      </w:r>
      <w:r w:rsidRPr="00DB24F5">
        <w:rPr>
          <w:rFonts w:ascii="Times New Roman" w:hAnsi="Times New Roman" w:cs="Times New Roman"/>
          <w:bCs/>
          <w:sz w:val="24"/>
          <w:szCs w:val="24"/>
        </w:rPr>
        <w:t xml:space="preserve"> shkresor si vijon:</w:t>
      </w:r>
      <w:r w:rsidRPr="00DB24F5">
        <w:rPr>
          <w:rFonts w:ascii="Times New Roman" w:hAnsi="Times New Roman" w:cs="Times New Roman"/>
          <w:bCs/>
          <w:i/>
          <w:iCs/>
          <w:sz w:val="24"/>
          <w:szCs w:val="24"/>
        </w:rPr>
        <w:t xml:space="preserve"> </w:t>
      </w:r>
      <w:r w:rsidRPr="00DB24F5">
        <w:rPr>
          <w:rFonts w:ascii="Times New Roman" w:hAnsi="Times New Roman" w:cs="Times New Roman"/>
          <w:sz w:val="24"/>
          <w:szCs w:val="24"/>
        </w:rPr>
        <w:t xml:space="preserve">shkresën e ASHK-së, Drejtoria me nr. 426 prot., datë 26.01.2022;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xml:space="preserve">) kontratë shitje pasurie të paluajtshme nr. 472 </w:t>
      </w:r>
      <w:proofErr w:type="spellStart"/>
      <w:r w:rsidRPr="00DB24F5">
        <w:rPr>
          <w:rFonts w:ascii="Times New Roman" w:hAnsi="Times New Roman" w:cs="Times New Roman"/>
          <w:sz w:val="24"/>
          <w:szCs w:val="24"/>
        </w:rPr>
        <w:t>rep</w:t>
      </w:r>
      <w:proofErr w:type="spellEnd"/>
      <w:r w:rsidRPr="00DB24F5">
        <w:rPr>
          <w:rFonts w:ascii="Times New Roman" w:hAnsi="Times New Roman" w:cs="Times New Roman"/>
          <w:sz w:val="24"/>
          <w:szCs w:val="24"/>
        </w:rPr>
        <w:t xml:space="preserve">., nr. 77 </w:t>
      </w:r>
      <w:proofErr w:type="spellStart"/>
      <w:r w:rsidRPr="00DB24F5">
        <w:rPr>
          <w:rFonts w:ascii="Times New Roman" w:hAnsi="Times New Roman" w:cs="Times New Roman"/>
          <w:sz w:val="24"/>
          <w:szCs w:val="24"/>
        </w:rPr>
        <w:t>kol</w:t>
      </w:r>
      <w:proofErr w:type="spellEnd"/>
      <w:r w:rsidRPr="00DB24F5">
        <w:rPr>
          <w:rFonts w:ascii="Times New Roman" w:hAnsi="Times New Roman" w:cs="Times New Roman"/>
          <w:sz w:val="24"/>
          <w:szCs w:val="24"/>
        </w:rPr>
        <w:t xml:space="preserve">., datë 28.06.2001; </w:t>
      </w:r>
      <w:proofErr w:type="spellStart"/>
      <w:r w:rsidRPr="00DB24F5">
        <w:rPr>
          <w:rFonts w:ascii="Times New Roman" w:hAnsi="Times New Roman" w:cs="Times New Roman"/>
          <w:sz w:val="24"/>
          <w:szCs w:val="24"/>
        </w:rPr>
        <w:t>iii</w:t>
      </w:r>
      <w:proofErr w:type="spellEnd"/>
      <w:r w:rsidRPr="00DB24F5">
        <w:rPr>
          <w:rFonts w:ascii="Times New Roman" w:hAnsi="Times New Roman" w:cs="Times New Roman"/>
          <w:sz w:val="24"/>
          <w:szCs w:val="24"/>
        </w:rPr>
        <w:t xml:space="preserve">) kontratë shitje pasuri e paluajtshme nr. 998 </w:t>
      </w:r>
      <w:proofErr w:type="spellStart"/>
      <w:r w:rsidRPr="00DB24F5">
        <w:rPr>
          <w:rFonts w:ascii="Times New Roman" w:hAnsi="Times New Roman" w:cs="Times New Roman"/>
          <w:sz w:val="24"/>
          <w:szCs w:val="24"/>
        </w:rPr>
        <w:t>rep</w:t>
      </w:r>
      <w:proofErr w:type="spellEnd"/>
      <w:r w:rsidRPr="00DB24F5">
        <w:rPr>
          <w:rFonts w:ascii="Times New Roman" w:hAnsi="Times New Roman" w:cs="Times New Roman"/>
          <w:sz w:val="24"/>
          <w:szCs w:val="24"/>
        </w:rPr>
        <w:t xml:space="preserve">., nr. 553 </w:t>
      </w:r>
      <w:proofErr w:type="spellStart"/>
      <w:r w:rsidRPr="00DB24F5">
        <w:rPr>
          <w:rFonts w:ascii="Times New Roman" w:hAnsi="Times New Roman" w:cs="Times New Roman"/>
          <w:sz w:val="24"/>
          <w:szCs w:val="24"/>
        </w:rPr>
        <w:t>kol</w:t>
      </w:r>
      <w:proofErr w:type="spellEnd"/>
      <w:r w:rsidRPr="00DB24F5">
        <w:rPr>
          <w:rFonts w:ascii="Times New Roman" w:hAnsi="Times New Roman" w:cs="Times New Roman"/>
          <w:sz w:val="24"/>
          <w:szCs w:val="24"/>
        </w:rPr>
        <w:t>., datë 03.05.2001; (</w:t>
      </w:r>
      <w:proofErr w:type="spellStart"/>
      <w:r w:rsidRPr="00DB24F5">
        <w:rPr>
          <w:rFonts w:ascii="Times New Roman" w:hAnsi="Times New Roman" w:cs="Times New Roman"/>
          <w:sz w:val="24"/>
          <w:szCs w:val="24"/>
        </w:rPr>
        <w:t>iv</w:t>
      </w:r>
      <w:proofErr w:type="spellEnd"/>
      <w:r w:rsidRPr="00DB24F5">
        <w:rPr>
          <w:rFonts w:ascii="Times New Roman" w:hAnsi="Times New Roman" w:cs="Times New Roman"/>
          <w:sz w:val="24"/>
          <w:szCs w:val="24"/>
        </w:rPr>
        <w:t xml:space="preserve">) kontratë shitje pasurie të </w:t>
      </w:r>
      <w:r w:rsidRPr="00DB24F5">
        <w:rPr>
          <w:rFonts w:ascii="Times New Roman" w:hAnsi="Times New Roman" w:cs="Times New Roman"/>
          <w:sz w:val="24"/>
          <w:szCs w:val="24"/>
        </w:rPr>
        <w:lastRenderedPageBreak/>
        <w:t xml:space="preserve">paluajtshme nr. 677 </w:t>
      </w:r>
      <w:proofErr w:type="spellStart"/>
      <w:r w:rsidRPr="00DB24F5">
        <w:rPr>
          <w:rFonts w:ascii="Times New Roman" w:hAnsi="Times New Roman" w:cs="Times New Roman"/>
          <w:sz w:val="24"/>
          <w:szCs w:val="24"/>
        </w:rPr>
        <w:t>rep</w:t>
      </w:r>
      <w:proofErr w:type="spellEnd"/>
      <w:r w:rsidRPr="00DB24F5">
        <w:rPr>
          <w:rFonts w:ascii="Times New Roman" w:hAnsi="Times New Roman" w:cs="Times New Roman"/>
          <w:sz w:val="24"/>
          <w:szCs w:val="24"/>
        </w:rPr>
        <w:t xml:space="preserve">., nr. 102 </w:t>
      </w:r>
      <w:proofErr w:type="spellStart"/>
      <w:r w:rsidRPr="00DB24F5">
        <w:rPr>
          <w:rFonts w:ascii="Times New Roman" w:hAnsi="Times New Roman" w:cs="Times New Roman"/>
          <w:sz w:val="24"/>
          <w:szCs w:val="24"/>
        </w:rPr>
        <w:t>kol</w:t>
      </w:r>
      <w:proofErr w:type="spellEnd"/>
      <w:r w:rsidRPr="00DB24F5">
        <w:rPr>
          <w:rFonts w:ascii="Times New Roman" w:hAnsi="Times New Roman" w:cs="Times New Roman"/>
          <w:sz w:val="24"/>
          <w:szCs w:val="24"/>
        </w:rPr>
        <w:t>., datë 19.07.2001; dhe v) akt</w:t>
      </w:r>
      <w:r w:rsidR="00677A3E"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ekspertimi nga </w:t>
      </w:r>
      <w:proofErr w:type="spellStart"/>
      <w:r w:rsidRPr="00DB24F5">
        <w:rPr>
          <w:rFonts w:ascii="Times New Roman" w:hAnsi="Times New Roman" w:cs="Times New Roman"/>
          <w:sz w:val="24"/>
          <w:szCs w:val="24"/>
        </w:rPr>
        <w:t>Ing</w:t>
      </w:r>
      <w:proofErr w:type="spellEnd"/>
      <w:r w:rsidRPr="00DB24F5">
        <w:rPr>
          <w:rFonts w:ascii="Times New Roman" w:hAnsi="Times New Roman" w:cs="Times New Roman"/>
          <w:sz w:val="24"/>
          <w:szCs w:val="24"/>
        </w:rPr>
        <w:t>. Engj</w:t>
      </w:r>
      <w:r w:rsidR="0051612D" w:rsidRPr="00DB24F5">
        <w:rPr>
          <w:rFonts w:ascii="Times New Roman" w:hAnsi="Times New Roman" w:cs="Times New Roman"/>
          <w:sz w:val="24"/>
          <w:szCs w:val="24"/>
        </w:rPr>
        <w:t>ë</w:t>
      </w:r>
      <w:r w:rsidRPr="00DB24F5">
        <w:rPr>
          <w:rFonts w:ascii="Times New Roman" w:hAnsi="Times New Roman" w:cs="Times New Roman"/>
          <w:sz w:val="24"/>
          <w:szCs w:val="24"/>
        </w:rPr>
        <w:t>llushe Lala</w:t>
      </w:r>
      <w:r w:rsidR="00DF0570" w:rsidRPr="00DB24F5">
        <w:rPr>
          <w:rStyle w:val="FootnoteReference"/>
          <w:rFonts w:ascii="Times New Roman" w:hAnsi="Times New Roman" w:cs="Times New Roman"/>
          <w:sz w:val="24"/>
          <w:szCs w:val="24"/>
        </w:rPr>
        <w:footnoteReference w:id="8"/>
      </w:r>
      <w:r w:rsidRPr="00DB24F5">
        <w:rPr>
          <w:rFonts w:ascii="Times New Roman" w:hAnsi="Times New Roman" w:cs="Times New Roman"/>
          <w:sz w:val="24"/>
          <w:szCs w:val="24"/>
        </w:rPr>
        <w:t>.</w:t>
      </w:r>
    </w:p>
    <w:p w14:paraId="00480CB8" w14:textId="4972908B" w:rsidR="00847D27" w:rsidRPr="00DB24F5" w:rsidRDefault="00DF057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DB24F5">
        <w:rPr>
          <w:rFonts w:ascii="Times New Roman" w:hAnsi="Times New Roman" w:cs="Times New Roman"/>
          <w:sz w:val="24"/>
          <w:szCs w:val="24"/>
        </w:rPr>
        <w:t>Gjat</w:t>
      </w:r>
      <w:r w:rsidR="005161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hetimit administrativ, </w:t>
      </w:r>
      <w:r w:rsidR="00C166EB" w:rsidRPr="00DB24F5">
        <w:rPr>
          <w:rFonts w:ascii="Times New Roman" w:hAnsi="Times New Roman" w:cs="Times New Roman"/>
          <w:sz w:val="24"/>
          <w:szCs w:val="24"/>
        </w:rPr>
        <w:t>K</w:t>
      </w:r>
      <w:r w:rsidR="00C166EB" w:rsidRPr="00DB24F5">
        <w:rPr>
          <w:rFonts w:ascii="Times New Roman" w:eastAsia="Times New Roman" w:hAnsi="Times New Roman" w:cs="Times New Roman"/>
          <w:sz w:val="24"/>
          <w:szCs w:val="24"/>
        </w:rPr>
        <w:t>omisio</w:t>
      </w:r>
      <w:r w:rsidR="00CA464A" w:rsidRPr="00DB24F5">
        <w:rPr>
          <w:rFonts w:ascii="Times New Roman" w:eastAsia="Times New Roman" w:hAnsi="Times New Roman" w:cs="Times New Roman"/>
          <w:sz w:val="24"/>
          <w:szCs w:val="24"/>
        </w:rPr>
        <w:t xml:space="preserve">ni </w:t>
      </w:r>
      <w:r w:rsidR="00C166EB" w:rsidRPr="00DB24F5">
        <w:rPr>
          <w:rFonts w:ascii="Times New Roman" w:eastAsia="Times New Roman" w:hAnsi="Times New Roman" w:cs="Times New Roman"/>
          <w:sz w:val="24"/>
          <w:szCs w:val="24"/>
        </w:rPr>
        <w:t>konstatoi se nga llogaria bankare e b</w:t>
      </w:r>
      <w:r w:rsidR="00367CE7" w:rsidRPr="00DB24F5">
        <w:rPr>
          <w:rFonts w:ascii="Times New Roman" w:eastAsia="Times New Roman" w:hAnsi="Times New Roman" w:cs="Times New Roman"/>
          <w:sz w:val="24"/>
          <w:szCs w:val="24"/>
        </w:rPr>
        <w:t>ashk</w:t>
      </w:r>
      <w:r w:rsidR="00A558BD" w:rsidRPr="00DB24F5">
        <w:rPr>
          <w:rFonts w:ascii="Times New Roman" w:eastAsia="Times New Roman" w:hAnsi="Times New Roman" w:cs="Times New Roman"/>
          <w:sz w:val="24"/>
          <w:szCs w:val="24"/>
        </w:rPr>
        <w:t>ë</w:t>
      </w:r>
      <w:r w:rsidR="00367CE7" w:rsidRPr="00DB24F5">
        <w:rPr>
          <w:rFonts w:ascii="Times New Roman" w:eastAsia="Times New Roman" w:hAnsi="Times New Roman" w:cs="Times New Roman"/>
          <w:sz w:val="24"/>
          <w:szCs w:val="24"/>
        </w:rPr>
        <w:t xml:space="preserve">shortit </w:t>
      </w:r>
      <w:r w:rsidR="00C166EB" w:rsidRPr="00DB24F5">
        <w:rPr>
          <w:rFonts w:ascii="Times New Roman" w:eastAsia="Times New Roman" w:hAnsi="Times New Roman" w:cs="Times New Roman"/>
          <w:sz w:val="24"/>
          <w:szCs w:val="24"/>
        </w:rPr>
        <w:t>të subjektit në</w:t>
      </w:r>
      <w:r w:rsidR="006A42A3" w:rsidRPr="00DB24F5">
        <w:rPr>
          <w:rFonts w:ascii="Times New Roman" w:eastAsia="Times New Roman" w:hAnsi="Times New Roman" w:cs="Times New Roman"/>
          <w:sz w:val="24"/>
          <w:szCs w:val="24"/>
        </w:rPr>
        <w:t xml:space="preserve"> bank</w:t>
      </w:r>
      <w:r w:rsidR="00EE6805" w:rsidRPr="00DB24F5">
        <w:rPr>
          <w:rFonts w:ascii="Times New Roman" w:eastAsia="Times New Roman" w:hAnsi="Times New Roman" w:cs="Times New Roman"/>
          <w:sz w:val="24"/>
          <w:szCs w:val="24"/>
        </w:rPr>
        <w:t>ë</w:t>
      </w:r>
      <w:r w:rsidR="006A42A3" w:rsidRPr="00DB24F5">
        <w:rPr>
          <w:rFonts w:ascii="Times New Roman" w:eastAsia="Times New Roman" w:hAnsi="Times New Roman" w:cs="Times New Roman"/>
          <w:sz w:val="24"/>
          <w:szCs w:val="24"/>
        </w:rPr>
        <w:t>n</w:t>
      </w:r>
      <w:r w:rsidR="00C166EB" w:rsidRPr="00DB24F5">
        <w:rPr>
          <w:rFonts w:ascii="Times New Roman" w:eastAsia="Times New Roman" w:hAnsi="Times New Roman" w:cs="Times New Roman"/>
          <w:sz w:val="24"/>
          <w:szCs w:val="24"/>
        </w:rPr>
        <w:t xml:space="preserve"> BKT, përgjatë vitit 2012 e në vijim janë kryer pagesa utilitare të ndryshme</w:t>
      </w:r>
      <w:r w:rsidR="00985555" w:rsidRPr="00DB24F5">
        <w:rPr>
          <w:rFonts w:ascii="Times New Roman" w:eastAsia="Times New Roman" w:hAnsi="Times New Roman" w:cs="Times New Roman"/>
          <w:sz w:val="24"/>
          <w:szCs w:val="24"/>
        </w:rPr>
        <w:t>, nd</w:t>
      </w:r>
      <w:r w:rsidR="00DB474D" w:rsidRPr="00DB24F5">
        <w:rPr>
          <w:rFonts w:ascii="Times New Roman" w:eastAsia="Times New Roman" w:hAnsi="Times New Roman" w:cs="Times New Roman"/>
          <w:sz w:val="24"/>
          <w:szCs w:val="24"/>
        </w:rPr>
        <w:t>ë</w:t>
      </w:r>
      <w:r w:rsidR="00985555" w:rsidRPr="00DB24F5">
        <w:rPr>
          <w:rFonts w:ascii="Times New Roman" w:eastAsia="Times New Roman" w:hAnsi="Times New Roman" w:cs="Times New Roman"/>
          <w:sz w:val="24"/>
          <w:szCs w:val="24"/>
        </w:rPr>
        <w:t>r t</w:t>
      </w:r>
      <w:r w:rsidR="00DB474D" w:rsidRPr="00DB24F5">
        <w:rPr>
          <w:rFonts w:ascii="Times New Roman" w:eastAsia="Times New Roman" w:hAnsi="Times New Roman" w:cs="Times New Roman"/>
          <w:sz w:val="24"/>
          <w:szCs w:val="24"/>
        </w:rPr>
        <w:t>ë</w:t>
      </w:r>
      <w:r w:rsidR="00985555" w:rsidRPr="00DB24F5">
        <w:rPr>
          <w:rFonts w:ascii="Times New Roman" w:eastAsia="Times New Roman" w:hAnsi="Times New Roman" w:cs="Times New Roman"/>
          <w:sz w:val="24"/>
          <w:szCs w:val="24"/>
        </w:rPr>
        <w:t xml:space="preserve"> cilat </w:t>
      </w:r>
      <w:r w:rsidR="00C166EB" w:rsidRPr="00DB24F5">
        <w:rPr>
          <w:rFonts w:ascii="Times New Roman" w:eastAsia="Times New Roman" w:hAnsi="Times New Roman" w:cs="Times New Roman"/>
          <w:sz w:val="24"/>
          <w:szCs w:val="24"/>
        </w:rPr>
        <w:t xml:space="preserve">edhe pagesë për kontratën numër 1677488296 me përshkrimin </w:t>
      </w:r>
      <w:r w:rsidRPr="00DB24F5">
        <w:rPr>
          <w:rFonts w:ascii="Times New Roman" w:eastAsia="Times New Roman" w:hAnsi="Times New Roman" w:cs="Times New Roman"/>
          <w:sz w:val="24"/>
          <w:szCs w:val="24"/>
        </w:rPr>
        <w:t>“</w:t>
      </w:r>
      <w:proofErr w:type="spellStart"/>
      <w:r w:rsidR="00C166EB" w:rsidRPr="00DB24F5">
        <w:rPr>
          <w:rFonts w:ascii="Times New Roman" w:eastAsia="Times New Roman" w:hAnsi="Times New Roman" w:cs="Times New Roman"/>
          <w:sz w:val="24"/>
          <w:szCs w:val="24"/>
        </w:rPr>
        <w:t>Albtelecom</w:t>
      </w:r>
      <w:proofErr w:type="spellEnd"/>
      <w:r w:rsidRPr="00DB24F5">
        <w:rPr>
          <w:rFonts w:ascii="Times New Roman" w:eastAsia="Times New Roman" w:hAnsi="Times New Roman" w:cs="Times New Roman"/>
          <w:sz w:val="24"/>
          <w:szCs w:val="24"/>
        </w:rPr>
        <w:t>”</w:t>
      </w:r>
      <w:r w:rsidR="00C166EB" w:rsidRPr="00DB24F5">
        <w:rPr>
          <w:rFonts w:ascii="Times New Roman" w:eastAsia="Times New Roman" w:hAnsi="Times New Roman" w:cs="Times New Roman"/>
          <w:sz w:val="24"/>
          <w:szCs w:val="24"/>
        </w:rPr>
        <w:t xml:space="preserve"> </w:t>
      </w:r>
      <w:r w:rsidRPr="00DB24F5">
        <w:rPr>
          <w:rFonts w:ascii="Times New Roman" w:eastAsia="Times New Roman" w:hAnsi="Times New Roman" w:cs="Times New Roman"/>
          <w:sz w:val="24"/>
          <w:szCs w:val="24"/>
        </w:rPr>
        <w:t>SHA. Pas verifikimeve t</w:t>
      </w:r>
      <w:r w:rsidR="0051612D"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kryera</w:t>
      </w:r>
      <w:r w:rsidRPr="00DB24F5">
        <w:rPr>
          <w:rStyle w:val="FootnoteReference"/>
          <w:rFonts w:ascii="Times New Roman" w:eastAsia="Times New Roman" w:hAnsi="Times New Roman" w:cs="Times New Roman"/>
          <w:sz w:val="24"/>
          <w:szCs w:val="24"/>
        </w:rPr>
        <w:footnoteReference w:id="9"/>
      </w:r>
      <w:r w:rsidR="00C166EB" w:rsidRPr="00DB24F5">
        <w:rPr>
          <w:rFonts w:ascii="Times New Roman" w:eastAsia="Times New Roman" w:hAnsi="Times New Roman" w:cs="Times New Roman"/>
          <w:sz w:val="24"/>
          <w:szCs w:val="24"/>
        </w:rPr>
        <w:t xml:space="preserve"> lidhur me këtë konstatim</w:t>
      </w:r>
      <w:r w:rsidRPr="00DB24F5">
        <w:rPr>
          <w:rFonts w:ascii="Times New Roman" w:eastAsia="Times New Roman" w:hAnsi="Times New Roman" w:cs="Times New Roman"/>
          <w:sz w:val="24"/>
          <w:szCs w:val="24"/>
        </w:rPr>
        <w:t xml:space="preserve">, Komisioni iu </w:t>
      </w:r>
      <w:r w:rsidR="00C166EB" w:rsidRPr="00DB24F5">
        <w:rPr>
          <w:rFonts w:ascii="Times New Roman" w:eastAsia="Times New Roman" w:hAnsi="Times New Roman" w:cs="Times New Roman"/>
          <w:sz w:val="24"/>
          <w:szCs w:val="24"/>
        </w:rPr>
        <w:t>drejtua</w:t>
      </w:r>
      <w:r w:rsidR="00297735" w:rsidRPr="00DB24F5">
        <w:rPr>
          <w:rFonts w:ascii="Times New Roman" w:eastAsia="Times New Roman" w:hAnsi="Times New Roman" w:cs="Times New Roman"/>
          <w:sz w:val="24"/>
          <w:szCs w:val="24"/>
        </w:rPr>
        <w:t xml:space="preserve"> </w:t>
      </w:r>
      <w:r w:rsidR="00C166EB" w:rsidRPr="00DB24F5">
        <w:rPr>
          <w:rFonts w:ascii="Times New Roman" w:eastAsia="Times New Roman" w:hAnsi="Times New Roman" w:cs="Times New Roman"/>
          <w:sz w:val="24"/>
          <w:szCs w:val="24"/>
        </w:rPr>
        <w:t>subjekti</w:t>
      </w:r>
      <w:r w:rsidR="00A73391" w:rsidRPr="00DB24F5">
        <w:rPr>
          <w:rFonts w:ascii="Times New Roman" w:eastAsia="Times New Roman" w:hAnsi="Times New Roman" w:cs="Times New Roman"/>
          <w:sz w:val="24"/>
          <w:szCs w:val="24"/>
        </w:rPr>
        <w:t>t</w:t>
      </w:r>
      <w:r w:rsidR="00C166EB" w:rsidRPr="00DB24F5">
        <w:rPr>
          <w:rFonts w:ascii="Times New Roman" w:eastAsia="Times New Roman" w:hAnsi="Times New Roman" w:cs="Times New Roman"/>
          <w:sz w:val="24"/>
          <w:szCs w:val="24"/>
        </w:rPr>
        <w:t xml:space="preserve"> për të dhënë shpjegime se cili ishte abonenti/klienti i kontratës me numër nr.1677488296 për furnizimin me shërbime nga shoqëria </w:t>
      </w:r>
      <w:r w:rsidRPr="00DB24F5">
        <w:rPr>
          <w:rFonts w:ascii="Times New Roman" w:eastAsia="Times New Roman" w:hAnsi="Times New Roman" w:cs="Times New Roman"/>
          <w:sz w:val="24"/>
          <w:szCs w:val="24"/>
        </w:rPr>
        <w:t>“</w:t>
      </w:r>
      <w:proofErr w:type="spellStart"/>
      <w:r w:rsidR="00C166EB" w:rsidRPr="00DB24F5">
        <w:rPr>
          <w:rFonts w:ascii="Times New Roman" w:eastAsia="Times New Roman" w:hAnsi="Times New Roman" w:cs="Times New Roman"/>
          <w:sz w:val="24"/>
          <w:szCs w:val="24"/>
        </w:rPr>
        <w:t>Albtelecom</w:t>
      </w:r>
      <w:proofErr w:type="spellEnd"/>
      <w:r w:rsidRPr="00DB24F5">
        <w:rPr>
          <w:rFonts w:ascii="Times New Roman" w:eastAsia="Times New Roman" w:hAnsi="Times New Roman" w:cs="Times New Roman"/>
          <w:sz w:val="24"/>
          <w:szCs w:val="24"/>
        </w:rPr>
        <w:t>”</w:t>
      </w:r>
      <w:r w:rsidR="00C166EB" w:rsidRPr="00DB24F5">
        <w:rPr>
          <w:rFonts w:ascii="Times New Roman" w:eastAsia="Times New Roman" w:hAnsi="Times New Roman" w:cs="Times New Roman"/>
          <w:sz w:val="24"/>
          <w:szCs w:val="24"/>
        </w:rPr>
        <w:t xml:space="preserve"> </w:t>
      </w:r>
      <w:r w:rsidRPr="00DB24F5">
        <w:rPr>
          <w:rFonts w:ascii="Times New Roman" w:eastAsia="Times New Roman" w:hAnsi="Times New Roman" w:cs="Times New Roman"/>
          <w:sz w:val="24"/>
          <w:szCs w:val="24"/>
        </w:rPr>
        <w:t>SHA</w:t>
      </w:r>
      <w:r w:rsidR="00AD1535" w:rsidRPr="00DB24F5">
        <w:rPr>
          <w:rFonts w:ascii="Times New Roman" w:eastAsia="Times New Roman" w:hAnsi="Times New Roman" w:cs="Times New Roman"/>
          <w:sz w:val="24"/>
          <w:szCs w:val="24"/>
        </w:rPr>
        <w:t xml:space="preserve">. </w:t>
      </w:r>
      <w:r w:rsidR="00C166EB" w:rsidRPr="00DB24F5">
        <w:rPr>
          <w:rFonts w:ascii="Times New Roman" w:eastAsia="Times New Roman" w:hAnsi="Times New Roman" w:cs="Times New Roman"/>
          <w:sz w:val="24"/>
          <w:szCs w:val="24"/>
        </w:rPr>
        <w:t xml:space="preserve">Në përgjigje </w:t>
      </w:r>
      <w:r w:rsidR="00AD1535" w:rsidRPr="00DB24F5">
        <w:rPr>
          <w:rFonts w:ascii="Times New Roman" w:eastAsia="Times New Roman" w:hAnsi="Times New Roman" w:cs="Times New Roman"/>
          <w:sz w:val="24"/>
          <w:szCs w:val="24"/>
        </w:rPr>
        <w:t>t</w:t>
      </w:r>
      <w:r w:rsidR="00251147" w:rsidRPr="00DB24F5">
        <w:rPr>
          <w:rFonts w:ascii="Times New Roman" w:eastAsia="Times New Roman" w:hAnsi="Times New Roman" w:cs="Times New Roman"/>
          <w:sz w:val="24"/>
          <w:szCs w:val="24"/>
        </w:rPr>
        <w:t>ë</w:t>
      </w:r>
      <w:r w:rsidR="00AD1535" w:rsidRPr="00DB24F5">
        <w:rPr>
          <w:rFonts w:ascii="Times New Roman" w:eastAsia="Times New Roman" w:hAnsi="Times New Roman" w:cs="Times New Roman"/>
          <w:sz w:val="24"/>
          <w:szCs w:val="24"/>
        </w:rPr>
        <w:t xml:space="preserve"> sa m</w:t>
      </w:r>
      <w:r w:rsidR="00251147" w:rsidRPr="00DB24F5">
        <w:rPr>
          <w:rFonts w:ascii="Times New Roman" w:eastAsia="Times New Roman" w:hAnsi="Times New Roman" w:cs="Times New Roman"/>
          <w:sz w:val="24"/>
          <w:szCs w:val="24"/>
        </w:rPr>
        <w:t>ë</w:t>
      </w:r>
      <w:r w:rsidR="00AD1535" w:rsidRPr="00DB24F5">
        <w:rPr>
          <w:rFonts w:ascii="Times New Roman" w:eastAsia="Times New Roman" w:hAnsi="Times New Roman" w:cs="Times New Roman"/>
          <w:sz w:val="24"/>
          <w:szCs w:val="24"/>
        </w:rPr>
        <w:t xml:space="preserve"> sip</w:t>
      </w:r>
      <w:r w:rsidR="00251147" w:rsidRPr="00DB24F5">
        <w:rPr>
          <w:rFonts w:ascii="Times New Roman" w:eastAsia="Times New Roman" w:hAnsi="Times New Roman" w:cs="Times New Roman"/>
          <w:sz w:val="24"/>
          <w:szCs w:val="24"/>
        </w:rPr>
        <w:t>ë</w:t>
      </w:r>
      <w:r w:rsidR="00AD1535" w:rsidRPr="00DB24F5">
        <w:rPr>
          <w:rFonts w:ascii="Times New Roman" w:eastAsia="Times New Roman" w:hAnsi="Times New Roman" w:cs="Times New Roman"/>
          <w:sz w:val="24"/>
          <w:szCs w:val="24"/>
        </w:rPr>
        <w:t xml:space="preserve">r </w:t>
      </w:r>
      <w:r w:rsidR="00C166EB" w:rsidRPr="00DB24F5">
        <w:rPr>
          <w:rFonts w:ascii="Times New Roman" w:eastAsia="Times New Roman" w:hAnsi="Times New Roman" w:cs="Times New Roman"/>
          <w:sz w:val="24"/>
          <w:szCs w:val="24"/>
        </w:rPr>
        <w:t xml:space="preserve">subjekti </w:t>
      </w:r>
      <w:r w:rsidR="00AD1535" w:rsidRPr="00DB24F5">
        <w:rPr>
          <w:rFonts w:ascii="Times New Roman" w:eastAsia="Times New Roman" w:hAnsi="Times New Roman" w:cs="Times New Roman"/>
          <w:sz w:val="24"/>
          <w:szCs w:val="24"/>
        </w:rPr>
        <w:t xml:space="preserve">ka </w:t>
      </w:r>
      <w:r w:rsidR="00C166EB" w:rsidRPr="00DB24F5">
        <w:rPr>
          <w:rFonts w:ascii="Times New Roman" w:eastAsia="Times New Roman" w:hAnsi="Times New Roman" w:cs="Times New Roman"/>
          <w:sz w:val="24"/>
          <w:szCs w:val="24"/>
        </w:rPr>
        <w:t>shpjeg</w:t>
      </w:r>
      <w:r w:rsidR="00AD1535" w:rsidRPr="00DB24F5">
        <w:rPr>
          <w:rFonts w:ascii="Times New Roman" w:eastAsia="Times New Roman" w:hAnsi="Times New Roman" w:cs="Times New Roman"/>
          <w:sz w:val="24"/>
          <w:szCs w:val="24"/>
        </w:rPr>
        <w:t>uar</w:t>
      </w:r>
      <w:r w:rsidR="00C166EB" w:rsidRPr="00DB24F5">
        <w:rPr>
          <w:rFonts w:ascii="Times New Roman" w:eastAsia="Times New Roman" w:hAnsi="Times New Roman" w:cs="Times New Roman"/>
          <w:sz w:val="24"/>
          <w:szCs w:val="24"/>
        </w:rPr>
        <w:t xml:space="preserve"> se kontrata është lidhur </w:t>
      </w:r>
      <w:r w:rsidR="00AD1535" w:rsidRPr="00DB24F5">
        <w:rPr>
          <w:rFonts w:ascii="Times New Roman" w:eastAsia="Times New Roman" w:hAnsi="Times New Roman" w:cs="Times New Roman"/>
          <w:sz w:val="24"/>
          <w:szCs w:val="24"/>
        </w:rPr>
        <w:t>m</w:t>
      </w:r>
      <w:r w:rsidR="00C166EB" w:rsidRPr="00DB24F5">
        <w:rPr>
          <w:rFonts w:ascii="Times New Roman" w:eastAsia="Times New Roman" w:hAnsi="Times New Roman" w:cs="Times New Roman"/>
          <w:sz w:val="24"/>
          <w:szCs w:val="24"/>
        </w:rPr>
        <w:t xml:space="preserve">ë datë 21.10.2003, në adresën </w:t>
      </w:r>
      <w:r w:rsidR="0051612D" w:rsidRPr="00DB24F5">
        <w:rPr>
          <w:rFonts w:ascii="Times New Roman" w:eastAsia="Times New Roman" w:hAnsi="Times New Roman" w:cs="Times New Roman"/>
          <w:sz w:val="24"/>
          <w:szCs w:val="24"/>
        </w:rPr>
        <w:t>l</w:t>
      </w:r>
      <w:r w:rsidR="00C166EB" w:rsidRPr="00DB24F5">
        <w:rPr>
          <w:rFonts w:ascii="Times New Roman" w:eastAsia="Times New Roman" w:hAnsi="Times New Roman" w:cs="Times New Roman"/>
          <w:sz w:val="24"/>
          <w:szCs w:val="24"/>
        </w:rPr>
        <w:t>agjja “18 Shtator</w:t>
      </w:r>
      <w:r w:rsidR="0051612D" w:rsidRPr="00DB24F5">
        <w:rPr>
          <w:rFonts w:ascii="Times New Roman" w:eastAsia="Times New Roman" w:hAnsi="Times New Roman" w:cs="Times New Roman"/>
          <w:sz w:val="24"/>
          <w:szCs w:val="24"/>
        </w:rPr>
        <w:t>i”</w:t>
      </w:r>
      <w:r w:rsidR="00AD1535" w:rsidRPr="00DB24F5">
        <w:rPr>
          <w:rFonts w:ascii="Times New Roman" w:eastAsia="Times New Roman" w:hAnsi="Times New Roman" w:cs="Times New Roman"/>
          <w:sz w:val="24"/>
          <w:szCs w:val="24"/>
        </w:rPr>
        <w:t xml:space="preserve"> </w:t>
      </w:r>
      <w:r w:rsidR="00985555" w:rsidRPr="00DB24F5">
        <w:rPr>
          <w:rFonts w:ascii="Times New Roman" w:eastAsia="Times New Roman" w:hAnsi="Times New Roman" w:cs="Times New Roman"/>
          <w:sz w:val="24"/>
          <w:szCs w:val="24"/>
        </w:rPr>
        <w:t>Gjirokast</w:t>
      </w:r>
      <w:r w:rsidR="00DB474D" w:rsidRPr="00DB24F5">
        <w:rPr>
          <w:rFonts w:ascii="Times New Roman" w:eastAsia="Times New Roman" w:hAnsi="Times New Roman" w:cs="Times New Roman"/>
          <w:sz w:val="24"/>
          <w:szCs w:val="24"/>
        </w:rPr>
        <w:t>ë</w:t>
      </w:r>
      <w:r w:rsidR="00985555" w:rsidRPr="00DB24F5">
        <w:rPr>
          <w:rFonts w:ascii="Times New Roman" w:eastAsia="Times New Roman" w:hAnsi="Times New Roman" w:cs="Times New Roman"/>
          <w:sz w:val="24"/>
          <w:szCs w:val="24"/>
        </w:rPr>
        <w:t xml:space="preserve">r </w:t>
      </w:r>
      <w:r w:rsidR="00AD1535" w:rsidRPr="00DB24F5">
        <w:rPr>
          <w:rFonts w:ascii="Times New Roman" w:eastAsia="Times New Roman" w:hAnsi="Times New Roman" w:cs="Times New Roman"/>
          <w:sz w:val="24"/>
          <w:szCs w:val="24"/>
        </w:rPr>
        <w:t>dhe</w:t>
      </w:r>
      <w:r w:rsidR="0051612D" w:rsidRPr="00DB24F5">
        <w:rPr>
          <w:rFonts w:ascii="Times New Roman" w:eastAsia="Times New Roman" w:hAnsi="Times New Roman" w:cs="Times New Roman"/>
          <w:sz w:val="24"/>
          <w:szCs w:val="24"/>
        </w:rPr>
        <w:t xml:space="preserve"> </w:t>
      </w:r>
      <w:r w:rsidR="00985555" w:rsidRPr="00DB24F5">
        <w:rPr>
          <w:rFonts w:ascii="Times New Roman" w:eastAsia="Times New Roman" w:hAnsi="Times New Roman" w:cs="Times New Roman"/>
          <w:sz w:val="24"/>
          <w:szCs w:val="24"/>
        </w:rPr>
        <w:t xml:space="preserve">se </w:t>
      </w:r>
      <w:r w:rsidR="0051612D" w:rsidRPr="00DB24F5">
        <w:rPr>
          <w:rFonts w:ascii="Times New Roman" w:eastAsia="Times New Roman" w:hAnsi="Times New Roman" w:cs="Times New Roman"/>
          <w:sz w:val="24"/>
          <w:szCs w:val="24"/>
        </w:rPr>
        <w:t>a</w:t>
      </w:r>
      <w:r w:rsidR="00C166EB" w:rsidRPr="00DB24F5">
        <w:rPr>
          <w:rFonts w:ascii="Times New Roman" w:eastAsia="Times New Roman" w:hAnsi="Times New Roman" w:cs="Times New Roman"/>
          <w:sz w:val="24"/>
          <w:szCs w:val="24"/>
        </w:rPr>
        <w:t>bonent i kontratës</w:t>
      </w:r>
      <w:r w:rsidR="00AD1535" w:rsidRPr="00DB24F5">
        <w:rPr>
          <w:rFonts w:ascii="Times New Roman" w:eastAsia="Times New Roman" w:hAnsi="Times New Roman" w:cs="Times New Roman"/>
          <w:sz w:val="24"/>
          <w:szCs w:val="24"/>
        </w:rPr>
        <w:t xml:space="preserve"> </w:t>
      </w:r>
      <w:r w:rsidR="00251147" w:rsidRPr="00DB24F5">
        <w:rPr>
          <w:rFonts w:ascii="Times New Roman" w:eastAsia="Times New Roman" w:hAnsi="Times New Roman" w:cs="Times New Roman"/>
          <w:sz w:val="24"/>
          <w:szCs w:val="24"/>
        </w:rPr>
        <w:t>ë</w:t>
      </w:r>
      <w:r w:rsidR="00AD1535" w:rsidRPr="00DB24F5">
        <w:rPr>
          <w:rFonts w:ascii="Times New Roman" w:eastAsia="Times New Roman" w:hAnsi="Times New Roman" w:cs="Times New Roman"/>
          <w:sz w:val="24"/>
          <w:szCs w:val="24"/>
        </w:rPr>
        <w:t>sht</w:t>
      </w:r>
      <w:r w:rsidR="00251147" w:rsidRPr="00DB24F5">
        <w:rPr>
          <w:rFonts w:ascii="Times New Roman" w:eastAsia="Times New Roman" w:hAnsi="Times New Roman" w:cs="Times New Roman"/>
          <w:sz w:val="24"/>
          <w:szCs w:val="24"/>
        </w:rPr>
        <w:t>ë</w:t>
      </w:r>
      <w:r w:rsidR="00C166EB" w:rsidRPr="00DB24F5">
        <w:rPr>
          <w:rFonts w:ascii="Times New Roman" w:eastAsia="Times New Roman" w:hAnsi="Times New Roman" w:cs="Times New Roman"/>
          <w:sz w:val="24"/>
          <w:szCs w:val="24"/>
        </w:rPr>
        <w:t xml:space="preserve"> Dritan </w:t>
      </w:r>
      <w:proofErr w:type="spellStart"/>
      <w:r w:rsidR="00C166EB" w:rsidRPr="00DB24F5">
        <w:rPr>
          <w:rFonts w:ascii="Times New Roman" w:eastAsia="Times New Roman" w:hAnsi="Times New Roman" w:cs="Times New Roman"/>
          <w:sz w:val="24"/>
          <w:szCs w:val="24"/>
        </w:rPr>
        <w:t>Marku</w:t>
      </w:r>
      <w:proofErr w:type="spellEnd"/>
      <w:r w:rsidR="00C166EB" w:rsidRPr="00DB24F5">
        <w:rPr>
          <w:rFonts w:ascii="Times New Roman" w:eastAsia="Times New Roman" w:hAnsi="Times New Roman" w:cs="Times New Roman"/>
          <w:sz w:val="24"/>
          <w:szCs w:val="24"/>
        </w:rPr>
        <w:t>.</w:t>
      </w:r>
      <w:r w:rsidR="00746771" w:rsidRPr="00DB24F5">
        <w:rPr>
          <w:rFonts w:ascii="Times New Roman" w:eastAsia="Times New Roman" w:hAnsi="Times New Roman" w:cs="Times New Roman"/>
          <w:sz w:val="24"/>
          <w:szCs w:val="24"/>
        </w:rPr>
        <w:t xml:space="preserve"> </w:t>
      </w:r>
      <w:r w:rsidR="00746771" w:rsidRPr="00DB24F5">
        <w:rPr>
          <w:rFonts w:ascii="Times New Roman" w:hAnsi="Times New Roman" w:cs="Times New Roman"/>
          <w:sz w:val="24"/>
          <w:szCs w:val="24"/>
        </w:rPr>
        <w:t>Në vlerësim të kësaj rrethane</w:t>
      </w:r>
      <w:r w:rsidR="00677A3E" w:rsidRPr="00DB24F5">
        <w:rPr>
          <w:rFonts w:ascii="Times New Roman" w:hAnsi="Times New Roman" w:cs="Times New Roman"/>
          <w:sz w:val="24"/>
          <w:szCs w:val="24"/>
        </w:rPr>
        <w:t xml:space="preserve"> si dhe </w:t>
      </w:r>
      <w:r w:rsidR="00746771" w:rsidRPr="00DB24F5">
        <w:rPr>
          <w:rFonts w:ascii="Times New Roman" w:hAnsi="Times New Roman" w:cs="Times New Roman"/>
          <w:sz w:val="24"/>
          <w:szCs w:val="24"/>
        </w:rPr>
        <w:t xml:space="preserve">për sa kohë subjekti nuk deklaroi investimet dhe shpenzimet e kryera mbi këtë pasuri, si edhe në mungesë të depozitimit të </w:t>
      </w:r>
      <w:proofErr w:type="spellStart"/>
      <w:r w:rsidR="00746771" w:rsidRPr="00DB24F5">
        <w:rPr>
          <w:rFonts w:ascii="Times New Roman" w:hAnsi="Times New Roman" w:cs="Times New Roman"/>
          <w:sz w:val="24"/>
          <w:szCs w:val="24"/>
        </w:rPr>
        <w:t>situacioneve</w:t>
      </w:r>
      <w:proofErr w:type="spellEnd"/>
      <w:r w:rsidR="00746771" w:rsidRPr="00DB24F5">
        <w:rPr>
          <w:rFonts w:ascii="Times New Roman" w:hAnsi="Times New Roman" w:cs="Times New Roman"/>
          <w:sz w:val="24"/>
          <w:szCs w:val="24"/>
        </w:rPr>
        <w:t xml:space="preserve"> për kryerjen e punimeve</w:t>
      </w:r>
      <w:r w:rsidR="00AD1535" w:rsidRPr="00DB24F5">
        <w:rPr>
          <w:rFonts w:ascii="Times New Roman" w:hAnsi="Times New Roman" w:cs="Times New Roman"/>
          <w:sz w:val="24"/>
          <w:szCs w:val="24"/>
        </w:rPr>
        <w:t xml:space="preserve"> </w:t>
      </w:r>
      <w:r w:rsidR="00746771" w:rsidRPr="00DB24F5">
        <w:rPr>
          <w:rFonts w:ascii="Times New Roman" w:hAnsi="Times New Roman" w:cs="Times New Roman"/>
          <w:sz w:val="24"/>
          <w:szCs w:val="24"/>
        </w:rPr>
        <w:t>nga gjendja karabina e pretenduar</w:t>
      </w:r>
      <w:r w:rsidR="00367CE7" w:rsidRPr="00DB24F5">
        <w:rPr>
          <w:rFonts w:ascii="Times New Roman" w:hAnsi="Times New Roman" w:cs="Times New Roman"/>
          <w:sz w:val="24"/>
          <w:szCs w:val="24"/>
        </w:rPr>
        <w:t>,</w:t>
      </w:r>
      <w:r w:rsidR="00746771" w:rsidRPr="00DB24F5">
        <w:rPr>
          <w:rFonts w:ascii="Times New Roman" w:hAnsi="Times New Roman" w:cs="Times New Roman"/>
          <w:sz w:val="24"/>
          <w:szCs w:val="24"/>
        </w:rPr>
        <w:t xml:space="preserve"> në gjendjen përfundimtare të banueshme, </w:t>
      </w:r>
      <w:bookmarkStart w:id="110" w:name="_Hlk194480842"/>
      <w:r w:rsidR="00746771" w:rsidRPr="00DB24F5">
        <w:rPr>
          <w:rFonts w:ascii="Times New Roman" w:hAnsi="Times New Roman" w:cs="Times New Roman"/>
          <w:sz w:val="24"/>
          <w:szCs w:val="24"/>
        </w:rPr>
        <w:t>Komisioni nuk e vler</w:t>
      </w:r>
      <w:r w:rsidR="00251147" w:rsidRPr="00DB24F5">
        <w:rPr>
          <w:rFonts w:ascii="Times New Roman" w:hAnsi="Times New Roman" w:cs="Times New Roman"/>
          <w:sz w:val="24"/>
          <w:szCs w:val="24"/>
        </w:rPr>
        <w:t>ë</w:t>
      </w:r>
      <w:r w:rsidR="00746771" w:rsidRPr="00DB24F5">
        <w:rPr>
          <w:rFonts w:ascii="Times New Roman" w:hAnsi="Times New Roman" w:cs="Times New Roman"/>
          <w:sz w:val="24"/>
          <w:szCs w:val="24"/>
        </w:rPr>
        <w:t xml:space="preserve">soi bindës deklarimin e bërë </w:t>
      </w:r>
      <w:r w:rsidR="00AD1535" w:rsidRPr="00DB24F5">
        <w:rPr>
          <w:rFonts w:ascii="Times New Roman" w:hAnsi="Times New Roman" w:cs="Times New Roman"/>
          <w:sz w:val="24"/>
          <w:szCs w:val="24"/>
        </w:rPr>
        <w:t>nga subjekti p</w:t>
      </w:r>
      <w:r w:rsidR="00251147" w:rsidRPr="00DB24F5">
        <w:rPr>
          <w:rFonts w:ascii="Times New Roman" w:hAnsi="Times New Roman" w:cs="Times New Roman"/>
          <w:sz w:val="24"/>
          <w:szCs w:val="24"/>
        </w:rPr>
        <w:t>ë</w:t>
      </w:r>
      <w:r w:rsidR="00AD1535" w:rsidRPr="00DB24F5">
        <w:rPr>
          <w:rFonts w:ascii="Times New Roman" w:hAnsi="Times New Roman" w:cs="Times New Roman"/>
          <w:sz w:val="24"/>
          <w:szCs w:val="24"/>
        </w:rPr>
        <w:t>r</w:t>
      </w:r>
      <w:r w:rsidR="00746771" w:rsidRPr="00DB24F5">
        <w:rPr>
          <w:rFonts w:ascii="Times New Roman" w:hAnsi="Times New Roman" w:cs="Times New Roman"/>
          <w:sz w:val="24"/>
          <w:szCs w:val="24"/>
        </w:rPr>
        <w:t xml:space="preserve"> </w:t>
      </w:r>
      <w:r w:rsidR="00985555" w:rsidRPr="00DB24F5">
        <w:rPr>
          <w:rFonts w:ascii="Times New Roman" w:hAnsi="Times New Roman" w:cs="Times New Roman"/>
          <w:sz w:val="24"/>
          <w:szCs w:val="24"/>
        </w:rPr>
        <w:t>gjendjen e</w:t>
      </w:r>
      <w:r w:rsidR="00746771" w:rsidRPr="00DB24F5">
        <w:rPr>
          <w:rFonts w:ascii="Times New Roman" w:hAnsi="Times New Roman" w:cs="Times New Roman"/>
          <w:sz w:val="24"/>
          <w:szCs w:val="24"/>
        </w:rPr>
        <w:t xml:space="preserve"> kësaj pasurie në </w:t>
      </w:r>
      <w:r w:rsidR="00985555" w:rsidRPr="00DB24F5">
        <w:rPr>
          <w:rFonts w:ascii="Times New Roman" w:hAnsi="Times New Roman" w:cs="Times New Roman"/>
          <w:sz w:val="24"/>
          <w:szCs w:val="24"/>
        </w:rPr>
        <w:t>momentin e blerjes</w:t>
      </w:r>
      <w:r w:rsidR="00746771" w:rsidRPr="00DB24F5">
        <w:rPr>
          <w:rFonts w:ascii="Times New Roman" w:hAnsi="Times New Roman" w:cs="Times New Roman"/>
          <w:sz w:val="24"/>
          <w:szCs w:val="24"/>
        </w:rPr>
        <w:t xml:space="preserve"> dhe në këtë kuptim as çmimin e paguar p</w:t>
      </w:r>
      <w:r w:rsidR="00D81B66" w:rsidRPr="00DB24F5">
        <w:rPr>
          <w:rFonts w:ascii="Times New Roman" w:hAnsi="Times New Roman" w:cs="Times New Roman"/>
          <w:sz w:val="24"/>
          <w:szCs w:val="24"/>
        </w:rPr>
        <w:t>rej</w:t>
      </w:r>
      <w:r w:rsidR="00746771" w:rsidRPr="00DB24F5">
        <w:rPr>
          <w:rFonts w:ascii="Times New Roman" w:hAnsi="Times New Roman" w:cs="Times New Roman"/>
          <w:sz w:val="24"/>
          <w:szCs w:val="24"/>
        </w:rPr>
        <w:t xml:space="preserve"> saj. </w:t>
      </w:r>
      <w:r w:rsidR="00D81B66" w:rsidRPr="00DB24F5">
        <w:rPr>
          <w:rFonts w:ascii="Times New Roman" w:hAnsi="Times New Roman" w:cs="Times New Roman"/>
          <w:sz w:val="24"/>
          <w:szCs w:val="24"/>
        </w:rPr>
        <w:t>P</w:t>
      </w:r>
      <w:r w:rsidR="00251147" w:rsidRPr="00DB24F5">
        <w:rPr>
          <w:rFonts w:ascii="Times New Roman" w:hAnsi="Times New Roman" w:cs="Times New Roman"/>
          <w:sz w:val="24"/>
          <w:szCs w:val="24"/>
        </w:rPr>
        <w:t>ë</w:t>
      </w:r>
      <w:r w:rsidR="00D81B66" w:rsidRPr="00DB24F5">
        <w:rPr>
          <w:rFonts w:ascii="Times New Roman" w:hAnsi="Times New Roman" w:cs="Times New Roman"/>
          <w:sz w:val="24"/>
          <w:szCs w:val="24"/>
        </w:rPr>
        <w:t>r rrjedhoj</w:t>
      </w:r>
      <w:r w:rsidR="00251147" w:rsidRPr="00DB24F5">
        <w:rPr>
          <w:rFonts w:ascii="Times New Roman" w:hAnsi="Times New Roman" w:cs="Times New Roman"/>
          <w:sz w:val="24"/>
          <w:szCs w:val="24"/>
        </w:rPr>
        <w:t>ë</w:t>
      </w:r>
      <w:r w:rsidR="00D81B66" w:rsidRPr="00DB24F5">
        <w:rPr>
          <w:rFonts w:ascii="Times New Roman" w:hAnsi="Times New Roman" w:cs="Times New Roman"/>
          <w:sz w:val="24"/>
          <w:szCs w:val="24"/>
        </w:rPr>
        <w:t>,</w:t>
      </w:r>
      <w:r w:rsidR="00746771" w:rsidRPr="00DB24F5">
        <w:rPr>
          <w:rFonts w:ascii="Times New Roman" w:hAnsi="Times New Roman" w:cs="Times New Roman"/>
          <w:sz w:val="24"/>
          <w:szCs w:val="24"/>
        </w:rPr>
        <w:t xml:space="preserve"> në analizën paraprake financiare </w:t>
      </w:r>
      <w:r w:rsidR="00B81F7D" w:rsidRPr="00DB24F5">
        <w:rPr>
          <w:rFonts w:ascii="Times New Roman" w:hAnsi="Times New Roman" w:cs="Times New Roman"/>
          <w:sz w:val="24"/>
          <w:szCs w:val="24"/>
        </w:rPr>
        <w:t xml:space="preserve">konsideroi </w:t>
      </w:r>
      <w:r w:rsidR="00DB474D" w:rsidRPr="00DB24F5">
        <w:rPr>
          <w:rFonts w:ascii="Times New Roman" w:hAnsi="Times New Roman" w:cs="Times New Roman"/>
          <w:sz w:val="24"/>
          <w:szCs w:val="24"/>
        </w:rPr>
        <w:t>vlerën e përllogaritur sipas udhëzimit të EKB</w:t>
      </w:r>
      <w:r w:rsidR="00D81B66" w:rsidRPr="00DB24F5">
        <w:rPr>
          <w:rFonts w:ascii="Times New Roman" w:hAnsi="Times New Roman" w:cs="Times New Roman"/>
          <w:sz w:val="24"/>
          <w:szCs w:val="24"/>
        </w:rPr>
        <w:t>,</w:t>
      </w:r>
      <w:r w:rsidR="00AD1535" w:rsidRPr="00DB24F5">
        <w:rPr>
          <w:rFonts w:ascii="Times New Roman" w:hAnsi="Times New Roman" w:cs="Times New Roman"/>
          <w:sz w:val="24"/>
          <w:szCs w:val="24"/>
        </w:rPr>
        <w:t xml:space="preserve"> </w:t>
      </w:r>
      <w:r w:rsidR="00746771" w:rsidRPr="00DB24F5">
        <w:rPr>
          <w:rFonts w:ascii="Times New Roman" w:hAnsi="Times New Roman" w:cs="Times New Roman"/>
          <w:sz w:val="24"/>
          <w:szCs w:val="24"/>
        </w:rPr>
        <w:t>në shumën 2</w:t>
      </w:r>
      <w:r w:rsidR="00367CE7" w:rsidRPr="00DB24F5">
        <w:rPr>
          <w:rFonts w:ascii="Times New Roman" w:hAnsi="Times New Roman" w:cs="Times New Roman"/>
          <w:sz w:val="24"/>
          <w:szCs w:val="24"/>
        </w:rPr>
        <w:t>.</w:t>
      </w:r>
      <w:r w:rsidR="00746771" w:rsidRPr="00DB24F5">
        <w:rPr>
          <w:rFonts w:ascii="Times New Roman" w:hAnsi="Times New Roman" w:cs="Times New Roman"/>
          <w:sz w:val="24"/>
          <w:szCs w:val="24"/>
        </w:rPr>
        <w:t>547</w:t>
      </w:r>
      <w:r w:rsidR="00367CE7" w:rsidRPr="00DB24F5">
        <w:rPr>
          <w:rFonts w:ascii="Times New Roman" w:hAnsi="Times New Roman" w:cs="Times New Roman"/>
          <w:sz w:val="24"/>
          <w:szCs w:val="24"/>
        </w:rPr>
        <w:t>.</w:t>
      </w:r>
      <w:r w:rsidR="00746771" w:rsidRPr="00DB24F5">
        <w:rPr>
          <w:rFonts w:ascii="Times New Roman" w:hAnsi="Times New Roman" w:cs="Times New Roman"/>
          <w:sz w:val="24"/>
          <w:szCs w:val="24"/>
        </w:rPr>
        <w:t>859 lekë.</w:t>
      </w:r>
      <w:r w:rsidR="00847D27" w:rsidRPr="00DB24F5">
        <w:rPr>
          <w:rFonts w:ascii="Times New Roman" w:eastAsia="Times New Roman" w:hAnsi="Times New Roman" w:cs="Times New Roman"/>
          <w:bCs/>
          <w:sz w:val="24"/>
          <w:szCs w:val="24"/>
        </w:rPr>
        <w:t xml:space="preserve"> </w:t>
      </w:r>
      <w:r w:rsidR="00367CE7" w:rsidRPr="00DB24F5">
        <w:rPr>
          <w:rFonts w:ascii="Times New Roman" w:eastAsia="Times New Roman" w:hAnsi="Times New Roman" w:cs="Times New Roman"/>
          <w:bCs/>
          <w:sz w:val="24"/>
          <w:szCs w:val="24"/>
        </w:rPr>
        <w:t>B</w:t>
      </w:r>
      <w:r w:rsidR="00847D27" w:rsidRPr="00DB24F5">
        <w:rPr>
          <w:rFonts w:ascii="Times New Roman" w:hAnsi="Times New Roman" w:cs="Times New Roman"/>
          <w:bCs/>
          <w:sz w:val="24"/>
          <w:szCs w:val="24"/>
          <w:lang w:eastAsia="ja-JP"/>
        </w:rPr>
        <w:t xml:space="preserve">azuar në nenin 52 të ligjit </w:t>
      </w:r>
      <w:r w:rsidR="00367CE7" w:rsidRPr="00DB24F5">
        <w:rPr>
          <w:rFonts w:ascii="Times New Roman" w:hAnsi="Times New Roman" w:cs="Times New Roman"/>
          <w:bCs/>
          <w:sz w:val="24"/>
          <w:szCs w:val="24"/>
          <w:lang w:eastAsia="ja-JP"/>
        </w:rPr>
        <w:t xml:space="preserve">nr. </w:t>
      </w:r>
      <w:r w:rsidR="00847D27" w:rsidRPr="00DB24F5">
        <w:rPr>
          <w:rFonts w:ascii="Times New Roman" w:hAnsi="Times New Roman" w:cs="Times New Roman"/>
          <w:bCs/>
          <w:sz w:val="24"/>
          <w:szCs w:val="24"/>
          <w:lang w:eastAsia="ja-JP"/>
        </w:rPr>
        <w:t xml:space="preserve">84/2016 </w:t>
      </w:r>
      <w:r w:rsidR="006A42A3" w:rsidRPr="00DB24F5">
        <w:rPr>
          <w:rFonts w:ascii="Times New Roman" w:hAnsi="Times New Roman" w:cs="Times New Roman"/>
          <w:bCs/>
          <w:sz w:val="24"/>
          <w:szCs w:val="24"/>
          <w:lang w:eastAsia="ja-JP"/>
        </w:rPr>
        <w:t xml:space="preserve">si </w:t>
      </w:r>
      <w:r w:rsidR="00847D27" w:rsidRPr="00DB24F5">
        <w:rPr>
          <w:rFonts w:ascii="Times New Roman" w:hAnsi="Times New Roman" w:cs="Times New Roman"/>
          <w:bCs/>
          <w:sz w:val="24"/>
          <w:szCs w:val="24"/>
          <w:lang w:eastAsia="ja-JP"/>
        </w:rPr>
        <w:t xml:space="preserve">dhe </w:t>
      </w:r>
      <w:r w:rsidR="00403E28" w:rsidRPr="00DB24F5">
        <w:rPr>
          <w:rFonts w:ascii="Times New Roman" w:hAnsi="Times New Roman" w:cs="Times New Roman"/>
          <w:bCs/>
          <w:sz w:val="24"/>
          <w:szCs w:val="24"/>
          <w:lang w:eastAsia="ja-JP"/>
        </w:rPr>
        <w:t>n</w:t>
      </w:r>
      <w:r w:rsidR="00847D27" w:rsidRPr="00DB24F5">
        <w:rPr>
          <w:rFonts w:ascii="Times New Roman" w:hAnsi="Times New Roman" w:cs="Times New Roman"/>
          <w:bCs/>
          <w:sz w:val="24"/>
          <w:szCs w:val="24"/>
          <w:lang w:eastAsia="ja-JP"/>
        </w:rPr>
        <w:t xml:space="preserve">enit D të Aneksit të Kushtetutës, Komisioni i </w:t>
      </w:r>
      <w:r w:rsidR="00B81F7D" w:rsidRPr="00DB24F5">
        <w:rPr>
          <w:rFonts w:ascii="Times New Roman" w:hAnsi="Times New Roman" w:cs="Times New Roman"/>
          <w:bCs/>
          <w:sz w:val="24"/>
          <w:szCs w:val="24"/>
          <w:lang w:eastAsia="ja-JP"/>
        </w:rPr>
        <w:t>kaloi</w:t>
      </w:r>
      <w:r w:rsidR="00847D27" w:rsidRPr="00DB24F5">
        <w:rPr>
          <w:rFonts w:ascii="Times New Roman" w:hAnsi="Times New Roman" w:cs="Times New Roman"/>
          <w:bCs/>
          <w:sz w:val="24"/>
          <w:szCs w:val="24"/>
          <w:lang w:eastAsia="ja-JP"/>
        </w:rPr>
        <w:t xml:space="preserve"> barrën e provës</w:t>
      </w:r>
      <w:r w:rsidR="00403E28" w:rsidRPr="00DB24F5">
        <w:rPr>
          <w:rFonts w:ascii="Times New Roman" w:hAnsi="Times New Roman" w:cs="Times New Roman"/>
          <w:bCs/>
          <w:sz w:val="24"/>
          <w:szCs w:val="24"/>
          <w:lang w:eastAsia="ja-JP"/>
        </w:rPr>
        <w:t xml:space="preserve"> subjekti</w:t>
      </w:r>
      <w:r w:rsidR="00132336" w:rsidRPr="00DB24F5">
        <w:rPr>
          <w:rFonts w:ascii="Times New Roman" w:hAnsi="Times New Roman" w:cs="Times New Roman"/>
          <w:bCs/>
          <w:sz w:val="24"/>
          <w:szCs w:val="24"/>
          <w:lang w:eastAsia="ja-JP"/>
        </w:rPr>
        <w:t>t</w:t>
      </w:r>
      <w:r w:rsidR="00403E28" w:rsidRPr="00DB24F5">
        <w:rPr>
          <w:rFonts w:ascii="Times New Roman" w:hAnsi="Times New Roman" w:cs="Times New Roman"/>
          <w:bCs/>
          <w:sz w:val="24"/>
          <w:szCs w:val="24"/>
          <w:lang w:eastAsia="ja-JP"/>
        </w:rPr>
        <w:t xml:space="preserve"> </w:t>
      </w:r>
      <w:r w:rsidR="00847D27" w:rsidRPr="00DB24F5">
        <w:rPr>
          <w:rFonts w:ascii="Times New Roman" w:hAnsi="Times New Roman" w:cs="Times New Roman"/>
          <w:bCs/>
          <w:sz w:val="24"/>
          <w:szCs w:val="24"/>
          <w:lang w:eastAsia="ja-JP"/>
        </w:rPr>
        <w:t>që të paraq</w:t>
      </w:r>
      <w:r w:rsidR="00403E28" w:rsidRPr="00DB24F5">
        <w:rPr>
          <w:rFonts w:ascii="Times New Roman" w:hAnsi="Times New Roman" w:cs="Times New Roman"/>
          <w:bCs/>
          <w:sz w:val="24"/>
          <w:szCs w:val="24"/>
          <w:lang w:eastAsia="ja-JP"/>
        </w:rPr>
        <w:t>es</w:t>
      </w:r>
      <w:r w:rsidR="00251147" w:rsidRPr="00DB24F5">
        <w:rPr>
          <w:rFonts w:ascii="Times New Roman" w:hAnsi="Times New Roman" w:cs="Times New Roman"/>
          <w:bCs/>
          <w:sz w:val="24"/>
          <w:szCs w:val="24"/>
          <w:lang w:eastAsia="ja-JP"/>
        </w:rPr>
        <w:t>ë</w:t>
      </w:r>
      <w:r w:rsidR="00847D27" w:rsidRPr="00DB24F5">
        <w:rPr>
          <w:rFonts w:ascii="Times New Roman" w:hAnsi="Times New Roman" w:cs="Times New Roman"/>
          <w:bCs/>
          <w:sz w:val="24"/>
          <w:szCs w:val="24"/>
          <w:lang w:eastAsia="ja-JP"/>
        </w:rPr>
        <w:t xml:space="preserve"> shpjegime apo prova të tjera për të provuar të kundërtën e rezultateve të hetimi</w:t>
      </w:r>
      <w:r w:rsidR="00403E28" w:rsidRPr="00DB24F5">
        <w:rPr>
          <w:rFonts w:ascii="Times New Roman" w:hAnsi="Times New Roman" w:cs="Times New Roman"/>
          <w:bCs/>
          <w:sz w:val="24"/>
          <w:szCs w:val="24"/>
          <w:lang w:eastAsia="ja-JP"/>
        </w:rPr>
        <w:t xml:space="preserve"> se </w:t>
      </w:r>
      <w:r w:rsidR="00403E28" w:rsidRPr="00DB24F5">
        <w:rPr>
          <w:rFonts w:ascii="Times New Roman" w:eastAsia="Times New Roman" w:hAnsi="Times New Roman" w:cs="Times New Roman"/>
          <w:bCs/>
          <w:sz w:val="24"/>
          <w:szCs w:val="24"/>
        </w:rPr>
        <w:t>d</w:t>
      </w:r>
      <w:r w:rsidR="00847D27" w:rsidRPr="00DB24F5">
        <w:rPr>
          <w:rFonts w:ascii="Times New Roman" w:eastAsia="Times New Roman" w:hAnsi="Times New Roman" w:cs="Times New Roman"/>
          <w:bCs/>
          <w:sz w:val="24"/>
          <w:szCs w:val="24"/>
        </w:rPr>
        <w:t>eklarimi i çmimit të blerjes së pasurisë 27/36+1-8 ZK8541 prej 900</w:t>
      </w:r>
      <w:r w:rsidR="00DB474D" w:rsidRPr="00DB24F5">
        <w:rPr>
          <w:rFonts w:ascii="Times New Roman" w:eastAsia="Times New Roman" w:hAnsi="Times New Roman" w:cs="Times New Roman"/>
          <w:bCs/>
          <w:sz w:val="24"/>
          <w:szCs w:val="24"/>
        </w:rPr>
        <w:t>.</w:t>
      </w:r>
      <w:r w:rsidR="00847D27" w:rsidRPr="00DB24F5">
        <w:rPr>
          <w:rFonts w:ascii="Times New Roman" w:eastAsia="Times New Roman" w:hAnsi="Times New Roman" w:cs="Times New Roman"/>
          <w:bCs/>
          <w:sz w:val="24"/>
          <w:szCs w:val="24"/>
        </w:rPr>
        <w:t>000 lekë është jo real</w:t>
      </w:r>
      <w:r w:rsidR="006A42A3" w:rsidRPr="00DB24F5">
        <w:rPr>
          <w:rFonts w:ascii="Times New Roman" w:eastAsia="Times New Roman" w:hAnsi="Times New Roman" w:cs="Times New Roman"/>
          <w:bCs/>
          <w:sz w:val="24"/>
          <w:szCs w:val="24"/>
        </w:rPr>
        <w:t>,</w:t>
      </w:r>
      <w:r w:rsidR="00847D27" w:rsidRPr="00DB24F5">
        <w:rPr>
          <w:rFonts w:ascii="Times New Roman" w:eastAsia="Times New Roman" w:hAnsi="Times New Roman" w:cs="Times New Roman"/>
          <w:bCs/>
          <w:sz w:val="24"/>
          <w:szCs w:val="24"/>
        </w:rPr>
        <w:t xml:space="preserve"> pasi çmimi i blerjes rezultoi se është më i ulët se referencat </w:t>
      </w:r>
      <w:r w:rsidR="00367CE7" w:rsidRPr="00DB24F5">
        <w:rPr>
          <w:rFonts w:ascii="Times New Roman" w:eastAsia="Times New Roman" w:hAnsi="Times New Roman" w:cs="Times New Roman"/>
          <w:bCs/>
          <w:sz w:val="24"/>
          <w:szCs w:val="24"/>
        </w:rPr>
        <w:t xml:space="preserve">e </w:t>
      </w:r>
      <w:r w:rsidR="00847D27" w:rsidRPr="00DB24F5">
        <w:rPr>
          <w:rFonts w:ascii="Times New Roman" w:eastAsia="Times New Roman" w:hAnsi="Times New Roman" w:cs="Times New Roman"/>
          <w:bCs/>
          <w:sz w:val="24"/>
          <w:szCs w:val="24"/>
        </w:rPr>
        <w:t>EKB</w:t>
      </w:r>
      <w:r w:rsidR="00367CE7" w:rsidRPr="00DB24F5">
        <w:rPr>
          <w:rFonts w:ascii="Times New Roman" w:eastAsia="Times New Roman" w:hAnsi="Times New Roman" w:cs="Times New Roman"/>
          <w:bCs/>
          <w:sz w:val="24"/>
          <w:szCs w:val="24"/>
        </w:rPr>
        <w:t>-s</w:t>
      </w:r>
      <w:r w:rsidR="00A558BD" w:rsidRPr="00DB24F5">
        <w:rPr>
          <w:rFonts w:ascii="Times New Roman" w:eastAsia="Times New Roman" w:hAnsi="Times New Roman" w:cs="Times New Roman"/>
          <w:bCs/>
          <w:sz w:val="24"/>
          <w:szCs w:val="24"/>
        </w:rPr>
        <w:t>ë</w:t>
      </w:r>
      <w:r w:rsidR="00847D27" w:rsidRPr="00DB24F5">
        <w:rPr>
          <w:rFonts w:ascii="Times New Roman" w:eastAsia="Times New Roman" w:hAnsi="Times New Roman" w:cs="Times New Roman"/>
          <w:bCs/>
          <w:sz w:val="24"/>
          <w:szCs w:val="24"/>
        </w:rPr>
        <w:t>.</w:t>
      </w:r>
    </w:p>
    <w:bookmarkEnd w:id="110"/>
    <w:p w14:paraId="31B96038" w14:textId="122B6A35" w:rsidR="00941D17" w:rsidRPr="00DB24F5" w:rsidRDefault="00941D17"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rPr>
      </w:pPr>
      <w:r w:rsidRPr="00DB24F5">
        <w:rPr>
          <w:rFonts w:ascii="Times New Roman" w:hAnsi="Times New Roman" w:cs="Times New Roman"/>
          <w:sz w:val="24"/>
          <w:szCs w:val="24"/>
        </w:rPr>
        <w:t>N</w:t>
      </w:r>
      <w:r w:rsidR="00251147"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403E28" w:rsidRPr="00DB24F5">
        <w:rPr>
          <w:rFonts w:ascii="Times New Roman" w:hAnsi="Times New Roman" w:cs="Times New Roman"/>
          <w:sz w:val="24"/>
          <w:szCs w:val="24"/>
        </w:rPr>
        <w:t>p</w:t>
      </w:r>
      <w:r w:rsidR="00251147" w:rsidRPr="00DB24F5">
        <w:rPr>
          <w:rFonts w:ascii="Times New Roman" w:hAnsi="Times New Roman" w:cs="Times New Roman"/>
          <w:sz w:val="24"/>
          <w:szCs w:val="24"/>
        </w:rPr>
        <w:t>ë</w:t>
      </w:r>
      <w:r w:rsidR="00403E28" w:rsidRPr="00DB24F5">
        <w:rPr>
          <w:rFonts w:ascii="Times New Roman" w:hAnsi="Times New Roman" w:cs="Times New Roman"/>
          <w:sz w:val="24"/>
          <w:szCs w:val="24"/>
        </w:rPr>
        <w:t>rgjigje t</w:t>
      </w:r>
      <w:r w:rsidR="00251147" w:rsidRPr="00DB24F5">
        <w:rPr>
          <w:rFonts w:ascii="Times New Roman" w:hAnsi="Times New Roman" w:cs="Times New Roman"/>
          <w:sz w:val="24"/>
          <w:szCs w:val="24"/>
        </w:rPr>
        <w:t>ë</w:t>
      </w:r>
      <w:r w:rsidR="00403E28" w:rsidRPr="00DB24F5">
        <w:rPr>
          <w:rFonts w:ascii="Times New Roman" w:hAnsi="Times New Roman" w:cs="Times New Roman"/>
          <w:sz w:val="24"/>
          <w:szCs w:val="24"/>
        </w:rPr>
        <w:t xml:space="preserve"> rezultateve t</w:t>
      </w:r>
      <w:r w:rsidR="00251147" w:rsidRPr="00DB24F5">
        <w:rPr>
          <w:rFonts w:ascii="Times New Roman" w:hAnsi="Times New Roman" w:cs="Times New Roman"/>
          <w:sz w:val="24"/>
          <w:szCs w:val="24"/>
        </w:rPr>
        <w:t>ë</w:t>
      </w:r>
      <w:r w:rsidR="00403E28" w:rsidRPr="00DB24F5">
        <w:rPr>
          <w:rFonts w:ascii="Times New Roman" w:hAnsi="Times New Roman" w:cs="Times New Roman"/>
          <w:sz w:val="24"/>
          <w:szCs w:val="24"/>
        </w:rPr>
        <w:t xml:space="preserve"> hetimi</w:t>
      </w:r>
      <w:r w:rsidR="00A558BD" w:rsidRPr="00DB24F5">
        <w:rPr>
          <w:rFonts w:ascii="Times New Roman" w:hAnsi="Times New Roman" w:cs="Times New Roman"/>
          <w:sz w:val="24"/>
          <w:szCs w:val="24"/>
        </w:rPr>
        <w:t>t,</w:t>
      </w:r>
      <w:r w:rsidR="00403E28" w:rsidRPr="00DB24F5">
        <w:rPr>
          <w:rFonts w:ascii="Times New Roman" w:hAnsi="Times New Roman" w:cs="Times New Roman"/>
          <w:sz w:val="24"/>
          <w:szCs w:val="24"/>
        </w:rPr>
        <w:t xml:space="preserve"> subjekti i ka qëndruar shpjegimeve të dhëna p</w:t>
      </w:r>
      <w:r w:rsidR="00251147" w:rsidRPr="00DB24F5">
        <w:rPr>
          <w:rFonts w:ascii="Times New Roman" w:hAnsi="Times New Roman" w:cs="Times New Roman"/>
          <w:sz w:val="24"/>
          <w:szCs w:val="24"/>
        </w:rPr>
        <w:t>ë</w:t>
      </w:r>
      <w:r w:rsidR="00403E28" w:rsidRPr="00DB24F5">
        <w:rPr>
          <w:rFonts w:ascii="Times New Roman" w:hAnsi="Times New Roman" w:cs="Times New Roman"/>
          <w:sz w:val="24"/>
          <w:szCs w:val="24"/>
        </w:rPr>
        <w:t>rgjat</w:t>
      </w:r>
      <w:r w:rsidR="00251147" w:rsidRPr="00DB24F5">
        <w:rPr>
          <w:rFonts w:ascii="Times New Roman" w:hAnsi="Times New Roman" w:cs="Times New Roman"/>
          <w:sz w:val="24"/>
          <w:szCs w:val="24"/>
        </w:rPr>
        <w:t>ë</w:t>
      </w:r>
      <w:r w:rsidR="00403E28" w:rsidRPr="00DB24F5">
        <w:rPr>
          <w:rFonts w:ascii="Times New Roman" w:hAnsi="Times New Roman" w:cs="Times New Roman"/>
          <w:sz w:val="24"/>
          <w:szCs w:val="24"/>
        </w:rPr>
        <w:t xml:space="preserve"> hetimit administrativ mbi faktin e deklaruar se apartamenti në Gjirokastër është blerë në fazën karabina, duke parashtruar se </w:t>
      </w:r>
      <w:r w:rsidR="00251147" w:rsidRPr="00DB24F5">
        <w:rPr>
          <w:rFonts w:ascii="Times New Roman" w:hAnsi="Times New Roman" w:cs="Times New Roman"/>
          <w:sz w:val="24"/>
          <w:szCs w:val="24"/>
        </w:rPr>
        <w:t xml:space="preserve">nuk ka deklaruar shpenzime pasi nuk kanë bërë shpenzime dhe se gjithë </w:t>
      </w:r>
      <w:r w:rsidR="00403E28" w:rsidRPr="00DB24F5">
        <w:rPr>
          <w:rFonts w:ascii="Times New Roman" w:hAnsi="Times New Roman" w:cs="Times New Roman"/>
          <w:sz w:val="24"/>
          <w:szCs w:val="24"/>
        </w:rPr>
        <w:t xml:space="preserve">punimet </w:t>
      </w:r>
      <w:r w:rsidR="00251147" w:rsidRPr="00DB24F5">
        <w:rPr>
          <w:rFonts w:ascii="Times New Roman" w:hAnsi="Times New Roman" w:cs="Times New Roman"/>
          <w:sz w:val="24"/>
          <w:szCs w:val="24"/>
        </w:rPr>
        <w:t>për përfundimin e</w:t>
      </w:r>
      <w:r w:rsidR="00403E28" w:rsidRPr="00DB24F5">
        <w:rPr>
          <w:rFonts w:ascii="Times New Roman" w:hAnsi="Times New Roman" w:cs="Times New Roman"/>
          <w:sz w:val="24"/>
          <w:szCs w:val="24"/>
        </w:rPr>
        <w:t xml:space="preserve"> apartamentit janë kryer nga bashkëshorti dhe miqtë e tij, </w:t>
      </w:r>
      <w:r w:rsidR="00A558BD" w:rsidRPr="00DB24F5">
        <w:rPr>
          <w:rFonts w:ascii="Times New Roman" w:hAnsi="Times New Roman" w:cs="Times New Roman"/>
          <w:sz w:val="24"/>
          <w:szCs w:val="24"/>
        </w:rPr>
        <w:t xml:space="preserve">dhe </w:t>
      </w:r>
      <w:r w:rsidR="00403E28" w:rsidRPr="00DB24F5">
        <w:rPr>
          <w:rFonts w:ascii="Times New Roman" w:hAnsi="Times New Roman" w:cs="Times New Roman"/>
          <w:sz w:val="24"/>
          <w:szCs w:val="24"/>
        </w:rPr>
        <w:t>këta të fundit i kanë ofruar në tërësi edhe materialet e ndërtimit</w:t>
      </w:r>
      <w:r w:rsidR="00A73391" w:rsidRPr="00DB24F5">
        <w:rPr>
          <w:rFonts w:ascii="Times New Roman" w:hAnsi="Times New Roman" w:cs="Times New Roman"/>
          <w:sz w:val="24"/>
          <w:szCs w:val="24"/>
        </w:rPr>
        <w:t xml:space="preserve"> dhe se n</w:t>
      </w:r>
      <w:r w:rsidR="00403E28" w:rsidRPr="00DB24F5">
        <w:rPr>
          <w:rFonts w:ascii="Times New Roman" w:hAnsi="Times New Roman" w:cs="Times New Roman"/>
          <w:sz w:val="24"/>
          <w:szCs w:val="24"/>
        </w:rPr>
        <w:t xml:space="preserve">ë këmbim, bashkëshorti i saj i ka shpërblyer me punën e tij. </w:t>
      </w:r>
      <w:r w:rsidR="00A558BD" w:rsidRPr="00DB24F5">
        <w:rPr>
          <w:rFonts w:ascii="Times New Roman" w:hAnsi="Times New Roman" w:cs="Times New Roman"/>
          <w:sz w:val="24"/>
          <w:szCs w:val="24"/>
        </w:rPr>
        <w:t>Subjekti ka sqaruar se</w:t>
      </w:r>
      <w:r w:rsidR="00403E28" w:rsidRPr="00DB24F5">
        <w:rPr>
          <w:rFonts w:ascii="Times New Roman" w:hAnsi="Times New Roman" w:cs="Times New Roman"/>
          <w:sz w:val="24"/>
          <w:szCs w:val="24"/>
        </w:rPr>
        <w:t xml:space="preserve"> këto punime janë bërë gradualisht, për shkak të emigracionit të bashkëshortit dhe privatisht, jo me shoqëri ndërtimi, për pasojë nuk ekzistojnë </w:t>
      </w:r>
      <w:proofErr w:type="spellStart"/>
      <w:r w:rsidR="00403E28" w:rsidRPr="00DB24F5">
        <w:rPr>
          <w:rFonts w:ascii="Times New Roman" w:hAnsi="Times New Roman" w:cs="Times New Roman"/>
          <w:sz w:val="24"/>
          <w:szCs w:val="24"/>
        </w:rPr>
        <w:t>situacione</w:t>
      </w:r>
      <w:proofErr w:type="spellEnd"/>
      <w:r w:rsidR="00403E28" w:rsidRPr="00DB24F5">
        <w:rPr>
          <w:rFonts w:ascii="Times New Roman" w:hAnsi="Times New Roman" w:cs="Times New Roman"/>
          <w:sz w:val="24"/>
          <w:szCs w:val="24"/>
        </w:rPr>
        <w:t xml:space="preserve"> punimesh. </w:t>
      </w:r>
      <w:r w:rsidR="00A558BD" w:rsidRPr="00DB24F5">
        <w:rPr>
          <w:rFonts w:ascii="Times New Roman" w:hAnsi="Times New Roman" w:cs="Times New Roman"/>
          <w:sz w:val="24"/>
          <w:szCs w:val="24"/>
        </w:rPr>
        <w:t>S</w:t>
      </w:r>
      <w:r w:rsidR="00403E28" w:rsidRPr="00DB24F5">
        <w:rPr>
          <w:rFonts w:ascii="Times New Roman" w:hAnsi="Times New Roman" w:cs="Times New Roman"/>
          <w:sz w:val="24"/>
          <w:szCs w:val="24"/>
        </w:rPr>
        <w:t xml:space="preserve">ubjekti </w:t>
      </w:r>
      <w:r w:rsidR="00A558BD" w:rsidRPr="00DB24F5">
        <w:rPr>
          <w:rFonts w:ascii="Times New Roman" w:hAnsi="Times New Roman" w:cs="Times New Roman"/>
          <w:sz w:val="24"/>
          <w:szCs w:val="24"/>
        </w:rPr>
        <w:t xml:space="preserve">ka </w:t>
      </w:r>
      <w:r w:rsidR="00403E28" w:rsidRPr="00DB24F5">
        <w:rPr>
          <w:rFonts w:ascii="Times New Roman" w:hAnsi="Times New Roman" w:cs="Times New Roman"/>
          <w:sz w:val="24"/>
          <w:szCs w:val="24"/>
        </w:rPr>
        <w:t>pran</w:t>
      </w:r>
      <w:r w:rsidR="00A558BD" w:rsidRPr="00DB24F5">
        <w:rPr>
          <w:rFonts w:ascii="Times New Roman" w:hAnsi="Times New Roman" w:cs="Times New Roman"/>
          <w:sz w:val="24"/>
          <w:szCs w:val="24"/>
        </w:rPr>
        <w:t>uar</w:t>
      </w:r>
      <w:r w:rsidR="00403E28" w:rsidRPr="00DB24F5">
        <w:rPr>
          <w:rFonts w:ascii="Times New Roman" w:hAnsi="Times New Roman" w:cs="Times New Roman"/>
          <w:sz w:val="24"/>
          <w:szCs w:val="24"/>
        </w:rPr>
        <w:t xml:space="preserve"> faktin e </w:t>
      </w:r>
      <w:proofErr w:type="spellStart"/>
      <w:r w:rsidR="00403E28" w:rsidRPr="00DB24F5">
        <w:rPr>
          <w:rFonts w:ascii="Times New Roman" w:hAnsi="Times New Roman" w:cs="Times New Roman"/>
          <w:sz w:val="24"/>
          <w:szCs w:val="24"/>
        </w:rPr>
        <w:t>mosdeklarimit</w:t>
      </w:r>
      <w:proofErr w:type="spellEnd"/>
      <w:r w:rsidR="00403E28" w:rsidRPr="00DB24F5">
        <w:rPr>
          <w:rFonts w:ascii="Times New Roman" w:hAnsi="Times New Roman" w:cs="Times New Roman"/>
          <w:sz w:val="24"/>
          <w:szCs w:val="24"/>
        </w:rPr>
        <w:t xml:space="preserve"> të shpenzimeve për përfundimin e punimeve </w:t>
      </w:r>
      <w:r w:rsidR="00A558BD" w:rsidRPr="00DB24F5">
        <w:rPr>
          <w:rFonts w:ascii="Times New Roman" w:hAnsi="Times New Roman" w:cs="Times New Roman"/>
          <w:sz w:val="24"/>
          <w:szCs w:val="24"/>
        </w:rPr>
        <w:t>të</w:t>
      </w:r>
      <w:r w:rsidR="00403E28" w:rsidRPr="00DB24F5">
        <w:rPr>
          <w:rFonts w:ascii="Times New Roman" w:hAnsi="Times New Roman" w:cs="Times New Roman"/>
          <w:sz w:val="24"/>
          <w:szCs w:val="24"/>
        </w:rPr>
        <w:t xml:space="preserve"> apartament</w:t>
      </w:r>
      <w:r w:rsidR="00A558BD" w:rsidRPr="00DB24F5">
        <w:rPr>
          <w:rFonts w:ascii="Times New Roman" w:hAnsi="Times New Roman" w:cs="Times New Roman"/>
          <w:sz w:val="24"/>
          <w:szCs w:val="24"/>
        </w:rPr>
        <w:t>it</w:t>
      </w:r>
      <w:r w:rsidR="00403E28" w:rsidRPr="00DB24F5">
        <w:rPr>
          <w:rFonts w:ascii="Times New Roman" w:hAnsi="Times New Roman" w:cs="Times New Roman"/>
          <w:sz w:val="24"/>
          <w:szCs w:val="24"/>
        </w:rPr>
        <w:t xml:space="preserve">, </w:t>
      </w:r>
      <w:r w:rsidR="00A558BD" w:rsidRPr="00DB24F5">
        <w:rPr>
          <w:rFonts w:ascii="Times New Roman" w:hAnsi="Times New Roman" w:cs="Times New Roman"/>
          <w:sz w:val="24"/>
          <w:szCs w:val="24"/>
        </w:rPr>
        <w:t xml:space="preserve">duke argumentuar </w:t>
      </w:r>
      <w:r w:rsidR="00403E28" w:rsidRPr="00DB24F5">
        <w:rPr>
          <w:rFonts w:ascii="Times New Roman" w:hAnsi="Times New Roman" w:cs="Times New Roman"/>
          <w:sz w:val="24"/>
          <w:szCs w:val="24"/>
        </w:rPr>
        <w:t xml:space="preserve">se mungesa e deklarimit prej saj nuk mund të çojë në deduksionin se apartamenti nuk është blerë karabina </w:t>
      </w:r>
      <w:r w:rsidR="00A558BD" w:rsidRPr="00DB24F5">
        <w:rPr>
          <w:rFonts w:ascii="Times New Roman" w:hAnsi="Times New Roman" w:cs="Times New Roman"/>
          <w:sz w:val="24"/>
          <w:szCs w:val="24"/>
        </w:rPr>
        <w:t>dhe</w:t>
      </w:r>
      <w:r w:rsidR="00403E28" w:rsidRPr="00DB24F5">
        <w:rPr>
          <w:rFonts w:ascii="Times New Roman" w:hAnsi="Times New Roman" w:cs="Times New Roman"/>
          <w:sz w:val="24"/>
          <w:szCs w:val="24"/>
        </w:rPr>
        <w:t xml:space="preserve"> se nuk ka deklaruar shpenzime</w:t>
      </w:r>
      <w:r w:rsidR="00A558BD" w:rsidRPr="00DB24F5">
        <w:rPr>
          <w:rFonts w:ascii="Times New Roman" w:hAnsi="Times New Roman" w:cs="Times New Roman"/>
          <w:sz w:val="24"/>
          <w:szCs w:val="24"/>
        </w:rPr>
        <w:t xml:space="preserve"> </w:t>
      </w:r>
      <w:r w:rsidR="00403E28" w:rsidRPr="00DB24F5">
        <w:rPr>
          <w:rFonts w:ascii="Times New Roman" w:hAnsi="Times New Roman" w:cs="Times New Roman"/>
          <w:sz w:val="24"/>
          <w:szCs w:val="24"/>
        </w:rPr>
        <w:t xml:space="preserve">pasi </w:t>
      </w:r>
      <w:r w:rsidR="00251147" w:rsidRPr="00DB24F5">
        <w:rPr>
          <w:rFonts w:ascii="Times New Roman" w:hAnsi="Times New Roman" w:cs="Times New Roman"/>
          <w:sz w:val="24"/>
          <w:szCs w:val="24"/>
        </w:rPr>
        <w:t>ligjërish</w:t>
      </w:r>
      <w:r w:rsidR="00A558BD" w:rsidRPr="00DB24F5">
        <w:rPr>
          <w:rFonts w:ascii="Times New Roman" w:hAnsi="Times New Roman" w:cs="Times New Roman"/>
          <w:sz w:val="24"/>
          <w:szCs w:val="24"/>
        </w:rPr>
        <w:t>t</w:t>
      </w:r>
      <w:r w:rsidR="00A558BD" w:rsidRPr="00DB24F5">
        <w:rPr>
          <w:rStyle w:val="FootnoteReference"/>
          <w:rFonts w:ascii="Times New Roman" w:hAnsi="Times New Roman" w:cs="Times New Roman"/>
          <w:sz w:val="24"/>
          <w:szCs w:val="24"/>
        </w:rPr>
        <w:footnoteReference w:id="10"/>
      </w:r>
      <w:r w:rsidR="00251147" w:rsidRPr="00DB24F5">
        <w:rPr>
          <w:rFonts w:ascii="Times New Roman" w:hAnsi="Times New Roman" w:cs="Times New Roman"/>
          <w:sz w:val="24"/>
          <w:szCs w:val="24"/>
        </w:rPr>
        <w:t xml:space="preserve"> nuk kishte </w:t>
      </w:r>
      <w:r w:rsidR="00A558BD" w:rsidRPr="00DB24F5">
        <w:rPr>
          <w:rFonts w:ascii="Times New Roman" w:hAnsi="Times New Roman" w:cs="Times New Roman"/>
          <w:sz w:val="24"/>
          <w:szCs w:val="24"/>
        </w:rPr>
        <w:t>çfarë</w:t>
      </w:r>
      <w:r w:rsidR="00251147" w:rsidRPr="00DB24F5">
        <w:rPr>
          <w:rFonts w:ascii="Times New Roman" w:hAnsi="Times New Roman" w:cs="Times New Roman"/>
          <w:sz w:val="24"/>
          <w:szCs w:val="24"/>
        </w:rPr>
        <w:t xml:space="preserve"> të deklaronte, </w:t>
      </w:r>
      <w:r w:rsidR="006A42A3" w:rsidRPr="00DB24F5">
        <w:rPr>
          <w:rFonts w:ascii="Times New Roman" w:hAnsi="Times New Roman" w:cs="Times New Roman"/>
          <w:sz w:val="24"/>
          <w:szCs w:val="24"/>
        </w:rPr>
        <w:t>meqenëse</w:t>
      </w:r>
      <w:r w:rsidR="00A558BD" w:rsidRPr="00DB24F5">
        <w:rPr>
          <w:rFonts w:ascii="Times New Roman" w:hAnsi="Times New Roman" w:cs="Times New Roman"/>
          <w:sz w:val="24"/>
          <w:szCs w:val="24"/>
        </w:rPr>
        <w:t xml:space="preserve"> nga ana e saj dhe e bashkëshortit</w:t>
      </w:r>
      <w:r w:rsidR="00251147" w:rsidRPr="00DB24F5">
        <w:rPr>
          <w:rFonts w:ascii="Times New Roman" w:hAnsi="Times New Roman" w:cs="Times New Roman"/>
          <w:sz w:val="24"/>
          <w:szCs w:val="24"/>
        </w:rPr>
        <w:t xml:space="preserve"> nuk ë</w:t>
      </w:r>
      <w:r w:rsidR="00403E28" w:rsidRPr="00DB24F5">
        <w:rPr>
          <w:rFonts w:ascii="Times New Roman" w:hAnsi="Times New Roman" w:cs="Times New Roman"/>
          <w:sz w:val="24"/>
          <w:szCs w:val="24"/>
        </w:rPr>
        <w:t>shtë bërë asnjë shpenzim</w:t>
      </w:r>
      <w:r w:rsidR="00251147" w:rsidRPr="00DB24F5">
        <w:rPr>
          <w:rFonts w:ascii="Times New Roman" w:hAnsi="Times New Roman" w:cs="Times New Roman"/>
          <w:sz w:val="24"/>
          <w:szCs w:val="24"/>
        </w:rPr>
        <w:t>.</w:t>
      </w:r>
    </w:p>
    <w:p w14:paraId="420558BE" w14:textId="77777777" w:rsidR="00A73391" w:rsidRPr="00DB24F5"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71BEBCFB" w14:textId="78DDF0B7" w:rsidR="004A4678" w:rsidRPr="00DB24F5" w:rsidRDefault="00251147" w:rsidP="00557B0F">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rPr>
      </w:pPr>
      <w:r w:rsidRPr="00DB24F5">
        <w:rPr>
          <w:rFonts w:ascii="Times New Roman" w:hAnsi="Times New Roman" w:cs="Times New Roman"/>
          <w:sz w:val="24"/>
          <w:szCs w:val="24"/>
        </w:rPr>
        <w:t>N</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mb</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shtetje t</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A558BD" w:rsidRPr="00DB24F5">
        <w:rPr>
          <w:rFonts w:ascii="Times New Roman" w:hAnsi="Times New Roman" w:cs="Times New Roman"/>
          <w:sz w:val="24"/>
          <w:szCs w:val="24"/>
        </w:rPr>
        <w:t>sa</w:t>
      </w:r>
      <w:r w:rsidR="006A42A3" w:rsidRPr="00DB24F5">
        <w:rPr>
          <w:rFonts w:ascii="Times New Roman" w:hAnsi="Times New Roman" w:cs="Times New Roman"/>
          <w:sz w:val="24"/>
          <w:szCs w:val="24"/>
        </w:rPr>
        <w:t xml:space="preserve"> </w:t>
      </w:r>
      <w:r w:rsidR="00A558BD" w:rsidRPr="00DB24F5">
        <w:rPr>
          <w:rFonts w:ascii="Times New Roman" w:hAnsi="Times New Roman" w:cs="Times New Roman"/>
          <w:sz w:val="24"/>
          <w:szCs w:val="24"/>
        </w:rPr>
        <w:t>m</w:t>
      </w:r>
      <w:r w:rsidR="00CB012D" w:rsidRPr="00DB24F5">
        <w:rPr>
          <w:rFonts w:ascii="Times New Roman" w:hAnsi="Times New Roman" w:cs="Times New Roman"/>
          <w:sz w:val="24"/>
          <w:szCs w:val="24"/>
        </w:rPr>
        <w:t>ë</w:t>
      </w:r>
      <w:r w:rsidR="006A42A3" w:rsidRPr="00DB24F5">
        <w:rPr>
          <w:rFonts w:ascii="Times New Roman" w:hAnsi="Times New Roman" w:cs="Times New Roman"/>
          <w:sz w:val="24"/>
          <w:szCs w:val="24"/>
        </w:rPr>
        <w:t xml:space="preserve"> </w:t>
      </w:r>
      <w:r w:rsidR="00A558BD" w:rsidRPr="00DB24F5">
        <w:rPr>
          <w:rFonts w:ascii="Times New Roman" w:hAnsi="Times New Roman" w:cs="Times New Roman"/>
          <w:sz w:val="24"/>
          <w:szCs w:val="24"/>
        </w:rPr>
        <w:t>sip</w:t>
      </w:r>
      <w:r w:rsidR="00CB012D" w:rsidRPr="00DB24F5">
        <w:rPr>
          <w:rFonts w:ascii="Times New Roman" w:hAnsi="Times New Roman" w:cs="Times New Roman"/>
          <w:sz w:val="24"/>
          <w:szCs w:val="24"/>
        </w:rPr>
        <w:t>ë</w:t>
      </w:r>
      <w:r w:rsidR="00A558BD" w:rsidRPr="00DB24F5">
        <w:rPr>
          <w:rFonts w:ascii="Times New Roman" w:hAnsi="Times New Roman" w:cs="Times New Roman"/>
          <w:sz w:val="24"/>
          <w:szCs w:val="24"/>
        </w:rPr>
        <w:t>r,</w:t>
      </w:r>
      <w:r w:rsidRPr="00DB24F5">
        <w:rPr>
          <w:rFonts w:ascii="Times New Roman" w:hAnsi="Times New Roman" w:cs="Times New Roman"/>
          <w:sz w:val="24"/>
          <w:szCs w:val="24"/>
        </w:rPr>
        <w:t xml:space="preserve"> subjekt</w:t>
      </w:r>
      <w:r w:rsidR="00132336" w:rsidRPr="00DB24F5">
        <w:rPr>
          <w:rFonts w:ascii="Times New Roman" w:hAnsi="Times New Roman" w:cs="Times New Roman"/>
          <w:sz w:val="24"/>
          <w:szCs w:val="24"/>
        </w:rPr>
        <w:t>i</w:t>
      </w:r>
      <w:r w:rsidRPr="00DB24F5">
        <w:rPr>
          <w:rFonts w:ascii="Times New Roman" w:hAnsi="Times New Roman" w:cs="Times New Roman"/>
          <w:sz w:val="24"/>
          <w:szCs w:val="24"/>
        </w:rPr>
        <w:t xml:space="preserve"> ka paraqitur dokumentacionin e ndërtimit të objektit në të cilën ndodhet apartamenti </w:t>
      </w:r>
      <w:r w:rsidR="00644366" w:rsidRPr="00DB24F5">
        <w:rPr>
          <w:rFonts w:ascii="Times New Roman" w:hAnsi="Times New Roman" w:cs="Times New Roman"/>
          <w:sz w:val="24"/>
          <w:szCs w:val="24"/>
        </w:rPr>
        <w:t>objekt analize</w:t>
      </w:r>
      <w:r w:rsidRPr="00DB24F5">
        <w:rPr>
          <w:rFonts w:ascii="Times New Roman" w:hAnsi="Times New Roman" w:cs="Times New Roman"/>
          <w:sz w:val="24"/>
          <w:szCs w:val="24"/>
        </w:rPr>
        <w:t>, ndër të tjera edhe dokumentin “Proces Verbal Kolaudimi”</w:t>
      </w:r>
      <w:r w:rsidRPr="00DB24F5">
        <w:rPr>
          <w:rStyle w:val="FootnoteReference"/>
          <w:rFonts w:ascii="Times New Roman" w:hAnsi="Times New Roman" w:cs="Times New Roman"/>
          <w:sz w:val="24"/>
          <w:szCs w:val="24"/>
        </w:rPr>
        <w:footnoteReference w:id="11"/>
      </w:r>
      <w:r w:rsidR="00A558B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i datës 17.4.2001, pjesë e dosjes së regjistrimit të këtij objekti në regjistrat </w:t>
      </w:r>
      <w:proofErr w:type="spellStart"/>
      <w:r w:rsidRPr="00DB24F5">
        <w:rPr>
          <w:rFonts w:ascii="Times New Roman" w:hAnsi="Times New Roman" w:cs="Times New Roman"/>
          <w:sz w:val="24"/>
          <w:szCs w:val="24"/>
        </w:rPr>
        <w:lastRenderedPageBreak/>
        <w:t>hipotekor</w:t>
      </w:r>
      <w:r w:rsidR="00CB012D" w:rsidRPr="00DB24F5">
        <w:rPr>
          <w:rFonts w:ascii="Times New Roman" w:hAnsi="Times New Roman" w:cs="Times New Roman"/>
          <w:sz w:val="24"/>
          <w:szCs w:val="24"/>
        </w:rPr>
        <w:t>ë</w:t>
      </w:r>
      <w:proofErr w:type="spellEnd"/>
      <w:r w:rsidR="00A558B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të ZVRPP Gjirokastër, në referim të </w:t>
      </w:r>
      <w:proofErr w:type="spellStart"/>
      <w:r w:rsidRPr="00DB24F5">
        <w:rPr>
          <w:rFonts w:ascii="Times New Roman" w:hAnsi="Times New Roman" w:cs="Times New Roman"/>
          <w:sz w:val="24"/>
          <w:szCs w:val="24"/>
        </w:rPr>
        <w:t>të</w:t>
      </w:r>
      <w:proofErr w:type="spellEnd"/>
      <w:r w:rsidRPr="00DB24F5">
        <w:rPr>
          <w:rFonts w:ascii="Times New Roman" w:hAnsi="Times New Roman" w:cs="Times New Roman"/>
          <w:sz w:val="24"/>
          <w:szCs w:val="24"/>
        </w:rPr>
        <w:t xml:space="preserve"> cilit kërkon të provojë se në këtë datë ka qenë e ndërtuar vetëm 72% e karabinasë, </w:t>
      </w:r>
      <w:r w:rsidR="00A558BD" w:rsidRPr="00DB24F5">
        <w:rPr>
          <w:rFonts w:ascii="Times New Roman" w:hAnsi="Times New Roman" w:cs="Times New Roman"/>
          <w:sz w:val="24"/>
          <w:szCs w:val="24"/>
        </w:rPr>
        <w:t xml:space="preserve">dhe </w:t>
      </w:r>
      <w:r w:rsidRPr="00DB24F5">
        <w:rPr>
          <w:rFonts w:ascii="Times New Roman" w:hAnsi="Times New Roman" w:cs="Times New Roman"/>
          <w:sz w:val="24"/>
          <w:szCs w:val="24"/>
        </w:rPr>
        <w:t>se në çastin e regjistrimit</w:t>
      </w:r>
      <w:r w:rsidR="004A4678" w:rsidRPr="00DB24F5">
        <w:rPr>
          <w:rFonts w:ascii="Times New Roman" w:hAnsi="Times New Roman" w:cs="Times New Roman"/>
          <w:sz w:val="24"/>
          <w:szCs w:val="24"/>
        </w:rPr>
        <w:t xml:space="preserve"> n</w:t>
      </w:r>
      <w:r w:rsidR="00EE6805" w:rsidRPr="00DB24F5">
        <w:rPr>
          <w:rFonts w:ascii="Times New Roman" w:hAnsi="Times New Roman" w:cs="Times New Roman"/>
          <w:sz w:val="24"/>
          <w:szCs w:val="24"/>
        </w:rPr>
        <w:t>ë</w:t>
      </w:r>
      <w:r w:rsidR="004A4678" w:rsidRPr="00DB24F5">
        <w:rPr>
          <w:rFonts w:ascii="Times New Roman" w:hAnsi="Times New Roman" w:cs="Times New Roman"/>
          <w:sz w:val="24"/>
          <w:szCs w:val="24"/>
        </w:rPr>
        <w:t xml:space="preserve"> </w:t>
      </w:r>
      <w:r w:rsidRPr="00DB24F5">
        <w:rPr>
          <w:rFonts w:ascii="Times New Roman" w:hAnsi="Times New Roman" w:cs="Times New Roman"/>
          <w:sz w:val="24"/>
          <w:szCs w:val="24"/>
        </w:rPr>
        <w:t>hipotek</w:t>
      </w:r>
      <w:r w:rsidR="00EE6805" w:rsidRPr="00DB24F5">
        <w:rPr>
          <w:rFonts w:ascii="Times New Roman" w:hAnsi="Times New Roman" w:cs="Times New Roman"/>
          <w:sz w:val="24"/>
          <w:szCs w:val="24"/>
        </w:rPr>
        <w:t>ë</w:t>
      </w:r>
      <w:r w:rsidRPr="00DB24F5">
        <w:rPr>
          <w:rFonts w:ascii="Times New Roman" w:hAnsi="Times New Roman" w:cs="Times New Roman"/>
          <w:sz w:val="24"/>
          <w:szCs w:val="24"/>
        </w:rPr>
        <w:t xml:space="preserve"> as karabinaja nuk kishte përfunduar. </w:t>
      </w:r>
      <w:r w:rsidR="00A73391" w:rsidRPr="00DB24F5">
        <w:rPr>
          <w:rFonts w:ascii="Times New Roman" w:hAnsi="Times New Roman" w:cs="Times New Roman"/>
          <w:sz w:val="24"/>
          <w:szCs w:val="24"/>
        </w:rPr>
        <w:t>S</w:t>
      </w:r>
      <w:r w:rsidRPr="00DB24F5">
        <w:rPr>
          <w:rFonts w:ascii="Times New Roman" w:hAnsi="Times New Roman" w:cs="Times New Roman"/>
          <w:sz w:val="24"/>
          <w:szCs w:val="24"/>
        </w:rPr>
        <w:t>ubjekti referon se në atë kohë</w:t>
      </w:r>
      <w:r w:rsidR="00D950A2" w:rsidRPr="00DB24F5">
        <w:rPr>
          <w:rFonts w:ascii="Times New Roman" w:hAnsi="Times New Roman" w:cs="Times New Roman"/>
          <w:sz w:val="24"/>
          <w:szCs w:val="24"/>
        </w:rPr>
        <w:t>,</w:t>
      </w:r>
      <w:r w:rsidRPr="00DB24F5">
        <w:rPr>
          <w:rFonts w:ascii="Times New Roman" w:hAnsi="Times New Roman" w:cs="Times New Roman"/>
          <w:sz w:val="24"/>
          <w:szCs w:val="24"/>
        </w:rPr>
        <w:t xml:space="preserve"> të gjithë noterët </w:t>
      </w:r>
      <w:r w:rsidR="00A558BD" w:rsidRPr="00DB24F5">
        <w:rPr>
          <w:rFonts w:ascii="Times New Roman" w:hAnsi="Times New Roman" w:cs="Times New Roman"/>
          <w:sz w:val="24"/>
          <w:szCs w:val="24"/>
        </w:rPr>
        <w:t>n</w:t>
      </w:r>
      <w:r w:rsidR="00CB012D" w:rsidRPr="00DB24F5">
        <w:rPr>
          <w:rFonts w:ascii="Times New Roman" w:hAnsi="Times New Roman" w:cs="Times New Roman"/>
          <w:sz w:val="24"/>
          <w:szCs w:val="24"/>
        </w:rPr>
        <w:t>ë</w:t>
      </w:r>
      <w:r w:rsidR="00A558BD" w:rsidRPr="00DB24F5">
        <w:rPr>
          <w:rFonts w:ascii="Times New Roman" w:hAnsi="Times New Roman" w:cs="Times New Roman"/>
          <w:sz w:val="24"/>
          <w:szCs w:val="24"/>
        </w:rPr>
        <w:t xml:space="preserve"> </w:t>
      </w:r>
      <w:r w:rsidRPr="00DB24F5">
        <w:rPr>
          <w:rFonts w:ascii="Times New Roman" w:hAnsi="Times New Roman" w:cs="Times New Roman"/>
          <w:sz w:val="24"/>
          <w:szCs w:val="24"/>
        </w:rPr>
        <w:t>Gjirokast</w:t>
      </w:r>
      <w:r w:rsidR="00CB012D" w:rsidRPr="00DB24F5">
        <w:rPr>
          <w:rFonts w:ascii="Times New Roman" w:hAnsi="Times New Roman" w:cs="Times New Roman"/>
          <w:sz w:val="24"/>
          <w:szCs w:val="24"/>
        </w:rPr>
        <w:t>ë</w:t>
      </w:r>
      <w:r w:rsidR="00A558BD" w:rsidRPr="00DB24F5">
        <w:rPr>
          <w:rFonts w:ascii="Times New Roman" w:hAnsi="Times New Roman" w:cs="Times New Roman"/>
          <w:sz w:val="24"/>
          <w:szCs w:val="24"/>
        </w:rPr>
        <w:t xml:space="preserve">r </w:t>
      </w:r>
      <w:r w:rsidRPr="00DB24F5">
        <w:rPr>
          <w:rFonts w:ascii="Times New Roman" w:hAnsi="Times New Roman" w:cs="Times New Roman"/>
          <w:sz w:val="24"/>
          <w:szCs w:val="24"/>
        </w:rPr>
        <w:t>kanë bërë kontrata shitje të sendeve karabina</w:t>
      </w:r>
      <w:r w:rsidR="00A73391" w:rsidRPr="00DB24F5">
        <w:rPr>
          <w:rFonts w:ascii="Times New Roman" w:hAnsi="Times New Roman" w:cs="Times New Roman"/>
          <w:sz w:val="24"/>
          <w:szCs w:val="24"/>
        </w:rPr>
        <w:t>. N</w:t>
      </w:r>
      <w:r w:rsidR="003036A8" w:rsidRPr="00DB24F5">
        <w:rPr>
          <w:rFonts w:ascii="Times New Roman" w:hAnsi="Times New Roman" w:cs="Times New Roman"/>
          <w:sz w:val="24"/>
          <w:szCs w:val="24"/>
        </w:rPr>
        <w:t>ë</w:t>
      </w:r>
      <w:r w:rsidR="00A73391" w:rsidRPr="00DB24F5">
        <w:rPr>
          <w:rFonts w:ascii="Times New Roman" w:hAnsi="Times New Roman" w:cs="Times New Roman"/>
          <w:sz w:val="24"/>
          <w:szCs w:val="24"/>
        </w:rPr>
        <w:t xml:space="preserve"> m</w:t>
      </w:r>
      <w:r w:rsidR="00E2513D" w:rsidRPr="00DB24F5">
        <w:rPr>
          <w:rFonts w:ascii="Times New Roman" w:hAnsi="Times New Roman" w:cs="Times New Roman"/>
          <w:sz w:val="24"/>
          <w:szCs w:val="24"/>
        </w:rPr>
        <w:t>b</w:t>
      </w:r>
      <w:r w:rsidR="003036A8" w:rsidRPr="00DB24F5">
        <w:rPr>
          <w:rFonts w:ascii="Times New Roman" w:hAnsi="Times New Roman" w:cs="Times New Roman"/>
          <w:sz w:val="24"/>
          <w:szCs w:val="24"/>
        </w:rPr>
        <w:t>ë</w:t>
      </w:r>
      <w:r w:rsidR="00A73391" w:rsidRPr="00DB24F5">
        <w:rPr>
          <w:rFonts w:ascii="Times New Roman" w:hAnsi="Times New Roman" w:cs="Times New Roman"/>
          <w:sz w:val="24"/>
          <w:szCs w:val="24"/>
        </w:rPr>
        <w:t>shtetje t</w:t>
      </w:r>
      <w:r w:rsidR="003036A8" w:rsidRPr="00DB24F5">
        <w:rPr>
          <w:rFonts w:ascii="Times New Roman" w:hAnsi="Times New Roman" w:cs="Times New Roman"/>
          <w:sz w:val="24"/>
          <w:szCs w:val="24"/>
        </w:rPr>
        <w:t>ë</w:t>
      </w:r>
      <w:r w:rsidR="00A73391" w:rsidRPr="00DB24F5">
        <w:rPr>
          <w:rFonts w:ascii="Times New Roman" w:hAnsi="Times New Roman" w:cs="Times New Roman"/>
          <w:sz w:val="24"/>
          <w:szCs w:val="24"/>
        </w:rPr>
        <w:t xml:space="preserve"> pretendimeve t</w:t>
      </w:r>
      <w:r w:rsidR="003036A8" w:rsidRPr="00DB24F5">
        <w:rPr>
          <w:rFonts w:ascii="Times New Roman" w:hAnsi="Times New Roman" w:cs="Times New Roman"/>
          <w:sz w:val="24"/>
          <w:szCs w:val="24"/>
        </w:rPr>
        <w:t>ë</w:t>
      </w:r>
      <w:r w:rsidR="00A73391" w:rsidRPr="00DB24F5">
        <w:rPr>
          <w:rFonts w:ascii="Times New Roman" w:hAnsi="Times New Roman" w:cs="Times New Roman"/>
          <w:sz w:val="24"/>
          <w:szCs w:val="24"/>
        </w:rPr>
        <w:t xml:space="preserve"> saj </w:t>
      </w:r>
      <w:r w:rsidR="00D950A2" w:rsidRPr="00DB24F5">
        <w:rPr>
          <w:rFonts w:ascii="Times New Roman" w:hAnsi="Times New Roman" w:cs="Times New Roman"/>
          <w:sz w:val="24"/>
          <w:szCs w:val="24"/>
        </w:rPr>
        <w:t xml:space="preserve">subjekti ka paraqitur edhe deklaratën noteriale nr. </w:t>
      </w:r>
      <w:r w:rsidR="002C21A4" w:rsidRPr="00DB24F5">
        <w:rPr>
          <w:rFonts w:ascii="Times New Roman" w:hAnsi="Times New Roman" w:cs="Times New Roman"/>
          <w:sz w:val="24"/>
          <w:szCs w:val="24"/>
        </w:rPr>
        <w:t>3220</w:t>
      </w:r>
      <w:r w:rsidR="00D950A2" w:rsidRPr="00DB24F5">
        <w:rPr>
          <w:rFonts w:ascii="Times New Roman" w:hAnsi="Times New Roman" w:cs="Times New Roman"/>
          <w:sz w:val="24"/>
          <w:szCs w:val="24"/>
        </w:rPr>
        <w:t xml:space="preserve"> </w:t>
      </w:r>
      <w:proofErr w:type="spellStart"/>
      <w:r w:rsidR="00D950A2" w:rsidRPr="00DB24F5">
        <w:rPr>
          <w:rFonts w:ascii="Times New Roman" w:hAnsi="Times New Roman" w:cs="Times New Roman"/>
          <w:sz w:val="24"/>
          <w:szCs w:val="24"/>
        </w:rPr>
        <w:t>rep</w:t>
      </w:r>
      <w:proofErr w:type="spellEnd"/>
      <w:r w:rsidR="00D950A2" w:rsidRPr="00DB24F5">
        <w:rPr>
          <w:rFonts w:ascii="Times New Roman" w:hAnsi="Times New Roman" w:cs="Times New Roman"/>
          <w:sz w:val="24"/>
          <w:szCs w:val="24"/>
        </w:rPr>
        <w:t xml:space="preserve">., nr. </w:t>
      </w:r>
      <w:r w:rsidR="002C21A4" w:rsidRPr="00DB24F5">
        <w:rPr>
          <w:rFonts w:ascii="Times New Roman" w:hAnsi="Times New Roman" w:cs="Times New Roman"/>
          <w:sz w:val="24"/>
          <w:szCs w:val="24"/>
        </w:rPr>
        <w:t>1445</w:t>
      </w:r>
      <w:r w:rsidR="00D950A2" w:rsidRPr="00DB24F5">
        <w:rPr>
          <w:rFonts w:ascii="Times New Roman" w:hAnsi="Times New Roman" w:cs="Times New Roman"/>
          <w:sz w:val="24"/>
          <w:szCs w:val="24"/>
        </w:rPr>
        <w:t xml:space="preserve"> </w:t>
      </w:r>
      <w:proofErr w:type="spellStart"/>
      <w:r w:rsidR="00D950A2" w:rsidRPr="00DB24F5">
        <w:rPr>
          <w:rFonts w:ascii="Times New Roman" w:hAnsi="Times New Roman" w:cs="Times New Roman"/>
          <w:sz w:val="24"/>
          <w:szCs w:val="24"/>
        </w:rPr>
        <w:t>kol</w:t>
      </w:r>
      <w:proofErr w:type="spellEnd"/>
      <w:r w:rsidR="00D950A2" w:rsidRPr="00DB24F5">
        <w:rPr>
          <w:rFonts w:ascii="Times New Roman" w:hAnsi="Times New Roman" w:cs="Times New Roman"/>
          <w:sz w:val="24"/>
          <w:szCs w:val="24"/>
        </w:rPr>
        <w:t>, datë 12.9.2022, t</w:t>
      </w:r>
      <w:r w:rsidR="009C2937" w:rsidRPr="00DB24F5">
        <w:rPr>
          <w:rFonts w:ascii="Times New Roman" w:hAnsi="Times New Roman" w:cs="Times New Roman"/>
          <w:sz w:val="24"/>
          <w:szCs w:val="24"/>
        </w:rPr>
        <w:t>ë</w:t>
      </w:r>
      <w:r w:rsidR="00D950A2" w:rsidRPr="00DB24F5">
        <w:rPr>
          <w:rFonts w:ascii="Times New Roman" w:hAnsi="Times New Roman" w:cs="Times New Roman"/>
          <w:sz w:val="24"/>
          <w:szCs w:val="24"/>
        </w:rPr>
        <w:t xml:space="preserve"> z. </w:t>
      </w:r>
      <w:proofErr w:type="spellStart"/>
      <w:r w:rsidR="00D950A2" w:rsidRPr="00DB24F5">
        <w:rPr>
          <w:rFonts w:ascii="Times New Roman" w:hAnsi="Times New Roman" w:cs="Times New Roman"/>
          <w:sz w:val="24"/>
          <w:szCs w:val="24"/>
        </w:rPr>
        <w:t>Sotiraq</w:t>
      </w:r>
      <w:proofErr w:type="spellEnd"/>
      <w:r w:rsidR="00D950A2" w:rsidRPr="00DB24F5">
        <w:rPr>
          <w:rFonts w:ascii="Times New Roman" w:hAnsi="Times New Roman" w:cs="Times New Roman"/>
          <w:sz w:val="24"/>
          <w:szCs w:val="24"/>
        </w:rPr>
        <w:t xml:space="preserve"> </w:t>
      </w:r>
      <w:proofErr w:type="spellStart"/>
      <w:r w:rsidR="00D950A2" w:rsidRPr="00DB24F5">
        <w:rPr>
          <w:rFonts w:ascii="Times New Roman" w:hAnsi="Times New Roman" w:cs="Times New Roman"/>
          <w:sz w:val="24"/>
          <w:szCs w:val="24"/>
        </w:rPr>
        <w:t>Janora</w:t>
      </w:r>
      <w:proofErr w:type="spellEnd"/>
      <w:r w:rsidR="00D950A2" w:rsidRPr="00DB24F5">
        <w:rPr>
          <w:rFonts w:ascii="Times New Roman" w:hAnsi="Times New Roman" w:cs="Times New Roman"/>
          <w:sz w:val="24"/>
          <w:szCs w:val="24"/>
        </w:rPr>
        <w:t xml:space="preserve"> (pala shitëse e pasurisë objekt vlerësimi), </w:t>
      </w:r>
      <w:r w:rsidR="00A73391" w:rsidRPr="00DB24F5">
        <w:rPr>
          <w:rFonts w:ascii="Times New Roman" w:hAnsi="Times New Roman" w:cs="Times New Roman"/>
          <w:sz w:val="24"/>
          <w:szCs w:val="24"/>
        </w:rPr>
        <w:t>ku</w:t>
      </w:r>
      <w:r w:rsidR="00644366" w:rsidRPr="00DB24F5">
        <w:rPr>
          <w:rFonts w:ascii="Times New Roman" w:hAnsi="Times New Roman" w:cs="Times New Roman"/>
          <w:sz w:val="24"/>
          <w:szCs w:val="24"/>
        </w:rPr>
        <w:t xml:space="preserve"> ai </w:t>
      </w:r>
      <w:r w:rsidR="00D950A2" w:rsidRPr="00DB24F5">
        <w:rPr>
          <w:rFonts w:ascii="Times New Roman" w:hAnsi="Times New Roman" w:cs="Times New Roman"/>
          <w:sz w:val="24"/>
          <w:szCs w:val="24"/>
        </w:rPr>
        <w:t xml:space="preserve">deklaron se me shtetasit Blerta dhe Dritan </w:t>
      </w:r>
      <w:proofErr w:type="spellStart"/>
      <w:r w:rsidR="00D950A2" w:rsidRPr="00DB24F5">
        <w:rPr>
          <w:rFonts w:ascii="Times New Roman" w:hAnsi="Times New Roman" w:cs="Times New Roman"/>
          <w:sz w:val="24"/>
          <w:szCs w:val="24"/>
        </w:rPr>
        <w:t>Marku</w:t>
      </w:r>
      <w:proofErr w:type="spellEnd"/>
      <w:r w:rsidR="00D950A2" w:rsidRPr="00DB24F5">
        <w:rPr>
          <w:rFonts w:ascii="Times New Roman" w:hAnsi="Times New Roman" w:cs="Times New Roman"/>
          <w:sz w:val="24"/>
          <w:szCs w:val="24"/>
        </w:rPr>
        <w:t xml:space="preserve"> ka lidhur kontratën e shitjes </w:t>
      </w:r>
      <w:r w:rsidR="00A73391" w:rsidRPr="00DB24F5">
        <w:rPr>
          <w:rFonts w:ascii="Times New Roman" w:hAnsi="Times New Roman" w:cs="Times New Roman"/>
          <w:sz w:val="24"/>
          <w:szCs w:val="24"/>
        </w:rPr>
        <w:t>s</w:t>
      </w:r>
      <w:r w:rsidR="003036A8" w:rsidRPr="00DB24F5">
        <w:rPr>
          <w:rFonts w:ascii="Times New Roman" w:hAnsi="Times New Roman" w:cs="Times New Roman"/>
          <w:sz w:val="24"/>
          <w:szCs w:val="24"/>
        </w:rPr>
        <w:t>ë</w:t>
      </w:r>
      <w:r w:rsidR="00D950A2" w:rsidRPr="00DB24F5">
        <w:rPr>
          <w:rFonts w:ascii="Times New Roman" w:hAnsi="Times New Roman" w:cs="Times New Roman"/>
          <w:sz w:val="24"/>
          <w:szCs w:val="24"/>
        </w:rPr>
        <w:t xml:space="preserve"> apartamentit “karabina”</w:t>
      </w:r>
      <w:r w:rsidR="002C21A4" w:rsidRPr="00DB24F5">
        <w:rPr>
          <w:rFonts w:ascii="Times New Roman" w:hAnsi="Times New Roman" w:cs="Times New Roman"/>
          <w:sz w:val="24"/>
          <w:szCs w:val="24"/>
        </w:rPr>
        <w:t>. Subjekti ka paraqitur</w:t>
      </w:r>
      <w:r w:rsidR="00A558BD" w:rsidRPr="00DB24F5">
        <w:rPr>
          <w:rFonts w:ascii="Times New Roman" w:hAnsi="Times New Roman" w:cs="Times New Roman"/>
          <w:sz w:val="24"/>
          <w:szCs w:val="24"/>
        </w:rPr>
        <w:t xml:space="preserve"> </w:t>
      </w:r>
      <w:r w:rsidR="002C21A4" w:rsidRPr="00DB24F5">
        <w:rPr>
          <w:rFonts w:ascii="Times New Roman" w:hAnsi="Times New Roman" w:cs="Times New Roman"/>
          <w:sz w:val="24"/>
          <w:szCs w:val="24"/>
        </w:rPr>
        <w:t>e</w:t>
      </w:r>
      <w:r w:rsidR="00A558BD" w:rsidRPr="00DB24F5">
        <w:rPr>
          <w:rFonts w:ascii="Times New Roman" w:hAnsi="Times New Roman" w:cs="Times New Roman"/>
          <w:sz w:val="24"/>
          <w:szCs w:val="24"/>
        </w:rPr>
        <w:t xml:space="preserve">dhe </w:t>
      </w:r>
      <w:r w:rsidR="00D950A2" w:rsidRPr="00DB24F5">
        <w:rPr>
          <w:rFonts w:ascii="Times New Roman" w:hAnsi="Times New Roman" w:cs="Times New Roman"/>
          <w:sz w:val="24"/>
          <w:szCs w:val="24"/>
        </w:rPr>
        <w:t>disa foto – të cilat paraqesin pamje nga objekti ku ndodhet apartamenti i saj</w:t>
      </w:r>
      <w:r w:rsidR="00A73391" w:rsidRPr="00DB24F5">
        <w:rPr>
          <w:rFonts w:ascii="Times New Roman" w:hAnsi="Times New Roman" w:cs="Times New Roman"/>
          <w:sz w:val="24"/>
          <w:szCs w:val="24"/>
        </w:rPr>
        <w:t xml:space="preserve">. </w:t>
      </w:r>
    </w:p>
    <w:p w14:paraId="05AA8960" w14:textId="77777777" w:rsidR="00A73391" w:rsidRPr="00DB24F5" w:rsidRDefault="00A73391" w:rsidP="00A73391">
      <w:pPr>
        <w:pStyle w:val="ListParagraph"/>
        <w:tabs>
          <w:tab w:val="left" w:pos="0"/>
        </w:tabs>
        <w:spacing w:before="0" w:after="0"/>
        <w:ind w:left="0"/>
        <w:rPr>
          <w:rFonts w:ascii="Times New Roman" w:eastAsia="Times New Roman" w:hAnsi="Times New Roman" w:cs="Times New Roman"/>
          <w:b/>
          <w:sz w:val="16"/>
          <w:szCs w:val="16"/>
        </w:rPr>
      </w:pPr>
    </w:p>
    <w:p w14:paraId="27FA8C9A" w14:textId="428584ED" w:rsidR="009C2937" w:rsidRPr="00DB24F5" w:rsidRDefault="00C201E9"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rPr>
      </w:pPr>
      <w:r w:rsidRPr="00DB24F5">
        <w:rPr>
          <w:rFonts w:ascii="Times New Roman" w:hAnsi="Times New Roman" w:cs="Times New Roman"/>
          <w:sz w:val="24"/>
          <w:szCs w:val="24"/>
        </w:rPr>
        <w:t>N</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sa m</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sip</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r, </w:t>
      </w:r>
      <w:r w:rsidR="00576F76" w:rsidRPr="00DB24F5">
        <w:rPr>
          <w:rFonts w:ascii="Times New Roman" w:hAnsi="Times New Roman" w:cs="Times New Roman"/>
          <w:sz w:val="24"/>
          <w:szCs w:val="24"/>
        </w:rPr>
        <w:t>n</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p</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rfundim t</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analiz</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s s</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kryer n</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lidhje me çmimin e pasuris</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objekt sh</w:t>
      </w:r>
      <w:r w:rsidR="009C2937" w:rsidRPr="00DB24F5">
        <w:rPr>
          <w:rFonts w:ascii="Times New Roman" w:hAnsi="Times New Roman" w:cs="Times New Roman"/>
          <w:sz w:val="24"/>
          <w:szCs w:val="24"/>
        </w:rPr>
        <w:t>q</w:t>
      </w:r>
      <w:r w:rsidR="00576F76" w:rsidRPr="00DB24F5">
        <w:rPr>
          <w:rFonts w:ascii="Times New Roman" w:hAnsi="Times New Roman" w:cs="Times New Roman"/>
          <w:sz w:val="24"/>
          <w:szCs w:val="24"/>
        </w:rPr>
        <w:t>yrtimi</w:t>
      </w:r>
      <w:r w:rsidR="00A73391" w:rsidRPr="00DB24F5">
        <w:rPr>
          <w:rFonts w:ascii="Times New Roman" w:hAnsi="Times New Roman" w:cs="Times New Roman"/>
          <w:sz w:val="24"/>
          <w:szCs w:val="24"/>
        </w:rPr>
        <w:t xml:space="preserve">, </w:t>
      </w:r>
      <w:r w:rsidR="002C21A4" w:rsidRPr="00DB24F5">
        <w:rPr>
          <w:rFonts w:ascii="Times New Roman" w:hAnsi="Times New Roman" w:cs="Times New Roman"/>
          <w:sz w:val="24"/>
          <w:szCs w:val="24"/>
        </w:rPr>
        <w:t xml:space="preserve">Komisioni </w:t>
      </w:r>
      <w:r w:rsidRPr="00DB24F5">
        <w:rPr>
          <w:rFonts w:ascii="Times New Roman" w:hAnsi="Times New Roman" w:cs="Times New Roman"/>
          <w:sz w:val="24"/>
          <w:szCs w:val="24"/>
        </w:rPr>
        <w:t>vler</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soi t</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pranoj</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 çmim t</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blerjes s</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saj pasurie, shum</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n prej 900.000 lek</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sh sipas p</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rcaktimit t</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b</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r</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9C293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kontrat</w:t>
      </w:r>
      <w:r w:rsidR="009C2937" w:rsidRPr="00DB24F5">
        <w:rPr>
          <w:rFonts w:ascii="Times New Roman" w:hAnsi="Times New Roman" w:cs="Times New Roman"/>
          <w:sz w:val="24"/>
          <w:szCs w:val="24"/>
        </w:rPr>
        <w:t>ë</w:t>
      </w:r>
      <w:r w:rsidR="002C21A4" w:rsidRPr="00DB24F5">
        <w:rPr>
          <w:rFonts w:ascii="Times New Roman" w:hAnsi="Times New Roman" w:cs="Times New Roman"/>
          <w:sz w:val="24"/>
          <w:szCs w:val="24"/>
        </w:rPr>
        <w:t>n e shitjes</w:t>
      </w:r>
      <w:r w:rsidR="00A73391" w:rsidRPr="00DB24F5">
        <w:rPr>
          <w:rFonts w:ascii="Times New Roman" w:hAnsi="Times New Roman" w:cs="Times New Roman"/>
          <w:sz w:val="24"/>
          <w:szCs w:val="24"/>
        </w:rPr>
        <w:t>.</w:t>
      </w:r>
      <w:r w:rsidR="00B81F7D" w:rsidRPr="00DB24F5">
        <w:rPr>
          <w:rFonts w:ascii="Times New Roman" w:hAnsi="Times New Roman" w:cs="Times New Roman"/>
          <w:sz w:val="24"/>
          <w:szCs w:val="24"/>
        </w:rPr>
        <w:t xml:space="preserve"> </w:t>
      </w:r>
      <w:r w:rsidR="00A73391" w:rsidRPr="00DB24F5">
        <w:rPr>
          <w:rFonts w:ascii="Times New Roman" w:hAnsi="Times New Roman" w:cs="Times New Roman"/>
          <w:sz w:val="24"/>
          <w:szCs w:val="24"/>
        </w:rPr>
        <w:t>M</w:t>
      </w:r>
      <w:r w:rsidR="00B81F7D" w:rsidRPr="00DB24F5">
        <w:rPr>
          <w:rFonts w:ascii="Times New Roman" w:hAnsi="Times New Roman" w:cs="Times New Roman"/>
          <w:sz w:val="24"/>
          <w:szCs w:val="24"/>
        </w:rPr>
        <w:t>egjithat</w:t>
      </w:r>
      <w:r w:rsidR="00725E77" w:rsidRPr="00DB24F5">
        <w:rPr>
          <w:rFonts w:ascii="Times New Roman" w:hAnsi="Times New Roman" w:cs="Times New Roman"/>
          <w:sz w:val="24"/>
          <w:szCs w:val="24"/>
        </w:rPr>
        <w:t>ë</w:t>
      </w:r>
      <w:r w:rsidR="002C21A4" w:rsidRPr="00DB24F5">
        <w:rPr>
          <w:rFonts w:ascii="Times New Roman" w:hAnsi="Times New Roman" w:cs="Times New Roman"/>
          <w:sz w:val="24"/>
          <w:szCs w:val="24"/>
        </w:rPr>
        <w:t>,</w:t>
      </w:r>
      <w:r w:rsidR="00B81F7D" w:rsidRPr="00DB24F5">
        <w:rPr>
          <w:rFonts w:ascii="Times New Roman" w:hAnsi="Times New Roman" w:cs="Times New Roman"/>
          <w:sz w:val="24"/>
          <w:szCs w:val="24"/>
        </w:rPr>
        <w:t xml:space="preserve"> n</w:t>
      </w:r>
      <w:r w:rsidR="009C2937" w:rsidRPr="00DB24F5">
        <w:rPr>
          <w:rFonts w:ascii="Times New Roman" w:hAnsi="Times New Roman" w:cs="Times New Roman"/>
          <w:sz w:val="24"/>
          <w:szCs w:val="24"/>
        </w:rPr>
        <w:t>ë</w:t>
      </w:r>
      <w:r w:rsidR="00576F76" w:rsidRPr="00DB24F5">
        <w:rPr>
          <w:rFonts w:ascii="Times New Roman" w:hAnsi="Times New Roman" w:cs="Times New Roman"/>
          <w:sz w:val="24"/>
          <w:szCs w:val="24"/>
        </w:rPr>
        <w:t xml:space="preserve"> lidhje me</w:t>
      </w:r>
      <w:r w:rsidRPr="00DB24F5">
        <w:rPr>
          <w:rFonts w:ascii="Times New Roman" w:hAnsi="Times New Roman" w:cs="Times New Roman"/>
          <w:sz w:val="24"/>
          <w:szCs w:val="24"/>
        </w:rPr>
        <w:t xml:space="preserve"> përcaktimin e vlerës totale të shpenzimeve të kryera mbi këtë pasuri, Komisioni</w:t>
      </w:r>
      <w:r w:rsidR="009C2937" w:rsidRPr="00DB24F5">
        <w:rPr>
          <w:rFonts w:ascii="Times New Roman" w:hAnsi="Times New Roman" w:cs="Times New Roman"/>
          <w:sz w:val="24"/>
          <w:szCs w:val="24"/>
        </w:rPr>
        <w:t xml:space="preserve"> </w:t>
      </w:r>
      <w:r w:rsidRPr="00DB24F5">
        <w:rPr>
          <w:rFonts w:ascii="Times New Roman" w:hAnsi="Times New Roman" w:cs="Times New Roman"/>
          <w:sz w:val="24"/>
          <w:szCs w:val="24"/>
        </w:rPr>
        <w:t>vlerëso</w:t>
      </w:r>
      <w:r w:rsidR="00576F76" w:rsidRPr="00DB24F5">
        <w:rPr>
          <w:rFonts w:ascii="Times New Roman" w:hAnsi="Times New Roman" w:cs="Times New Roman"/>
          <w:sz w:val="24"/>
          <w:szCs w:val="24"/>
        </w:rPr>
        <w:t>i</w:t>
      </w:r>
      <w:r w:rsidRPr="00DB24F5">
        <w:rPr>
          <w:rFonts w:ascii="Times New Roman" w:hAnsi="Times New Roman" w:cs="Times New Roman"/>
          <w:sz w:val="24"/>
          <w:szCs w:val="24"/>
        </w:rPr>
        <w:t xml:space="preserve"> se </w:t>
      </w:r>
      <w:r w:rsidR="00B81F7D" w:rsidRPr="00DB24F5">
        <w:rPr>
          <w:rFonts w:ascii="Times New Roman" w:hAnsi="Times New Roman" w:cs="Times New Roman"/>
          <w:sz w:val="24"/>
          <w:szCs w:val="24"/>
        </w:rPr>
        <w:t xml:space="preserve"> nisur nga </w:t>
      </w:r>
      <w:proofErr w:type="spellStart"/>
      <w:r w:rsidRPr="00DB24F5">
        <w:rPr>
          <w:rFonts w:ascii="Times New Roman" w:hAnsi="Times New Roman" w:cs="Times New Roman"/>
          <w:sz w:val="24"/>
          <w:szCs w:val="24"/>
        </w:rPr>
        <w:t>vetëdeklarimi</w:t>
      </w:r>
      <w:proofErr w:type="spellEnd"/>
      <w:r w:rsidRPr="00DB24F5">
        <w:rPr>
          <w:rFonts w:ascii="Times New Roman" w:hAnsi="Times New Roman" w:cs="Times New Roman"/>
          <w:sz w:val="24"/>
          <w:szCs w:val="24"/>
        </w:rPr>
        <w:t xml:space="preserve"> i bërë nga subjekti se ky apartament është blerë në gjendje “karabina”</w:t>
      </w:r>
      <w:r w:rsidR="002C21A4" w:rsidRPr="00DB24F5">
        <w:rPr>
          <w:rFonts w:ascii="Times New Roman" w:hAnsi="Times New Roman" w:cs="Times New Roman"/>
          <w:sz w:val="24"/>
          <w:szCs w:val="24"/>
        </w:rPr>
        <w:t>,</w:t>
      </w:r>
      <w:r w:rsidR="00A73391" w:rsidRPr="00DB24F5">
        <w:rPr>
          <w:rFonts w:ascii="Times New Roman" w:hAnsi="Times New Roman" w:cs="Times New Roman"/>
          <w:sz w:val="24"/>
          <w:szCs w:val="24"/>
        </w:rPr>
        <w:t xml:space="preserve"> </w:t>
      </w:r>
      <w:r w:rsidR="003036A8" w:rsidRPr="00DB24F5">
        <w:rPr>
          <w:rFonts w:ascii="Times New Roman" w:hAnsi="Times New Roman" w:cs="Times New Roman"/>
          <w:sz w:val="24"/>
          <w:szCs w:val="24"/>
        </w:rPr>
        <w:t>ë</w:t>
      </w:r>
      <w:r w:rsidR="00A73391" w:rsidRPr="00DB24F5">
        <w:rPr>
          <w:rFonts w:ascii="Times New Roman" w:hAnsi="Times New Roman" w:cs="Times New Roman"/>
          <w:sz w:val="24"/>
          <w:szCs w:val="24"/>
        </w:rPr>
        <w:t>sht</w:t>
      </w:r>
      <w:r w:rsidR="003036A8"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B81F7D" w:rsidRPr="00DB24F5">
        <w:rPr>
          <w:rFonts w:ascii="Times New Roman" w:hAnsi="Times New Roman" w:cs="Times New Roman"/>
          <w:sz w:val="24"/>
          <w:szCs w:val="24"/>
        </w:rPr>
        <w:t>k</w:t>
      </w:r>
      <w:r w:rsidR="00725E77" w:rsidRPr="00DB24F5">
        <w:rPr>
          <w:rFonts w:ascii="Times New Roman" w:hAnsi="Times New Roman" w:cs="Times New Roman"/>
          <w:sz w:val="24"/>
          <w:szCs w:val="24"/>
        </w:rPr>
        <w:t>ë</w:t>
      </w:r>
      <w:r w:rsidR="00B81F7D" w:rsidRPr="00DB24F5">
        <w:rPr>
          <w:rFonts w:ascii="Times New Roman" w:hAnsi="Times New Roman" w:cs="Times New Roman"/>
          <w:sz w:val="24"/>
          <w:szCs w:val="24"/>
        </w:rPr>
        <w:t>rk</w:t>
      </w:r>
      <w:r w:rsidR="00A73391" w:rsidRPr="00DB24F5">
        <w:rPr>
          <w:rFonts w:ascii="Times New Roman" w:hAnsi="Times New Roman" w:cs="Times New Roman"/>
          <w:sz w:val="24"/>
          <w:szCs w:val="24"/>
        </w:rPr>
        <w:t xml:space="preserve">uar </w:t>
      </w:r>
      <w:r w:rsidRPr="00DB24F5">
        <w:rPr>
          <w:rFonts w:ascii="Times New Roman" w:hAnsi="Times New Roman" w:cs="Times New Roman"/>
          <w:sz w:val="24"/>
          <w:szCs w:val="24"/>
        </w:rPr>
        <w:t>kryerja e investimeve dhe shpenzimeve shtesë deri në përfundimin e plotë të tij</w:t>
      </w:r>
      <w:r w:rsidR="002C21A4" w:rsidRPr="00DB24F5">
        <w:rPr>
          <w:rFonts w:ascii="Times New Roman" w:hAnsi="Times New Roman" w:cs="Times New Roman"/>
          <w:sz w:val="24"/>
          <w:szCs w:val="24"/>
        </w:rPr>
        <w:t xml:space="preserve">, </w:t>
      </w:r>
      <w:r w:rsidR="005A513F" w:rsidRPr="00DB24F5">
        <w:rPr>
          <w:rFonts w:ascii="Times New Roman" w:hAnsi="Times New Roman" w:cs="Times New Roman"/>
          <w:sz w:val="24"/>
          <w:szCs w:val="24"/>
        </w:rPr>
        <w:t>t</w:t>
      </w:r>
      <w:r w:rsidR="003036A8" w:rsidRPr="00DB24F5">
        <w:rPr>
          <w:rFonts w:ascii="Times New Roman" w:hAnsi="Times New Roman" w:cs="Times New Roman"/>
          <w:sz w:val="24"/>
          <w:szCs w:val="24"/>
        </w:rPr>
        <w:t>ë</w:t>
      </w:r>
      <w:r w:rsidR="005A513F" w:rsidRPr="00DB24F5">
        <w:rPr>
          <w:rFonts w:ascii="Times New Roman" w:hAnsi="Times New Roman" w:cs="Times New Roman"/>
          <w:sz w:val="24"/>
          <w:szCs w:val="24"/>
        </w:rPr>
        <w:t xml:space="preserve"> cilat i konsideroi t</w:t>
      </w:r>
      <w:r w:rsidR="003036A8" w:rsidRPr="00DB24F5">
        <w:rPr>
          <w:rFonts w:ascii="Times New Roman" w:hAnsi="Times New Roman" w:cs="Times New Roman"/>
          <w:sz w:val="24"/>
          <w:szCs w:val="24"/>
        </w:rPr>
        <w:t>ë</w:t>
      </w:r>
      <w:r w:rsidR="005A513F" w:rsidRPr="00DB24F5">
        <w:rPr>
          <w:rFonts w:ascii="Times New Roman" w:hAnsi="Times New Roman" w:cs="Times New Roman"/>
          <w:sz w:val="24"/>
          <w:szCs w:val="24"/>
        </w:rPr>
        <w:t xml:space="preserve"> </w:t>
      </w:r>
      <w:r w:rsidR="00576F76" w:rsidRPr="00DB24F5">
        <w:rPr>
          <w:rFonts w:ascii="Times New Roman" w:hAnsi="Times New Roman" w:cs="Times New Roman"/>
          <w:sz w:val="24"/>
          <w:szCs w:val="24"/>
        </w:rPr>
        <w:t>kryer</w:t>
      </w:r>
      <w:r w:rsidR="005A513F" w:rsidRPr="00DB24F5">
        <w:rPr>
          <w:rFonts w:ascii="Times New Roman" w:hAnsi="Times New Roman" w:cs="Times New Roman"/>
          <w:sz w:val="24"/>
          <w:szCs w:val="24"/>
        </w:rPr>
        <w:t>a</w:t>
      </w:r>
      <w:r w:rsidR="00576F76" w:rsidRPr="00DB24F5">
        <w:rPr>
          <w:rFonts w:ascii="Times New Roman" w:hAnsi="Times New Roman" w:cs="Times New Roman"/>
          <w:sz w:val="24"/>
          <w:szCs w:val="24"/>
        </w:rPr>
        <w:t xml:space="preserve"> deri në datën 31.12.2003</w:t>
      </w:r>
      <w:r w:rsidR="005A513F" w:rsidRPr="00DB24F5">
        <w:rPr>
          <w:rStyle w:val="FootnoteReference"/>
          <w:rFonts w:ascii="Times New Roman" w:hAnsi="Times New Roman" w:cs="Times New Roman"/>
          <w:sz w:val="24"/>
          <w:szCs w:val="24"/>
        </w:rPr>
        <w:footnoteReference w:id="12"/>
      </w:r>
      <w:r w:rsidR="00576F76" w:rsidRPr="00DB24F5">
        <w:rPr>
          <w:rFonts w:ascii="Times New Roman" w:hAnsi="Times New Roman" w:cs="Times New Roman"/>
          <w:sz w:val="24"/>
          <w:szCs w:val="24"/>
        </w:rPr>
        <w:t xml:space="preserve">. </w:t>
      </w:r>
      <w:r w:rsidR="002C21A4" w:rsidRPr="00DB24F5">
        <w:rPr>
          <w:rFonts w:ascii="Times New Roman" w:hAnsi="Times New Roman" w:cs="Times New Roman"/>
          <w:sz w:val="24"/>
          <w:szCs w:val="24"/>
        </w:rPr>
        <w:t>Po ashtu,</w:t>
      </w:r>
      <w:r w:rsidR="00576F76" w:rsidRPr="00DB24F5">
        <w:rPr>
          <w:rFonts w:ascii="Times New Roman" w:hAnsi="Times New Roman" w:cs="Times New Roman"/>
          <w:sz w:val="24"/>
          <w:szCs w:val="24"/>
        </w:rPr>
        <w:t xml:space="preserve"> </w:t>
      </w:r>
      <w:r w:rsidR="002C21A4" w:rsidRPr="00DB24F5">
        <w:rPr>
          <w:rFonts w:ascii="Times New Roman" w:hAnsi="Times New Roman" w:cs="Times New Roman"/>
          <w:sz w:val="24"/>
          <w:szCs w:val="24"/>
        </w:rPr>
        <w:t>referuar</w:t>
      </w:r>
      <w:r w:rsidR="00576F76" w:rsidRPr="00DB24F5">
        <w:rPr>
          <w:rFonts w:ascii="Times New Roman" w:hAnsi="Times New Roman" w:cs="Times New Roman"/>
          <w:sz w:val="24"/>
          <w:szCs w:val="24"/>
        </w:rPr>
        <w:t xml:space="preserve"> </w:t>
      </w:r>
      <w:proofErr w:type="spellStart"/>
      <w:r w:rsidR="00576F76" w:rsidRPr="00DB24F5">
        <w:rPr>
          <w:rFonts w:ascii="Times New Roman" w:hAnsi="Times New Roman" w:cs="Times New Roman"/>
          <w:sz w:val="24"/>
          <w:szCs w:val="24"/>
        </w:rPr>
        <w:t>vetëdeklar</w:t>
      </w:r>
      <w:r w:rsidR="005A513F" w:rsidRPr="00DB24F5">
        <w:rPr>
          <w:rFonts w:ascii="Times New Roman" w:hAnsi="Times New Roman" w:cs="Times New Roman"/>
          <w:sz w:val="24"/>
          <w:szCs w:val="24"/>
        </w:rPr>
        <w:t>imit</w:t>
      </w:r>
      <w:proofErr w:type="spellEnd"/>
      <w:r w:rsidR="005A513F" w:rsidRPr="00DB24F5">
        <w:rPr>
          <w:rFonts w:ascii="Times New Roman" w:hAnsi="Times New Roman" w:cs="Times New Roman"/>
          <w:sz w:val="24"/>
          <w:szCs w:val="24"/>
        </w:rPr>
        <w:t xml:space="preserve"> </w:t>
      </w:r>
      <w:r w:rsidR="00263726" w:rsidRPr="00DB24F5">
        <w:rPr>
          <w:rFonts w:ascii="Times New Roman" w:hAnsi="Times New Roman" w:cs="Times New Roman"/>
          <w:sz w:val="24"/>
          <w:szCs w:val="24"/>
        </w:rPr>
        <w:t xml:space="preserve">të subjektit </w:t>
      </w:r>
      <w:r w:rsidR="002C21A4" w:rsidRPr="00DB24F5">
        <w:rPr>
          <w:rFonts w:ascii="Times New Roman" w:hAnsi="Times New Roman" w:cs="Times New Roman"/>
          <w:sz w:val="24"/>
          <w:szCs w:val="24"/>
        </w:rPr>
        <w:t>dhe</w:t>
      </w:r>
      <w:r w:rsidR="00576F76" w:rsidRPr="00DB24F5">
        <w:rPr>
          <w:rFonts w:ascii="Times New Roman" w:hAnsi="Times New Roman" w:cs="Times New Roman"/>
          <w:sz w:val="24"/>
          <w:szCs w:val="24"/>
        </w:rPr>
        <w:t xml:space="preserve"> aktit të ekspertimit të depozituar</w:t>
      </w:r>
      <w:r w:rsidR="005A513F" w:rsidRPr="00DB24F5">
        <w:rPr>
          <w:rFonts w:ascii="Times New Roman" w:hAnsi="Times New Roman" w:cs="Times New Roman"/>
          <w:sz w:val="24"/>
          <w:szCs w:val="24"/>
        </w:rPr>
        <w:t xml:space="preserve"> nga subjekti</w:t>
      </w:r>
      <w:r w:rsidR="00576F76" w:rsidRPr="00DB24F5">
        <w:rPr>
          <w:rFonts w:ascii="Times New Roman" w:hAnsi="Times New Roman" w:cs="Times New Roman"/>
          <w:sz w:val="24"/>
          <w:szCs w:val="24"/>
        </w:rPr>
        <w:t xml:space="preserve"> me dërgimin e prapësimeve</w:t>
      </w:r>
      <w:r w:rsidR="002C21A4" w:rsidRPr="00DB24F5">
        <w:rPr>
          <w:rFonts w:ascii="Times New Roman" w:hAnsi="Times New Roman" w:cs="Times New Roman"/>
          <w:sz w:val="24"/>
          <w:szCs w:val="24"/>
        </w:rPr>
        <w:t>, karabinaja</w:t>
      </w:r>
      <w:r w:rsidR="00576F76" w:rsidRPr="00DB24F5">
        <w:rPr>
          <w:rFonts w:ascii="Times New Roman" w:hAnsi="Times New Roman" w:cs="Times New Roman"/>
          <w:sz w:val="24"/>
          <w:szCs w:val="24"/>
        </w:rPr>
        <w:t xml:space="preserve"> përbën 35% të kostos totale të objektit, pra, 65% e punimeve janë kryer në vitin 2003</w:t>
      </w:r>
      <w:r w:rsidR="002C21A4" w:rsidRPr="00DB24F5">
        <w:rPr>
          <w:rFonts w:ascii="Times New Roman" w:hAnsi="Times New Roman" w:cs="Times New Roman"/>
          <w:sz w:val="24"/>
          <w:szCs w:val="24"/>
        </w:rPr>
        <w:t xml:space="preserve"> dhe mbi k</w:t>
      </w:r>
      <w:r w:rsidR="00263726" w:rsidRPr="00DB24F5">
        <w:rPr>
          <w:rFonts w:ascii="Times New Roman" w:hAnsi="Times New Roman" w:cs="Times New Roman"/>
          <w:sz w:val="24"/>
          <w:szCs w:val="24"/>
        </w:rPr>
        <w:t>ë</w:t>
      </w:r>
      <w:r w:rsidR="002C21A4" w:rsidRPr="00DB24F5">
        <w:rPr>
          <w:rFonts w:ascii="Times New Roman" w:hAnsi="Times New Roman" w:cs="Times New Roman"/>
          <w:sz w:val="24"/>
          <w:szCs w:val="24"/>
        </w:rPr>
        <w:t>t</w:t>
      </w:r>
      <w:r w:rsidR="00263726" w:rsidRPr="00DB24F5">
        <w:rPr>
          <w:rFonts w:ascii="Times New Roman" w:hAnsi="Times New Roman" w:cs="Times New Roman"/>
          <w:sz w:val="24"/>
          <w:szCs w:val="24"/>
        </w:rPr>
        <w:t>ë</w:t>
      </w:r>
      <w:r w:rsidR="002C21A4" w:rsidRPr="00DB24F5">
        <w:rPr>
          <w:rFonts w:ascii="Times New Roman" w:hAnsi="Times New Roman" w:cs="Times New Roman"/>
          <w:sz w:val="24"/>
          <w:szCs w:val="24"/>
        </w:rPr>
        <w:t xml:space="preserve"> arsyetim</w:t>
      </w:r>
      <w:r w:rsidR="00263726" w:rsidRPr="00DB24F5">
        <w:rPr>
          <w:rFonts w:ascii="Times New Roman" w:hAnsi="Times New Roman" w:cs="Times New Roman"/>
          <w:sz w:val="24"/>
          <w:szCs w:val="24"/>
        </w:rPr>
        <w:t>, Komisioni</w:t>
      </w:r>
      <w:r w:rsidR="002C21A4" w:rsidRPr="00DB24F5">
        <w:rPr>
          <w:rFonts w:ascii="Times New Roman" w:hAnsi="Times New Roman" w:cs="Times New Roman"/>
          <w:sz w:val="24"/>
          <w:szCs w:val="24"/>
        </w:rPr>
        <w:t xml:space="preserve"> </w:t>
      </w:r>
      <w:r w:rsidR="00576F76" w:rsidRPr="00DB24F5">
        <w:rPr>
          <w:rFonts w:ascii="Times New Roman" w:hAnsi="Times New Roman" w:cs="Times New Roman"/>
          <w:sz w:val="24"/>
          <w:szCs w:val="24"/>
        </w:rPr>
        <w:t>vlerësoi të reflektojë në analizën përfundimtare financiare si investime/shpenzime të kryera nga subjekti</w:t>
      </w:r>
      <w:r w:rsidR="003036A8" w:rsidRPr="00DB24F5">
        <w:rPr>
          <w:rFonts w:ascii="Times New Roman" w:hAnsi="Times New Roman" w:cs="Times New Roman"/>
          <w:sz w:val="24"/>
          <w:szCs w:val="24"/>
        </w:rPr>
        <w:t xml:space="preserve"> </w:t>
      </w:r>
      <w:r w:rsidR="00576F76" w:rsidRPr="00DB24F5">
        <w:rPr>
          <w:rFonts w:ascii="Times New Roman" w:hAnsi="Times New Roman" w:cs="Times New Roman"/>
          <w:sz w:val="24"/>
          <w:szCs w:val="24"/>
        </w:rPr>
        <w:t>dhe personi i lidhur mbi këtë pasuri, diferencën</w:t>
      </w:r>
      <w:r w:rsidR="009C2937" w:rsidRPr="00DB24F5">
        <w:rPr>
          <w:rStyle w:val="FootnoteReference"/>
          <w:rFonts w:ascii="Times New Roman" w:hAnsi="Times New Roman" w:cs="Times New Roman"/>
          <w:sz w:val="24"/>
          <w:szCs w:val="24"/>
        </w:rPr>
        <w:footnoteReference w:id="13"/>
      </w:r>
      <w:r w:rsidR="00576F76" w:rsidRPr="00DB24F5">
        <w:rPr>
          <w:rFonts w:ascii="Times New Roman" w:hAnsi="Times New Roman" w:cs="Times New Roman"/>
          <w:sz w:val="24"/>
          <w:szCs w:val="24"/>
        </w:rPr>
        <w:t xml:space="preserve"> mes vlerës së përcaktuar në referim të udhëzimit të Këshillit të Ministrave me nr. 1, datë 8.5.2003, </w:t>
      </w:r>
      <w:r w:rsidR="009C2937" w:rsidRPr="00DB24F5">
        <w:rPr>
          <w:rFonts w:ascii="Times New Roman" w:hAnsi="Times New Roman" w:cs="Times New Roman"/>
          <w:sz w:val="24"/>
          <w:szCs w:val="24"/>
        </w:rPr>
        <w:t>“</w:t>
      </w:r>
      <w:r w:rsidR="00576F76" w:rsidRPr="00DB24F5">
        <w:rPr>
          <w:rFonts w:ascii="Times New Roman" w:hAnsi="Times New Roman" w:cs="Times New Roman"/>
          <w:sz w:val="24"/>
          <w:szCs w:val="24"/>
        </w:rPr>
        <w:t xml:space="preserve">Për miratimin e kostos mesatare të ndërtimit të banesave nga </w:t>
      </w:r>
      <w:r w:rsidR="00263726" w:rsidRPr="00DB24F5">
        <w:rPr>
          <w:rFonts w:ascii="Times New Roman" w:hAnsi="Times New Roman" w:cs="Times New Roman"/>
          <w:sz w:val="24"/>
          <w:szCs w:val="24"/>
        </w:rPr>
        <w:t>EKB</w:t>
      </w:r>
      <w:r w:rsidR="00576F76" w:rsidRPr="00DB24F5">
        <w:rPr>
          <w:rFonts w:ascii="Times New Roman" w:hAnsi="Times New Roman" w:cs="Times New Roman"/>
          <w:sz w:val="24"/>
          <w:szCs w:val="24"/>
        </w:rPr>
        <w:t xml:space="preserve">, të vlerave në tregun e lirë të banesave dhe të </w:t>
      </w:r>
      <w:proofErr w:type="spellStart"/>
      <w:r w:rsidR="00576F76" w:rsidRPr="00DB24F5">
        <w:rPr>
          <w:rFonts w:ascii="Times New Roman" w:hAnsi="Times New Roman" w:cs="Times New Roman"/>
          <w:sz w:val="24"/>
          <w:szCs w:val="24"/>
        </w:rPr>
        <w:t>koefiçentit</w:t>
      </w:r>
      <w:proofErr w:type="spellEnd"/>
      <w:r w:rsidR="00576F76" w:rsidRPr="00DB24F5">
        <w:rPr>
          <w:rFonts w:ascii="Times New Roman" w:hAnsi="Times New Roman" w:cs="Times New Roman"/>
          <w:sz w:val="24"/>
          <w:szCs w:val="24"/>
        </w:rPr>
        <w:t xml:space="preserve"> “k”</w:t>
      </w:r>
      <w:r w:rsidR="009C2937" w:rsidRPr="00DB24F5">
        <w:rPr>
          <w:rFonts w:ascii="Times New Roman" w:hAnsi="Times New Roman" w:cs="Times New Roman"/>
          <w:sz w:val="24"/>
          <w:szCs w:val="24"/>
        </w:rPr>
        <w:t>”</w:t>
      </w:r>
      <w:r w:rsidR="00576F76" w:rsidRPr="00DB24F5">
        <w:rPr>
          <w:rFonts w:ascii="Times New Roman" w:hAnsi="Times New Roman" w:cs="Times New Roman"/>
          <w:sz w:val="24"/>
          <w:szCs w:val="24"/>
        </w:rPr>
        <w:t xml:space="preserve">, </w:t>
      </w:r>
      <w:r w:rsidR="00263726" w:rsidRPr="00DB24F5">
        <w:rPr>
          <w:rFonts w:ascii="Times New Roman" w:hAnsi="Times New Roman" w:cs="Times New Roman"/>
          <w:sz w:val="24"/>
          <w:szCs w:val="24"/>
        </w:rPr>
        <w:t xml:space="preserve">dhe </w:t>
      </w:r>
      <w:r w:rsidR="00576F76" w:rsidRPr="00DB24F5">
        <w:rPr>
          <w:rFonts w:ascii="Times New Roman" w:hAnsi="Times New Roman" w:cs="Times New Roman"/>
          <w:sz w:val="24"/>
          <w:szCs w:val="24"/>
        </w:rPr>
        <w:t>çmimi</w:t>
      </w:r>
      <w:r w:rsidR="00263726" w:rsidRPr="00DB24F5">
        <w:rPr>
          <w:rFonts w:ascii="Times New Roman" w:hAnsi="Times New Roman" w:cs="Times New Roman"/>
          <w:sz w:val="24"/>
          <w:szCs w:val="24"/>
        </w:rPr>
        <w:t>t të</w:t>
      </w:r>
      <w:r w:rsidR="00576F76" w:rsidRPr="00DB24F5">
        <w:rPr>
          <w:rFonts w:ascii="Times New Roman" w:hAnsi="Times New Roman" w:cs="Times New Roman"/>
          <w:sz w:val="24"/>
          <w:szCs w:val="24"/>
        </w:rPr>
        <w:t xml:space="preserve"> përcaktuar në kontratën e shitblerjes së kësaj pasurie</w:t>
      </w:r>
      <w:r w:rsidR="009C2937" w:rsidRPr="00DB24F5">
        <w:rPr>
          <w:rFonts w:ascii="Times New Roman" w:hAnsi="Times New Roman" w:cs="Times New Roman"/>
          <w:sz w:val="24"/>
          <w:szCs w:val="24"/>
        </w:rPr>
        <w:t>.</w:t>
      </w:r>
    </w:p>
    <w:p w14:paraId="4ABB5384" w14:textId="77777777" w:rsidR="009C2937" w:rsidRPr="00DB24F5" w:rsidRDefault="009C2937" w:rsidP="00074672">
      <w:pPr>
        <w:pStyle w:val="ListParagraph"/>
        <w:tabs>
          <w:tab w:val="left" w:pos="0"/>
        </w:tabs>
        <w:spacing w:before="0" w:after="0"/>
        <w:ind w:left="0"/>
        <w:rPr>
          <w:rFonts w:ascii="Times New Roman" w:eastAsia="Times New Roman" w:hAnsi="Times New Roman" w:cs="Times New Roman"/>
          <w:b/>
          <w:sz w:val="16"/>
          <w:szCs w:val="16"/>
        </w:rPr>
      </w:pPr>
    </w:p>
    <w:p w14:paraId="5642707A" w14:textId="17806C42" w:rsidR="009C2937" w:rsidRPr="00DB24F5" w:rsidRDefault="009C293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Subjekti</w:t>
      </w:r>
      <w:r w:rsidR="00132336" w:rsidRPr="00DB24F5">
        <w:rPr>
          <w:rFonts w:ascii="Times New Roman" w:eastAsia="Times New Roman" w:hAnsi="Times New Roman" w:cs="Times New Roman"/>
          <w:bCs/>
          <w:sz w:val="24"/>
          <w:szCs w:val="24"/>
        </w:rPr>
        <w:t xml:space="preserve"> </w:t>
      </w:r>
      <w:r w:rsidRPr="00DB24F5">
        <w:rPr>
          <w:rFonts w:ascii="Times New Roman" w:eastAsia="Times New Roman" w:hAnsi="Times New Roman" w:cs="Times New Roman"/>
          <w:bCs/>
          <w:sz w:val="24"/>
          <w:szCs w:val="24"/>
        </w:rPr>
        <w:t>kund</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rsht</w:t>
      </w:r>
      <w:r w:rsidR="00CB012D" w:rsidRPr="00DB24F5">
        <w:rPr>
          <w:rFonts w:ascii="Times New Roman" w:eastAsia="Times New Roman" w:hAnsi="Times New Roman" w:cs="Times New Roman"/>
          <w:bCs/>
          <w:sz w:val="24"/>
          <w:szCs w:val="24"/>
        </w:rPr>
        <w:t>on</w:t>
      </w:r>
      <w:r w:rsidRPr="00DB24F5">
        <w:rPr>
          <w:rFonts w:ascii="Times New Roman" w:eastAsia="Times New Roman" w:hAnsi="Times New Roman" w:cs="Times New Roman"/>
          <w:bCs/>
          <w:sz w:val="24"/>
          <w:szCs w:val="24"/>
        </w:rPr>
        <w:t xml:space="preserve"> konkluzionin e Komisionit n</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lidhje me </w:t>
      </w:r>
      <w:r w:rsidR="00CE5795" w:rsidRPr="00DB24F5">
        <w:rPr>
          <w:rFonts w:ascii="Times New Roman" w:eastAsia="Times New Roman" w:hAnsi="Times New Roman" w:cs="Times New Roman"/>
          <w:bCs/>
          <w:sz w:val="24"/>
          <w:szCs w:val="24"/>
        </w:rPr>
        <w:t>vler</w:t>
      </w:r>
      <w:r w:rsidR="00C85C70" w:rsidRPr="00DB24F5">
        <w:rPr>
          <w:rFonts w:ascii="Times New Roman" w:eastAsia="Times New Roman" w:hAnsi="Times New Roman" w:cs="Times New Roman"/>
          <w:bCs/>
          <w:sz w:val="24"/>
          <w:szCs w:val="24"/>
        </w:rPr>
        <w:t>ë</w:t>
      </w:r>
      <w:r w:rsidR="00CE5795" w:rsidRPr="00DB24F5">
        <w:rPr>
          <w:rFonts w:ascii="Times New Roman" w:eastAsia="Times New Roman" w:hAnsi="Times New Roman" w:cs="Times New Roman"/>
          <w:bCs/>
          <w:sz w:val="24"/>
          <w:szCs w:val="24"/>
        </w:rPr>
        <w:t xml:space="preserve">n e apartamentit </w:t>
      </w:r>
      <w:r w:rsidRPr="00DB24F5">
        <w:rPr>
          <w:rFonts w:ascii="Times New Roman" w:eastAsia="Times New Roman" w:hAnsi="Times New Roman" w:cs="Times New Roman"/>
          <w:bCs/>
          <w:sz w:val="24"/>
          <w:szCs w:val="24"/>
        </w:rPr>
        <w:t>dhe shpenzimet</w:t>
      </w:r>
      <w:r w:rsidR="00CE5795" w:rsidRPr="00DB24F5">
        <w:rPr>
          <w:rFonts w:ascii="Times New Roman" w:eastAsia="Times New Roman" w:hAnsi="Times New Roman" w:cs="Times New Roman"/>
          <w:bCs/>
          <w:sz w:val="24"/>
          <w:szCs w:val="24"/>
        </w:rPr>
        <w:t xml:space="preserve"> e kryera p</w:t>
      </w:r>
      <w:r w:rsidR="00C85C70" w:rsidRPr="00DB24F5">
        <w:rPr>
          <w:rFonts w:ascii="Times New Roman" w:eastAsia="Times New Roman" w:hAnsi="Times New Roman" w:cs="Times New Roman"/>
          <w:bCs/>
          <w:sz w:val="24"/>
          <w:szCs w:val="24"/>
        </w:rPr>
        <w:t>ë</w:t>
      </w:r>
      <w:r w:rsidR="00CE5795" w:rsidRPr="00DB24F5">
        <w:rPr>
          <w:rFonts w:ascii="Times New Roman" w:eastAsia="Times New Roman" w:hAnsi="Times New Roman" w:cs="Times New Roman"/>
          <w:bCs/>
          <w:sz w:val="24"/>
          <w:szCs w:val="24"/>
        </w:rPr>
        <w:t>r p</w:t>
      </w:r>
      <w:r w:rsidR="00C85C70" w:rsidRPr="00DB24F5">
        <w:rPr>
          <w:rFonts w:ascii="Times New Roman" w:eastAsia="Times New Roman" w:hAnsi="Times New Roman" w:cs="Times New Roman"/>
          <w:bCs/>
          <w:sz w:val="24"/>
          <w:szCs w:val="24"/>
        </w:rPr>
        <w:t>ë</w:t>
      </w:r>
      <w:r w:rsidR="00CE5795" w:rsidRPr="00DB24F5">
        <w:rPr>
          <w:rFonts w:ascii="Times New Roman" w:eastAsia="Times New Roman" w:hAnsi="Times New Roman" w:cs="Times New Roman"/>
          <w:bCs/>
          <w:sz w:val="24"/>
          <w:szCs w:val="24"/>
        </w:rPr>
        <w:t>rfundimin e tij</w:t>
      </w:r>
      <w:r w:rsidRPr="00DB24F5">
        <w:rPr>
          <w:rFonts w:ascii="Times New Roman" w:eastAsia="Times New Roman" w:hAnsi="Times New Roman" w:cs="Times New Roman"/>
          <w:bCs/>
          <w:sz w:val="24"/>
          <w:szCs w:val="24"/>
        </w:rPr>
        <w:t xml:space="preserve"> duke pretenduar se</w:t>
      </w:r>
      <w:r w:rsidR="005B449E" w:rsidRPr="00DB24F5">
        <w:rPr>
          <w:rFonts w:ascii="Times New Roman" w:eastAsia="Times New Roman" w:hAnsi="Times New Roman" w:cs="Times New Roman"/>
          <w:bCs/>
          <w:sz w:val="24"/>
          <w:szCs w:val="24"/>
        </w:rPr>
        <w:t xml:space="preserve">: </w:t>
      </w:r>
    </w:p>
    <w:p w14:paraId="033A4B87" w14:textId="6AA95C6A" w:rsidR="00F85A3B" w:rsidRPr="00DB24F5"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Nga provat e dor</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zuara para seanc</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 dhe</w:t>
      </w:r>
      <w:r w:rsidR="00702234" w:rsidRPr="00DB24F5">
        <w:rPr>
          <w:rFonts w:ascii="Times New Roman" w:eastAsia="Times New Roman" w:hAnsi="Times New Roman" w:cs="Times New Roman"/>
          <w:bCs/>
          <w:sz w:val="24"/>
          <w:szCs w:val="24"/>
        </w:rPr>
        <w:t xml:space="preserve"> me</w:t>
      </w:r>
      <w:r w:rsidRPr="00DB24F5">
        <w:rPr>
          <w:rFonts w:ascii="Times New Roman" w:eastAsia="Times New Roman" w:hAnsi="Times New Roman" w:cs="Times New Roman"/>
          <w:bCs/>
          <w:sz w:val="24"/>
          <w:szCs w:val="24"/>
        </w:rPr>
        <w:t xml:space="preserve"> prap</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simet</w:t>
      </w:r>
      <w:r w:rsidR="00F85A3B" w:rsidRPr="00DB24F5">
        <w:rPr>
          <w:rFonts w:ascii="Times New Roman" w:eastAsia="Times New Roman" w:hAnsi="Times New Roman" w:cs="Times New Roman"/>
          <w:bCs/>
          <w:sz w:val="24"/>
          <w:szCs w:val="24"/>
        </w:rPr>
        <w:t xml:space="preserve">, </w:t>
      </w:r>
      <w:r w:rsidRPr="00DB24F5">
        <w:rPr>
          <w:rFonts w:ascii="Times New Roman" w:eastAsia="Times New Roman" w:hAnsi="Times New Roman" w:cs="Times New Roman"/>
          <w:bCs/>
          <w:sz w:val="24"/>
          <w:szCs w:val="24"/>
        </w:rPr>
        <w:t>megjith</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se </w:t>
      </w:r>
      <w:r w:rsidR="00702234" w:rsidRPr="00DB24F5">
        <w:rPr>
          <w:rFonts w:ascii="Times New Roman" w:eastAsia="Times New Roman" w:hAnsi="Times New Roman" w:cs="Times New Roman"/>
          <w:bCs/>
          <w:sz w:val="24"/>
          <w:szCs w:val="24"/>
        </w:rPr>
        <w:t xml:space="preserve">Komisioni </w:t>
      </w:r>
      <w:r w:rsidRPr="00DB24F5">
        <w:rPr>
          <w:rFonts w:ascii="Times New Roman" w:eastAsia="Times New Roman" w:hAnsi="Times New Roman" w:cs="Times New Roman"/>
          <w:bCs/>
          <w:sz w:val="24"/>
          <w:szCs w:val="24"/>
        </w:rPr>
        <w:t>u bind se apartamenti ishte bler</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n</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gjendje karabina, sipas tyre shpenzimet e p</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rfundimit t</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punimeve duhet t</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ishin aq sa do t</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na kushtonte apartamenti po </w:t>
      </w:r>
      <w:proofErr w:type="spellStart"/>
      <w:r w:rsidRPr="00DB24F5">
        <w:rPr>
          <w:rFonts w:ascii="Times New Roman" w:eastAsia="Times New Roman" w:hAnsi="Times New Roman" w:cs="Times New Roman"/>
          <w:bCs/>
          <w:sz w:val="24"/>
          <w:szCs w:val="24"/>
        </w:rPr>
        <w:t>t</w:t>
      </w:r>
      <w:r w:rsidR="003036A8" w:rsidRPr="00DB24F5">
        <w:rPr>
          <w:rFonts w:ascii="Times New Roman" w:eastAsia="Times New Roman" w:hAnsi="Times New Roman" w:cs="Times New Roman"/>
          <w:bCs/>
          <w:sz w:val="24"/>
          <w:szCs w:val="24"/>
        </w:rPr>
        <w:t>’</w:t>
      </w:r>
      <w:r w:rsidRPr="00DB24F5">
        <w:rPr>
          <w:rFonts w:ascii="Times New Roman" w:eastAsia="Times New Roman" w:hAnsi="Times New Roman" w:cs="Times New Roman"/>
          <w:bCs/>
          <w:sz w:val="24"/>
          <w:szCs w:val="24"/>
        </w:rPr>
        <w:t>a</w:t>
      </w:r>
      <w:proofErr w:type="spellEnd"/>
      <w:r w:rsidRPr="00DB24F5">
        <w:rPr>
          <w:rFonts w:ascii="Times New Roman" w:eastAsia="Times New Roman" w:hAnsi="Times New Roman" w:cs="Times New Roman"/>
          <w:bCs/>
          <w:sz w:val="24"/>
          <w:szCs w:val="24"/>
        </w:rPr>
        <w:t xml:space="preserve"> nd</w:t>
      </w:r>
      <w:r w:rsidR="004574C5" w:rsidRPr="00DB24F5">
        <w:rPr>
          <w:rFonts w:ascii="Times New Roman" w:eastAsia="Times New Roman" w:hAnsi="Times New Roman" w:cs="Times New Roman"/>
          <w:bCs/>
          <w:sz w:val="24"/>
          <w:szCs w:val="24"/>
        </w:rPr>
        <w:t>ër</w:t>
      </w:r>
      <w:r w:rsidRPr="00DB24F5">
        <w:rPr>
          <w:rFonts w:ascii="Times New Roman" w:eastAsia="Times New Roman" w:hAnsi="Times New Roman" w:cs="Times New Roman"/>
          <w:bCs/>
          <w:sz w:val="24"/>
          <w:szCs w:val="24"/>
        </w:rPr>
        <w:t>tonte EKB;</w:t>
      </w:r>
    </w:p>
    <w:p w14:paraId="2258D4C4" w14:textId="77AA6EAF" w:rsidR="00F85A3B" w:rsidRPr="00DB24F5" w:rsidRDefault="005B44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Komisioni, edhe pse pranon faktin se bashk</w:t>
      </w:r>
      <w:r w:rsidR="004574C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shorti i saj </w:t>
      </w:r>
      <w:r w:rsidR="004574C5" w:rsidRPr="00DB24F5">
        <w:rPr>
          <w:rFonts w:ascii="Times New Roman" w:eastAsia="Times New Roman" w:hAnsi="Times New Roman" w:cs="Times New Roman"/>
          <w:bCs/>
          <w:sz w:val="24"/>
          <w:szCs w:val="24"/>
        </w:rPr>
        <w:t>ka punuar në sektorin e ndërtimit, nuk pranon se ai dhe shokët e tij kanë përfunduar ndërtimin e apartamentit;</w:t>
      </w:r>
    </w:p>
    <w:p w14:paraId="4BF7ED8E" w14:textId="59179BD6" w:rsidR="00F85A3B" w:rsidRPr="00DB24F5"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 xml:space="preserve">Komisioni pranon faktin se </w:t>
      </w:r>
      <w:r w:rsidR="00F85A3B" w:rsidRPr="00DB24F5">
        <w:rPr>
          <w:rFonts w:ascii="Times New Roman" w:eastAsia="Times New Roman" w:hAnsi="Times New Roman" w:cs="Times New Roman"/>
          <w:bCs/>
          <w:sz w:val="24"/>
          <w:szCs w:val="24"/>
        </w:rPr>
        <w:t xml:space="preserve">nuk </w:t>
      </w:r>
      <w:del w:id="116" w:author="Sokol Çomo" w:date="2025-05-02T08:44:00Z">
        <w:r w:rsidRPr="000725D8">
          <w:rPr>
            <w:rFonts w:ascii="Times New Roman" w:eastAsia="Times New Roman" w:hAnsi="Times New Roman" w:cs="Times New Roman"/>
            <w:bCs/>
            <w:sz w:val="24"/>
            <w:szCs w:val="24"/>
          </w:rPr>
          <w:delText>kisha</w:delText>
        </w:r>
      </w:del>
      <w:ins w:id="117" w:author="Sokol Çomo" w:date="2025-05-02T08:44:00Z">
        <w:r w:rsidRPr="00DB24F5">
          <w:rPr>
            <w:rFonts w:ascii="Times New Roman" w:eastAsia="Times New Roman" w:hAnsi="Times New Roman" w:cs="Times New Roman"/>
            <w:bCs/>
            <w:sz w:val="24"/>
            <w:szCs w:val="24"/>
          </w:rPr>
          <w:t>kish</w:t>
        </w:r>
        <w:r w:rsidR="009A17EE" w:rsidRPr="00DB24F5">
          <w:rPr>
            <w:rFonts w:ascii="Times New Roman" w:eastAsia="Times New Roman" w:hAnsi="Times New Roman" w:cs="Times New Roman"/>
            <w:bCs/>
            <w:sz w:val="24"/>
            <w:szCs w:val="24"/>
          </w:rPr>
          <w:t>te</w:t>
        </w:r>
      </w:ins>
      <w:r w:rsidRPr="00DB24F5">
        <w:rPr>
          <w:rFonts w:ascii="Times New Roman" w:eastAsia="Times New Roman" w:hAnsi="Times New Roman" w:cs="Times New Roman"/>
          <w:bCs/>
          <w:sz w:val="24"/>
          <w:szCs w:val="24"/>
        </w:rPr>
        <w:t xml:space="preserve"> detyrim për të deklaruar shpenzimet</w:t>
      </w:r>
      <w:r w:rsidR="00F85A3B" w:rsidRPr="00DB24F5">
        <w:rPr>
          <w:rFonts w:ascii="Times New Roman" w:eastAsia="Times New Roman" w:hAnsi="Times New Roman" w:cs="Times New Roman"/>
          <w:bCs/>
          <w:sz w:val="24"/>
          <w:szCs w:val="24"/>
        </w:rPr>
        <w:t xml:space="preserve"> dhe</w:t>
      </w:r>
      <w:r w:rsidRPr="00DB24F5">
        <w:rPr>
          <w:rFonts w:ascii="Times New Roman" w:eastAsia="Times New Roman" w:hAnsi="Times New Roman" w:cs="Times New Roman"/>
          <w:bCs/>
          <w:sz w:val="24"/>
          <w:szCs w:val="24"/>
        </w:rPr>
        <w:t xml:space="preserve"> prapëseprapë</w:t>
      </w:r>
      <w:del w:id="118" w:author="Sokol Çomo" w:date="2025-05-02T08:44:00Z">
        <w:r w:rsidRPr="000725D8">
          <w:rPr>
            <w:rFonts w:ascii="Times New Roman" w:eastAsia="Times New Roman" w:hAnsi="Times New Roman" w:cs="Times New Roman"/>
            <w:bCs/>
            <w:sz w:val="24"/>
            <w:szCs w:val="24"/>
          </w:rPr>
          <w:delText xml:space="preserve"> më</w:delText>
        </w:r>
      </w:del>
      <w:r w:rsidRPr="00DB24F5">
        <w:rPr>
          <w:rFonts w:ascii="Times New Roman" w:eastAsia="Times New Roman" w:hAnsi="Times New Roman" w:cs="Times New Roman"/>
          <w:bCs/>
          <w:sz w:val="24"/>
          <w:szCs w:val="24"/>
        </w:rPr>
        <w:t xml:space="preserve"> thotë që shpenzimet për përfundimin e apartamentit janë mbi 1.000.000 lekë;</w:t>
      </w:r>
    </w:p>
    <w:p w14:paraId="5EC824C8" w14:textId="263A9796" w:rsidR="004574C5" w:rsidRPr="00DB24F5" w:rsidRDefault="004574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 xml:space="preserve">Komisioni, pa u mbështetur në asnjë provë thotë se punimet janë kryer në më pak se tre muaj nga momenti i blerjes së apartamentit karabina me arsyetimin se personi i lidhur </w:t>
      </w:r>
      <w:r w:rsidR="00F85A3B" w:rsidRPr="00DB24F5">
        <w:rPr>
          <w:rFonts w:ascii="Times New Roman" w:eastAsia="Times New Roman" w:hAnsi="Times New Roman" w:cs="Times New Roman"/>
          <w:bCs/>
          <w:sz w:val="24"/>
          <w:szCs w:val="24"/>
        </w:rPr>
        <w:t xml:space="preserve">ka </w:t>
      </w:r>
      <w:r w:rsidR="00CB012D" w:rsidRPr="00DB24F5">
        <w:rPr>
          <w:rFonts w:ascii="Times New Roman" w:eastAsia="Times New Roman" w:hAnsi="Times New Roman" w:cs="Times New Roman"/>
          <w:bCs/>
          <w:sz w:val="24"/>
          <w:szCs w:val="24"/>
        </w:rPr>
        <w:t xml:space="preserve">nënshkruar </w:t>
      </w:r>
      <w:r w:rsidR="00F85A3B" w:rsidRPr="00DB24F5">
        <w:rPr>
          <w:rFonts w:ascii="Times New Roman" w:eastAsia="Times New Roman" w:hAnsi="Times New Roman" w:cs="Times New Roman"/>
          <w:bCs/>
          <w:sz w:val="24"/>
          <w:szCs w:val="24"/>
        </w:rPr>
        <w:t>një kontratë abonim</w:t>
      </w:r>
      <w:r w:rsidR="00CB012D" w:rsidRPr="00DB24F5">
        <w:rPr>
          <w:rFonts w:ascii="Times New Roman" w:eastAsia="Times New Roman" w:hAnsi="Times New Roman" w:cs="Times New Roman"/>
          <w:bCs/>
          <w:sz w:val="24"/>
          <w:szCs w:val="24"/>
        </w:rPr>
        <w:t>i</w:t>
      </w:r>
      <w:r w:rsidR="00F85A3B" w:rsidRPr="00DB24F5">
        <w:rPr>
          <w:rFonts w:ascii="Times New Roman" w:eastAsia="Times New Roman" w:hAnsi="Times New Roman" w:cs="Times New Roman"/>
          <w:bCs/>
          <w:sz w:val="24"/>
          <w:szCs w:val="24"/>
        </w:rPr>
        <w:t xml:space="preserve"> të shërbimit të telefoni</w:t>
      </w:r>
      <w:r w:rsidR="00CB012D" w:rsidRPr="00DB24F5">
        <w:rPr>
          <w:rFonts w:ascii="Times New Roman" w:eastAsia="Times New Roman" w:hAnsi="Times New Roman" w:cs="Times New Roman"/>
          <w:bCs/>
          <w:sz w:val="24"/>
          <w:szCs w:val="24"/>
        </w:rPr>
        <w:t>së</w:t>
      </w:r>
      <w:r w:rsidR="00F85A3B" w:rsidRPr="00DB24F5">
        <w:rPr>
          <w:rFonts w:ascii="Times New Roman" w:eastAsia="Times New Roman" w:hAnsi="Times New Roman" w:cs="Times New Roman"/>
          <w:bCs/>
          <w:sz w:val="24"/>
          <w:szCs w:val="24"/>
        </w:rPr>
        <w:t xml:space="preserve"> fiks dhe sipas tyre</w:t>
      </w:r>
      <w:r w:rsidR="00CB012D" w:rsidRPr="00DB24F5">
        <w:rPr>
          <w:rFonts w:ascii="Times New Roman" w:eastAsia="Times New Roman" w:hAnsi="Times New Roman" w:cs="Times New Roman"/>
          <w:bCs/>
          <w:sz w:val="24"/>
          <w:szCs w:val="24"/>
        </w:rPr>
        <w:t>,</w:t>
      </w:r>
      <w:r w:rsidR="00F85A3B" w:rsidRPr="00DB24F5">
        <w:rPr>
          <w:rFonts w:ascii="Times New Roman" w:eastAsia="Times New Roman" w:hAnsi="Times New Roman" w:cs="Times New Roman"/>
          <w:bCs/>
          <w:sz w:val="24"/>
          <w:szCs w:val="24"/>
        </w:rPr>
        <w:t xml:space="preserve"> lidhjet bëheshin në pasuri të paluajtshme të përfunduara. Ky deduksion</w:t>
      </w:r>
      <w:r w:rsidR="00CB012D" w:rsidRPr="00DB24F5">
        <w:rPr>
          <w:rFonts w:ascii="Times New Roman" w:eastAsia="Times New Roman" w:hAnsi="Times New Roman" w:cs="Times New Roman"/>
          <w:bCs/>
          <w:sz w:val="24"/>
          <w:szCs w:val="24"/>
        </w:rPr>
        <w:t xml:space="preserve">, </w:t>
      </w:r>
      <w:r w:rsidR="00F85A3B" w:rsidRPr="00DB24F5">
        <w:rPr>
          <w:rFonts w:ascii="Times New Roman" w:eastAsia="Times New Roman" w:hAnsi="Times New Roman" w:cs="Times New Roman"/>
          <w:bCs/>
          <w:sz w:val="24"/>
          <w:szCs w:val="24"/>
        </w:rPr>
        <w:t>sipas subjekti</w:t>
      </w:r>
      <w:r w:rsidR="00132336" w:rsidRPr="00DB24F5">
        <w:rPr>
          <w:rFonts w:ascii="Times New Roman" w:eastAsia="Times New Roman" w:hAnsi="Times New Roman" w:cs="Times New Roman"/>
          <w:bCs/>
          <w:sz w:val="24"/>
          <w:szCs w:val="24"/>
        </w:rPr>
        <w:t>t</w:t>
      </w:r>
      <w:r w:rsidR="00702234" w:rsidRPr="00DB24F5">
        <w:rPr>
          <w:rFonts w:ascii="Times New Roman" w:eastAsia="Times New Roman" w:hAnsi="Times New Roman" w:cs="Times New Roman"/>
          <w:bCs/>
          <w:sz w:val="24"/>
          <w:szCs w:val="24"/>
        </w:rPr>
        <w:t>,</w:t>
      </w:r>
      <w:r w:rsidR="00F85A3B" w:rsidRPr="00DB24F5">
        <w:rPr>
          <w:rFonts w:ascii="Times New Roman" w:eastAsia="Times New Roman" w:hAnsi="Times New Roman" w:cs="Times New Roman"/>
          <w:bCs/>
          <w:sz w:val="24"/>
          <w:szCs w:val="24"/>
        </w:rPr>
        <w:t xml:space="preserve"> është jo vetëm i pabazuar por edhe qesharak, për më tepër që Komisioni thotë se punimet mund të kenë përfunduar edhe përgjatë vitit 2004;</w:t>
      </w:r>
    </w:p>
    <w:p w14:paraId="057BDC69" w14:textId="45729BA8" w:rsidR="00F85A3B" w:rsidRPr="00DB24F5" w:rsidRDefault="00F85A3B"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 xml:space="preserve">Ka </w:t>
      </w:r>
      <w:r w:rsidR="00CB012D" w:rsidRPr="00DB24F5">
        <w:rPr>
          <w:rFonts w:ascii="Times New Roman" w:eastAsia="Times New Roman" w:hAnsi="Times New Roman" w:cs="Times New Roman"/>
          <w:bCs/>
          <w:sz w:val="24"/>
          <w:szCs w:val="24"/>
        </w:rPr>
        <w:t>deklaruar</w:t>
      </w:r>
      <w:r w:rsidRPr="00DB24F5">
        <w:rPr>
          <w:rFonts w:ascii="Times New Roman" w:eastAsia="Times New Roman" w:hAnsi="Times New Roman" w:cs="Times New Roman"/>
          <w:bCs/>
          <w:sz w:val="24"/>
          <w:szCs w:val="24"/>
        </w:rPr>
        <w:t xml:space="preserve"> vazhdimisht</w:t>
      </w:r>
      <w:r w:rsidR="00CB012D" w:rsidRPr="00DB24F5">
        <w:rPr>
          <w:rFonts w:ascii="Times New Roman" w:eastAsia="Times New Roman" w:hAnsi="Times New Roman" w:cs="Times New Roman"/>
          <w:bCs/>
          <w:sz w:val="24"/>
          <w:szCs w:val="24"/>
        </w:rPr>
        <w:t xml:space="preserve"> </w:t>
      </w:r>
      <w:r w:rsidRPr="00DB24F5">
        <w:rPr>
          <w:rFonts w:ascii="Times New Roman" w:eastAsia="Times New Roman" w:hAnsi="Times New Roman" w:cs="Times New Roman"/>
          <w:bCs/>
          <w:sz w:val="24"/>
          <w:szCs w:val="24"/>
        </w:rPr>
        <w:t>se nuk ka shpenzuar p</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 p</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rfundimin e punimeve pasi bashk</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shorti ka sh</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rbyer me pun</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fizike dhe materialet ia </w:t>
      </w:r>
      <w:r w:rsidR="00166425" w:rsidRPr="00DB24F5">
        <w:rPr>
          <w:rFonts w:ascii="Times New Roman" w:eastAsia="Times New Roman" w:hAnsi="Times New Roman" w:cs="Times New Roman"/>
          <w:bCs/>
          <w:sz w:val="24"/>
          <w:szCs w:val="24"/>
        </w:rPr>
        <w:t>kan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w:t>
      </w:r>
      <w:r w:rsidRPr="00DB24F5">
        <w:rPr>
          <w:rFonts w:ascii="Times New Roman" w:eastAsia="Times New Roman" w:hAnsi="Times New Roman" w:cs="Times New Roman"/>
          <w:bCs/>
          <w:sz w:val="24"/>
          <w:szCs w:val="24"/>
        </w:rPr>
        <w:t>dh</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n</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shok</w:t>
      </w:r>
      <w:r w:rsidR="00057005"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t</w:t>
      </w:r>
      <w:r w:rsidR="00166425" w:rsidRPr="00DB24F5">
        <w:rPr>
          <w:rFonts w:ascii="Times New Roman" w:eastAsia="Times New Roman" w:hAnsi="Times New Roman" w:cs="Times New Roman"/>
          <w:bCs/>
          <w:sz w:val="24"/>
          <w:szCs w:val="24"/>
        </w:rPr>
        <w:t>, t</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w:t>
      </w:r>
      <w:r w:rsidR="00CB012D" w:rsidRPr="00DB24F5">
        <w:rPr>
          <w:rFonts w:ascii="Times New Roman" w:eastAsia="Times New Roman" w:hAnsi="Times New Roman" w:cs="Times New Roman"/>
          <w:bCs/>
          <w:sz w:val="24"/>
          <w:szCs w:val="24"/>
        </w:rPr>
        <w:t xml:space="preserve">cilët, </w:t>
      </w:r>
      <w:r w:rsidR="00166425" w:rsidRPr="00DB24F5">
        <w:rPr>
          <w:rFonts w:ascii="Times New Roman" w:eastAsia="Times New Roman" w:hAnsi="Times New Roman" w:cs="Times New Roman"/>
          <w:bCs/>
          <w:sz w:val="24"/>
          <w:szCs w:val="24"/>
        </w:rPr>
        <w:t>megjith</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se nuk</w:t>
      </w:r>
      <w:r w:rsidR="00313B62" w:rsidRPr="00DB24F5">
        <w:rPr>
          <w:rFonts w:ascii="Times New Roman" w:eastAsia="Times New Roman" w:hAnsi="Times New Roman" w:cs="Times New Roman"/>
          <w:bCs/>
          <w:sz w:val="24"/>
          <w:szCs w:val="24"/>
        </w:rPr>
        <w:t xml:space="preserve"> </w:t>
      </w:r>
      <w:r w:rsidR="00166425" w:rsidRPr="00DB24F5">
        <w:rPr>
          <w:rFonts w:ascii="Times New Roman" w:eastAsia="Times New Roman" w:hAnsi="Times New Roman" w:cs="Times New Roman"/>
          <w:bCs/>
          <w:sz w:val="24"/>
          <w:szCs w:val="24"/>
        </w:rPr>
        <w:t>vler</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soi q</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ti sillte 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cil</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sin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e d</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shmitarit gjat</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procesit 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Komision, k</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rkon </w:t>
      </w:r>
      <w:r w:rsidR="00166425" w:rsidRPr="00DB24F5">
        <w:rPr>
          <w:rFonts w:ascii="Times New Roman" w:eastAsia="Times New Roman" w:hAnsi="Times New Roman" w:cs="Times New Roman"/>
          <w:bCs/>
          <w:sz w:val="24"/>
          <w:szCs w:val="24"/>
        </w:rPr>
        <w:lastRenderedPageBreak/>
        <w:t>q</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t</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b</w:t>
      </w:r>
      <w:r w:rsidR="00057005" w:rsidRPr="00DB24F5">
        <w:rPr>
          <w:rFonts w:ascii="Times New Roman" w:eastAsia="Times New Roman" w:hAnsi="Times New Roman" w:cs="Times New Roman"/>
          <w:bCs/>
          <w:sz w:val="24"/>
          <w:szCs w:val="24"/>
        </w:rPr>
        <w:t>ë</w:t>
      </w:r>
      <w:r w:rsidR="00313B62" w:rsidRPr="00DB24F5">
        <w:rPr>
          <w:rFonts w:ascii="Times New Roman" w:eastAsia="Times New Roman" w:hAnsi="Times New Roman" w:cs="Times New Roman"/>
          <w:bCs/>
          <w:sz w:val="24"/>
          <w:szCs w:val="24"/>
        </w:rPr>
        <w:t>h</w:t>
      </w:r>
      <w:r w:rsidR="00166425" w:rsidRPr="00DB24F5">
        <w:rPr>
          <w:rFonts w:ascii="Times New Roman" w:eastAsia="Times New Roman" w:hAnsi="Times New Roman" w:cs="Times New Roman"/>
          <w:bCs/>
          <w:sz w:val="24"/>
          <w:szCs w:val="24"/>
        </w:rPr>
        <w:t>et thirrja e tyre</w:t>
      </w:r>
      <w:r w:rsidR="00CB012D" w:rsidRPr="00DB24F5">
        <w:rPr>
          <w:rFonts w:ascii="Times New Roman" w:eastAsia="Times New Roman" w:hAnsi="Times New Roman" w:cs="Times New Roman"/>
          <w:bCs/>
          <w:sz w:val="24"/>
          <w:szCs w:val="24"/>
        </w:rPr>
        <w:t xml:space="preserve"> në cilësinë e dëshmitarit</w:t>
      </w:r>
      <w:r w:rsidR="00166425" w:rsidRPr="00DB24F5">
        <w:rPr>
          <w:rFonts w:ascii="Times New Roman" w:eastAsia="Times New Roman" w:hAnsi="Times New Roman" w:cs="Times New Roman"/>
          <w:bCs/>
          <w:sz w:val="24"/>
          <w:szCs w:val="24"/>
        </w:rPr>
        <w:t xml:space="preserve"> para Kolegjit. Subjekti po ashtu pretendon se Komisioni nuk i ka kaluar </w:t>
      </w:r>
      <w:r w:rsidR="00166425" w:rsidRPr="00DB24F5">
        <w:rPr>
          <w:rFonts w:ascii="Times New Roman" w:hAnsi="Times New Roman"/>
          <w:sz w:val="24"/>
          <w:rPrChange w:id="119" w:author="Sokol Çomo" w:date="2025-05-02T08:44:00Z">
            <w:rPr>
              <w:rFonts w:ascii="Times New Roman" w:hAnsi="Times New Roman"/>
              <w:sz w:val="24"/>
              <w:highlight w:val="yellow"/>
            </w:rPr>
          </w:rPrChange>
        </w:rPr>
        <w:t>barr</w:t>
      </w:r>
      <w:r w:rsidR="00057005" w:rsidRPr="00DB24F5">
        <w:rPr>
          <w:rFonts w:ascii="Times New Roman" w:hAnsi="Times New Roman"/>
          <w:sz w:val="24"/>
          <w:rPrChange w:id="120" w:author="Sokol Çomo" w:date="2025-05-02T08:44:00Z">
            <w:rPr>
              <w:rFonts w:ascii="Times New Roman" w:hAnsi="Times New Roman"/>
              <w:sz w:val="24"/>
              <w:highlight w:val="yellow"/>
            </w:rPr>
          </w:rPrChange>
        </w:rPr>
        <w:t>ë</w:t>
      </w:r>
      <w:r w:rsidR="00166425" w:rsidRPr="00DB24F5">
        <w:rPr>
          <w:rFonts w:ascii="Times New Roman" w:hAnsi="Times New Roman"/>
          <w:sz w:val="24"/>
          <w:rPrChange w:id="121" w:author="Sokol Çomo" w:date="2025-05-02T08:44:00Z">
            <w:rPr>
              <w:rFonts w:ascii="Times New Roman" w:hAnsi="Times New Roman"/>
              <w:sz w:val="24"/>
              <w:highlight w:val="yellow"/>
            </w:rPr>
          </w:rPrChange>
        </w:rPr>
        <w:t xml:space="preserve"> prove</w:t>
      </w:r>
      <w:r w:rsidR="00166425" w:rsidRPr="00DB24F5">
        <w:rPr>
          <w:rFonts w:ascii="Times New Roman" w:eastAsia="Times New Roman" w:hAnsi="Times New Roman" w:cs="Times New Roman"/>
          <w:bCs/>
          <w:sz w:val="24"/>
          <w:szCs w:val="24"/>
        </w:rPr>
        <w:t xml:space="preserve"> sipas ligjit, nuk e ka informuar gjat</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hetimit administrativ 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lidhje me p</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rfundimin se shpenzimet e p</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rfundimit t</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apartamentit jan</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sipas kostos s</w:t>
      </w:r>
      <w:r w:rsidR="00057005" w:rsidRPr="00DB24F5">
        <w:rPr>
          <w:rFonts w:ascii="Times New Roman" w:eastAsia="Times New Roman" w:hAnsi="Times New Roman" w:cs="Times New Roman"/>
          <w:bCs/>
          <w:sz w:val="24"/>
          <w:szCs w:val="24"/>
        </w:rPr>
        <w:t>ë</w:t>
      </w:r>
      <w:r w:rsidR="00166425" w:rsidRPr="00DB24F5">
        <w:rPr>
          <w:rFonts w:ascii="Times New Roman" w:eastAsia="Times New Roman" w:hAnsi="Times New Roman" w:cs="Times New Roman"/>
          <w:bCs/>
          <w:sz w:val="24"/>
          <w:szCs w:val="24"/>
        </w:rPr>
        <w:t xml:space="preserve"> EKB minus çmimin e blerjes</w:t>
      </w:r>
      <w:r w:rsidR="003036A8" w:rsidRPr="00DB24F5">
        <w:rPr>
          <w:rFonts w:ascii="Times New Roman" w:eastAsia="Times New Roman" w:hAnsi="Times New Roman" w:cs="Times New Roman"/>
          <w:bCs/>
          <w:sz w:val="24"/>
          <w:szCs w:val="24"/>
        </w:rPr>
        <w:t xml:space="preserve"> sipas kontrat</w:t>
      </w:r>
      <w:r w:rsidR="0052060A" w:rsidRPr="00DB24F5">
        <w:rPr>
          <w:rFonts w:ascii="Times New Roman" w:eastAsia="Times New Roman" w:hAnsi="Times New Roman" w:cs="Times New Roman"/>
          <w:bCs/>
          <w:sz w:val="24"/>
          <w:szCs w:val="24"/>
        </w:rPr>
        <w:t>ë</w:t>
      </w:r>
      <w:r w:rsidR="003036A8" w:rsidRPr="00DB24F5">
        <w:rPr>
          <w:rFonts w:ascii="Times New Roman" w:eastAsia="Times New Roman" w:hAnsi="Times New Roman" w:cs="Times New Roman"/>
          <w:bCs/>
          <w:sz w:val="24"/>
          <w:szCs w:val="24"/>
        </w:rPr>
        <w:t>s</w:t>
      </w:r>
      <w:r w:rsidR="00CB012D" w:rsidRPr="00DB24F5">
        <w:rPr>
          <w:rFonts w:ascii="Times New Roman" w:eastAsia="Times New Roman" w:hAnsi="Times New Roman" w:cs="Times New Roman"/>
          <w:bCs/>
          <w:sz w:val="24"/>
          <w:szCs w:val="24"/>
        </w:rPr>
        <w:t>;</w:t>
      </w:r>
    </w:p>
    <w:p w14:paraId="6FD9C954" w14:textId="115A59AD" w:rsidR="00CB012D" w:rsidRPr="00DB24F5" w:rsidRDefault="00166425" w:rsidP="00074672">
      <w:pPr>
        <w:pStyle w:val="ListParagraph"/>
        <w:numPr>
          <w:ilvl w:val="1"/>
          <w:numId w:val="3"/>
        </w:numPr>
        <w:tabs>
          <w:tab w:val="left" w:pos="0"/>
          <w:tab w:val="left" w:pos="270"/>
        </w:tabs>
        <w:spacing w:before="0" w:after="0"/>
        <w:ind w:left="0" w:firstLine="0"/>
        <w:rPr>
          <w:rFonts w:ascii="Times New Roman" w:hAnsi="Times New Roman"/>
          <w:i/>
          <w:sz w:val="24"/>
          <w:rPrChange w:id="122" w:author="Sokol Çomo" w:date="2025-05-02T08:44:00Z">
            <w:rPr>
              <w:rFonts w:ascii="Times New Roman" w:hAnsi="Times New Roman"/>
              <w:sz w:val="24"/>
            </w:rPr>
          </w:rPrChange>
        </w:rPr>
      </w:pPr>
      <w:del w:id="123" w:author="Sokol Çomo" w:date="2025-05-02T08:44:00Z">
        <w:r w:rsidRPr="000725D8">
          <w:rPr>
            <w:rFonts w:ascii="Times New Roman" w:eastAsia="Times New Roman" w:hAnsi="Times New Roman" w:cs="Times New Roman"/>
            <w:bCs/>
            <w:sz w:val="24"/>
            <w:szCs w:val="24"/>
          </w:rPr>
          <w:delText>Konkluzioni</w:delText>
        </w:r>
      </w:del>
      <w:ins w:id="124" w:author="Sokol Çomo" w:date="2025-05-02T08:44:00Z">
        <w:r w:rsidR="005B3386" w:rsidRPr="00DB24F5">
          <w:rPr>
            <w:rFonts w:ascii="Times New Roman" w:eastAsia="Times New Roman" w:hAnsi="Times New Roman" w:cs="Times New Roman"/>
            <w:bCs/>
            <w:sz w:val="24"/>
            <w:szCs w:val="24"/>
          </w:rPr>
          <w:t xml:space="preserve">Sipas subjektit, </w:t>
        </w:r>
        <w:r w:rsidR="005B3386" w:rsidRPr="00DB24F5">
          <w:rPr>
            <w:rFonts w:ascii="Times New Roman" w:eastAsia="Times New Roman" w:hAnsi="Times New Roman" w:cs="Times New Roman"/>
            <w:bCs/>
            <w:i/>
            <w:iCs/>
            <w:sz w:val="24"/>
            <w:szCs w:val="24"/>
          </w:rPr>
          <w:t>k</w:t>
        </w:r>
        <w:r w:rsidRPr="00DB24F5">
          <w:rPr>
            <w:rFonts w:ascii="Times New Roman" w:eastAsia="Times New Roman" w:hAnsi="Times New Roman" w:cs="Times New Roman"/>
            <w:bCs/>
            <w:i/>
            <w:iCs/>
            <w:sz w:val="24"/>
            <w:szCs w:val="24"/>
          </w:rPr>
          <w:t>onkluzioni</w:t>
        </w:r>
      </w:ins>
      <w:r w:rsidRPr="00DB24F5">
        <w:rPr>
          <w:rFonts w:ascii="Times New Roman" w:hAnsi="Times New Roman"/>
          <w:i/>
          <w:sz w:val="24"/>
          <w:rPrChange w:id="125" w:author="Sokol Çomo" w:date="2025-05-02T08:44:00Z">
            <w:rPr>
              <w:rFonts w:ascii="Times New Roman" w:hAnsi="Times New Roman"/>
              <w:sz w:val="24"/>
            </w:rPr>
          </w:rPrChange>
        </w:rPr>
        <w:t xml:space="preserve"> i Komisionit</w:t>
      </w:r>
      <w:r w:rsidR="00057005" w:rsidRPr="00DB24F5">
        <w:rPr>
          <w:rFonts w:ascii="Times New Roman" w:hAnsi="Times New Roman"/>
          <w:i/>
          <w:sz w:val="24"/>
          <w:rPrChange w:id="126" w:author="Sokol Çomo" w:date="2025-05-02T08:44:00Z">
            <w:rPr>
              <w:rFonts w:ascii="Times New Roman" w:hAnsi="Times New Roman"/>
              <w:sz w:val="24"/>
            </w:rPr>
          </w:rPrChange>
        </w:rPr>
        <w:t>,</w:t>
      </w:r>
      <w:r w:rsidRPr="00DB24F5">
        <w:rPr>
          <w:rFonts w:ascii="Times New Roman" w:hAnsi="Times New Roman"/>
          <w:i/>
          <w:sz w:val="24"/>
          <w:rPrChange w:id="127" w:author="Sokol Çomo" w:date="2025-05-02T08:44:00Z">
            <w:rPr>
              <w:rFonts w:ascii="Times New Roman" w:hAnsi="Times New Roman"/>
              <w:sz w:val="24"/>
            </w:rPr>
          </w:rPrChange>
        </w:rPr>
        <w:t xml:space="preserve"> </w:t>
      </w:r>
      <w:del w:id="128" w:author="Sokol Çomo" w:date="2025-05-02T08:44:00Z">
        <w:r w:rsidRPr="000725D8">
          <w:rPr>
            <w:rFonts w:ascii="Times New Roman" w:eastAsia="Times New Roman" w:hAnsi="Times New Roman" w:cs="Times New Roman"/>
            <w:bCs/>
            <w:sz w:val="24"/>
            <w:szCs w:val="24"/>
          </w:rPr>
          <w:delText>i mb</w:delText>
        </w:r>
        <w:r w:rsidR="00057005" w:rsidRPr="000725D8">
          <w:rPr>
            <w:rFonts w:ascii="Times New Roman" w:eastAsia="Times New Roman" w:hAnsi="Times New Roman" w:cs="Times New Roman"/>
            <w:bCs/>
            <w:sz w:val="24"/>
            <w:szCs w:val="24"/>
          </w:rPr>
          <w:delText>ë</w:delText>
        </w:r>
        <w:r w:rsidRPr="000725D8">
          <w:rPr>
            <w:rFonts w:ascii="Times New Roman" w:eastAsia="Times New Roman" w:hAnsi="Times New Roman" w:cs="Times New Roman"/>
            <w:bCs/>
            <w:sz w:val="24"/>
            <w:szCs w:val="24"/>
          </w:rPr>
          <w:delText>shtetur</w:delText>
        </w:r>
      </w:del>
      <w:ins w:id="129" w:author="Sokol Çomo" w:date="2025-05-02T08:44:00Z">
        <w:r w:rsidR="005B3386" w:rsidRPr="00DB24F5">
          <w:rPr>
            <w:rFonts w:ascii="Times New Roman" w:eastAsia="Times New Roman" w:hAnsi="Times New Roman" w:cs="Times New Roman"/>
            <w:bCs/>
            <w:i/>
            <w:iCs/>
            <w:sz w:val="24"/>
            <w:szCs w:val="24"/>
          </w:rPr>
          <w:t>bazuar</w:t>
        </w:r>
      </w:ins>
      <w:r w:rsidRPr="00DB24F5">
        <w:rPr>
          <w:rFonts w:ascii="Times New Roman" w:hAnsi="Times New Roman"/>
          <w:i/>
          <w:sz w:val="24"/>
          <w:rPrChange w:id="130" w:author="Sokol Çomo" w:date="2025-05-02T08:44:00Z">
            <w:rPr>
              <w:rFonts w:ascii="Times New Roman" w:hAnsi="Times New Roman"/>
              <w:sz w:val="24"/>
            </w:rPr>
          </w:rPrChange>
        </w:rPr>
        <w:t xml:space="preserve"> vet</w:t>
      </w:r>
      <w:r w:rsidR="00057005" w:rsidRPr="00DB24F5">
        <w:rPr>
          <w:rFonts w:ascii="Times New Roman" w:hAnsi="Times New Roman"/>
          <w:i/>
          <w:sz w:val="24"/>
          <w:rPrChange w:id="131" w:author="Sokol Çomo" w:date="2025-05-02T08:44:00Z">
            <w:rPr>
              <w:rFonts w:ascii="Times New Roman" w:hAnsi="Times New Roman"/>
              <w:sz w:val="24"/>
            </w:rPr>
          </w:rPrChange>
        </w:rPr>
        <w:t>ë</w:t>
      </w:r>
      <w:r w:rsidRPr="00DB24F5">
        <w:rPr>
          <w:rFonts w:ascii="Times New Roman" w:hAnsi="Times New Roman"/>
          <w:i/>
          <w:sz w:val="24"/>
          <w:rPrChange w:id="132" w:author="Sokol Çomo" w:date="2025-05-02T08:44:00Z">
            <w:rPr>
              <w:rFonts w:ascii="Times New Roman" w:hAnsi="Times New Roman"/>
              <w:sz w:val="24"/>
            </w:rPr>
          </w:rPrChange>
        </w:rPr>
        <w:t>m n</w:t>
      </w:r>
      <w:r w:rsidR="00057005" w:rsidRPr="00DB24F5">
        <w:rPr>
          <w:rFonts w:ascii="Times New Roman" w:hAnsi="Times New Roman"/>
          <w:i/>
          <w:sz w:val="24"/>
          <w:rPrChange w:id="133" w:author="Sokol Çomo" w:date="2025-05-02T08:44:00Z">
            <w:rPr>
              <w:rFonts w:ascii="Times New Roman" w:hAnsi="Times New Roman"/>
              <w:sz w:val="24"/>
            </w:rPr>
          </w:rPrChange>
        </w:rPr>
        <w:t>ë</w:t>
      </w:r>
      <w:r w:rsidRPr="00DB24F5">
        <w:rPr>
          <w:rFonts w:ascii="Times New Roman" w:hAnsi="Times New Roman"/>
          <w:i/>
          <w:sz w:val="24"/>
          <w:rPrChange w:id="134" w:author="Sokol Çomo" w:date="2025-05-02T08:44:00Z">
            <w:rPr>
              <w:rFonts w:ascii="Times New Roman" w:hAnsi="Times New Roman"/>
              <w:sz w:val="24"/>
            </w:rPr>
          </w:rPrChange>
        </w:rPr>
        <w:t xml:space="preserve"> nj</w:t>
      </w:r>
      <w:r w:rsidR="00057005" w:rsidRPr="00DB24F5">
        <w:rPr>
          <w:rFonts w:ascii="Times New Roman" w:hAnsi="Times New Roman"/>
          <w:i/>
          <w:sz w:val="24"/>
          <w:rPrChange w:id="135" w:author="Sokol Çomo" w:date="2025-05-02T08:44:00Z">
            <w:rPr>
              <w:rFonts w:ascii="Times New Roman" w:hAnsi="Times New Roman"/>
              <w:sz w:val="24"/>
            </w:rPr>
          </w:rPrChange>
        </w:rPr>
        <w:t>ë</w:t>
      </w:r>
      <w:r w:rsidRPr="00DB24F5">
        <w:rPr>
          <w:rFonts w:ascii="Times New Roman" w:hAnsi="Times New Roman"/>
          <w:i/>
          <w:sz w:val="24"/>
          <w:rPrChange w:id="136" w:author="Sokol Çomo" w:date="2025-05-02T08:44:00Z">
            <w:rPr>
              <w:rFonts w:ascii="Times New Roman" w:hAnsi="Times New Roman"/>
              <w:sz w:val="24"/>
            </w:rPr>
          </w:rPrChange>
        </w:rPr>
        <w:t xml:space="preserve"> kontrat</w:t>
      </w:r>
      <w:r w:rsidR="00057005" w:rsidRPr="00DB24F5">
        <w:rPr>
          <w:rFonts w:ascii="Times New Roman" w:hAnsi="Times New Roman"/>
          <w:i/>
          <w:sz w:val="24"/>
          <w:rPrChange w:id="137" w:author="Sokol Çomo" w:date="2025-05-02T08:44:00Z">
            <w:rPr>
              <w:rFonts w:ascii="Times New Roman" w:hAnsi="Times New Roman"/>
              <w:sz w:val="24"/>
            </w:rPr>
          </w:rPrChange>
        </w:rPr>
        <w:t>ë</w:t>
      </w:r>
      <w:r w:rsidRPr="00DB24F5">
        <w:rPr>
          <w:rFonts w:ascii="Times New Roman" w:hAnsi="Times New Roman"/>
          <w:i/>
          <w:sz w:val="24"/>
          <w:rPrChange w:id="138" w:author="Sokol Çomo" w:date="2025-05-02T08:44:00Z">
            <w:rPr>
              <w:rFonts w:ascii="Times New Roman" w:hAnsi="Times New Roman"/>
              <w:sz w:val="24"/>
            </w:rPr>
          </w:rPrChange>
        </w:rPr>
        <w:t xml:space="preserve"> </w:t>
      </w:r>
      <w:del w:id="139" w:author="Sokol Çomo" w:date="2025-05-02T08:44:00Z">
        <w:r w:rsidRPr="000725D8">
          <w:rPr>
            <w:rFonts w:ascii="Times New Roman" w:eastAsia="Times New Roman" w:hAnsi="Times New Roman" w:cs="Times New Roman"/>
            <w:bCs/>
            <w:sz w:val="24"/>
            <w:szCs w:val="24"/>
          </w:rPr>
          <w:delText>t</w:delText>
        </w:r>
        <w:r w:rsidR="00057005" w:rsidRPr="000725D8">
          <w:rPr>
            <w:rFonts w:ascii="Times New Roman" w:eastAsia="Times New Roman" w:hAnsi="Times New Roman" w:cs="Times New Roman"/>
            <w:bCs/>
            <w:sz w:val="24"/>
            <w:szCs w:val="24"/>
          </w:rPr>
          <w:delText>ë</w:delText>
        </w:r>
        <w:r w:rsidRPr="000725D8">
          <w:rPr>
            <w:rFonts w:ascii="Times New Roman" w:eastAsia="Times New Roman" w:hAnsi="Times New Roman" w:cs="Times New Roman"/>
            <w:bCs/>
            <w:sz w:val="24"/>
            <w:szCs w:val="24"/>
          </w:rPr>
          <w:delText xml:space="preserve"> sh</w:delText>
        </w:r>
        <w:r w:rsidR="00057005" w:rsidRPr="000725D8">
          <w:rPr>
            <w:rFonts w:ascii="Times New Roman" w:eastAsia="Times New Roman" w:hAnsi="Times New Roman" w:cs="Times New Roman"/>
            <w:bCs/>
            <w:sz w:val="24"/>
            <w:szCs w:val="24"/>
          </w:rPr>
          <w:delText>ë</w:delText>
        </w:r>
        <w:r w:rsidRPr="000725D8">
          <w:rPr>
            <w:rFonts w:ascii="Times New Roman" w:eastAsia="Times New Roman" w:hAnsi="Times New Roman" w:cs="Times New Roman"/>
            <w:bCs/>
            <w:sz w:val="24"/>
            <w:szCs w:val="24"/>
          </w:rPr>
          <w:delText>rbimit</w:delText>
        </w:r>
      </w:del>
      <w:ins w:id="140" w:author="Sokol Çomo" w:date="2025-05-02T08:44:00Z">
        <w:r w:rsidR="005B3386" w:rsidRPr="00DB24F5">
          <w:rPr>
            <w:rFonts w:ascii="Times New Roman" w:eastAsia="Times New Roman" w:hAnsi="Times New Roman" w:cs="Times New Roman"/>
            <w:bCs/>
            <w:i/>
            <w:iCs/>
            <w:sz w:val="24"/>
            <w:szCs w:val="24"/>
          </w:rPr>
          <w:t>pajtimi</w:t>
        </w:r>
      </w:ins>
      <w:r w:rsidR="005B3386" w:rsidRPr="00DB24F5">
        <w:rPr>
          <w:rFonts w:ascii="Times New Roman" w:hAnsi="Times New Roman"/>
          <w:i/>
          <w:sz w:val="24"/>
          <w:rPrChange w:id="141" w:author="Sokol Çomo" w:date="2025-05-02T08:44:00Z">
            <w:rPr>
              <w:rFonts w:ascii="Times New Roman" w:hAnsi="Times New Roman"/>
              <w:sz w:val="24"/>
            </w:rPr>
          </w:rPrChange>
        </w:rPr>
        <w:t xml:space="preserve"> </w:t>
      </w:r>
      <w:r w:rsidRPr="00DB24F5">
        <w:rPr>
          <w:rFonts w:ascii="Times New Roman" w:hAnsi="Times New Roman"/>
          <w:i/>
          <w:sz w:val="24"/>
          <w:rPrChange w:id="142" w:author="Sokol Çomo" w:date="2025-05-02T08:44:00Z">
            <w:rPr>
              <w:rFonts w:ascii="Times New Roman" w:hAnsi="Times New Roman"/>
              <w:sz w:val="24"/>
            </w:rPr>
          </w:rPrChange>
        </w:rPr>
        <w:t>telefonik</w:t>
      </w:r>
      <w:r w:rsidR="00057005" w:rsidRPr="00DB24F5">
        <w:rPr>
          <w:rFonts w:ascii="Times New Roman" w:hAnsi="Times New Roman"/>
          <w:i/>
          <w:sz w:val="24"/>
          <w:rPrChange w:id="143" w:author="Sokol Çomo" w:date="2025-05-02T08:44:00Z">
            <w:rPr>
              <w:rFonts w:ascii="Times New Roman" w:hAnsi="Times New Roman"/>
              <w:sz w:val="24"/>
            </w:rPr>
          </w:rPrChange>
        </w:rPr>
        <w:t>, ë</w:t>
      </w:r>
      <w:r w:rsidRPr="00DB24F5">
        <w:rPr>
          <w:rFonts w:ascii="Times New Roman" w:hAnsi="Times New Roman"/>
          <w:i/>
          <w:sz w:val="24"/>
          <w:rPrChange w:id="144" w:author="Sokol Çomo" w:date="2025-05-02T08:44:00Z">
            <w:rPr>
              <w:rFonts w:ascii="Times New Roman" w:hAnsi="Times New Roman"/>
              <w:sz w:val="24"/>
            </w:rPr>
          </w:rPrChange>
        </w:rPr>
        <w:t>sht</w:t>
      </w:r>
      <w:r w:rsidR="00057005" w:rsidRPr="00DB24F5">
        <w:rPr>
          <w:rFonts w:ascii="Times New Roman" w:hAnsi="Times New Roman"/>
          <w:i/>
          <w:sz w:val="24"/>
          <w:rPrChange w:id="145" w:author="Sokol Çomo" w:date="2025-05-02T08:44:00Z">
            <w:rPr>
              <w:rFonts w:ascii="Times New Roman" w:hAnsi="Times New Roman"/>
              <w:sz w:val="24"/>
            </w:rPr>
          </w:rPrChange>
        </w:rPr>
        <w:t>ë</w:t>
      </w:r>
      <w:r w:rsidRPr="00DB24F5">
        <w:rPr>
          <w:rFonts w:ascii="Times New Roman" w:hAnsi="Times New Roman"/>
          <w:i/>
          <w:sz w:val="24"/>
          <w:rPrChange w:id="146" w:author="Sokol Çomo" w:date="2025-05-02T08:44:00Z">
            <w:rPr>
              <w:rFonts w:ascii="Times New Roman" w:hAnsi="Times New Roman"/>
              <w:sz w:val="24"/>
            </w:rPr>
          </w:rPrChange>
        </w:rPr>
        <w:t xml:space="preserve"> t</w:t>
      </w:r>
      <w:r w:rsidR="00057005" w:rsidRPr="00DB24F5">
        <w:rPr>
          <w:rFonts w:ascii="Times New Roman" w:hAnsi="Times New Roman"/>
          <w:i/>
          <w:sz w:val="24"/>
          <w:rPrChange w:id="147" w:author="Sokol Çomo" w:date="2025-05-02T08:44:00Z">
            <w:rPr>
              <w:rFonts w:ascii="Times New Roman" w:hAnsi="Times New Roman"/>
              <w:sz w:val="24"/>
            </w:rPr>
          </w:rPrChange>
        </w:rPr>
        <w:t>ë</w:t>
      </w:r>
      <w:r w:rsidRPr="00DB24F5">
        <w:rPr>
          <w:rFonts w:ascii="Times New Roman" w:hAnsi="Times New Roman"/>
          <w:i/>
          <w:sz w:val="24"/>
          <w:rPrChange w:id="148" w:author="Sokol Çomo" w:date="2025-05-02T08:44:00Z">
            <w:rPr>
              <w:rFonts w:ascii="Times New Roman" w:hAnsi="Times New Roman"/>
              <w:sz w:val="24"/>
            </w:rPr>
          </w:rPrChange>
        </w:rPr>
        <w:t>r</w:t>
      </w:r>
      <w:r w:rsidR="00057005" w:rsidRPr="00DB24F5">
        <w:rPr>
          <w:rFonts w:ascii="Times New Roman" w:hAnsi="Times New Roman"/>
          <w:i/>
          <w:sz w:val="24"/>
          <w:rPrChange w:id="149" w:author="Sokol Çomo" w:date="2025-05-02T08:44:00Z">
            <w:rPr>
              <w:rFonts w:ascii="Times New Roman" w:hAnsi="Times New Roman"/>
              <w:sz w:val="24"/>
            </w:rPr>
          </w:rPrChange>
        </w:rPr>
        <w:t>ë</w:t>
      </w:r>
      <w:r w:rsidRPr="00DB24F5">
        <w:rPr>
          <w:rFonts w:ascii="Times New Roman" w:hAnsi="Times New Roman"/>
          <w:i/>
          <w:sz w:val="24"/>
          <w:rPrChange w:id="150" w:author="Sokol Çomo" w:date="2025-05-02T08:44:00Z">
            <w:rPr>
              <w:rFonts w:ascii="Times New Roman" w:hAnsi="Times New Roman"/>
              <w:sz w:val="24"/>
            </w:rPr>
          </w:rPrChange>
        </w:rPr>
        <w:t>sisht i pabazuar</w:t>
      </w:r>
      <w:del w:id="151" w:author="Sokol Çomo" w:date="2025-05-02T08:44:00Z">
        <w:r w:rsidRPr="000725D8">
          <w:rPr>
            <w:rFonts w:ascii="Times New Roman" w:eastAsia="Times New Roman" w:hAnsi="Times New Roman" w:cs="Times New Roman"/>
            <w:bCs/>
            <w:sz w:val="24"/>
            <w:szCs w:val="24"/>
          </w:rPr>
          <w:delText>. Sipas subjektit</w:delText>
        </w:r>
        <w:r w:rsidR="00057005" w:rsidRPr="000725D8">
          <w:rPr>
            <w:rFonts w:ascii="Times New Roman" w:eastAsia="Times New Roman" w:hAnsi="Times New Roman" w:cs="Times New Roman"/>
            <w:bCs/>
            <w:sz w:val="24"/>
            <w:szCs w:val="24"/>
          </w:rPr>
          <w:delText xml:space="preserve">, </w:delText>
        </w:r>
        <w:r w:rsidRPr="000725D8">
          <w:rPr>
            <w:rFonts w:ascii="Times New Roman" w:eastAsia="Times New Roman" w:hAnsi="Times New Roman" w:cs="Times New Roman"/>
            <w:bCs/>
            <w:sz w:val="24"/>
            <w:szCs w:val="24"/>
          </w:rPr>
          <w:delText xml:space="preserve">neni 51 i ligjit </w:delText>
        </w:r>
        <w:r w:rsidR="00CB012D" w:rsidRPr="000725D8">
          <w:rPr>
            <w:rFonts w:ascii="Times New Roman" w:eastAsia="Times New Roman" w:hAnsi="Times New Roman" w:cs="Times New Roman"/>
            <w:bCs/>
            <w:sz w:val="24"/>
            <w:szCs w:val="24"/>
          </w:rPr>
          <w:delText xml:space="preserve">nr. </w:delText>
        </w:r>
        <w:r w:rsidRPr="000725D8">
          <w:rPr>
            <w:rFonts w:ascii="Times New Roman" w:eastAsia="Times New Roman" w:hAnsi="Times New Roman" w:cs="Times New Roman"/>
            <w:bCs/>
            <w:sz w:val="24"/>
            <w:szCs w:val="24"/>
          </w:rPr>
          <w:delText>84/2016</w:delText>
        </w:r>
        <w:r w:rsidR="00CB012D" w:rsidRPr="000725D8">
          <w:rPr>
            <w:rFonts w:ascii="Times New Roman" w:eastAsia="Times New Roman" w:hAnsi="Times New Roman" w:cs="Times New Roman"/>
            <w:bCs/>
            <w:sz w:val="24"/>
            <w:szCs w:val="24"/>
          </w:rPr>
          <w:delText xml:space="preserve">, </w:delText>
        </w:r>
        <w:r w:rsidR="00057005" w:rsidRPr="000725D8">
          <w:rPr>
            <w:rFonts w:ascii="Times New Roman" w:hAnsi="Times New Roman" w:cs="Times New Roman"/>
            <w:sz w:val="24"/>
            <w:szCs w:val="24"/>
          </w:rPr>
          <w:delText>i cili parashikon se</w:delText>
        </w:r>
      </w:del>
      <w:r w:rsidR="000853B7" w:rsidRPr="00DB24F5">
        <w:rPr>
          <w:rFonts w:ascii="Times New Roman" w:hAnsi="Times New Roman"/>
          <w:i/>
          <w:sz w:val="24"/>
          <w:rPrChange w:id="152" w:author="Sokol Çomo" w:date="2025-05-02T08:44:00Z">
            <w:rPr>
              <w:rFonts w:ascii="Times New Roman" w:hAnsi="Times New Roman"/>
              <w:sz w:val="24"/>
            </w:rPr>
          </w:rPrChange>
        </w:rPr>
        <w:t xml:space="preserve"> n</w:t>
      </w:r>
      <w:r w:rsidR="003962C1" w:rsidRPr="00DB24F5">
        <w:rPr>
          <w:rFonts w:ascii="Times New Roman" w:hAnsi="Times New Roman"/>
          <w:i/>
          <w:sz w:val="24"/>
          <w:rPrChange w:id="153" w:author="Sokol Çomo" w:date="2025-05-02T08:44:00Z">
            <w:rPr>
              <w:rFonts w:ascii="Times New Roman" w:hAnsi="Times New Roman"/>
              <w:sz w:val="24"/>
            </w:rPr>
          </w:rPrChange>
        </w:rPr>
        <w:t>ë</w:t>
      </w:r>
      <w:r w:rsidR="000853B7" w:rsidRPr="00DB24F5">
        <w:rPr>
          <w:rFonts w:ascii="Times New Roman" w:hAnsi="Times New Roman"/>
          <w:i/>
          <w:sz w:val="24"/>
          <w:rPrChange w:id="154" w:author="Sokol Çomo" w:date="2025-05-02T08:44:00Z">
            <w:rPr>
              <w:rFonts w:ascii="Times New Roman" w:hAnsi="Times New Roman"/>
              <w:sz w:val="24"/>
            </w:rPr>
          </w:rPrChange>
        </w:rPr>
        <w:t xml:space="preserve"> </w:t>
      </w:r>
      <w:del w:id="155" w:author="Sokol Çomo" w:date="2025-05-02T08:44:00Z">
        <w:r w:rsidR="00057005" w:rsidRPr="000725D8">
          <w:rPr>
            <w:rFonts w:ascii="Times New Roman" w:hAnsi="Times New Roman" w:cs="Times New Roman"/>
            <w:sz w:val="24"/>
            <w:szCs w:val="24"/>
          </w:rPr>
          <w:delText>rast se subjekti i nuk paraqet provat</w:delText>
        </w:r>
        <w:r w:rsidR="0097289F">
          <w:rPr>
            <w:rFonts w:ascii="Times New Roman" w:hAnsi="Times New Roman" w:cs="Times New Roman"/>
            <w:sz w:val="24"/>
            <w:szCs w:val="24"/>
          </w:rPr>
          <w:delText xml:space="preserve"> </w:delText>
        </w:r>
        <w:r w:rsidR="00057005" w:rsidRPr="000725D8">
          <w:rPr>
            <w:rFonts w:ascii="Times New Roman" w:hAnsi="Times New Roman" w:cs="Times New Roman"/>
            <w:sz w:val="24"/>
            <w:szCs w:val="24"/>
          </w:rPr>
          <w:delText>sipas nenit 85</w:delText>
        </w:r>
      </w:del>
      <w:ins w:id="156" w:author="Sokol Çomo" w:date="2025-05-02T08:44:00Z">
        <w:r w:rsidR="000853B7" w:rsidRPr="00DB24F5">
          <w:rPr>
            <w:rFonts w:ascii="Times New Roman" w:eastAsia="Times New Roman" w:hAnsi="Times New Roman" w:cs="Times New Roman"/>
            <w:bCs/>
            <w:i/>
            <w:iCs/>
            <w:sz w:val="24"/>
            <w:szCs w:val="24"/>
          </w:rPr>
          <w:t>ligj</w:t>
        </w:r>
        <w:r w:rsidR="005B3386" w:rsidRPr="00DB24F5">
          <w:rPr>
            <w:rFonts w:ascii="Times New Roman" w:eastAsia="Times New Roman" w:hAnsi="Times New Roman" w:cs="Times New Roman"/>
            <w:bCs/>
            <w:i/>
            <w:iCs/>
            <w:sz w:val="24"/>
            <w:szCs w:val="24"/>
          </w:rPr>
          <w:t>.</w:t>
        </w:r>
        <w:r w:rsidR="00057005" w:rsidRPr="00DB24F5">
          <w:rPr>
            <w:rFonts w:ascii="Times New Roman" w:eastAsia="Times New Roman" w:hAnsi="Times New Roman" w:cs="Times New Roman"/>
            <w:bCs/>
            <w:i/>
            <w:iCs/>
            <w:sz w:val="24"/>
            <w:szCs w:val="24"/>
          </w:rPr>
          <w:t xml:space="preserve"> </w:t>
        </w:r>
        <w:r w:rsidR="005B3386" w:rsidRPr="00DB24F5">
          <w:rPr>
            <w:rFonts w:ascii="Times New Roman" w:eastAsia="Times New Roman" w:hAnsi="Times New Roman" w:cs="Times New Roman"/>
            <w:bCs/>
            <w:i/>
            <w:iCs/>
            <w:sz w:val="24"/>
            <w:szCs w:val="24"/>
          </w:rPr>
          <w:t>Bindja e brendshme krijohet mbi prova, e kur s’ka, s’ka as bindje t</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 xml:space="preserve"> brendshme mbi vler</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simin t</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r</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sor</w:t>
        </w:r>
      </w:ins>
      <w:r w:rsidR="005B3386" w:rsidRPr="00DB24F5">
        <w:rPr>
          <w:rFonts w:ascii="Times New Roman" w:hAnsi="Times New Roman"/>
          <w:i/>
          <w:sz w:val="24"/>
          <w:rPrChange w:id="157" w:author="Sokol Çomo" w:date="2025-05-02T08:44:00Z">
            <w:rPr>
              <w:rFonts w:ascii="Times New Roman" w:hAnsi="Times New Roman"/>
              <w:sz w:val="24"/>
            </w:rPr>
          </w:rPrChange>
        </w:rPr>
        <w:t xml:space="preserve"> t</w:t>
      </w:r>
      <w:r w:rsidR="003962C1" w:rsidRPr="00DB24F5">
        <w:rPr>
          <w:rFonts w:ascii="Times New Roman" w:hAnsi="Times New Roman"/>
          <w:i/>
          <w:sz w:val="24"/>
          <w:rPrChange w:id="158" w:author="Sokol Çomo" w:date="2025-05-02T08:44:00Z">
            <w:rPr>
              <w:rFonts w:ascii="Times New Roman" w:hAnsi="Times New Roman"/>
              <w:sz w:val="24"/>
            </w:rPr>
          </w:rPrChange>
        </w:rPr>
        <w:t>ë</w:t>
      </w:r>
      <w:r w:rsidR="005B3386" w:rsidRPr="00DB24F5">
        <w:rPr>
          <w:rFonts w:ascii="Times New Roman" w:hAnsi="Times New Roman"/>
          <w:i/>
          <w:sz w:val="24"/>
          <w:rPrChange w:id="159" w:author="Sokol Çomo" w:date="2025-05-02T08:44:00Z">
            <w:rPr>
              <w:rFonts w:ascii="Times New Roman" w:hAnsi="Times New Roman"/>
              <w:sz w:val="24"/>
            </w:rPr>
          </w:rPrChange>
        </w:rPr>
        <w:t xml:space="preserve"> </w:t>
      </w:r>
      <w:del w:id="160" w:author="Sokol Çomo" w:date="2025-05-02T08:44:00Z">
        <w:r w:rsidR="00057005" w:rsidRPr="000725D8">
          <w:rPr>
            <w:rFonts w:ascii="Times New Roman" w:hAnsi="Times New Roman" w:cs="Times New Roman"/>
            <w:sz w:val="24"/>
            <w:szCs w:val="24"/>
          </w:rPr>
          <w:delText>Kodit</w:delText>
        </w:r>
      </w:del>
      <w:ins w:id="161" w:author="Sokol Çomo" w:date="2025-05-02T08:44:00Z">
        <w:r w:rsidR="003962C1" w:rsidRPr="00DB24F5">
          <w:rPr>
            <w:rFonts w:ascii="Times New Roman" w:eastAsia="Times New Roman" w:hAnsi="Times New Roman" w:cs="Times New Roman"/>
            <w:bCs/>
            <w:i/>
            <w:iCs/>
            <w:sz w:val="24"/>
            <w:szCs w:val="24"/>
          </w:rPr>
          <w:t>çështjes</w:t>
        </w:r>
        <w:r w:rsidR="005B3386" w:rsidRPr="00DB24F5">
          <w:rPr>
            <w:rFonts w:ascii="Times New Roman" w:eastAsia="Times New Roman" w:hAnsi="Times New Roman" w:cs="Times New Roman"/>
            <w:bCs/>
            <w:i/>
            <w:iCs/>
            <w:sz w:val="24"/>
            <w:szCs w:val="24"/>
          </w:rPr>
          <w:t>. Neni i sip</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rcituar k</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rkon plot</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 xml:space="preserve">simin </w:t>
        </w:r>
        <w:proofErr w:type="spellStart"/>
        <w:r w:rsidR="005B3386" w:rsidRPr="00DB24F5">
          <w:rPr>
            <w:rFonts w:ascii="Times New Roman" w:eastAsia="Times New Roman" w:hAnsi="Times New Roman" w:cs="Times New Roman"/>
            <w:bCs/>
            <w:i/>
            <w:iCs/>
            <w:sz w:val="24"/>
            <w:szCs w:val="24"/>
          </w:rPr>
          <w:t>kumulativ</w:t>
        </w:r>
      </w:ins>
      <w:proofErr w:type="spellEnd"/>
      <w:r w:rsidR="005B3386" w:rsidRPr="00DB24F5">
        <w:rPr>
          <w:rFonts w:ascii="Times New Roman" w:hAnsi="Times New Roman"/>
          <w:i/>
          <w:sz w:val="24"/>
          <w:rPrChange w:id="162" w:author="Sokol Çomo" w:date="2025-05-02T08:44:00Z">
            <w:rPr>
              <w:rFonts w:ascii="Times New Roman" w:hAnsi="Times New Roman"/>
              <w:sz w:val="24"/>
            </w:rPr>
          </w:rPrChange>
        </w:rPr>
        <w:t xml:space="preserve"> t</w:t>
      </w:r>
      <w:r w:rsidR="003962C1" w:rsidRPr="00DB24F5">
        <w:rPr>
          <w:rFonts w:ascii="Times New Roman" w:hAnsi="Times New Roman"/>
          <w:i/>
          <w:sz w:val="24"/>
          <w:rPrChange w:id="163" w:author="Sokol Çomo" w:date="2025-05-02T08:44:00Z">
            <w:rPr>
              <w:rFonts w:ascii="Times New Roman" w:hAnsi="Times New Roman"/>
              <w:sz w:val="24"/>
            </w:rPr>
          </w:rPrChange>
        </w:rPr>
        <w:t>ë</w:t>
      </w:r>
      <w:r w:rsidR="005B3386" w:rsidRPr="00DB24F5">
        <w:rPr>
          <w:rFonts w:ascii="Times New Roman" w:hAnsi="Times New Roman"/>
          <w:i/>
          <w:sz w:val="24"/>
          <w:rPrChange w:id="164" w:author="Sokol Çomo" w:date="2025-05-02T08:44:00Z">
            <w:rPr>
              <w:rFonts w:ascii="Times New Roman" w:hAnsi="Times New Roman"/>
              <w:sz w:val="24"/>
            </w:rPr>
          </w:rPrChange>
        </w:rPr>
        <w:t xml:space="preserve"> </w:t>
      </w:r>
      <w:del w:id="165" w:author="Sokol Çomo" w:date="2025-05-02T08:44:00Z">
        <w:r w:rsidR="00057005" w:rsidRPr="000725D8">
          <w:rPr>
            <w:rFonts w:ascii="Times New Roman" w:hAnsi="Times New Roman" w:cs="Times New Roman"/>
            <w:sz w:val="24"/>
            <w:szCs w:val="24"/>
          </w:rPr>
          <w:delText>Procedurave Administrative, si dhe kur provat që disponojnë janë të paplota, Komisioni ose Kolegji mund të vendosin bazuar</w:delText>
        </w:r>
      </w:del>
      <w:ins w:id="166" w:author="Sokol Çomo" w:date="2025-05-02T08:44:00Z">
        <w:r w:rsidR="005B3386" w:rsidRPr="00DB24F5">
          <w:rPr>
            <w:rFonts w:ascii="Times New Roman" w:eastAsia="Times New Roman" w:hAnsi="Times New Roman" w:cs="Times New Roman"/>
            <w:bCs/>
            <w:i/>
            <w:iCs/>
            <w:sz w:val="24"/>
            <w:szCs w:val="24"/>
          </w:rPr>
          <w:t>mund</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sis</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 xml:space="preserve"> s</w:t>
        </w:r>
        <w:r w:rsidR="003962C1" w:rsidRPr="00DB24F5">
          <w:rPr>
            <w:rFonts w:ascii="Times New Roman" w:eastAsia="Times New Roman" w:hAnsi="Times New Roman" w:cs="Times New Roman"/>
            <w:bCs/>
            <w:i/>
            <w:iCs/>
            <w:sz w:val="24"/>
            <w:szCs w:val="24"/>
          </w:rPr>
          <w:t>ë</w:t>
        </w:r>
        <w:r w:rsidR="005B3386" w:rsidRPr="00DB24F5">
          <w:rPr>
            <w:rFonts w:ascii="Times New Roman" w:eastAsia="Times New Roman" w:hAnsi="Times New Roman" w:cs="Times New Roman"/>
            <w:bCs/>
            <w:i/>
            <w:iCs/>
            <w:sz w:val="24"/>
            <w:szCs w:val="24"/>
          </w:rPr>
          <w:t xml:space="preserve"> vendimmarrjes:</w:t>
        </w:r>
      </w:ins>
      <w:r w:rsidR="005B3386" w:rsidRPr="00DB24F5">
        <w:rPr>
          <w:rFonts w:ascii="Times New Roman" w:hAnsi="Times New Roman"/>
          <w:i/>
          <w:sz w:val="24"/>
          <w:rPrChange w:id="167" w:author="Sokol Çomo" w:date="2025-05-02T08:44:00Z">
            <w:rPr>
              <w:rFonts w:ascii="Times New Roman" w:hAnsi="Times New Roman"/>
              <w:sz w:val="24"/>
            </w:rPr>
          </w:rPrChange>
        </w:rPr>
        <w:t xml:space="preserve"> n</w:t>
      </w:r>
      <w:r w:rsidR="003962C1" w:rsidRPr="00DB24F5">
        <w:rPr>
          <w:rFonts w:ascii="Times New Roman" w:hAnsi="Times New Roman"/>
          <w:i/>
          <w:sz w:val="24"/>
          <w:rPrChange w:id="168" w:author="Sokol Çomo" w:date="2025-05-02T08:44:00Z">
            <w:rPr>
              <w:rFonts w:ascii="Times New Roman" w:hAnsi="Times New Roman"/>
              <w:sz w:val="24"/>
            </w:rPr>
          </w:rPrChange>
        </w:rPr>
        <w:t>ë</w:t>
      </w:r>
      <w:r w:rsidR="005B3386" w:rsidRPr="00DB24F5">
        <w:rPr>
          <w:rFonts w:ascii="Times New Roman" w:hAnsi="Times New Roman"/>
          <w:i/>
          <w:sz w:val="24"/>
          <w:rPrChange w:id="169" w:author="Sokol Çomo" w:date="2025-05-02T08:44:00Z">
            <w:rPr>
              <w:rFonts w:ascii="Times New Roman" w:hAnsi="Times New Roman"/>
              <w:sz w:val="24"/>
            </w:rPr>
          </w:rPrChange>
        </w:rPr>
        <w:t xml:space="preserve"> provat q</w:t>
      </w:r>
      <w:r w:rsidR="003962C1" w:rsidRPr="00DB24F5">
        <w:rPr>
          <w:rFonts w:ascii="Times New Roman" w:hAnsi="Times New Roman"/>
          <w:i/>
          <w:sz w:val="24"/>
          <w:rPrChange w:id="170" w:author="Sokol Çomo" w:date="2025-05-02T08:44:00Z">
            <w:rPr>
              <w:rFonts w:ascii="Times New Roman" w:hAnsi="Times New Roman"/>
              <w:sz w:val="24"/>
            </w:rPr>
          </w:rPrChange>
        </w:rPr>
        <w:t>ë</w:t>
      </w:r>
      <w:r w:rsidR="005B3386" w:rsidRPr="00DB24F5">
        <w:rPr>
          <w:rFonts w:ascii="Times New Roman" w:hAnsi="Times New Roman"/>
          <w:i/>
          <w:sz w:val="24"/>
          <w:rPrChange w:id="171" w:author="Sokol Çomo" w:date="2025-05-02T08:44:00Z">
            <w:rPr>
              <w:rFonts w:ascii="Times New Roman" w:hAnsi="Times New Roman"/>
              <w:sz w:val="24"/>
            </w:rPr>
          </w:rPrChange>
        </w:rPr>
        <w:t xml:space="preserve"> disponojn</w:t>
      </w:r>
      <w:r w:rsidR="003962C1" w:rsidRPr="00DB24F5">
        <w:rPr>
          <w:rFonts w:ascii="Times New Roman" w:hAnsi="Times New Roman"/>
          <w:i/>
          <w:sz w:val="24"/>
          <w:rPrChange w:id="172" w:author="Sokol Çomo" w:date="2025-05-02T08:44:00Z">
            <w:rPr>
              <w:rFonts w:ascii="Times New Roman" w:hAnsi="Times New Roman"/>
              <w:sz w:val="24"/>
            </w:rPr>
          </w:rPrChange>
        </w:rPr>
        <w:t>ë</w:t>
      </w:r>
      <w:r w:rsidR="005B3386" w:rsidRPr="00DB24F5">
        <w:rPr>
          <w:rFonts w:ascii="Times New Roman" w:hAnsi="Times New Roman"/>
          <w:i/>
          <w:sz w:val="24"/>
          <w:rPrChange w:id="173" w:author="Sokol Çomo" w:date="2025-05-02T08:44:00Z">
            <w:rPr>
              <w:rFonts w:ascii="Times New Roman" w:hAnsi="Times New Roman"/>
              <w:sz w:val="24"/>
            </w:rPr>
          </w:rPrChange>
        </w:rPr>
        <w:t>, n</w:t>
      </w:r>
      <w:r w:rsidR="003962C1" w:rsidRPr="00DB24F5">
        <w:rPr>
          <w:rFonts w:ascii="Times New Roman" w:hAnsi="Times New Roman"/>
          <w:i/>
          <w:sz w:val="24"/>
          <w:rPrChange w:id="174" w:author="Sokol Çomo" w:date="2025-05-02T08:44:00Z">
            <w:rPr>
              <w:rFonts w:ascii="Times New Roman" w:hAnsi="Times New Roman"/>
              <w:sz w:val="24"/>
            </w:rPr>
          </w:rPrChange>
        </w:rPr>
        <w:t>ë</w:t>
      </w:r>
      <w:r w:rsidR="005B3386" w:rsidRPr="00DB24F5">
        <w:rPr>
          <w:rFonts w:ascii="Times New Roman" w:hAnsi="Times New Roman"/>
          <w:i/>
          <w:sz w:val="24"/>
          <w:rPrChange w:id="175" w:author="Sokol Çomo" w:date="2025-05-02T08:44:00Z">
            <w:rPr>
              <w:rFonts w:ascii="Times New Roman" w:hAnsi="Times New Roman"/>
              <w:sz w:val="24"/>
            </w:rPr>
          </w:rPrChange>
        </w:rPr>
        <w:t xml:space="preserve"> vler</w:t>
      </w:r>
      <w:r w:rsidR="003962C1" w:rsidRPr="00DB24F5">
        <w:rPr>
          <w:rFonts w:ascii="Times New Roman" w:hAnsi="Times New Roman"/>
          <w:i/>
          <w:sz w:val="24"/>
          <w:rPrChange w:id="176" w:author="Sokol Çomo" w:date="2025-05-02T08:44:00Z">
            <w:rPr>
              <w:rFonts w:ascii="Times New Roman" w:hAnsi="Times New Roman"/>
              <w:sz w:val="24"/>
            </w:rPr>
          </w:rPrChange>
        </w:rPr>
        <w:t>ë</w:t>
      </w:r>
      <w:r w:rsidR="005B3386" w:rsidRPr="00DB24F5">
        <w:rPr>
          <w:rFonts w:ascii="Times New Roman" w:hAnsi="Times New Roman"/>
          <w:i/>
          <w:sz w:val="24"/>
          <w:rPrChange w:id="177" w:author="Sokol Çomo" w:date="2025-05-02T08:44:00Z">
            <w:rPr>
              <w:rFonts w:ascii="Times New Roman" w:hAnsi="Times New Roman"/>
              <w:sz w:val="24"/>
            </w:rPr>
          </w:rPrChange>
        </w:rPr>
        <w:t>simin e ç</w:t>
      </w:r>
      <w:r w:rsidR="003962C1" w:rsidRPr="00DB24F5">
        <w:rPr>
          <w:rFonts w:ascii="Times New Roman" w:hAnsi="Times New Roman"/>
          <w:i/>
          <w:sz w:val="24"/>
          <w:rPrChange w:id="178" w:author="Sokol Çomo" w:date="2025-05-02T08:44:00Z">
            <w:rPr>
              <w:rFonts w:ascii="Times New Roman" w:hAnsi="Times New Roman"/>
              <w:sz w:val="24"/>
            </w:rPr>
          </w:rPrChange>
        </w:rPr>
        <w:t>ë</w:t>
      </w:r>
      <w:r w:rsidR="005B3386" w:rsidRPr="00DB24F5">
        <w:rPr>
          <w:rFonts w:ascii="Times New Roman" w:hAnsi="Times New Roman"/>
          <w:i/>
          <w:sz w:val="24"/>
          <w:rPrChange w:id="179" w:author="Sokol Çomo" w:date="2025-05-02T08:44:00Z">
            <w:rPr>
              <w:rFonts w:ascii="Times New Roman" w:hAnsi="Times New Roman"/>
              <w:sz w:val="24"/>
            </w:rPr>
          </w:rPrChange>
        </w:rPr>
        <w:t>shtjes n</w:t>
      </w:r>
      <w:r w:rsidR="003962C1" w:rsidRPr="00DB24F5">
        <w:rPr>
          <w:rFonts w:ascii="Times New Roman" w:hAnsi="Times New Roman"/>
          <w:i/>
          <w:sz w:val="24"/>
          <w:rPrChange w:id="180" w:author="Sokol Çomo" w:date="2025-05-02T08:44:00Z">
            <w:rPr>
              <w:rFonts w:ascii="Times New Roman" w:hAnsi="Times New Roman"/>
              <w:sz w:val="24"/>
            </w:rPr>
          </w:rPrChange>
        </w:rPr>
        <w:t>ë</w:t>
      </w:r>
      <w:r w:rsidR="005B3386" w:rsidRPr="00DB24F5">
        <w:rPr>
          <w:rFonts w:ascii="Times New Roman" w:hAnsi="Times New Roman"/>
          <w:i/>
          <w:sz w:val="24"/>
          <w:rPrChange w:id="181" w:author="Sokol Çomo" w:date="2025-05-02T08:44:00Z">
            <w:rPr>
              <w:rFonts w:ascii="Times New Roman" w:hAnsi="Times New Roman"/>
              <w:sz w:val="24"/>
            </w:rPr>
          </w:rPrChange>
        </w:rPr>
        <w:t xml:space="preserve"> t</w:t>
      </w:r>
      <w:r w:rsidR="003962C1" w:rsidRPr="00DB24F5">
        <w:rPr>
          <w:rFonts w:ascii="Times New Roman" w:hAnsi="Times New Roman"/>
          <w:i/>
          <w:sz w:val="24"/>
          <w:rPrChange w:id="182" w:author="Sokol Çomo" w:date="2025-05-02T08:44:00Z">
            <w:rPr>
              <w:rFonts w:ascii="Times New Roman" w:hAnsi="Times New Roman"/>
              <w:sz w:val="24"/>
            </w:rPr>
          </w:rPrChange>
        </w:rPr>
        <w:t>ë</w:t>
      </w:r>
      <w:r w:rsidR="005B3386" w:rsidRPr="00DB24F5">
        <w:rPr>
          <w:rFonts w:ascii="Times New Roman" w:hAnsi="Times New Roman"/>
          <w:i/>
          <w:sz w:val="24"/>
          <w:rPrChange w:id="183" w:author="Sokol Çomo" w:date="2025-05-02T08:44:00Z">
            <w:rPr>
              <w:rFonts w:ascii="Times New Roman" w:hAnsi="Times New Roman"/>
              <w:sz w:val="24"/>
            </w:rPr>
          </w:rPrChange>
        </w:rPr>
        <w:t>r</w:t>
      </w:r>
      <w:r w:rsidR="003962C1" w:rsidRPr="00DB24F5">
        <w:rPr>
          <w:rFonts w:ascii="Times New Roman" w:hAnsi="Times New Roman"/>
          <w:i/>
          <w:sz w:val="24"/>
          <w:rPrChange w:id="184" w:author="Sokol Çomo" w:date="2025-05-02T08:44:00Z">
            <w:rPr>
              <w:rFonts w:ascii="Times New Roman" w:hAnsi="Times New Roman"/>
              <w:sz w:val="24"/>
            </w:rPr>
          </w:rPrChange>
        </w:rPr>
        <w:t>ë</w:t>
      </w:r>
      <w:r w:rsidR="005B3386" w:rsidRPr="00DB24F5">
        <w:rPr>
          <w:rFonts w:ascii="Times New Roman" w:hAnsi="Times New Roman"/>
          <w:i/>
          <w:sz w:val="24"/>
          <w:rPrChange w:id="185" w:author="Sokol Çomo" w:date="2025-05-02T08:44:00Z">
            <w:rPr>
              <w:rFonts w:ascii="Times New Roman" w:hAnsi="Times New Roman"/>
              <w:sz w:val="24"/>
            </w:rPr>
          </w:rPrChange>
        </w:rPr>
        <w:t>si, si dhe n</w:t>
      </w:r>
      <w:r w:rsidR="003962C1" w:rsidRPr="00DB24F5">
        <w:rPr>
          <w:rFonts w:ascii="Times New Roman" w:hAnsi="Times New Roman"/>
          <w:i/>
          <w:sz w:val="24"/>
          <w:rPrChange w:id="186" w:author="Sokol Çomo" w:date="2025-05-02T08:44:00Z">
            <w:rPr>
              <w:rFonts w:ascii="Times New Roman" w:hAnsi="Times New Roman"/>
              <w:sz w:val="24"/>
            </w:rPr>
          </w:rPrChange>
        </w:rPr>
        <w:t>ë</w:t>
      </w:r>
      <w:r w:rsidR="005B3386" w:rsidRPr="00DB24F5">
        <w:rPr>
          <w:rFonts w:ascii="Times New Roman" w:hAnsi="Times New Roman"/>
          <w:i/>
          <w:sz w:val="24"/>
          <w:rPrChange w:id="187" w:author="Sokol Çomo" w:date="2025-05-02T08:44:00Z">
            <w:rPr>
              <w:rFonts w:ascii="Times New Roman" w:hAnsi="Times New Roman"/>
              <w:sz w:val="24"/>
            </w:rPr>
          </w:rPrChange>
        </w:rPr>
        <w:t xml:space="preserve"> bindjen e tyre t</w:t>
      </w:r>
      <w:r w:rsidR="003962C1" w:rsidRPr="00DB24F5">
        <w:rPr>
          <w:rFonts w:ascii="Times New Roman" w:hAnsi="Times New Roman"/>
          <w:i/>
          <w:sz w:val="24"/>
          <w:rPrChange w:id="188" w:author="Sokol Çomo" w:date="2025-05-02T08:44:00Z">
            <w:rPr>
              <w:rFonts w:ascii="Times New Roman" w:hAnsi="Times New Roman"/>
              <w:sz w:val="24"/>
            </w:rPr>
          </w:rPrChange>
        </w:rPr>
        <w:t>ë</w:t>
      </w:r>
      <w:r w:rsidR="005B3386" w:rsidRPr="00DB24F5">
        <w:rPr>
          <w:rFonts w:ascii="Times New Roman" w:hAnsi="Times New Roman"/>
          <w:i/>
          <w:sz w:val="24"/>
          <w:rPrChange w:id="189" w:author="Sokol Çomo" w:date="2025-05-02T08:44:00Z">
            <w:rPr>
              <w:rFonts w:ascii="Times New Roman" w:hAnsi="Times New Roman"/>
              <w:sz w:val="24"/>
            </w:rPr>
          </w:rPrChange>
        </w:rPr>
        <w:t xml:space="preserve"> brendshme</w:t>
      </w:r>
      <w:del w:id="190" w:author="Sokol Çomo" w:date="2025-05-02T08:44:00Z">
        <w:r w:rsidR="0097289F">
          <w:rPr>
            <w:rFonts w:ascii="Times New Roman" w:hAnsi="Times New Roman" w:cs="Times New Roman"/>
            <w:sz w:val="24"/>
            <w:szCs w:val="24"/>
          </w:rPr>
          <w:delText>, vlerësuar këto në mënyrë</w:delText>
        </w:r>
        <w:r w:rsidR="00057005" w:rsidRPr="000725D8">
          <w:rPr>
            <w:rFonts w:ascii="Times New Roman" w:eastAsia="Times New Roman" w:hAnsi="Times New Roman" w:cs="Times New Roman"/>
            <w:bCs/>
            <w:sz w:val="24"/>
            <w:szCs w:val="24"/>
          </w:rPr>
          <w:delText xml:space="preserve"> </w:delText>
        </w:r>
        <w:r w:rsidRPr="000725D8">
          <w:rPr>
            <w:rFonts w:ascii="Times New Roman" w:eastAsia="Times New Roman" w:hAnsi="Times New Roman" w:cs="Times New Roman"/>
            <w:bCs/>
            <w:sz w:val="24"/>
            <w:szCs w:val="24"/>
          </w:rPr>
          <w:delText>kumulativ</w:delText>
        </w:r>
        <w:r w:rsidR="0097289F">
          <w:rPr>
            <w:rFonts w:ascii="Times New Roman" w:eastAsia="Times New Roman" w:hAnsi="Times New Roman" w:cs="Times New Roman"/>
            <w:bCs/>
            <w:sz w:val="24"/>
            <w:szCs w:val="24"/>
          </w:rPr>
          <w:delText>e</w:delText>
        </w:r>
      </w:del>
      <w:r w:rsidR="0097289F" w:rsidRPr="00DB24F5">
        <w:rPr>
          <w:rFonts w:ascii="Times New Roman" w:hAnsi="Times New Roman"/>
          <w:i/>
          <w:sz w:val="24"/>
          <w:rPrChange w:id="191" w:author="Sokol Çomo" w:date="2025-05-02T08:44:00Z">
            <w:rPr>
              <w:rFonts w:ascii="Times New Roman" w:hAnsi="Times New Roman"/>
              <w:sz w:val="24"/>
            </w:rPr>
          </w:rPrChange>
        </w:rPr>
        <w:t xml:space="preserve">. </w:t>
      </w:r>
      <w:r w:rsidR="00057005" w:rsidRPr="00DB24F5">
        <w:rPr>
          <w:rFonts w:ascii="Times New Roman" w:hAnsi="Times New Roman"/>
          <w:i/>
          <w:sz w:val="24"/>
          <w:rPrChange w:id="192" w:author="Sokol Çomo" w:date="2025-05-02T08:44:00Z">
            <w:rPr>
              <w:rFonts w:ascii="Times New Roman" w:hAnsi="Times New Roman"/>
              <w:sz w:val="24"/>
            </w:rPr>
          </w:rPrChange>
        </w:rPr>
        <w:t xml:space="preserve">Konkluzioni i Komisionit për apartamentin në Gjirokastër nuk përmbush standardin e parashikuar nga ligji e për pasojë </w:t>
      </w:r>
      <w:r w:rsidR="00EE6805" w:rsidRPr="00DB24F5">
        <w:rPr>
          <w:rFonts w:ascii="Times New Roman" w:hAnsi="Times New Roman"/>
          <w:i/>
          <w:sz w:val="24"/>
          <w:rPrChange w:id="193" w:author="Sokol Çomo" w:date="2025-05-02T08:44:00Z">
            <w:rPr>
              <w:rFonts w:ascii="Times New Roman" w:hAnsi="Times New Roman"/>
              <w:sz w:val="24"/>
            </w:rPr>
          </w:rPrChange>
        </w:rPr>
        <w:t>ë</w:t>
      </w:r>
      <w:r w:rsidR="00702234" w:rsidRPr="00DB24F5">
        <w:rPr>
          <w:rFonts w:ascii="Times New Roman" w:hAnsi="Times New Roman"/>
          <w:i/>
          <w:sz w:val="24"/>
          <w:rPrChange w:id="194" w:author="Sokol Çomo" w:date="2025-05-02T08:44:00Z">
            <w:rPr>
              <w:rFonts w:ascii="Times New Roman" w:hAnsi="Times New Roman"/>
              <w:sz w:val="24"/>
            </w:rPr>
          </w:rPrChange>
        </w:rPr>
        <w:t>sht</w:t>
      </w:r>
      <w:r w:rsidR="00EE6805" w:rsidRPr="00DB24F5">
        <w:rPr>
          <w:rFonts w:ascii="Times New Roman" w:hAnsi="Times New Roman"/>
          <w:i/>
          <w:sz w:val="24"/>
          <w:rPrChange w:id="195" w:author="Sokol Çomo" w:date="2025-05-02T08:44:00Z">
            <w:rPr>
              <w:rFonts w:ascii="Times New Roman" w:hAnsi="Times New Roman"/>
              <w:sz w:val="24"/>
            </w:rPr>
          </w:rPrChange>
        </w:rPr>
        <w:t>ë</w:t>
      </w:r>
      <w:r w:rsidR="00702234" w:rsidRPr="00DB24F5">
        <w:rPr>
          <w:rFonts w:ascii="Times New Roman" w:hAnsi="Times New Roman"/>
          <w:i/>
          <w:sz w:val="24"/>
          <w:rPrChange w:id="196" w:author="Sokol Çomo" w:date="2025-05-02T08:44:00Z">
            <w:rPr>
              <w:rFonts w:ascii="Times New Roman" w:hAnsi="Times New Roman"/>
              <w:sz w:val="24"/>
            </w:rPr>
          </w:rPrChange>
        </w:rPr>
        <w:t xml:space="preserve"> </w:t>
      </w:r>
      <w:r w:rsidR="00057005" w:rsidRPr="00DB24F5">
        <w:rPr>
          <w:rFonts w:ascii="Times New Roman" w:hAnsi="Times New Roman"/>
          <w:i/>
          <w:sz w:val="24"/>
          <w:rPrChange w:id="197" w:author="Sokol Çomo" w:date="2025-05-02T08:44:00Z">
            <w:rPr>
              <w:rFonts w:ascii="Times New Roman" w:hAnsi="Times New Roman"/>
              <w:sz w:val="24"/>
            </w:rPr>
          </w:rPrChange>
        </w:rPr>
        <w:t xml:space="preserve">i </w:t>
      </w:r>
      <w:del w:id="198" w:author="Sokol Çomo" w:date="2025-05-02T08:44:00Z">
        <w:r w:rsidR="00057005" w:rsidRPr="000725D8">
          <w:rPr>
            <w:rFonts w:ascii="Times New Roman" w:eastAsia="Times New Roman" w:hAnsi="Times New Roman" w:cs="Times New Roman"/>
            <w:bCs/>
            <w:sz w:val="24"/>
            <w:szCs w:val="24"/>
          </w:rPr>
          <w:delText>pavërtetë</w:delText>
        </w:r>
      </w:del>
      <w:ins w:id="199" w:author="Sokol Çomo" w:date="2025-05-02T08:44:00Z">
        <w:r w:rsidR="00057005" w:rsidRPr="00DB24F5">
          <w:rPr>
            <w:rFonts w:ascii="Times New Roman" w:eastAsia="Times New Roman" w:hAnsi="Times New Roman" w:cs="Times New Roman"/>
            <w:bCs/>
            <w:i/>
            <w:iCs/>
            <w:sz w:val="24"/>
            <w:szCs w:val="24"/>
          </w:rPr>
          <w:t>pav</w:t>
        </w:r>
        <w:r w:rsidR="005B3386" w:rsidRPr="00DB24F5">
          <w:rPr>
            <w:rFonts w:ascii="Times New Roman" w:eastAsia="Times New Roman" w:hAnsi="Times New Roman" w:cs="Times New Roman"/>
            <w:bCs/>
            <w:i/>
            <w:iCs/>
            <w:sz w:val="24"/>
            <w:szCs w:val="24"/>
          </w:rPr>
          <w:t>ler</w:t>
        </w:r>
        <w:r w:rsidR="003962C1" w:rsidRPr="00DB24F5">
          <w:rPr>
            <w:rFonts w:ascii="Times New Roman" w:eastAsia="Times New Roman" w:hAnsi="Times New Roman" w:cs="Times New Roman"/>
            <w:bCs/>
            <w:i/>
            <w:iCs/>
            <w:sz w:val="24"/>
            <w:szCs w:val="24"/>
          </w:rPr>
          <w:t>ë</w:t>
        </w:r>
      </w:ins>
      <w:r w:rsidR="00057005" w:rsidRPr="00DB24F5">
        <w:rPr>
          <w:rFonts w:ascii="Times New Roman" w:hAnsi="Times New Roman"/>
          <w:i/>
          <w:sz w:val="24"/>
          <w:rPrChange w:id="200" w:author="Sokol Çomo" w:date="2025-05-02T08:44:00Z">
            <w:rPr>
              <w:rFonts w:ascii="Times New Roman" w:hAnsi="Times New Roman"/>
              <w:sz w:val="24"/>
            </w:rPr>
          </w:rPrChange>
        </w:rPr>
        <w:t>.</w:t>
      </w:r>
    </w:p>
    <w:p w14:paraId="26DEB8D2" w14:textId="62E41AC0" w:rsidR="00057005" w:rsidRPr="00DB24F5"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93F229A" w14:textId="3088B7DC" w:rsidR="00A72673" w:rsidRPr="00DB24F5" w:rsidRDefault="00CB012D"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 xml:space="preserve">Nga analizimi i fakteve të mësipërme, në vlerësim të shkakut të ankimit të ngritur nga subjekti, NJSHL </w:t>
      </w:r>
      <w:r w:rsidR="00F86669" w:rsidRPr="00DB24F5">
        <w:rPr>
          <w:rFonts w:ascii="Times New Roman" w:eastAsia="Times New Roman" w:hAnsi="Times New Roman" w:cs="Times New Roman"/>
          <w:bCs/>
          <w:sz w:val="24"/>
          <w:szCs w:val="24"/>
        </w:rPr>
        <w:t>v</w:t>
      </w:r>
      <w:r w:rsidR="00AB0DFD" w:rsidRPr="00DB24F5">
        <w:rPr>
          <w:rFonts w:ascii="Times New Roman" w:eastAsia="Times New Roman" w:hAnsi="Times New Roman" w:cs="Times New Roman"/>
          <w:bCs/>
          <w:sz w:val="24"/>
          <w:szCs w:val="24"/>
        </w:rPr>
        <w:t>ë</w:t>
      </w:r>
      <w:r w:rsidR="00F86669" w:rsidRPr="00DB24F5">
        <w:rPr>
          <w:rFonts w:ascii="Times New Roman" w:eastAsia="Times New Roman" w:hAnsi="Times New Roman" w:cs="Times New Roman"/>
          <w:bCs/>
          <w:sz w:val="24"/>
          <w:szCs w:val="24"/>
        </w:rPr>
        <w:t>ren se</w:t>
      </w:r>
      <w:r w:rsidR="00AB0DFD" w:rsidRPr="00DB24F5">
        <w:rPr>
          <w:rFonts w:ascii="Times New Roman" w:eastAsia="Times New Roman" w:hAnsi="Times New Roman" w:cs="Times New Roman"/>
          <w:bCs/>
          <w:sz w:val="24"/>
          <w:szCs w:val="24"/>
        </w:rPr>
        <w:t xml:space="preserve">, pavarësisht se </w:t>
      </w:r>
      <w:r w:rsidR="00F86669" w:rsidRPr="00DB24F5">
        <w:rPr>
          <w:rFonts w:ascii="Times New Roman" w:hAnsi="Times New Roman" w:cs="Times New Roman"/>
          <w:sz w:val="24"/>
          <w:szCs w:val="24"/>
        </w:rPr>
        <w:t>Komisioni 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p</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rfundim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analiz</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s financiare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kryer p</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r pasurin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objekt </w:t>
      </w:r>
      <w:r w:rsidR="00AB0DFD" w:rsidRPr="00DB24F5">
        <w:rPr>
          <w:rFonts w:ascii="Times New Roman" w:hAnsi="Times New Roman" w:cs="Times New Roman"/>
          <w:sz w:val="24"/>
          <w:szCs w:val="24"/>
        </w:rPr>
        <w:t>shqyrtimi</w:t>
      </w:r>
      <w:r w:rsidR="00F86669" w:rsidRPr="00DB24F5">
        <w:rPr>
          <w:rFonts w:ascii="Times New Roman" w:hAnsi="Times New Roman" w:cs="Times New Roman"/>
          <w:sz w:val="24"/>
          <w:szCs w:val="24"/>
        </w:rPr>
        <w:t xml:space="preserve"> ka çmuar se balanca negative e </w:t>
      </w:r>
      <w:r w:rsidR="00AB0DFD" w:rsidRPr="00DB24F5">
        <w:rPr>
          <w:rFonts w:ascii="Times New Roman" w:hAnsi="Times New Roman" w:cs="Times New Roman"/>
          <w:sz w:val="24"/>
          <w:szCs w:val="24"/>
        </w:rPr>
        <w:t>konstatuar</w:t>
      </w:r>
      <w:r w:rsidR="00F86669" w:rsidRPr="00DB24F5">
        <w:rPr>
          <w:rFonts w:ascii="Times New Roman" w:hAnsi="Times New Roman" w:cs="Times New Roman"/>
          <w:sz w:val="24"/>
          <w:szCs w:val="24"/>
        </w:rPr>
        <w:t xml:space="preserve"> 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vler</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simin e ligjshm</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ris</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s</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burimeve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krijimit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pasuris</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objekt vler</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simi, 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total rreth 276.000 lek</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nuk </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sht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e mjaftueshme q</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pasjell</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aplikimin e pik</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s 3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nenit 61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ligjit </w:t>
      </w:r>
      <w:r w:rsidR="00A76764" w:rsidRPr="00DB24F5">
        <w:rPr>
          <w:rFonts w:ascii="Times New Roman" w:hAnsi="Times New Roman" w:cs="Times New Roman"/>
          <w:sz w:val="24"/>
          <w:szCs w:val="24"/>
        </w:rPr>
        <w:t xml:space="preserve">nr. </w:t>
      </w:r>
      <w:r w:rsidR="00F86669" w:rsidRPr="00DB24F5">
        <w:rPr>
          <w:rFonts w:ascii="Times New Roman" w:hAnsi="Times New Roman" w:cs="Times New Roman"/>
          <w:sz w:val="24"/>
          <w:szCs w:val="24"/>
        </w:rPr>
        <w:t>84/2016</w:t>
      </w:r>
      <w:r w:rsidR="00AB0DFD" w:rsidRPr="00DB24F5">
        <w:rPr>
          <w:rFonts w:ascii="Times New Roman" w:hAnsi="Times New Roman" w:cs="Times New Roman"/>
          <w:sz w:val="24"/>
          <w:szCs w:val="24"/>
        </w:rPr>
        <w:t xml:space="preserve">, gjithsesi e </w:t>
      </w:r>
      <w:r w:rsidR="00F86669" w:rsidRPr="00DB24F5">
        <w:rPr>
          <w:rFonts w:ascii="Times New Roman" w:hAnsi="Times New Roman" w:cs="Times New Roman"/>
          <w:sz w:val="24"/>
          <w:szCs w:val="24"/>
        </w:rPr>
        <w:t xml:space="preserve">ka analizuar atë si </w:t>
      </w:r>
      <w:proofErr w:type="spellStart"/>
      <w:r w:rsidR="00F86669" w:rsidRPr="00DB24F5">
        <w:rPr>
          <w:rFonts w:ascii="Times New Roman" w:hAnsi="Times New Roman"/>
          <w:i/>
          <w:sz w:val="24"/>
          <w:rPrChange w:id="201" w:author="Sokol Çomo" w:date="2025-05-02T08:44:00Z">
            <w:rPr>
              <w:rFonts w:ascii="Times New Roman" w:hAnsi="Times New Roman"/>
              <w:sz w:val="24"/>
            </w:rPr>
          </w:rPrChange>
        </w:rPr>
        <w:t>indicie</w:t>
      </w:r>
      <w:proofErr w:type="spellEnd"/>
      <w:r w:rsidR="00F86669" w:rsidRPr="00DB24F5">
        <w:rPr>
          <w:rFonts w:ascii="Times New Roman" w:hAnsi="Times New Roman"/>
          <w:i/>
          <w:sz w:val="24"/>
          <w:rPrChange w:id="202" w:author="Sokol Çomo" w:date="2025-05-02T08:44:00Z">
            <w:rPr>
              <w:rFonts w:ascii="Times New Roman" w:hAnsi="Times New Roman"/>
              <w:sz w:val="24"/>
            </w:rPr>
          </w:rPrChange>
        </w:rPr>
        <w:t xml:space="preserve"> </w:t>
      </w:r>
      <w:r w:rsidR="00F86669" w:rsidRPr="00DB24F5">
        <w:rPr>
          <w:rFonts w:ascii="Times New Roman" w:hAnsi="Times New Roman" w:cs="Times New Roman"/>
          <w:sz w:val="24"/>
          <w:szCs w:val="24"/>
        </w:rPr>
        <w:t xml:space="preserve">në funksion të konkluzionit të arritur prej tij se subjekti ka mungesë të burimeve të ligjshme për </w:t>
      </w:r>
      <w:r w:rsidR="00AB0DFD" w:rsidRPr="00DB24F5">
        <w:rPr>
          <w:rFonts w:ascii="Times New Roman" w:hAnsi="Times New Roman" w:cs="Times New Roman"/>
          <w:sz w:val="24"/>
          <w:szCs w:val="24"/>
        </w:rPr>
        <w:t>periudhën 1995-2003. Sa më sipër</w:t>
      </w:r>
      <w:r w:rsidR="00782028" w:rsidRPr="00DB24F5">
        <w:rPr>
          <w:rFonts w:ascii="Times New Roman" w:hAnsi="Times New Roman" w:cs="Times New Roman"/>
          <w:sz w:val="24"/>
          <w:szCs w:val="24"/>
        </w:rPr>
        <w:t>,</w:t>
      </w:r>
      <w:r w:rsidR="00AB0DFD" w:rsidRPr="00DB24F5">
        <w:rPr>
          <w:rFonts w:ascii="Times New Roman" w:hAnsi="Times New Roman" w:cs="Times New Roman"/>
          <w:sz w:val="24"/>
          <w:szCs w:val="24"/>
        </w:rPr>
        <w:t xml:space="preserve"> </w:t>
      </w:r>
      <w:r w:rsidR="00F86669" w:rsidRPr="00DB24F5">
        <w:rPr>
          <w:rFonts w:ascii="Times New Roman" w:hAnsi="Times New Roman" w:cs="Times New Roman"/>
          <w:sz w:val="24"/>
          <w:szCs w:val="24"/>
        </w:rPr>
        <w:t>analiza e shkaqeve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ankimit 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raport me </w:t>
      </w:r>
      <w:r w:rsidR="00CE5795" w:rsidRPr="00DB24F5">
        <w:rPr>
          <w:rFonts w:ascii="Times New Roman" w:hAnsi="Times New Roman" w:cs="Times New Roman"/>
          <w:sz w:val="24"/>
          <w:szCs w:val="24"/>
        </w:rPr>
        <w:t>vler</w:t>
      </w:r>
      <w:r w:rsidR="00C85C70" w:rsidRPr="00DB24F5">
        <w:rPr>
          <w:rFonts w:ascii="Times New Roman" w:hAnsi="Times New Roman" w:cs="Times New Roman"/>
          <w:sz w:val="24"/>
          <w:szCs w:val="24"/>
        </w:rPr>
        <w:t>ë</w:t>
      </w:r>
      <w:r w:rsidR="00CE5795" w:rsidRPr="00DB24F5">
        <w:rPr>
          <w:rFonts w:ascii="Times New Roman" w:hAnsi="Times New Roman" w:cs="Times New Roman"/>
          <w:sz w:val="24"/>
          <w:szCs w:val="24"/>
        </w:rPr>
        <w:t>n e apartamentit dhe shpenzimet</w:t>
      </w:r>
      <w:r w:rsidR="00F86669" w:rsidRPr="00DB24F5">
        <w:rPr>
          <w:rFonts w:ascii="Times New Roman" w:hAnsi="Times New Roman" w:cs="Times New Roman"/>
          <w:sz w:val="24"/>
          <w:szCs w:val="24"/>
        </w:rPr>
        <w:t xml:space="preserve"> e kryer</w:t>
      </w:r>
      <w:r w:rsidR="00CE5795" w:rsidRPr="00DB24F5">
        <w:rPr>
          <w:rFonts w:ascii="Times New Roman" w:hAnsi="Times New Roman" w:cs="Times New Roman"/>
          <w:sz w:val="24"/>
          <w:szCs w:val="24"/>
        </w:rPr>
        <w:t>a p</w:t>
      </w:r>
      <w:r w:rsidR="00C85C70" w:rsidRPr="00DB24F5">
        <w:rPr>
          <w:rFonts w:ascii="Times New Roman" w:hAnsi="Times New Roman" w:cs="Times New Roman"/>
          <w:sz w:val="24"/>
          <w:szCs w:val="24"/>
        </w:rPr>
        <w:t>ë</w:t>
      </w:r>
      <w:r w:rsidR="00CE5795" w:rsidRPr="00DB24F5">
        <w:rPr>
          <w:rFonts w:ascii="Times New Roman" w:hAnsi="Times New Roman" w:cs="Times New Roman"/>
          <w:sz w:val="24"/>
          <w:szCs w:val="24"/>
        </w:rPr>
        <w:t>r p</w:t>
      </w:r>
      <w:r w:rsidR="00C85C70" w:rsidRPr="00DB24F5">
        <w:rPr>
          <w:rFonts w:ascii="Times New Roman" w:hAnsi="Times New Roman" w:cs="Times New Roman"/>
          <w:sz w:val="24"/>
          <w:szCs w:val="24"/>
        </w:rPr>
        <w:t>ë</w:t>
      </w:r>
      <w:r w:rsidR="00CE5795" w:rsidRPr="00DB24F5">
        <w:rPr>
          <w:rFonts w:ascii="Times New Roman" w:hAnsi="Times New Roman" w:cs="Times New Roman"/>
          <w:sz w:val="24"/>
          <w:szCs w:val="24"/>
        </w:rPr>
        <w:t xml:space="preserve">rfundimin e tij </w:t>
      </w:r>
      <w:r w:rsidR="00F86669" w:rsidRPr="00DB24F5">
        <w:rPr>
          <w:rFonts w:ascii="Times New Roman" w:hAnsi="Times New Roman" w:cs="Times New Roman"/>
          <w:sz w:val="24"/>
          <w:szCs w:val="24"/>
        </w:rPr>
        <w:t>duhet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w:t>
      </w:r>
      <w:r w:rsidR="00AB0DFD" w:rsidRPr="00DB24F5">
        <w:rPr>
          <w:rFonts w:ascii="Times New Roman" w:hAnsi="Times New Roman" w:cs="Times New Roman"/>
          <w:sz w:val="24"/>
          <w:szCs w:val="24"/>
        </w:rPr>
        <w:t>bëhet</w:t>
      </w:r>
      <w:r w:rsidR="00F86669" w:rsidRPr="00DB24F5">
        <w:rPr>
          <w:rFonts w:ascii="Times New Roman" w:hAnsi="Times New Roman" w:cs="Times New Roman"/>
          <w:sz w:val="24"/>
          <w:szCs w:val="24"/>
        </w:rPr>
        <w:t xml:space="preserve"> n</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funksion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kontrollit t</w:t>
      </w:r>
      <w:r w:rsidR="00AB0DFD" w:rsidRPr="00DB24F5">
        <w:rPr>
          <w:rFonts w:ascii="Times New Roman" w:hAnsi="Times New Roman" w:cs="Times New Roman"/>
          <w:sz w:val="24"/>
          <w:szCs w:val="24"/>
        </w:rPr>
        <w:t>ë</w:t>
      </w:r>
      <w:r w:rsidR="00F86669" w:rsidRPr="00DB24F5">
        <w:rPr>
          <w:rFonts w:ascii="Times New Roman" w:hAnsi="Times New Roman" w:cs="Times New Roman"/>
          <w:sz w:val="24"/>
          <w:szCs w:val="24"/>
        </w:rPr>
        <w:t xml:space="preserve"> analizës financiare të Komisionit, lidhur me mungesën e burimeve </w:t>
      </w:r>
      <w:r w:rsidR="00AB0DFD" w:rsidRPr="00DB24F5">
        <w:rPr>
          <w:rFonts w:ascii="Times New Roman" w:hAnsi="Times New Roman" w:cs="Times New Roman"/>
          <w:sz w:val="24"/>
          <w:szCs w:val="24"/>
        </w:rPr>
        <w:t xml:space="preserve">për periudhën 1995-2003. </w:t>
      </w:r>
    </w:p>
    <w:p w14:paraId="7EC47036" w14:textId="77777777" w:rsidR="003036A8" w:rsidRPr="00DB24F5"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rPr>
      </w:pPr>
    </w:p>
    <w:p w14:paraId="3FB7765C" w14:textId="6C406BAC" w:rsidR="0052060A" w:rsidRPr="00DB24F5" w:rsidRDefault="0052060A"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rPr>
      </w:pPr>
      <w:r w:rsidRPr="00DB24F5">
        <w:rPr>
          <w:rFonts w:ascii="Times New Roman" w:hAnsi="Times New Roman" w:cs="Times New Roman"/>
          <w:b/>
          <w:bCs/>
          <w:i/>
          <w:iCs/>
          <w:sz w:val="24"/>
          <w:szCs w:val="24"/>
        </w:rPr>
        <w:t>L</w:t>
      </w:r>
      <w:r w:rsidR="00AE7CA7" w:rsidRPr="00DB24F5">
        <w:rPr>
          <w:rFonts w:ascii="Times New Roman" w:hAnsi="Times New Roman" w:cs="Times New Roman"/>
          <w:b/>
          <w:bCs/>
          <w:i/>
          <w:iCs/>
          <w:sz w:val="24"/>
          <w:szCs w:val="24"/>
        </w:rPr>
        <w:t xml:space="preserve">idhur me verifikimin e </w:t>
      </w:r>
      <w:r w:rsidR="00782028" w:rsidRPr="00DB24F5">
        <w:rPr>
          <w:rFonts w:ascii="Times New Roman" w:hAnsi="Times New Roman" w:cs="Times New Roman"/>
          <w:b/>
          <w:bCs/>
          <w:i/>
          <w:iCs/>
          <w:sz w:val="24"/>
          <w:szCs w:val="24"/>
        </w:rPr>
        <w:t>vler</w:t>
      </w:r>
      <w:r w:rsidR="00217F28" w:rsidRPr="00DB24F5">
        <w:rPr>
          <w:rFonts w:ascii="Times New Roman" w:hAnsi="Times New Roman" w:cs="Times New Roman"/>
          <w:b/>
          <w:bCs/>
          <w:i/>
          <w:iCs/>
          <w:sz w:val="24"/>
          <w:szCs w:val="24"/>
        </w:rPr>
        <w:t>ë</w:t>
      </w:r>
      <w:r w:rsidR="00782028" w:rsidRPr="00DB24F5">
        <w:rPr>
          <w:rFonts w:ascii="Times New Roman" w:hAnsi="Times New Roman" w:cs="Times New Roman"/>
          <w:b/>
          <w:bCs/>
          <w:i/>
          <w:iCs/>
          <w:sz w:val="24"/>
          <w:szCs w:val="24"/>
        </w:rPr>
        <w:t>s s</w:t>
      </w:r>
      <w:r w:rsidR="00217F28" w:rsidRPr="00DB24F5">
        <w:rPr>
          <w:rFonts w:ascii="Times New Roman" w:hAnsi="Times New Roman" w:cs="Times New Roman"/>
          <w:b/>
          <w:bCs/>
          <w:i/>
          <w:iCs/>
          <w:sz w:val="24"/>
          <w:szCs w:val="24"/>
        </w:rPr>
        <w:t>ë</w:t>
      </w:r>
      <w:r w:rsidR="00782028" w:rsidRPr="00DB24F5">
        <w:rPr>
          <w:rFonts w:ascii="Times New Roman" w:hAnsi="Times New Roman" w:cs="Times New Roman"/>
          <w:b/>
          <w:bCs/>
          <w:i/>
          <w:iCs/>
          <w:sz w:val="24"/>
          <w:szCs w:val="24"/>
        </w:rPr>
        <w:t xml:space="preserve"> </w:t>
      </w:r>
      <w:r w:rsidR="00AE7CA7" w:rsidRPr="00DB24F5">
        <w:rPr>
          <w:rFonts w:ascii="Times New Roman" w:hAnsi="Times New Roman" w:cs="Times New Roman"/>
          <w:b/>
          <w:bCs/>
          <w:i/>
          <w:iCs/>
          <w:sz w:val="24"/>
          <w:szCs w:val="24"/>
        </w:rPr>
        <w:t>pasurisë “apartament banimi</w:t>
      </w:r>
      <w:r w:rsidR="00AE7CA7" w:rsidRPr="00DB24F5">
        <w:rPr>
          <w:rFonts w:ascii="Times New Roman" w:hAnsi="Times New Roman" w:cs="Times New Roman"/>
          <w:b/>
          <w:bCs/>
          <w:sz w:val="24"/>
          <w:szCs w:val="24"/>
        </w:rPr>
        <w:t>”</w:t>
      </w:r>
      <w:r w:rsidR="0097289F" w:rsidRPr="00DB24F5">
        <w:rPr>
          <w:rFonts w:ascii="Times New Roman" w:hAnsi="Times New Roman" w:cs="Times New Roman"/>
          <w:b/>
          <w:bCs/>
          <w:sz w:val="24"/>
          <w:szCs w:val="24"/>
        </w:rPr>
        <w:t xml:space="preserve"> </w:t>
      </w:r>
      <w:r w:rsidR="0097289F" w:rsidRPr="00DB24F5">
        <w:rPr>
          <w:rFonts w:ascii="Times New Roman" w:hAnsi="Times New Roman" w:cs="Times New Roman"/>
          <w:b/>
          <w:bCs/>
          <w:i/>
          <w:iCs/>
          <w:sz w:val="24"/>
          <w:szCs w:val="24"/>
        </w:rPr>
        <w:t>n</w:t>
      </w:r>
      <w:r w:rsidR="00322518" w:rsidRPr="00DB24F5">
        <w:rPr>
          <w:rFonts w:ascii="Times New Roman" w:hAnsi="Times New Roman" w:cs="Times New Roman"/>
          <w:b/>
          <w:bCs/>
          <w:i/>
          <w:iCs/>
          <w:sz w:val="24"/>
          <w:szCs w:val="24"/>
        </w:rPr>
        <w:t>ë</w:t>
      </w:r>
      <w:r w:rsidR="0097289F" w:rsidRPr="00DB24F5">
        <w:rPr>
          <w:rFonts w:ascii="Times New Roman" w:hAnsi="Times New Roman" w:cs="Times New Roman"/>
          <w:b/>
          <w:bCs/>
          <w:i/>
          <w:iCs/>
          <w:sz w:val="24"/>
          <w:szCs w:val="24"/>
        </w:rPr>
        <w:t xml:space="preserve"> Gjirokast</w:t>
      </w:r>
      <w:r w:rsidR="00322518" w:rsidRPr="00DB24F5">
        <w:rPr>
          <w:rFonts w:ascii="Times New Roman" w:hAnsi="Times New Roman" w:cs="Times New Roman"/>
          <w:b/>
          <w:bCs/>
          <w:i/>
          <w:iCs/>
          <w:sz w:val="24"/>
          <w:szCs w:val="24"/>
        </w:rPr>
        <w:t>ë</w:t>
      </w:r>
      <w:r w:rsidR="0097289F" w:rsidRPr="00DB24F5">
        <w:rPr>
          <w:rFonts w:ascii="Times New Roman" w:hAnsi="Times New Roman" w:cs="Times New Roman"/>
          <w:b/>
          <w:bCs/>
          <w:i/>
          <w:iCs/>
          <w:sz w:val="24"/>
          <w:szCs w:val="24"/>
        </w:rPr>
        <w:t>r</w:t>
      </w:r>
    </w:p>
    <w:p w14:paraId="4379758A" w14:textId="01EB6CBE" w:rsidR="0052060A" w:rsidRPr="00DB24F5"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rPr>
      </w:pPr>
      <w:r w:rsidRPr="00DB24F5">
        <w:rPr>
          <w:rFonts w:ascii="Times New Roman" w:hAnsi="Times New Roman" w:cs="Times New Roman"/>
          <w:sz w:val="24"/>
          <w:szCs w:val="24"/>
        </w:rPr>
        <w:t xml:space="preserve"> </w:t>
      </w:r>
    </w:p>
    <w:p w14:paraId="1F4E0805" w14:textId="522EFFE3" w:rsidR="00B27A3E" w:rsidRPr="00DB24F5" w:rsidRDefault="00AE7CA7"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NJSHL mori në analizë pretendimet e subjektit në drejtim të përcaktimit të vlerës së </w:t>
      </w:r>
      <w:r w:rsidR="00DD3B90" w:rsidRPr="00DB24F5">
        <w:rPr>
          <w:rFonts w:ascii="Times New Roman" w:hAnsi="Times New Roman" w:cs="Times New Roman"/>
          <w:sz w:val="24"/>
          <w:szCs w:val="24"/>
        </w:rPr>
        <w:t>apartamentit</w:t>
      </w:r>
      <w:r w:rsidRPr="00DB24F5">
        <w:rPr>
          <w:rFonts w:ascii="Times New Roman" w:hAnsi="Times New Roman" w:cs="Times New Roman"/>
          <w:sz w:val="24"/>
          <w:szCs w:val="24"/>
        </w:rPr>
        <w:t xml:space="preserve">. Në këtë kontekst, në dritën </w:t>
      </w:r>
      <w:r w:rsidR="00E4715C" w:rsidRPr="00DB24F5">
        <w:rPr>
          <w:rFonts w:ascii="Times New Roman" w:hAnsi="Times New Roman" w:cs="Times New Roman"/>
          <w:sz w:val="24"/>
          <w:szCs w:val="24"/>
        </w:rPr>
        <w:t>e</w:t>
      </w:r>
      <w:r w:rsidRPr="00DB24F5">
        <w:rPr>
          <w:rFonts w:ascii="Times New Roman" w:hAnsi="Times New Roman" w:cs="Times New Roman"/>
          <w:sz w:val="24"/>
          <w:szCs w:val="24"/>
        </w:rPr>
        <w:t xml:space="preserve"> vendimmarrjeve të Kolegjit, sipas t</w:t>
      </w:r>
      <w:r w:rsidR="00E4715C" w:rsidRPr="00DB24F5">
        <w:rPr>
          <w:rFonts w:ascii="Times New Roman" w:hAnsi="Times New Roman" w:cs="Times New Roman"/>
          <w:sz w:val="24"/>
          <w:szCs w:val="24"/>
        </w:rPr>
        <w:t>ë</w:t>
      </w:r>
      <w:r w:rsidRPr="00DB24F5">
        <w:rPr>
          <w:rFonts w:ascii="Times New Roman" w:hAnsi="Times New Roman" w:cs="Times New Roman"/>
          <w:sz w:val="24"/>
          <w:szCs w:val="24"/>
        </w:rPr>
        <w:t xml:space="preserve"> cilave </w:t>
      </w:r>
      <w:r w:rsidR="00E4715C"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E4715C"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vlerësuar se, në kushtet kur subjektet kanë kryer ndërtime për të cilat nuk mund të provojnë me dokumentacion justifikues</w:t>
      </w:r>
      <w:r w:rsidR="00EF2DDC" w:rsidRPr="00DB24F5">
        <w:rPr>
          <w:rFonts w:ascii="Times New Roman" w:hAnsi="Times New Roman" w:cs="Times New Roman"/>
          <w:sz w:val="24"/>
          <w:szCs w:val="24"/>
        </w:rPr>
        <w:t xml:space="preserve"> </w:t>
      </w:r>
      <w:r w:rsidRPr="00DB24F5">
        <w:rPr>
          <w:rFonts w:ascii="Times New Roman" w:hAnsi="Times New Roman" w:cs="Times New Roman"/>
          <w:sz w:val="24"/>
          <w:szCs w:val="24"/>
        </w:rPr>
        <w:t>(</w:t>
      </w:r>
      <w:proofErr w:type="spellStart"/>
      <w:r w:rsidRPr="00DB24F5">
        <w:rPr>
          <w:rFonts w:ascii="Times New Roman" w:hAnsi="Times New Roman" w:cs="Times New Roman"/>
          <w:sz w:val="24"/>
          <w:szCs w:val="24"/>
        </w:rPr>
        <w:t>situacione</w:t>
      </w:r>
      <w:proofErr w:type="spellEnd"/>
      <w:r w:rsidRPr="00DB24F5">
        <w:rPr>
          <w:rFonts w:ascii="Times New Roman" w:hAnsi="Times New Roman" w:cs="Times New Roman"/>
          <w:sz w:val="24"/>
          <w:szCs w:val="24"/>
        </w:rPr>
        <w:t xml:space="preserve"> punimesh, fatura tatimore etj.) vlerën e shpenzuar për kryerjen e këtij investimi, vlera e objektit në kuptim të kostos së tij, do të përcaktohet mbi bazën e çmimeve për metër katror sipas vlerave të miratuara nga EKB-ja, sipas viteve në të cilat është deklaruar dhe/ose është kryer ndërtimi objekt kontrolli</w:t>
      </w:r>
      <w:r w:rsidR="00156989" w:rsidRPr="00DB24F5">
        <w:rPr>
          <w:rFonts w:ascii="Times New Roman" w:hAnsi="Times New Roman" w:cs="Times New Roman"/>
          <w:sz w:val="24"/>
          <w:szCs w:val="24"/>
        </w:rPr>
        <w:t xml:space="preserve">. </w:t>
      </w:r>
      <w:r w:rsidR="00782028" w:rsidRPr="00DB24F5">
        <w:rPr>
          <w:rFonts w:ascii="Times New Roman" w:hAnsi="Times New Roman" w:cs="Times New Roman"/>
          <w:sz w:val="24"/>
          <w:szCs w:val="24"/>
        </w:rPr>
        <w:t xml:space="preserve">Në këtë kuptim, kontrolli i </w:t>
      </w:r>
      <w:proofErr w:type="spellStart"/>
      <w:r w:rsidR="00782028" w:rsidRPr="00DB24F5">
        <w:rPr>
          <w:rFonts w:ascii="Times New Roman" w:hAnsi="Times New Roman" w:cs="Times New Roman"/>
          <w:sz w:val="24"/>
          <w:szCs w:val="24"/>
        </w:rPr>
        <w:t>mjaftueshmërisë</w:t>
      </w:r>
      <w:proofErr w:type="spellEnd"/>
      <w:r w:rsidR="00782028" w:rsidRPr="00DB24F5">
        <w:rPr>
          <w:rFonts w:ascii="Times New Roman" w:hAnsi="Times New Roman" w:cs="Times New Roman"/>
          <w:sz w:val="24"/>
          <w:szCs w:val="24"/>
        </w:rPr>
        <w:t xml:space="preserve"> së burimeve të ligjshme për krijimin e pasurive në pronësi të subjekteve dhe personave të lidhur me ta, për sa kohë që, për pasurinë objekt shqyrtimi nuk ka dokumentacion justifikues lidhur me koston e ndërtimit, </w:t>
      </w:r>
      <w:r w:rsidR="003036A8" w:rsidRPr="00DB24F5">
        <w:rPr>
          <w:rFonts w:ascii="Times New Roman" w:hAnsi="Times New Roman" w:cs="Times New Roman"/>
          <w:sz w:val="24"/>
          <w:szCs w:val="24"/>
        </w:rPr>
        <w:t>duhet</w:t>
      </w:r>
      <w:r w:rsidR="00782028" w:rsidRPr="00DB24F5">
        <w:rPr>
          <w:rFonts w:ascii="Times New Roman" w:hAnsi="Times New Roman" w:cs="Times New Roman"/>
          <w:sz w:val="24"/>
          <w:szCs w:val="24"/>
        </w:rPr>
        <w:t xml:space="preserve"> të kryhet mbi bazën e vlerësimit të kostos së objektit sipas çmimeve të EKB-së.</w:t>
      </w:r>
      <w:r w:rsidR="00D42C08" w:rsidRPr="00DB24F5">
        <w:rPr>
          <w:rFonts w:ascii="Times New Roman" w:hAnsi="Times New Roman" w:cs="Times New Roman"/>
          <w:sz w:val="24"/>
          <w:szCs w:val="24"/>
        </w:rPr>
        <w:t xml:space="preserve"> </w:t>
      </w:r>
      <w:r w:rsidR="00782028" w:rsidRPr="00DB24F5">
        <w:rPr>
          <w:rFonts w:ascii="Times New Roman" w:hAnsi="Times New Roman" w:cs="Times New Roman"/>
          <w:sz w:val="24"/>
          <w:szCs w:val="24"/>
        </w:rPr>
        <w:t>Sa më sipër, referuar rastit në shqyrtim</w:t>
      </w:r>
      <w:r w:rsidR="00EF2DDC" w:rsidRPr="00DB24F5">
        <w:rPr>
          <w:rFonts w:ascii="Times New Roman" w:hAnsi="Times New Roman" w:cs="Times New Roman"/>
          <w:sz w:val="24"/>
          <w:szCs w:val="24"/>
        </w:rPr>
        <w:t xml:space="preserve">, </w:t>
      </w:r>
      <w:r w:rsidR="00A76764" w:rsidRPr="00DB24F5">
        <w:rPr>
          <w:rFonts w:ascii="Times New Roman" w:hAnsi="Times New Roman" w:cs="Times New Roman"/>
          <w:sz w:val="24"/>
          <w:szCs w:val="24"/>
        </w:rPr>
        <w:t>NJSHL vler</w:t>
      </w:r>
      <w:r w:rsidR="00782028" w:rsidRPr="00DB24F5">
        <w:rPr>
          <w:rFonts w:ascii="Times New Roman" w:hAnsi="Times New Roman" w:cs="Times New Roman"/>
          <w:sz w:val="24"/>
          <w:szCs w:val="24"/>
        </w:rPr>
        <w:t>ë</w:t>
      </w:r>
      <w:r w:rsidR="00A76764" w:rsidRPr="00DB24F5">
        <w:rPr>
          <w:rFonts w:ascii="Times New Roman" w:hAnsi="Times New Roman" w:cs="Times New Roman"/>
          <w:sz w:val="24"/>
          <w:szCs w:val="24"/>
        </w:rPr>
        <w:t xml:space="preserve">son se </w:t>
      </w:r>
      <w:r w:rsidRPr="00DB24F5">
        <w:rPr>
          <w:rFonts w:ascii="Times New Roman" w:hAnsi="Times New Roman" w:cs="Times New Roman"/>
          <w:sz w:val="24"/>
          <w:szCs w:val="24"/>
        </w:rPr>
        <w:t xml:space="preserve">pretendimet e subjektit </w:t>
      </w:r>
      <w:r w:rsidR="00A76764" w:rsidRPr="00DB24F5">
        <w:rPr>
          <w:rFonts w:ascii="Times New Roman" w:hAnsi="Times New Roman" w:cs="Times New Roman"/>
          <w:sz w:val="24"/>
          <w:szCs w:val="24"/>
        </w:rPr>
        <w:t>n</w:t>
      </w:r>
      <w:r w:rsidR="00782028" w:rsidRPr="00DB24F5">
        <w:rPr>
          <w:rFonts w:ascii="Times New Roman" w:hAnsi="Times New Roman" w:cs="Times New Roman"/>
          <w:sz w:val="24"/>
          <w:szCs w:val="24"/>
        </w:rPr>
        <w:t>ë</w:t>
      </w:r>
      <w:r w:rsidR="00A76764" w:rsidRPr="00DB24F5">
        <w:rPr>
          <w:rFonts w:ascii="Times New Roman" w:hAnsi="Times New Roman" w:cs="Times New Roman"/>
          <w:sz w:val="24"/>
          <w:szCs w:val="24"/>
        </w:rPr>
        <w:t xml:space="preserve"> lidhje me vler</w:t>
      </w:r>
      <w:r w:rsidR="00782028" w:rsidRPr="00DB24F5">
        <w:rPr>
          <w:rFonts w:ascii="Times New Roman" w:hAnsi="Times New Roman" w:cs="Times New Roman"/>
          <w:sz w:val="24"/>
          <w:szCs w:val="24"/>
        </w:rPr>
        <w:t>ë</w:t>
      </w:r>
      <w:r w:rsidR="00A76764" w:rsidRPr="00DB24F5">
        <w:rPr>
          <w:rFonts w:ascii="Times New Roman" w:hAnsi="Times New Roman" w:cs="Times New Roman"/>
          <w:sz w:val="24"/>
          <w:szCs w:val="24"/>
        </w:rPr>
        <w:t xml:space="preserve">n e apartamentit si dhe </w:t>
      </w:r>
      <w:r w:rsidRPr="00DB24F5">
        <w:rPr>
          <w:rFonts w:ascii="Times New Roman" w:hAnsi="Times New Roman" w:cs="Times New Roman"/>
          <w:sz w:val="24"/>
          <w:szCs w:val="24"/>
        </w:rPr>
        <w:t>për zbritje të komponentëve që lidhen me koston e krahut të punës</w:t>
      </w:r>
      <w:r w:rsidR="00156989" w:rsidRPr="00DB24F5">
        <w:rPr>
          <w:rFonts w:ascii="Times New Roman" w:hAnsi="Times New Roman" w:cs="Times New Roman"/>
          <w:sz w:val="24"/>
          <w:szCs w:val="24"/>
        </w:rPr>
        <w:t>,</w:t>
      </w:r>
      <w:r w:rsidRPr="00DB24F5">
        <w:rPr>
          <w:rFonts w:ascii="Times New Roman" w:hAnsi="Times New Roman" w:cs="Times New Roman"/>
          <w:sz w:val="24"/>
          <w:szCs w:val="24"/>
        </w:rPr>
        <w:t xml:space="preserve"> p</w:t>
      </w:r>
      <w:r w:rsidR="00E4715C" w:rsidRPr="00DB24F5">
        <w:rPr>
          <w:rFonts w:ascii="Times New Roman" w:hAnsi="Times New Roman" w:cs="Times New Roman"/>
          <w:sz w:val="24"/>
          <w:szCs w:val="24"/>
        </w:rPr>
        <w:t>ë</w:t>
      </w:r>
      <w:r w:rsidRPr="00DB24F5">
        <w:rPr>
          <w:rFonts w:ascii="Times New Roman" w:hAnsi="Times New Roman" w:cs="Times New Roman"/>
          <w:sz w:val="24"/>
          <w:szCs w:val="24"/>
        </w:rPr>
        <w:t xml:space="preserve">r faktin që </w:t>
      </w:r>
      <w:r w:rsidR="00A76764" w:rsidRPr="00DB24F5">
        <w:rPr>
          <w:rFonts w:ascii="Times New Roman" w:hAnsi="Times New Roman" w:cs="Times New Roman"/>
          <w:sz w:val="24"/>
          <w:szCs w:val="24"/>
        </w:rPr>
        <w:t>p</w:t>
      </w:r>
      <w:r w:rsidR="00782028" w:rsidRPr="00DB24F5">
        <w:rPr>
          <w:rFonts w:ascii="Times New Roman" w:hAnsi="Times New Roman" w:cs="Times New Roman"/>
          <w:sz w:val="24"/>
          <w:szCs w:val="24"/>
        </w:rPr>
        <w:t>ë</w:t>
      </w:r>
      <w:r w:rsidR="00A76764" w:rsidRPr="00DB24F5">
        <w:rPr>
          <w:rFonts w:ascii="Times New Roman" w:hAnsi="Times New Roman" w:cs="Times New Roman"/>
          <w:sz w:val="24"/>
          <w:szCs w:val="24"/>
        </w:rPr>
        <w:t>rfundimi i objekti</w:t>
      </w:r>
      <w:r w:rsidR="00782028" w:rsidRPr="00DB24F5">
        <w:rPr>
          <w:rFonts w:ascii="Times New Roman" w:hAnsi="Times New Roman" w:cs="Times New Roman"/>
          <w:sz w:val="24"/>
          <w:szCs w:val="24"/>
        </w:rPr>
        <w:t xml:space="preserve">t </w:t>
      </w:r>
      <w:r w:rsidRPr="00DB24F5">
        <w:rPr>
          <w:rFonts w:ascii="Times New Roman" w:hAnsi="Times New Roman" w:cs="Times New Roman"/>
          <w:sz w:val="24"/>
          <w:szCs w:val="24"/>
        </w:rPr>
        <w:t xml:space="preserve">është kryer nga </w:t>
      </w:r>
      <w:r w:rsidR="00782028" w:rsidRPr="00DB24F5">
        <w:rPr>
          <w:rFonts w:ascii="Times New Roman" w:hAnsi="Times New Roman" w:cs="Times New Roman"/>
          <w:sz w:val="24"/>
          <w:szCs w:val="24"/>
        </w:rPr>
        <w:t>vetë bashkëshorti me ndihmën e shokëve</w:t>
      </w:r>
      <w:r w:rsidRPr="00DB24F5">
        <w:rPr>
          <w:rFonts w:ascii="Times New Roman" w:hAnsi="Times New Roman" w:cs="Times New Roman"/>
          <w:sz w:val="24"/>
          <w:szCs w:val="24"/>
        </w:rPr>
        <w:t xml:space="preserve"> apo </w:t>
      </w:r>
      <w:r w:rsidR="00E4715C" w:rsidRPr="00DB24F5">
        <w:rPr>
          <w:rFonts w:ascii="Times New Roman" w:hAnsi="Times New Roman" w:cs="Times New Roman"/>
          <w:sz w:val="24"/>
          <w:szCs w:val="24"/>
        </w:rPr>
        <w:t>se</w:t>
      </w:r>
      <w:r w:rsidR="00782028" w:rsidRPr="00DB24F5">
        <w:rPr>
          <w:rFonts w:ascii="Times New Roman" w:hAnsi="Times New Roman" w:cs="Times New Roman"/>
          <w:sz w:val="24"/>
          <w:szCs w:val="24"/>
        </w:rPr>
        <w:t xml:space="preserve"> nuk ka pasur</w:t>
      </w:r>
      <w:r w:rsidR="00E4715C" w:rsidRPr="00DB24F5">
        <w:rPr>
          <w:rFonts w:ascii="Times New Roman" w:hAnsi="Times New Roman" w:cs="Times New Roman"/>
          <w:sz w:val="24"/>
          <w:szCs w:val="24"/>
        </w:rPr>
        <w:t xml:space="preserve"> </w:t>
      </w:r>
      <w:r w:rsidRPr="00DB24F5">
        <w:rPr>
          <w:rFonts w:ascii="Times New Roman" w:hAnsi="Times New Roman" w:cs="Times New Roman"/>
          <w:sz w:val="24"/>
          <w:szCs w:val="24"/>
        </w:rPr>
        <w:t>kosto</w:t>
      </w:r>
      <w:r w:rsidR="00782028" w:rsidRPr="00DB24F5">
        <w:rPr>
          <w:rFonts w:ascii="Times New Roman" w:hAnsi="Times New Roman" w:cs="Times New Roman"/>
          <w:sz w:val="24"/>
          <w:szCs w:val="24"/>
        </w:rPr>
        <w:t xml:space="preserve"> për materialet e ndërtimit</w:t>
      </w:r>
      <w:r w:rsidR="00EF5181" w:rsidRPr="00DB24F5">
        <w:rPr>
          <w:rFonts w:ascii="Times New Roman" w:hAnsi="Times New Roman" w:cs="Times New Roman"/>
          <w:sz w:val="24"/>
          <w:szCs w:val="24"/>
        </w:rPr>
        <w:t xml:space="preserve">, (nuk </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sht</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 xml:space="preserve"> ngarkuar me detyrime p</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r pages</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n e tatimeve, fitimit t</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 xml:space="preserve"> shoq</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ris</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 xml:space="preserve"> apo pag</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s s</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 xml:space="preserve"> pun</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tor</w:t>
      </w:r>
      <w:r w:rsidR="00217F28" w:rsidRPr="00DB24F5">
        <w:rPr>
          <w:rFonts w:ascii="Times New Roman" w:hAnsi="Times New Roman" w:cs="Times New Roman"/>
          <w:sz w:val="24"/>
          <w:szCs w:val="24"/>
        </w:rPr>
        <w:t>ë</w:t>
      </w:r>
      <w:r w:rsidR="00EF5181" w:rsidRPr="00DB24F5">
        <w:rPr>
          <w:rFonts w:ascii="Times New Roman" w:hAnsi="Times New Roman" w:cs="Times New Roman"/>
          <w:sz w:val="24"/>
          <w:szCs w:val="24"/>
        </w:rPr>
        <w:t>ve</w:t>
      </w:r>
      <w:r w:rsidR="00782028" w:rsidRPr="00DB24F5">
        <w:rPr>
          <w:rFonts w:ascii="Times New Roman" w:hAnsi="Times New Roman" w:cs="Times New Roman"/>
          <w:sz w:val="24"/>
          <w:szCs w:val="24"/>
        </w:rPr>
        <w:t xml:space="preserve"> </w:t>
      </w:r>
      <w:proofErr w:type="spellStart"/>
      <w:r w:rsidR="00782028" w:rsidRPr="00DB24F5">
        <w:rPr>
          <w:rFonts w:ascii="Times New Roman" w:hAnsi="Times New Roman" w:cs="Times New Roman"/>
          <w:sz w:val="24"/>
          <w:szCs w:val="24"/>
        </w:rPr>
        <w:t>etj</w:t>
      </w:r>
      <w:proofErr w:type="spellEnd"/>
      <w:r w:rsidR="00EF5181" w:rsidRPr="00DB24F5">
        <w:rPr>
          <w:rFonts w:ascii="Times New Roman" w:hAnsi="Times New Roman" w:cs="Times New Roman"/>
          <w:sz w:val="24"/>
          <w:szCs w:val="24"/>
        </w:rPr>
        <w:t xml:space="preserve">), </w:t>
      </w:r>
      <w:r w:rsidRPr="00DB24F5">
        <w:rPr>
          <w:rFonts w:ascii="Times New Roman" w:hAnsi="Times New Roman" w:cs="Times New Roman"/>
          <w:sz w:val="24"/>
          <w:szCs w:val="24"/>
        </w:rPr>
        <w:t>gje</w:t>
      </w:r>
      <w:r w:rsidR="00EF5181" w:rsidRPr="00DB24F5">
        <w:rPr>
          <w:rFonts w:ascii="Times New Roman" w:hAnsi="Times New Roman" w:cs="Times New Roman"/>
          <w:sz w:val="24"/>
          <w:szCs w:val="24"/>
        </w:rPr>
        <w:t xml:space="preserve">nden </w:t>
      </w:r>
      <w:r w:rsidRPr="00DB24F5">
        <w:rPr>
          <w:rFonts w:ascii="Times New Roman" w:hAnsi="Times New Roman" w:cs="Times New Roman"/>
          <w:sz w:val="24"/>
          <w:szCs w:val="24"/>
        </w:rPr>
        <w:t>të pabazuara, sa kohë subjekt</w:t>
      </w:r>
      <w:r w:rsidR="00782028" w:rsidRPr="00DB24F5">
        <w:rPr>
          <w:rFonts w:ascii="Times New Roman" w:hAnsi="Times New Roman" w:cs="Times New Roman"/>
          <w:sz w:val="24"/>
          <w:szCs w:val="24"/>
        </w:rPr>
        <w:t>i</w:t>
      </w:r>
      <w:r w:rsidRPr="00DB24F5">
        <w:rPr>
          <w:rFonts w:ascii="Times New Roman" w:hAnsi="Times New Roman" w:cs="Times New Roman"/>
          <w:sz w:val="24"/>
          <w:szCs w:val="24"/>
        </w:rPr>
        <w:t xml:space="preserve"> nuk provo</w:t>
      </w:r>
      <w:r w:rsidR="00782028" w:rsidRPr="00DB24F5">
        <w:rPr>
          <w:rFonts w:ascii="Times New Roman" w:hAnsi="Times New Roman" w:cs="Times New Roman"/>
          <w:sz w:val="24"/>
          <w:szCs w:val="24"/>
        </w:rPr>
        <w:t>n</w:t>
      </w:r>
      <w:r w:rsidRPr="00DB24F5">
        <w:rPr>
          <w:rFonts w:ascii="Times New Roman" w:hAnsi="Times New Roman" w:cs="Times New Roman"/>
          <w:sz w:val="24"/>
          <w:szCs w:val="24"/>
        </w:rPr>
        <w:t xml:space="preserve"> se kostoja e secilit komponent të pretenduar </w:t>
      </w:r>
      <w:r w:rsidR="00782028" w:rsidRPr="00DB24F5">
        <w:rPr>
          <w:rFonts w:ascii="Times New Roman" w:hAnsi="Times New Roman" w:cs="Times New Roman"/>
          <w:sz w:val="24"/>
          <w:szCs w:val="24"/>
        </w:rPr>
        <w:t>i</w:t>
      </w:r>
      <w:r w:rsidRPr="00DB24F5">
        <w:rPr>
          <w:rFonts w:ascii="Times New Roman" w:hAnsi="Times New Roman" w:cs="Times New Roman"/>
          <w:sz w:val="24"/>
          <w:szCs w:val="24"/>
        </w:rPr>
        <w:t xml:space="preserve"> ka kushtuar më lirë sesa </w:t>
      </w:r>
      <w:r w:rsidR="00EF5181" w:rsidRPr="00DB24F5">
        <w:rPr>
          <w:rFonts w:ascii="Times New Roman" w:hAnsi="Times New Roman" w:cs="Times New Roman"/>
          <w:sz w:val="24"/>
          <w:szCs w:val="24"/>
        </w:rPr>
        <w:t xml:space="preserve">ajo e </w:t>
      </w:r>
      <w:r w:rsidRPr="00DB24F5">
        <w:rPr>
          <w:rFonts w:ascii="Times New Roman" w:hAnsi="Times New Roman" w:cs="Times New Roman"/>
          <w:sz w:val="24"/>
          <w:szCs w:val="24"/>
        </w:rPr>
        <w:t>përllogaritur sipas metodologjisë së përcaktuar nga EKB-ja. Për rrjedhojë,</w:t>
      </w:r>
      <w:r w:rsidR="00156989" w:rsidRPr="00DB24F5">
        <w:rPr>
          <w:rFonts w:ascii="Times New Roman" w:hAnsi="Times New Roman" w:cs="Times New Roman"/>
          <w:sz w:val="24"/>
          <w:szCs w:val="24"/>
        </w:rPr>
        <w:t xml:space="preserve"> N</w:t>
      </w:r>
      <w:r w:rsidR="00B27A3E" w:rsidRPr="00DB24F5">
        <w:rPr>
          <w:rFonts w:ascii="Times New Roman" w:hAnsi="Times New Roman" w:cs="Times New Roman"/>
          <w:sz w:val="24"/>
          <w:szCs w:val="24"/>
        </w:rPr>
        <w:t>J</w:t>
      </w:r>
      <w:r w:rsidR="00156989" w:rsidRPr="00DB24F5">
        <w:rPr>
          <w:rFonts w:ascii="Times New Roman" w:hAnsi="Times New Roman" w:cs="Times New Roman"/>
          <w:sz w:val="24"/>
          <w:szCs w:val="24"/>
        </w:rPr>
        <w:t xml:space="preserve">SHL vlerëson se </w:t>
      </w:r>
      <w:r w:rsidR="0085423F" w:rsidRPr="00DB24F5">
        <w:rPr>
          <w:rFonts w:ascii="Times New Roman" w:hAnsi="Times New Roman" w:cs="Times New Roman"/>
          <w:sz w:val="24"/>
          <w:szCs w:val="24"/>
        </w:rPr>
        <w:t>p</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rfshirja n</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w:t>
      </w:r>
      <w:r w:rsidRPr="00DB24F5">
        <w:rPr>
          <w:rFonts w:ascii="Times New Roman" w:hAnsi="Times New Roman" w:cs="Times New Roman"/>
          <w:sz w:val="24"/>
          <w:szCs w:val="24"/>
        </w:rPr>
        <w:t>analizën financiare të Komisionit,</w:t>
      </w:r>
      <w:r w:rsidR="0085423F" w:rsidRPr="00DB24F5">
        <w:rPr>
          <w:rFonts w:ascii="Times New Roman" w:hAnsi="Times New Roman" w:cs="Times New Roman"/>
          <w:sz w:val="24"/>
          <w:szCs w:val="24"/>
        </w:rPr>
        <w:t xml:space="preserve"> t</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vler</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s s</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apartamentit</w:t>
      </w:r>
      <w:r w:rsidR="0097289F" w:rsidRPr="00DB24F5">
        <w:rPr>
          <w:rFonts w:ascii="Times New Roman" w:hAnsi="Times New Roman" w:cs="Times New Roman"/>
          <w:sz w:val="24"/>
          <w:szCs w:val="24"/>
        </w:rPr>
        <w:t>,</w:t>
      </w:r>
      <w:r w:rsidR="0085423F" w:rsidRPr="00DB24F5">
        <w:rPr>
          <w:rFonts w:ascii="Times New Roman" w:hAnsi="Times New Roman" w:cs="Times New Roman"/>
          <w:sz w:val="24"/>
          <w:szCs w:val="24"/>
        </w:rPr>
        <w:t xml:space="preserve"> duke aplikuar si kosto ndërtimi vlerat e identifikuara në </w:t>
      </w:r>
      <w:del w:id="203" w:author="Sokol Çomo" w:date="2025-05-02T08:44:00Z">
        <w:r w:rsidR="0085423F" w:rsidRPr="000725D8">
          <w:rPr>
            <w:rFonts w:ascii="Times New Roman" w:hAnsi="Times New Roman" w:cs="Times New Roman"/>
            <w:sz w:val="24"/>
            <w:szCs w:val="24"/>
          </w:rPr>
          <w:delText>Udhëzimet</w:delText>
        </w:r>
      </w:del>
      <w:ins w:id="204" w:author="Sokol Çomo" w:date="2025-05-02T08:44:00Z">
        <w:r w:rsidR="0085423F" w:rsidRPr="00DB24F5">
          <w:rPr>
            <w:rFonts w:ascii="Times New Roman" w:hAnsi="Times New Roman" w:cs="Times New Roman"/>
            <w:sz w:val="24"/>
            <w:szCs w:val="24"/>
          </w:rPr>
          <w:t>Udhëzim</w:t>
        </w:r>
        <w:r w:rsidR="00346E8C" w:rsidRPr="00DB24F5">
          <w:rPr>
            <w:rFonts w:ascii="Times New Roman" w:hAnsi="Times New Roman" w:cs="Times New Roman"/>
            <w:sz w:val="24"/>
            <w:szCs w:val="24"/>
          </w:rPr>
          <w:t>in</w:t>
        </w:r>
      </w:ins>
      <w:r w:rsidR="0085423F" w:rsidRPr="00DB24F5">
        <w:rPr>
          <w:rFonts w:ascii="Times New Roman" w:hAnsi="Times New Roman" w:cs="Times New Roman"/>
          <w:sz w:val="24"/>
          <w:szCs w:val="24"/>
        </w:rPr>
        <w:t xml:space="preserve"> e EKB</w:t>
      </w:r>
      <w:r w:rsidR="003036A8" w:rsidRPr="00DB24F5">
        <w:rPr>
          <w:rFonts w:ascii="Times New Roman" w:hAnsi="Times New Roman" w:cs="Times New Roman"/>
          <w:sz w:val="24"/>
          <w:szCs w:val="24"/>
        </w:rPr>
        <w:t xml:space="preserve"> </w:t>
      </w:r>
      <w:r w:rsidR="0085423F" w:rsidRPr="00DB24F5">
        <w:rPr>
          <w:rFonts w:ascii="Times New Roman" w:hAnsi="Times New Roman" w:cs="Times New Roman"/>
          <w:sz w:val="24"/>
          <w:szCs w:val="24"/>
        </w:rPr>
        <w:t>për miratimin e kostove mesatare të ndërtimit të banesave për vitin 2003</w:t>
      </w:r>
      <w:r w:rsidRPr="00DB24F5">
        <w:rPr>
          <w:rFonts w:ascii="Times New Roman" w:hAnsi="Times New Roman" w:cs="Times New Roman"/>
          <w:sz w:val="24"/>
          <w:szCs w:val="24"/>
        </w:rPr>
        <w:t xml:space="preserve"> </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sht</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i drejt</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dhe i bazuar n</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 xml:space="preserve"> jurisprudenc</w:t>
      </w:r>
      <w:r w:rsidR="005F196C" w:rsidRPr="00DB24F5">
        <w:rPr>
          <w:rFonts w:ascii="Times New Roman" w:hAnsi="Times New Roman" w:cs="Times New Roman"/>
          <w:sz w:val="24"/>
          <w:szCs w:val="24"/>
        </w:rPr>
        <w:t>ë</w:t>
      </w:r>
      <w:r w:rsidR="0085423F" w:rsidRPr="00DB24F5">
        <w:rPr>
          <w:rFonts w:ascii="Times New Roman" w:hAnsi="Times New Roman" w:cs="Times New Roman"/>
          <w:sz w:val="24"/>
          <w:szCs w:val="24"/>
        </w:rPr>
        <w:t>n e Kolegjit.</w:t>
      </w:r>
    </w:p>
    <w:p w14:paraId="56FE910B" w14:textId="77777777" w:rsidR="003036A8" w:rsidRPr="00DB24F5"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DF10FB9" w14:textId="47CC34F3" w:rsidR="0052060A" w:rsidRPr="00DB24F5" w:rsidRDefault="00CE5795"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S</w:t>
      </w:r>
      <w:r w:rsidR="00B27A3E" w:rsidRPr="00DB24F5">
        <w:rPr>
          <w:rFonts w:ascii="Times New Roman" w:hAnsi="Times New Roman" w:cs="Times New Roman"/>
          <w:sz w:val="24"/>
          <w:szCs w:val="24"/>
        </w:rPr>
        <w:t xml:space="preserve">a i </w:t>
      </w:r>
      <w:r w:rsidRPr="00DB24F5">
        <w:rPr>
          <w:rFonts w:ascii="Times New Roman" w:hAnsi="Times New Roman" w:cs="Times New Roman"/>
          <w:sz w:val="24"/>
          <w:szCs w:val="24"/>
        </w:rPr>
        <w:t>takon prete</w:t>
      </w:r>
      <w:r w:rsidR="00F20414" w:rsidRPr="00DB24F5">
        <w:rPr>
          <w:rFonts w:ascii="Times New Roman" w:hAnsi="Times New Roman" w:cs="Times New Roman"/>
          <w:sz w:val="24"/>
          <w:szCs w:val="24"/>
        </w:rPr>
        <w:t>n</w:t>
      </w:r>
      <w:r w:rsidRPr="00DB24F5">
        <w:rPr>
          <w:rFonts w:ascii="Times New Roman" w:hAnsi="Times New Roman" w:cs="Times New Roman"/>
          <w:sz w:val="24"/>
          <w:szCs w:val="24"/>
        </w:rPr>
        <w:t>dimit t</w:t>
      </w:r>
      <w:r w:rsidR="00C85C7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se Komisioni nuk i ka kaluar barr</w:t>
      </w:r>
      <w:r w:rsidR="00C85C7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prove </w:t>
      </w:r>
      <w:r w:rsidR="00F20414" w:rsidRPr="00DB24F5">
        <w:rPr>
          <w:rFonts w:ascii="Times New Roman" w:eastAsia="Times New Roman" w:hAnsi="Times New Roman" w:cs="Times New Roman"/>
          <w:bCs/>
          <w:sz w:val="24"/>
          <w:szCs w:val="24"/>
        </w:rPr>
        <w:t>sipas ligjit dhe se nuk e ka informuar gjatë hetimit administrativ në lidhje me përfundimin se shpenzimet e përfundimit të apartamentit janë sipas kostos së EKB</w:t>
      </w:r>
      <w:ins w:id="205" w:author="Sokol Çomo" w:date="2025-05-02T08:44:00Z">
        <w:r w:rsidR="00346E8C" w:rsidRPr="00DB24F5">
          <w:rPr>
            <w:rFonts w:ascii="Times New Roman" w:eastAsia="Times New Roman" w:hAnsi="Times New Roman" w:cs="Times New Roman"/>
            <w:bCs/>
            <w:sz w:val="24"/>
            <w:szCs w:val="24"/>
          </w:rPr>
          <w:t>-s</w:t>
        </w:r>
        <w:r w:rsidR="003962C1" w:rsidRPr="00DB24F5">
          <w:rPr>
            <w:rFonts w:ascii="Times New Roman" w:eastAsia="Times New Roman" w:hAnsi="Times New Roman" w:cs="Times New Roman"/>
            <w:bCs/>
            <w:sz w:val="24"/>
            <w:szCs w:val="24"/>
          </w:rPr>
          <w:t>ë</w:t>
        </w:r>
        <w:r w:rsidR="00346E8C" w:rsidRPr="00DB24F5">
          <w:rPr>
            <w:rFonts w:ascii="Times New Roman" w:eastAsia="Times New Roman" w:hAnsi="Times New Roman" w:cs="Times New Roman"/>
            <w:bCs/>
            <w:sz w:val="24"/>
            <w:szCs w:val="24"/>
          </w:rPr>
          <w:t>,</w:t>
        </w:r>
      </w:ins>
      <w:r w:rsidR="00F20414" w:rsidRPr="00DB24F5">
        <w:rPr>
          <w:rFonts w:ascii="Times New Roman" w:eastAsia="Times New Roman" w:hAnsi="Times New Roman" w:cs="Times New Roman"/>
          <w:bCs/>
          <w:sz w:val="24"/>
          <w:szCs w:val="24"/>
        </w:rPr>
        <w:t xml:space="preserve"> minus çmimin e blerjes </w:t>
      </w:r>
      <w:r w:rsidR="003036A8" w:rsidRPr="00DB24F5">
        <w:rPr>
          <w:rFonts w:ascii="Times New Roman" w:eastAsia="Times New Roman" w:hAnsi="Times New Roman" w:cs="Times New Roman"/>
          <w:bCs/>
          <w:sz w:val="24"/>
          <w:szCs w:val="24"/>
        </w:rPr>
        <w:t>t</w:t>
      </w:r>
      <w:r w:rsidR="0052060A" w:rsidRPr="00DB24F5">
        <w:rPr>
          <w:rFonts w:ascii="Times New Roman" w:eastAsia="Times New Roman" w:hAnsi="Times New Roman" w:cs="Times New Roman"/>
          <w:bCs/>
          <w:sz w:val="24"/>
          <w:szCs w:val="24"/>
        </w:rPr>
        <w:t>ë</w:t>
      </w:r>
      <w:r w:rsidR="003036A8" w:rsidRPr="00DB24F5">
        <w:rPr>
          <w:rFonts w:ascii="Times New Roman" w:eastAsia="Times New Roman" w:hAnsi="Times New Roman" w:cs="Times New Roman"/>
          <w:bCs/>
          <w:sz w:val="24"/>
          <w:szCs w:val="24"/>
        </w:rPr>
        <w:t xml:space="preserve"> objektit </w:t>
      </w:r>
      <w:r w:rsidR="003036A8" w:rsidRPr="00DB24F5">
        <w:rPr>
          <w:rFonts w:ascii="Times New Roman" w:eastAsia="Times New Roman" w:hAnsi="Times New Roman" w:cs="Times New Roman"/>
          <w:bCs/>
          <w:sz w:val="24"/>
          <w:szCs w:val="24"/>
        </w:rPr>
        <w:lastRenderedPageBreak/>
        <w:t>n</w:t>
      </w:r>
      <w:r w:rsidR="0052060A" w:rsidRPr="00DB24F5">
        <w:rPr>
          <w:rFonts w:ascii="Times New Roman" w:eastAsia="Times New Roman" w:hAnsi="Times New Roman" w:cs="Times New Roman"/>
          <w:bCs/>
          <w:sz w:val="24"/>
          <w:szCs w:val="24"/>
        </w:rPr>
        <w:t>ë</w:t>
      </w:r>
      <w:r w:rsidR="003036A8" w:rsidRPr="00DB24F5">
        <w:rPr>
          <w:rFonts w:ascii="Times New Roman" w:eastAsia="Times New Roman" w:hAnsi="Times New Roman" w:cs="Times New Roman"/>
          <w:bCs/>
          <w:sz w:val="24"/>
          <w:szCs w:val="24"/>
        </w:rPr>
        <w:t xml:space="preserve"> gjendjen “</w:t>
      </w:r>
      <w:r w:rsidR="00F20414" w:rsidRPr="00DB24F5">
        <w:rPr>
          <w:rFonts w:ascii="Times New Roman" w:eastAsia="Times New Roman" w:hAnsi="Times New Roman" w:cs="Times New Roman"/>
          <w:bCs/>
          <w:sz w:val="24"/>
          <w:szCs w:val="24"/>
        </w:rPr>
        <w:t>karabina</w:t>
      </w:r>
      <w:r w:rsidR="003036A8" w:rsidRPr="00DB24F5">
        <w:rPr>
          <w:rFonts w:ascii="Times New Roman" w:eastAsia="Times New Roman" w:hAnsi="Times New Roman" w:cs="Times New Roman"/>
          <w:bCs/>
          <w:sz w:val="24"/>
          <w:szCs w:val="24"/>
        </w:rPr>
        <w:t>”</w:t>
      </w:r>
      <w:r w:rsidR="00F20414" w:rsidRPr="00DB24F5">
        <w:rPr>
          <w:rFonts w:ascii="Times New Roman" w:eastAsia="Times New Roman" w:hAnsi="Times New Roman" w:cs="Times New Roman"/>
          <w:bCs/>
          <w:sz w:val="24"/>
          <w:szCs w:val="24"/>
        </w:rPr>
        <w:t>, NJSHL v</w:t>
      </w:r>
      <w:r w:rsidR="00C85C70" w:rsidRPr="00DB24F5">
        <w:rPr>
          <w:rFonts w:ascii="Times New Roman" w:eastAsia="Times New Roman" w:hAnsi="Times New Roman" w:cs="Times New Roman"/>
          <w:bCs/>
          <w:sz w:val="24"/>
          <w:szCs w:val="24"/>
        </w:rPr>
        <w:t>ë</w:t>
      </w:r>
      <w:r w:rsidR="00F20414" w:rsidRPr="00DB24F5">
        <w:rPr>
          <w:rFonts w:ascii="Times New Roman" w:eastAsia="Times New Roman" w:hAnsi="Times New Roman" w:cs="Times New Roman"/>
          <w:bCs/>
          <w:sz w:val="24"/>
          <w:szCs w:val="24"/>
        </w:rPr>
        <w:t>ren se</w:t>
      </w:r>
      <w:r w:rsidR="00322518" w:rsidRPr="00DB24F5">
        <w:rPr>
          <w:rFonts w:ascii="Times New Roman" w:eastAsia="Times New Roman" w:hAnsi="Times New Roman" w:cs="Times New Roman"/>
          <w:bCs/>
          <w:sz w:val="24"/>
          <w:szCs w:val="24"/>
        </w:rPr>
        <w:t>,</w:t>
      </w:r>
      <w:r w:rsidR="00F20414" w:rsidRPr="00DB24F5">
        <w:rPr>
          <w:rFonts w:ascii="Times New Roman" w:eastAsia="Times New Roman" w:hAnsi="Times New Roman" w:cs="Times New Roman"/>
          <w:bCs/>
          <w:sz w:val="24"/>
          <w:szCs w:val="24"/>
        </w:rPr>
        <w:t xml:space="preserve"> referuar rezultateve t</w:t>
      </w:r>
      <w:r w:rsidR="00C85C70" w:rsidRPr="00DB24F5">
        <w:rPr>
          <w:rFonts w:ascii="Times New Roman" w:eastAsia="Times New Roman" w:hAnsi="Times New Roman" w:cs="Times New Roman"/>
          <w:bCs/>
          <w:sz w:val="24"/>
          <w:szCs w:val="24"/>
        </w:rPr>
        <w:t>ë</w:t>
      </w:r>
      <w:r w:rsidR="00F20414" w:rsidRPr="00DB24F5">
        <w:rPr>
          <w:rFonts w:ascii="Times New Roman" w:eastAsia="Times New Roman" w:hAnsi="Times New Roman" w:cs="Times New Roman"/>
          <w:bCs/>
          <w:sz w:val="24"/>
          <w:szCs w:val="24"/>
        </w:rPr>
        <w:t xml:space="preserve"> hetimit Komisioni i ka kaluar barr</w:t>
      </w:r>
      <w:r w:rsidR="00C85C70" w:rsidRPr="00DB24F5">
        <w:rPr>
          <w:rFonts w:ascii="Times New Roman" w:eastAsia="Times New Roman" w:hAnsi="Times New Roman" w:cs="Times New Roman"/>
          <w:bCs/>
          <w:sz w:val="24"/>
          <w:szCs w:val="24"/>
        </w:rPr>
        <w:t>ë</w:t>
      </w:r>
      <w:r w:rsidR="00F20414" w:rsidRPr="00DB24F5">
        <w:rPr>
          <w:rFonts w:ascii="Times New Roman" w:eastAsia="Times New Roman" w:hAnsi="Times New Roman" w:cs="Times New Roman"/>
          <w:bCs/>
          <w:sz w:val="24"/>
          <w:szCs w:val="24"/>
        </w:rPr>
        <w:t>n e prov</w:t>
      </w:r>
      <w:r w:rsidR="00C85C70" w:rsidRPr="00DB24F5">
        <w:rPr>
          <w:rFonts w:ascii="Times New Roman" w:eastAsia="Times New Roman" w:hAnsi="Times New Roman" w:cs="Times New Roman"/>
          <w:bCs/>
          <w:sz w:val="24"/>
          <w:szCs w:val="24"/>
        </w:rPr>
        <w:t>ë</w:t>
      </w:r>
      <w:r w:rsidR="00F20414" w:rsidRPr="00DB24F5">
        <w:rPr>
          <w:rFonts w:ascii="Times New Roman" w:eastAsia="Times New Roman" w:hAnsi="Times New Roman" w:cs="Times New Roman"/>
          <w:bCs/>
          <w:sz w:val="24"/>
          <w:szCs w:val="24"/>
        </w:rPr>
        <w:t xml:space="preserve">s subjektit </w:t>
      </w:r>
      <w:r w:rsidR="00F20414" w:rsidRPr="00DB24F5">
        <w:rPr>
          <w:rFonts w:ascii="Times New Roman" w:hAnsi="Times New Roman" w:cs="Times New Roman"/>
          <w:bCs/>
          <w:sz w:val="24"/>
          <w:szCs w:val="24"/>
          <w:lang w:eastAsia="ja-JP"/>
        </w:rPr>
        <w:t xml:space="preserve">që të paraqesë shpjegime apo prova të tjera për të provuar të kundërtën e rezultateve të hetimi se </w:t>
      </w:r>
      <w:r w:rsidR="00F20414" w:rsidRPr="00DB24F5">
        <w:rPr>
          <w:rFonts w:ascii="Times New Roman" w:eastAsia="Times New Roman" w:hAnsi="Times New Roman" w:cs="Times New Roman"/>
          <w:bCs/>
          <w:sz w:val="24"/>
          <w:szCs w:val="24"/>
        </w:rPr>
        <w:t>deklarimi i çmimit të blerjes së pasurisë 27/36+1-8 ZK8541 prej 900</w:t>
      </w:r>
      <w:r w:rsidR="003036A8" w:rsidRPr="00DB24F5">
        <w:rPr>
          <w:rFonts w:ascii="Times New Roman" w:eastAsia="Times New Roman" w:hAnsi="Times New Roman" w:cs="Times New Roman"/>
          <w:bCs/>
          <w:sz w:val="24"/>
          <w:szCs w:val="24"/>
        </w:rPr>
        <w:t>.</w:t>
      </w:r>
      <w:r w:rsidR="00F20414" w:rsidRPr="00DB24F5">
        <w:rPr>
          <w:rFonts w:ascii="Times New Roman" w:eastAsia="Times New Roman" w:hAnsi="Times New Roman" w:cs="Times New Roman"/>
          <w:bCs/>
          <w:sz w:val="24"/>
          <w:szCs w:val="24"/>
        </w:rPr>
        <w:t xml:space="preserve">000 lekë është jo real, pasi çmimi i blerjes rezultoi se është më i ulët se referencat e EKB-së. </w:t>
      </w:r>
      <w:r w:rsidR="00322518" w:rsidRPr="00DB24F5">
        <w:rPr>
          <w:rFonts w:ascii="Times New Roman" w:eastAsia="Times New Roman" w:hAnsi="Times New Roman" w:cs="Times New Roman"/>
          <w:bCs/>
          <w:sz w:val="24"/>
          <w:szCs w:val="24"/>
        </w:rPr>
        <w:t xml:space="preserve">Po me rezultatet e hetimit subjekti është bërë me dije se </w:t>
      </w:r>
      <w:r w:rsidR="00C85C70" w:rsidRPr="00DB24F5">
        <w:rPr>
          <w:rFonts w:ascii="Times New Roman" w:eastAsia="Times New Roman" w:hAnsi="Times New Roman"/>
          <w:sz w:val="24"/>
          <w:szCs w:val="24"/>
        </w:rPr>
        <w:t xml:space="preserve">Komisioni </w:t>
      </w:r>
      <w:r w:rsidR="00B27A3E" w:rsidRPr="00DB24F5">
        <w:rPr>
          <w:rFonts w:ascii="Times New Roman" w:hAnsi="Times New Roman" w:cs="Times New Roman"/>
          <w:sz w:val="24"/>
          <w:szCs w:val="24"/>
        </w:rPr>
        <w:t>nuk vlerësoi bindës deklarimin e bërë për blerjen e kësaj pasurie në gjendje karabina dhe në këtë kuptim as çmimin e paguar prej saj</w:t>
      </w:r>
      <w:r w:rsidR="0052060A" w:rsidRPr="00DB24F5">
        <w:rPr>
          <w:rFonts w:ascii="Times New Roman" w:hAnsi="Times New Roman" w:cs="Times New Roman"/>
          <w:sz w:val="24"/>
          <w:szCs w:val="24"/>
        </w:rPr>
        <w:t>, p</w:t>
      </w:r>
      <w:r w:rsidR="00AB3884" w:rsidRPr="00DB24F5">
        <w:rPr>
          <w:rFonts w:ascii="Times New Roman" w:hAnsi="Times New Roman" w:cs="Times New Roman"/>
          <w:sz w:val="24"/>
          <w:szCs w:val="24"/>
        </w:rPr>
        <w:t>ë</w:t>
      </w:r>
      <w:r w:rsidR="0052060A" w:rsidRPr="00DB24F5">
        <w:rPr>
          <w:rFonts w:ascii="Times New Roman" w:hAnsi="Times New Roman" w:cs="Times New Roman"/>
          <w:sz w:val="24"/>
          <w:szCs w:val="24"/>
        </w:rPr>
        <w:t>r rrjedhoj</w:t>
      </w:r>
      <w:r w:rsidR="00AB3884" w:rsidRPr="00DB24F5">
        <w:rPr>
          <w:rFonts w:ascii="Times New Roman" w:hAnsi="Times New Roman" w:cs="Times New Roman"/>
          <w:sz w:val="24"/>
          <w:szCs w:val="24"/>
        </w:rPr>
        <w:t>ë</w:t>
      </w:r>
      <w:r w:rsidR="00B27A3E" w:rsidRPr="00DB24F5">
        <w:rPr>
          <w:rFonts w:ascii="Times New Roman" w:hAnsi="Times New Roman" w:cs="Times New Roman"/>
          <w:sz w:val="24"/>
          <w:szCs w:val="24"/>
        </w:rPr>
        <w:t xml:space="preserve"> </w:t>
      </w:r>
      <w:r w:rsidR="008E12F7" w:rsidRPr="00DB24F5">
        <w:rPr>
          <w:rFonts w:ascii="Times New Roman" w:hAnsi="Times New Roman" w:cs="Times New Roman"/>
          <w:sz w:val="24"/>
          <w:szCs w:val="24"/>
        </w:rPr>
        <w:t>në vlerësimin paraprak të bërë mbi vlerën e blerjes së apartamentit</w:t>
      </w:r>
      <w:r w:rsidR="00322518" w:rsidRPr="00DB24F5">
        <w:rPr>
          <w:rFonts w:ascii="Times New Roman" w:hAnsi="Times New Roman" w:cs="Times New Roman"/>
          <w:sz w:val="24"/>
          <w:szCs w:val="24"/>
        </w:rPr>
        <w:t xml:space="preserve">, në </w:t>
      </w:r>
      <w:r w:rsidR="008E12F7" w:rsidRPr="00DB24F5">
        <w:rPr>
          <w:rFonts w:ascii="Times New Roman" w:hAnsi="Times New Roman" w:cs="Times New Roman"/>
          <w:sz w:val="24"/>
          <w:szCs w:val="24"/>
        </w:rPr>
        <w:t>analizën</w:t>
      </w:r>
      <w:r w:rsidR="00B27A3E" w:rsidRPr="00DB24F5">
        <w:rPr>
          <w:rFonts w:ascii="Times New Roman" w:hAnsi="Times New Roman" w:cs="Times New Roman"/>
          <w:sz w:val="24"/>
          <w:szCs w:val="24"/>
        </w:rPr>
        <w:t xml:space="preserve"> paraprake financiare</w:t>
      </w:r>
      <w:r w:rsidR="00322518" w:rsidRPr="00DB24F5">
        <w:rPr>
          <w:rFonts w:ascii="Times New Roman" w:hAnsi="Times New Roman" w:cs="Times New Roman"/>
          <w:sz w:val="24"/>
          <w:szCs w:val="24"/>
        </w:rPr>
        <w:t xml:space="preserve"> </w:t>
      </w:r>
      <w:r w:rsidR="00B27A3E" w:rsidRPr="00DB24F5">
        <w:rPr>
          <w:rFonts w:ascii="Times New Roman" w:hAnsi="Times New Roman" w:cs="Times New Roman"/>
          <w:sz w:val="24"/>
          <w:szCs w:val="24"/>
        </w:rPr>
        <w:t>si çmim të blerjes së kësaj pasurie</w:t>
      </w:r>
      <w:r w:rsidR="008323EF" w:rsidRPr="00DB24F5">
        <w:rPr>
          <w:rFonts w:ascii="Times New Roman" w:hAnsi="Times New Roman" w:cs="Times New Roman"/>
          <w:sz w:val="24"/>
          <w:szCs w:val="24"/>
        </w:rPr>
        <w:t xml:space="preserve"> </w:t>
      </w:r>
      <w:r w:rsidR="00322518" w:rsidRPr="00DB24F5">
        <w:rPr>
          <w:rFonts w:ascii="Times New Roman" w:hAnsi="Times New Roman" w:cs="Times New Roman"/>
          <w:sz w:val="24"/>
          <w:szCs w:val="24"/>
        </w:rPr>
        <w:t xml:space="preserve">Komisioni </w:t>
      </w:r>
      <w:r w:rsidR="008E12F7" w:rsidRPr="00DB24F5">
        <w:rPr>
          <w:rFonts w:ascii="Times New Roman" w:hAnsi="Times New Roman" w:cs="Times New Roman"/>
          <w:sz w:val="24"/>
          <w:szCs w:val="24"/>
        </w:rPr>
        <w:t xml:space="preserve">përllogariti </w:t>
      </w:r>
      <w:r w:rsidR="00B27A3E" w:rsidRPr="00DB24F5">
        <w:rPr>
          <w:rFonts w:ascii="Times New Roman" w:hAnsi="Times New Roman" w:cs="Times New Roman"/>
          <w:sz w:val="24"/>
          <w:szCs w:val="24"/>
        </w:rPr>
        <w:t>vlerën sipas kostos mesatare të ndërtimit për sipërfaqe</w:t>
      </w:r>
      <w:r w:rsidR="008323EF" w:rsidRPr="00DB24F5">
        <w:rPr>
          <w:rFonts w:ascii="Times New Roman" w:hAnsi="Times New Roman" w:cs="Times New Roman"/>
          <w:sz w:val="24"/>
          <w:szCs w:val="24"/>
        </w:rPr>
        <w:t xml:space="preserve"> </w:t>
      </w:r>
      <w:r w:rsidR="00B27A3E" w:rsidRPr="00DB24F5">
        <w:rPr>
          <w:rFonts w:ascii="Times New Roman" w:hAnsi="Times New Roman" w:cs="Times New Roman"/>
          <w:sz w:val="24"/>
          <w:szCs w:val="24"/>
        </w:rPr>
        <w:t>shfrytëzimi për qytetin e Gjirokastrës në vitin 2003, në shumën 2.547.859 lek</w:t>
      </w:r>
      <w:r w:rsidR="00AB3884" w:rsidRPr="00DB24F5">
        <w:rPr>
          <w:rFonts w:ascii="Times New Roman" w:hAnsi="Times New Roman" w:cs="Times New Roman"/>
          <w:sz w:val="24"/>
          <w:szCs w:val="24"/>
        </w:rPr>
        <w:t>ë</w:t>
      </w:r>
      <w:r w:rsidR="00B27A3E" w:rsidRPr="00DB24F5">
        <w:rPr>
          <w:rFonts w:ascii="Times New Roman" w:eastAsia="Times New Roman" w:hAnsi="Times New Roman" w:cs="Times New Roman"/>
          <w:bCs/>
          <w:sz w:val="24"/>
          <w:szCs w:val="24"/>
        </w:rPr>
        <w:t>.</w:t>
      </w:r>
      <w:r w:rsidR="00C85C70" w:rsidRPr="00DB24F5">
        <w:rPr>
          <w:rFonts w:ascii="Times New Roman" w:eastAsia="Times New Roman" w:hAnsi="Times New Roman" w:cs="Times New Roman"/>
          <w:bCs/>
          <w:sz w:val="24"/>
          <w:szCs w:val="24"/>
        </w:rPr>
        <w:t xml:space="preserve"> </w:t>
      </w:r>
      <w:r w:rsidR="00322518" w:rsidRPr="00DB24F5">
        <w:rPr>
          <w:rFonts w:ascii="Times New Roman" w:eastAsia="Times New Roman" w:hAnsi="Times New Roman" w:cs="Times New Roman"/>
          <w:bCs/>
          <w:sz w:val="24"/>
          <w:szCs w:val="24"/>
        </w:rPr>
        <w:t xml:space="preserve">Referuar </w:t>
      </w:r>
      <w:r w:rsidR="008323EF" w:rsidRPr="00DB24F5">
        <w:rPr>
          <w:rFonts w:ascii="Times New Roman" w:eastAsia="Times New Roman" w:hAnsi="Times New Roman" w:cs="Times New Roman"/>
          <w:bCs/>
          <w:sz w:val="24"/>
          <w:szCs w:val="24"/>
        </w:rPr>
        <w:t>arsyetimi</w:t>
      </w:r>
      <w:r w:rsidR="00322518" w:rsidRPr="00DB24F5">
        <w:rPr>
          <w:rFonts w:ascii="Times New Roman" w:eastAsia="Times New Roman" w:hAnsi="Times New Roman" w:cs="Times New Roman"/>
          <w:bCs/>
          <w:sz w:val="24"/>
          <w:szCs w:val="24"/>
        </w:rPr>
        <w:t xml:space="preserve">t </w:t>
      </w:r>
      <w:r w:rsidR="008323EF" w:rsidRPr="00DB24F5">
        <w:rPr>
          <w:rFonts w:ascii="Times New Roman" w:eastAsia="Times New Roman" w:hAnsi="Times New Roman" w:cs="Times New Roman"/>
          <w:bCs/>
          <w:sz w:val="24"/>
          <w:szCs w:val="24"/>
        </w:rPr>
        <w:t>n</w:t>
      </w:r>
      <w:r w:rsidR="0000312A" w:rsidRPr="00DB24F5">
        <w:rPr>
          <w:rFonts w:ascii="Times New Roman" w:eastAsia="Times New Roman" w:hAnsi="Times New Roman" w:cs="Times New Roman"/>
          <w:bCs/>
          <w:sz w:val="24"/>
          <w:szCs w:val="24"/>
        </w:rPr>
        <w:t>ë</w:t>
      </w:r>
      <w:r w:rsidR="008323EF" w:rsidRPr="00DB24F5">
        <w:rPr>
          <w:rFonts w:ascii="Times New Roman" w:eastAsia="Times New Roman" w:hAnsi="Times New Roman" w:cs="Times New Roman"/>
          <w:bCs/>
          <w:sz w:val="24"/>
          <w:szCs w:val="24"/>
        </w:rPr>
        <w:t xml:space="preserve"> vendim </w:t>
      </w:r>
      <w:r w:rsidR="00322518" w:rsidRPr="00DB24F5">
        <w:rPr>
          <w:rFonts w:ascii="Times New Roman" w:eastAsia="Times New Roman" w:hAnsi="Times New Roman" w:cs="Times New Roman"/>
          <w:bCs/>
          <w:sz w:val="24"/>
          <w:szCs w:val="24"/>
        </w:rPr>
        <w:t xml:space="preserve">Komisioni </w:t>
      </w:r>
      <w:r w:rsidR="0000312A" w:rsidRPr="00DB24F5">
        <w:rPr>
          <w:rFonts w:ascii="Times New Roman" w:eastAsia="Times New Roman" w:hAnsi="Times New Roman" w:cs="Times New Roman"/>
          <w:bCs/>
          <w:sz w:val="24"/>
          <w:szCs w:val="24"/>
        </w:rPr>
        <w:t>ë</w:t>
      </w:r>
      <w:r w:rsidR="008323EF" w:rsidRPr="00DB24F5">
        <w:rPr>
          <w:rFonts w:ascii="Times New Roman" w:eastAsia="Times New Roman" w:hAnsi="Times New Roman" w:cs="Times New Roman"/>
          <w:bCs/>
          <w:sz w:val="24"/>
          <w:szCs w:val="24"/>
        </w:rPr>
        <w:t>sht</w:t>
      </w:r>
      <w:r w:rsidR="0000312A" w:rsidRPr="00DB24F5">
        <w:rPr>
          <w:rFonts w:ascii="Times New Roman" w:eastAsia="Times New Roman" w:hAnsi="Times New Roman" w:cs="Times New Roman"/>
          <w:bCs/>
          <w:sz w:val="24"/>
          <w:szCs w:val="24"/>
        </w:rPr>
        <w:t>ë</w:t>
      </w:r>
      <w:r w:rsidR="008323EF" w:rsidRPr="00DB24F5">
        <w:rPr>
          <w:rFonts w:ascii="Times New Roman" w:eastAsia="Times New Roman" w:hAnsi="Times New Roman" w:cs="Times New Roman"/>
          <w:bCs/>
          <w:sz w:val="24"/>
          <w:szCs w:val="24"/>
        </w:rPr>
        <w:t xml:space="preserve"> shprehur se</w:t>
      </w:r>
      <w:r w:rsidR="00C85C70" w:rsidRPr="00DB24F5">
        <w:rPr>
          <w:rFonts w:ascii="Times New Roman" w:eastAsia="Times New Roman" w:hAnsi="Times New Roman" w:cs="Times New Roman"/>
          <w:bCs/>
          <w:sz w:val="24"/>
          <w:szCs w:val="24"/>
        </w:rPr>
        <w:t>, duke mbajtur n</w:t>
      </w:r>
      <w:r w:rsidR="008E12F7" w:rsidRPr="00DB24F5">
        <w:rPr>
          <w:rFonts w:ascii="Times New Roman" w:eastAsia="Times New Roman" w:hAnsi="Times New Roman" w:cs="Times New Roman"/>
          <w:bCs/>
          <w:sz w:val="24"/>
          <w:szCs w:val="24"/>
        </w:rPr>
        <w:t>ë</w:t>
      </w:r>
      <w:r w:rsidR="00C85C70" w:rsidRPr="00DB24F5">
        <w:rPr>
          <w:rFonts w:ascii="Times New Roman" w:eastAsia="Times New Roman" w:hAnsi="Times New Roman" w:cs="Times New Roman"/>
          <w:bCs/>
          <w:sz w:val="24"/>
          <w:szCs w:val="24"/>
        </w:rPr>
        <w:t xml:space="preserve"> konsiderat</w:t>
      </w:r>
      <w:r w:rsidR="008E12F7" w:rsidRPr="00DB24F5">
        <w:rPr>
          <w:rFonts w:ascii="Times New Roman" w:eastAsia="Times New Roman" w:hAnsi="Times New Roman" w:cs="Times New Roman"/>
          <w:bCs/>
          <w:sz w:val="24"/>
          <w:szCs w:val="24"/>
        </w:rPr>
        <w:t>ë</w:t>
      </w:r>
      <w:r w:rsidR="00C85C70" w:rsidRPr="00DB24F5">
        <w:rPr>
          <w:rFonts w:ascii="Times New Roman" w:eastAsia="Times New Roman" w:hAnsi="Times New Roman" w:cs="Times New Roman"/>
          <w:bCs/>
          <w:sz w:val="24"/>
          <w:szCs w:val="24"/>
        </w:rPr>
        <w:t xml:space="preserve"> </w:t>
      </w:r>
      <w:r w:rsidR="008E12F7" w:rsidRPr="00DB24F5">
        <w:rPr>
          <w:rFonts w:ascii="Times New Roman" w:eastAsia="Times New Roman" w:hAnsi="Times New Roman" w:cs="Times New Roman"/>
          <w:bCs/>
          <w:sz w:val="24"/>
          <w:szCs w:val="24"/>
        </w:rPr>
        <w:t>prapësimet e subjektit dhe provat e paraqitura prej saj, ka vlerësuar përfundimisht të mbajë në konsideratë si çmim të blerje</w:t>
      </w:r>
      <w:r w:rsidR="0052060A" w:rsidRPr="00DB24F5">
        <w:rPr>
          <w:rFonts w:ascii="Times New Roman" w:eastAsia="Times New Roman" w:hAnsi="Times New Roman" w:cs="Times New Roman"/>
          <w:bCs/>
          <w:sz w:val="24"/>
          <w:szCs w:val="24"/>
        </w:rPr>
        <w:t>s</w:t>
      </w:r>
      <w:r w:rsidR="008E12F7" w:rsidRPr="00DB24F5">
        <w:rPr>
          <w:rFonts w:ascii="Times New Roman" w:eastAsia="Times New Roman" w:hAnsi="Times New Roman" w:cs="Times New Roman"/>
          <w:bCs/>
          <w:sz w:val="24"/>
          <w:szCs w:val="24"/>
        </w:rPr>
        <w:t xml:space="preserve"> së pasuri</w:t>
      </w:r>
      <w:r w:rsidR="0052060A" w:rsidRPr="00DB24F5">
        <w:rPr>
          <w:rFonts w:ascii="Times New Roman" w:eastAsia="Times New Roman" w:hAnsi="Times New Roman" w:cs="Times New Roman"/>
          <w:bCs/>
          <w:sz w:val="24"/>
          <w:szCs w:val="24"/>
        </w:rPr>
        <w:t>së</w:t>
      </w:r>
      <w:r w:rsidR="008E12F7" w:rsidRPr="00DB24F5">
        <w:rPr>
          <w:rFonts w:ascii="Times New Roman" w:eastAsia="Times New Roman" w:hAnsi="Times New Roman" w:cs="Times New Roman"/>
          <w:bCs/>
          <w:sz w:val="24"/>
          <w:szCs w:val="24"/>
        </w:rPr>
        <w:t xml:space="preserve"> çmimin e përcaktuar në kontratën e</w:t>
      </w:r>
      <w:r w:rsidR="0052060A" w:rsidRPr="00DB24F5">
        <w:rPr>
          <w:rFonts w:ascii="Times New Roman" w:eastAsia="Times New Roman" w:hAnsi="Times New Roman" w:cs="Times New Roman"/>
          <w:bCs/>
          <w:sz w:val="24"/>
          <w:szCs w:val="24"/>
        </w:rPr>
        <w:t xml:space="preserve"> shitblerjes</w:t>
      </w:r>
      <w:r w:rsidR="008E12F7" w:rsidRPr="00DB24F5">
        <w:rPr>
          <w:rFonts w:ascii="Times New Roman" w:eastAsia="Times New Roman" w:hAnsi="Times New Roman" w:cs="Times New Roman"/>
          <w:bCs/>
          <w:sz w:val="24"/>
          <w:szCs w:val="24"/>
        </w:rPr>
        <w:t xml:space="preserve">, </w:t>
      </w:r>
      <w:r w:rsidR="00322518" w:rsidRPr="00DB24F5">
        <w:rPr>
          <w:rFonts w:ascii="Times New Roman" w:eastAsia="Times New Roman" w:hAnsi="Times New Roman" w:cs="Times New Roman"/>
          <w:bCs/>
          <w:sz w:val="24"/>
          <w:szCs w:val="24"/>
        </w:rPr>
        <w:t>megjithatë,</w:t>
      </w:r>
      <w:r w:rsidR="008E12F7" w:rsidRPr="00DB24F5">
        <w:rPr>
          <w:rFonts w:ascii="Times New Roman" w:eastAsia="Times New Roman" w:hAnsi="Times New Roman" w:cs="Times New Roman"/>
          <w:bCs/>
          <w:sz w:val="24"/>
          <w:szCs w:val="24"/>
        </w:rPr>
        <w:t xml:space="preserve"> </w:t>
      </w:r>
      <w:r w:rsidR="0000312A" w:rsidRPr="00DB24F5">
        <w:rPr>
          <w:rFonts w:ascii="Times New Roman" w:eastAsia="Times New Roman" w:hAnsi="Times New Roman" w:cs="Times New Roman"/>
          <w:bCs/>
          <w:sz w:val="24"/>
          <w:szCs w:val="24"/>
        </w:rPr>
        <w:t>p</w:t>
      </w:r>
      <w:r w:rsidR="00643FBE" w:rsidRPr="00DB24F5">
        <w:rPr>
          <w:rFonts w:ascii="Times New Roman" w:eastAsia="Times New Roman" w:hAnsi="Times New Roman" w:cs="Times New Roman"/>
          <w:bCs/>
          <w:sz w:val="24"/>
          <w:szCs w:val="24"/>
        </w:rPr>
        <w:t>ë</w:t>
      </w:r>
      <w:r w:rsidR="0000312A" w:rsidRPr="00DB24F5">
        <w:rPr>
          <w:rFonts w:ascii="Times New Roman" w:eastAsia="Times New Roman" w:hAnsi="Times New Roman" w:cs="Times New Roman"/>
          <w:bCs/>
          <w:sz w:val="24"/>
          <w:szCs w:val="24"/>
        </w:rPr>
        <w:t xml:space="preserve">r </w:t>
      </w:r>
      <w:r w:rsidR="008E12F7" w:rsidRPr="00DB24F5">
        <w:rPr>
          <w:rFonts w:ascii="Times New Roman" w:eastAsia="Times New Roman" w:hAnsi="Times New Roman" w:cs="Times New Roman"/>
          <w:bCs/>
          <w:sz w:val="24"/>
          <w:szCs w:val="24"/>
        </w:rPr>
        <w:t xml:space="preserve">përcaktimin e vlerës totale të shpenzimeve </w:t>
      </w:r>
      <w:r w:rsidR="0000312A" w:rsidRPr="00DB24F5">
        <w:rPr>
          <w:rFonts w:ascii="Times New Roman" w:hAnsi="Times New Roman" w:cs="Times New Roman"/>
          <w:sz w:val="24"/>
          <w:szCs w:val="24"/>
        </w:rPr>
        <w:t>të kryera mbi këtë pasuri, përfundimisht vlerësoi të reflektojë në analizën financiare si investime/shpenzime shtesë të kryera nga subjekti</w:t>
      </w:r>
      <w:r w:rsidR="0052060A" w:rsidRPr="00DB24F5">
        <w:rPr>
          <w:rFonts w:ascii="Times New Roman" w:hAnsi="Times New Roman" w:cs="Times New Roman"/>
          <w:sz w:val="24"/>
          <w:szCs w:val="24"/>
        </w:rPr>
        <w:t xml:space="preserve"> </w:t>
      </w:r>
      <w:r w:rsidR="0000312A" w:rsidRPr="00DB24F5">
        <w:rPr>
          <w:rFonts w:ascii="Times New Roman" w:hAnsi="Times New Roman" w:cs="Times New Roman"/>
          <w:sz w:val="24"/>
          <w:szCs w:val="24"/>
        </w:rPr>
        <w:t xml:space="preserve">dhe personi i lidhur, diferencën mes vlerës së përcaktuar në referim të udhëzimit të Këshillit të Ministrave me nr. 1, datë 8.5.2003, «Për miratimin e kostos mesatare të ndërtimit të banesave nga Enti Kombëtar i Banesave, të vlerave në tregun e lirë të banesave dhe të </w:t>
      </w:r>
      <w:proofErr w:type="spellStart"/>
      <w:r w:rsidR="0000312A" w:rsidRPr="00DB24F5">
        <w:rPr>
          <w:rFonts w:ascii="Times New Roman" w:hAnsi="Times New Roman" w:cs="Times New Roman"/>
          <w:sz w:val="24"/>
          <w:szCs w:val="24"/>
        </w:rPr>
        <w:t>koefiçentit</w:t>
      </w:r>
      <w:proofErr w:type="spellEnd"/>
      <w:r w:rsidR="0000312A" w:rsidRPr="00DB24F5">
        <w:rPr>
          <w:rFonts w:ascii="Times New Roman" w:hAnsi="Times New Roman" w:cs="Times New Roman"/>
          <w:sz w:val="24"/>
          <w:szCs w:val="24"/>
        </w:rPr>
        <w:t xml:space="preserve"> “k”», </w:t>
      </w:r>
      <w:r w:rsidR="0052060A" w:rsidRPr="00DB24F5">
        <w:rPr>
          <w:rFonts w:ascii="Times New Roman" w:hAnsi="Times New Roman" w:cs="Times New Roman"/>
          <w:sz w:val="24"/>
          <w:szCs w:val="24"/>
        </w:rPr>
        <w:t>dhe</w:t>
      </w:r>
      <w:r w:rsidR="0000312A" w:rsidRPr="00DB24F5">
        <w:rPr>
          <w:rFonts w:ascii="Times New Roman" w:hAnsi="Times New Roman" w:cs="Times New Roman"/>
          <w:sz w:val="24"/>
          <w:szCs w:val="24"/>
        </w:rPr>
        <w:t xml:space="preserve"> çmimi</w:t>
      </w:r>
      <w:r w:rsidR="0052060A" w:rsidRPr="00DB24F5">
        <w:rPr>
          <w:rFonts w:ascii="Times New Roman" w:hAnsi="Times New Roman" w:cs="Times New Roman"/>
          <w:sz w:val="24"/>
          <w:szCs w:val="24"/>
        </w:rPr>
        <w:t>t</w:t>
      </w:r>
      <w:r w:rsidR="0000312A" w:rsidRPr="00DB24F5">
        <w:rPr>
          <w:rFonts w:ascii="Times New Roman" w:hAnsi="Times New Roman" w:cs="Times New Roman"/>
          <w:sz w:val="24"/>
          <w:szCs w:val="24"/>
        </w:rPr>
        <w:t xml:space="preserve"> </w:t>
      </w:r>
      <w:r w:rsidR="0052060A" w:rsidRPr="00DB24F5">
        <w:rPr>
          <w:rFonts w:ascii="Times New Roman" w:hAnsi="Times New Roman" w:cs="Times New Roman"/>
          <w:sz w:val="24"/>
          <w:szCs w:val="24"/>
        </w:rPr>
        <w:t>t</w:t>
      </w:r>
      <w:r w:rsidR="00AB3884" w:rsidRPr="00DB24F5">
        <w:rPr>
          <w:rFonts w:ascii="Times New Roman" w:hAnsi="Times New Roman" w:cs="Times New Roman"/>
          <w:sz w:val="24"/>
          <w:szCs w:val="24"/>
        </w:rPr>
        <w:t>ë</w:t>
      </w:r>
      <w:r w:rsidR="0000312A" w:rsidRPr="00DB24F5">
        <w:rPr>
          <w:rFonts w:ascii="Times New Roman" w:hAnsi="Times New Roman" w:cs="Times New Roman"/>
          <w:sz w:val="24"/>
          <w:szCs w:val="24"/>
        </w:rPr>
        <w:t xml:space="preserve"> përcaktuar në kontratën e shitblerjes.</w:t>
      </w:r>
      <w:r w:rsidR="00643FBE" w:rsidRPr="00DB24F5">
        <w:rPr>
          <w:rFonts w:ascii="Times New Roman" w:hAnsi="Times New Roman" w:cs="Times New Roman"/>
          <w:sz w:val="24"/>
          <w:szCs w:val="24"/>
        </w:rPr>
        <w:t xml:space="preserve"> Sa më sipër, pretendimi i subjektit se nuk i ka kaluar barrë prove se shpenzimet për përfundimit të apartamentit janë përllogaritur mbi koston e EKB-së vlerësohet i pambështetur.</w:t>
      </w:r>
      <w:r w:rsidR="00643FBE" w:rsidRPr="00DB24F5">
        <w:t xml:space="preserve"> </w:t>
      </w:r>
    </w:p>
    <w:p w14:paraId="2A051203" w14:textId="77777777" w:rsidR="00322518" w:rsidRPr="00DB24F5"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77FE6CB" w14:textId="701B9096" w:rsidR="00411E49" w:rsidRPr="00DB24F5" w:rsidRDefault="00BE3206"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DB24F5">
        <w:rPr>
          <w:rFonts w:ascii="Times New Roman" w:hAnsi="Times New Roman" w:cs="Times New Roman"/>
          <w:sz w:val="24"/>
          <w:szCs w:val="24"/>
        </w:rPr>
        <w:t>Sa i takon pretendimit 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del w:id="206" w:author="Sokol Çomo" w:date="2025-05-02T08:44:00Z">
        <w:r w:rsidRPr="0052060A">
          <w:rPr>
            <w:rFonts w:ascii="Times New Roman" w:hAnsi="Times New Roman" w:cs="Times New Roman"/>
            <w:sz w:val="24"/>
            <w:szCs w:val="24"/>
          </w:rPr>
          <w:delText>subjekti</w:delText>
        </w:r>
      </w:del>
      <w:ins w:id="207" w:author="Sokol Çomo" w:date="2025-05-02T08:44:00Z">
        <w:r w:rsidRPr="00DB24F5">
          <w:rPr>
            <w:rFonts w:ascii="Times New Roman" w:hAnsi="Times New Roman" w:cs="Times New Roman"/>
            <w:sz w:val="24"/>
            <w:szCs w:val="24"/>
          </w:rPr>
          <w:t>subjekti</w:t>
        </w:r>
        <w:r w:rsidR="00346E8C" w:rsidRPr="00DB24F5">
          <w:rPr>
            <w:rFonts w:ascii="Times New Roman" w:hAnsi="Times New Roman" w:cs="Times New Roman"/>
            <w:sz w:val="24"/>
            <w:szCs w:val="24"/>
          </w:rPr>
          <w:t>t</w:t>
        </w:r>
      </w:ins>
      <w:r w:rsidRPr="00DB24F5">
        <w:rPr>
          <w:rFonts w:ascii="Times New Roman" w:hAnsi="Times New Roman" w:cs="Times New Roman"/>
          <w:sz w:val="24"/>
          <w:szCs w:val="24"/>
        </w:rPr>
        <w:t xml:space="preserve"> se konkluzioni i Komisionit </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bazuar vet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m n</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nj</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kontrat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pajtimi telefonik, NJSHL ver</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n se gjat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hetimit administrativ Komisioni ka kryer nj</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sim 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gjithansh</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m t</w:t>
      </w:r>
      <w:r w:rsidR="00D74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t</w:t>
      </w:r>
      <w:r w:rsidR="00D74596" w:rsidRPr="00DB24F5">
        <w:rPr>
          <w:rFonts w:ascii="Times New Roman" w:hAnsi="Times New Roman" w:cs="Times New Roman"/>
          <w:sz w:val="24"/>
          <w:szCs w:val="24"/>
        </w:rPr>
        <w:t>ë</w:t>
      </w:r>
      <w:proofErr w:type="spellEnd"/>
      <w:r w:rsidRPr="00DB24F5">
        <w:rPr>
          <w:rFonts w:ascii="Times New Roman" w:hAnsi="Times New Roman" w:cs="Times New Roman"/>
          <w:sz w:val="24"/>
          <w:szCs w:val="24"/>
        </w:rPr>
        <w:t xml:space="preserve"> gjitha prova</w:t>
      </w:r>
      <w:r w:rsidR="00D74596" w:rsidRPr="00DB24F5">
        <w:rPr>
          <w:rFonts w:ascii="Times New Roman" w:hAnsi="Times New Roman" w:cs="Times New Roman"/>
          <w:sz w:val="24"/>
          <w:szCs w:val="24"/>
        </w:rPr>
        <w:t>ve</w:t>
      </w:r>
      <w:r w:rsidRPr="00DB24F5">
        <w:rPr>
          <w:rFonts w:ascii="Times New Roman" w:hAnsi="Times New Roman" w:cs="Times New Roman"/>
          <w:sz w:val="24"/>
          <w:szCs w:val="24"/>
        </w:rPr>
        <w:t xml:space="preserve"> </w:t>
      </w:r>
      <w:r w:rsidR="00D74596" w:rsidRPr="00DB24F5">
        <w:rPr>
          <w:rFonts w:ascii="Times New Roman" w:hAnsi="Times New Roman" w:cs="Times New Roman"/>
          <w:sz w:val="24"/>
          <w:szCs w:val="24"/>
        </w:rPr>
        <w:t>të</w:t>
      </w:r>
      <w:r w:rsidRPr="00DB24F5">
        <w:rPr>
          <w:rFonts w:ascii="Times New Roman" w:hAnsi="Times New Roman" w:cs="Times New Roman"/>
          <w:sz w:val="24"/>
          <w:szCs w:val="24"/>
        </w:rPr>
        <w:t xml:space="preserve"> paraqitura nga subjekt</w:t>
      </w:r>
      <w:r w:rsidR="0052060A" w:rsidRPr="00DB24F5">
        <w:rPr>
          <w:rFonts w:ascii="Times New Roman" w:hAnsi="Times New Roman" w:cs="Times New Roman"/>
          <w:sz w:val="24"/>
          <w:szCs w:val="24"/>
        </w:rPr>
        <w:t>i</w:t>
      </w:r>
      <w:r w:rsidRPr="00DB24F5">
        <w:rPr>
          <w:rFonts w:ascii="Times New Roman" w:hAnsi="Times New Roman" w:cs="Times New Roman"/>
          <w:sz w:val="24"/>
          <w:szCs w:val="24"/>
        </w:rPr>
        <w:t xml:space="preserve"> si dhe nga </w:t>
      </w:r>
      <w:r w:rsidR="00D74596" w:rsidRPr="00DB24F5">
        <w:rPr>
          <w:rFonts w:ascii="Times New Roman" w:hAnsi="Times New Roman" w:cs="Times New Roman"/>
          <w:sz w:val="24"/>
          <w:szCs w:val="24"/>
        </w:rPr>
        <w:t>institucionet</w:t>
      </w:r>
      <w:r w:rsidR="00A40EDC" w:rsidRPr="00DB24F5">
        <w:rPr>
          <w:rFonts w:ascii="Times New Roman" w:hAnsi="Times New Roman" w:cs="Times New Roman"/>
          <w:sz w:val="24"/>
          <w:szCs w:val="24"/>
        </w:rPr>
        <w:t xml:space="preserve"> </w:t>
      </w:r>
      <w:r w:rsidR="00D74596" w:rsidRPr="00DB24F5">
        <w:rPr>
          <w:rFonts w:ascii="Times New Roman" w:hAnsi="Times New Roman" w:cs="Times New Roman"/>
          <w:sz w:val="24"/>
          <w:szCs w:val="24"/>
        </w:rPr>
        <w:t>e tjera dhe konkluzioni i arritur në lidhje me vlerën e këti</w:t>
      </w:r>
      <w:r w:rsidR="0052060A" w:rsidRPr="00DB24F5">
        <w:rPr>
          <w:rFonts w:ascii="Times New Roman" w:hAnsi="Times New Roman" w:cs="Times New Roman"/>
          <w:sz w:val="24"/>
          <w:szCs w:val="24"/>
        </w:rPr>
        <w:t>j</w:t>
      </w:r>
      <w:r w:rsidR="00D74596" w:rsidRPr="00DB24F5">
        <w:rPr>
          <w:rFonts w:ascii="Times New Roman" w:hAnsi="Times New Roman" w:cs="Times New Roman"/>
          <w:sz w:val="24"/>
          <w:szCs w:val="24"/>
        </w:rPr>
        <w:t xml:space="preserve"> apartamenti nuk rezulton të jetë </w:t>
      </w:r>
      <w:r w:rsidR="00A40EDC" w:rsidRPr="00DB24F5">
        <w:rPr>
          <w:rFonts w:ascii="Times New Roman" w:hAnsi="Times New Roman" w:cs="Times New Roman"/>
          <w:sz w:val="24"/>
          <w:szCs w:val="24"/>
        </w:rPr>
        <w:t>mbështetur</w:t>
      </w:r>
      <w:r w:rsidR="00D74596" w:rsidRPr="00DB24F5">
        <w:rPr>
          <w:rFonts w:ascii="Times New Roman" w:hAnsi="Times New Roman" w:cs="Times New Roman"/>
          <w:sz w:val="24"/>
          <w:szCs w:val="24"/>
        </w:rPr>
        <w:t xml:space="preserve"> vetëm në kontratën e pajtimit telefonik si</w:t>
      </w:r>
      <w:r w:rsidR="0052060A" w:rsidRPr="00DB24F5">
        <w:rPr>
          <w:rFonts w:ascii="Times New Roman" w:hAnsi="Times New Roman" w:cs="Times New Roman"/>
          <w:sz w:val="24"/>
          <w:szCs w:val="24"/>
        </w:rPr>
        <w:t>ç</w:t>
      </w:r>
      <w:r w:rsidR="00D74596" w:rsidRPr="00DB24F5">
        <w:rPr>
          <w:rFonts w:ascii="Times New Roman" w:hAnsi="Times New Roman" w:cs="Times New Roman"/>
          <w:sz w:val="24"/>
          <w:szCs w:val="24"/>
        </w:rPr>
        <w:t xml:space="preserve"> pretendo</w:t>
      </w:r>
      <w:r w:rsidR="0052060A" w:rsidRPr="00DB24F5">
        <w:rPr>
          <w:rFonts w:ascii="Times New Roman" w:hAnsi="Times New Roman" w:cs="Times New Roman"/>
          <w:sz w:val="24"/>
          <w:szCs w:val="24"/>
        </w:rPr>
        <w:t>het nga</w:t>
      </w:r>
      <w:r w:rsidR="00D74596" w:rsidRPr="00DB24F5">
        <w:rPr>
          <w:rFonts w:ascii="Times New Roman" w:hAnsi="Times New Roman" w:cs="Times New Roman"/>
          <w:sz w:val="24"/>
          <w:szCs w:val="24"/>
        </w:rPr>
        <w:t xml:space="preserve"> subjekti por në analizimin e vlerësimin e provave në tërësi. </w:t>
      </w:r>
    </w:p>
    <w:p w14:paraId="12466D8B" w14:textId="77777777" w:rsidR="0052060A" w:rsidRPr="00DB24F5"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189942D" w14:textId="66BE9C6D" w:rsidR="00AB3884" w:rsidRPr="00DB24F5" w:rsidRDefault="00322518"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rPr>
      </w:pPr>
      <w:r w:rsidRPr="00DB24F5">
        <w:rPr>
          <w:rFonts w:ascii="Times New Roman" w:eastAsia="Times New Roman" w:hAnsi="Times New Roman" w:cs="Times New Roman"/>
          <w:b/>
          <w:sz w:val="24"/>
          <w:szCs w:val="24"/>
        </w:rPr>
        <w:t>L</w:t>
      </w:r>
      <w:r w:rsidR="00313B62" w:rsidRPr="00DB24F5">
        <w:rPr>
          <w:rFonts w:ascii="Times New Roman" w:eastAsia="Times New Roman" w:hAnsi="Times New Roman" w:cs="Times New Roman"/>
          <w:b/>
          <w:sz w:val="24"/>
          <w:szCs w:val="24"/>
        </w:rPr>
        <w:t>idh</w:t>
      </w:r>
      <w:r w:rsidRPr="00DB24F5">
        <w:rPr>
          <w:rFonts w:ascii="Times New Roman" w:eastAsia="Times New Roman" w:hAnsi="Times New Roman" w:cs="Times New Roman"/>
          <w:b/>
          <w:sz w:val="24"/>
          <w:szCs w:val="24"/>
        </w:rPr>
        <w:t>ur</w:t>
      </w:r>
      <w:r w:rsidR="00313B62" w:rsidRPr="00DB24F5">
        <w:rPr>
          <w:rFonts w:ascii="Times New Roman" w:eastAsia="Times New Roman" w:hAnsi="Times New Roman" w:cs="Times New Roman"/>
          <w:b/>
          <w:sz w:val="24"/>
          <w:szCs w:val="24"/>
        </w:rPr>
        <w:t xml:space="preserve"> me burimin e</w:t>
      </w:r>
      <w:r w:rsidRPr="00DB24F5">
        <w:rPr>
          <w:rFonts w:ascii="Times New Roman" w:eastAsia="Times New Roman" w:hAnsi="Times New Roman" w:cs="Times New Roman"/>
          <w:b/>
          <w:sz w:val="24"/>
          <w:szCs w:val="24"/>
        </w:rPr>
        <w:t xml:space="preserve"> krijimit të</w:t>
      </w:r>
      <w:r w:rsidR="00313B62" w:rsidRPr="00DB24F5">
        <w:rPr>
          <w:rFonts w:ascii="Times New Roman" w:eastAsia="Times New Roman" w:hAnsi="Times New Roman" w:cs="Times New Roman"/>
          <w:b/>
          <w:sz w:val="24"/>
          <w:szCs w:val="24"/>
        </w:rPr>
        <w:t xml:space="preserve"> k</w:t>
      </w:r>
      <w:r w:rsidR="00C4532D" w:rsidRPr="00DB24F5">
        <w:rPr>
          <w:rFonts w:ascii="Times New Roman" w:eastAsia="Times New Roman" w:hAnsi="Times New Roman" w:cs="Times New Roman"/>
          <w:b/>
          <w:sz w:val="24"/>
          <w:szCs w:val="24"/>
        </w:rPr>
        <w:t>ë</w:t>
      </w:r>
      <w:r w:rsidR="00313B62" w:rsidRPr="00DB24F5">
        <w:rPr>
          <w:rFonts w:ascii="Times New Roman" w:eastAsia="Times New Roman" w:hAnsi="Times New Roman" w:cs="Times New Roman"/>
          <w:b/>
          <w:sz w:val="24"/>
          <w:szCs w:val="24"/>
        </w:rPr>
        <w:t>saj pasurie</w:t>
      </w:r>
    </w:p>
    <w:p w14:paraId="1E020E31" w14:textId="278E84CE" w:rsidR="00AB3884" w:rsidRPr="00DB24F5" w:rsidRDefault="00313B62" w:rsidP="00AB3884">
      <w:pPr>
        <w:spacing w:before="0" w:after="0"/>
        <w:rPr>
          <w:rFonts w:ascii="Times New Roman" w:hAnsi="Times New Roman" w:cs="Times New Roman"/>
          <w:sz w:val="16"/>
          <w:szCs w:val="16"/>
        </w:rPr>
      </w:pPr>
      <w:r w:rsidRPr="00DB24F5">
        <w:t xml:space="preserve"> </w:t>
      </w:r>
    </w:p>
    <w:p w14:paraId="6C4F6C0F" w14:textId="59E04AE6" w:rsidR="003C0865" w:rsidRPr="00DB24F5" w:rsidRDefault="00AB3884"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rPr>
      </w:pPr>
      <w:r w:rsidRPr="00DB24F5">
        <w:rPr>
          <w:rFonts w:ascii="Times New Roman" w:hAnsi="Times New Roman" w:cs="Times New Roman"/>
          <w:sz w:val="24"/>
          <w:szCs w:val="24"/>
        </w:rPr>
        <w:t>N</w:t>
      </w:r>
      <w:r w:rsidR="00313B62" w:rsidRPr="00DB24F5">
        <w:rPr>
          <w:rFonts w:ascii="Times New Roman" w:hAnsi="Times New Roman" w:cs="Times New Roman"/>
          <w:sz w:val="24"/>
          <w:szCs w:val="24"/>
        </w:rPr>
        <w:t xml:space="preserve">ë deklaratën </w:t>
      </w:r>
      <w:proofErr w:type="spellStart"/>
      <w:r w:rsidR="00313B62" w:rsidRPr="00DB24F5">
        <w:rPr>
          <w:rFonts w:ascii="Times New Roman" w:hAnsi="Times New Roman" w:cs="Times New Roman"/>
          <w:i/>
          <w:iCs/>
          <w:sz w:val="24"/>
          <w:szCs w:val="24"/>
        </w:rPr>
        <w:t>vetting</w:t>
      </w:r>
      <w:proofErr w:type="spellEnd"/>
      <w:r w:rsidR="00313B62" w:rsidRPr="00DB24F5">
        <w:rPr>
          <w:rFonts w:ascii="Times New Roman" w:hAnsi="Times New Roman" w:cs="Times New Roman"/>
          <w:sz w:val="24"/>
          <w:szCs w:val="24"/>
        </w:rPr>
        <w:t xml:space="preserve">, subjekti ka deklaruar se kjo pasuri është blerë </w:t>
      </w:r>
      <w:r w:rsidR="006465C9" w:rsidRPr="00DB24F5">
        <w:rPr>
          <w:rFonts w:ascii="Times New Roman" w:hAnsi="Times New Roman" w:cs="Times New Roman"/>
          <w:sz w:val="24"/>
          <w:szCs w:val="24"/>
        </w:rPr>
        <w:t>me t</w:t>
      </w:r>
      <w:r w:rsidR="00C4532D" w:rsidRPr="00DB24F5">
        <w:rPr>
          <w:rFonts w:ascii="Times New Roman" w:hAnsi="Times New Roman" w:cs="Times New Roman"/>
          <w:sz w:val="24"/>
          <w:szCs w:val="24"/>
        </w:rPr>
        <w:t>ë</w:t>
      </w:r>
      <w:r w:rsidR="006465C9" w:rsidRPr="00DB24F5">
        <w:rPr>
          <w:rFonts w:ascii="Times New Roman" w:hAnsi="Times New Roman" w:cs="Times New Roman"/>
          <w:sz w:val="24"/>
          <w:szCs w:val="24"/>
        </w:rPr>
        <w:t xml:space="preserve"> ardhurat e siguruara prej saj nga pun</w:t>
      </w:r>
      <w:r w:rsidR="00C4532D" w:rsidRPr="00DB24F5">
        <w:rPr>
          <w:rFonts w:ascii="Times New Roman" w:hAnsi="Times New Roman" w:cs="Times New Roman"/>
          <w:sz w:val="24"/>
          <w:szCs w:val="24"/>
        </w:rPr>
        <w:t>ë</w:t>
      </w:r>
      <w:r w:rsidR="006465C9" w:rsidRPr="00DB24F5">
        <w:rPr>
          <w:rFonts w:ascii="Times New Roman" w:hAnsi="Times New Roman" w:cs="Times New Roman"/>
          <w:sz w:val="24"/>
          <w:szCs w:val="24"/>
        </w:rPr>
        <w:t>simi si ndihm</w:t>
      </w:r>
      <w:r w:rsidR="00C4532D" w:rsidRPr="00DB24F5">
        <w:rPr>
          <w:rFonts w:ascii="Times New Roman" w:hAnsi="Times New Roman" w:cs="Times New Roman"/>
          <w:sz w:val="24"/>
          <w:szCs w:val="24"/>
        </w:rPr>
        <w:t>ë</w:t>
      </w:r>
      <w:r w:rsidR="006465C9" w:rsidRPr="00DB24F5">
        <w:rPr>
          <w:rFonts w:ascii="Times New Roman" w:hAnsi="Times New Roman" w:cs="Times New Roman"/>
          <w:sz w:val="24"/>
          <w:szCs w:val="24"/>
        </w:rPr>
        <w:t xml:space="preserve">sgjyqtare dhe gjyqtare, si dhe </w:t>
      </w:r>
      <w:r w:rsidR="00313B62" w:rsidRPr="00DB24F5">
        <w:rPr>
          <w:rFonts w:ascii="Times New Roman" w:hAnsi="Times New Roman" w:cs="Times New Roman"/>
          <w:sz w:val="24"/>
          <w:szCs w:val="24"/>
        </w:rPr>
        <w:t>me kontributin e familjes.</w:t>
      </w:r>
      <w:r w:rsidR="00217F28" w:rsidRPr="00DB24F5">
        <w:rPr>
          <w:rFonts w:ascii="Times New Roman" w:hAnsi="Times New Roman" w:cs="Times New Roman"/>
          <w:sz w:val="24"/>
          <w:szCs w:val="24"/>
        </w:rPr>
        <w:t xml:space="preserve"> </w:t>
      </w:r>
      <w:r w:rsidR="00313B62" w:rsidRPr="00DB24F5">
        <w:rPr>
          <w:rFonts w:ascii="Times New Roman" w:hAnsi="Times New Roman" w:cs="Times New Roman"/>
          <w:sz w:val="24"/>
          <w:szCs w:val="24"/>
        </w:rPr>
        <w:t>Bashkëlidhur k</w:t>
      </w:r>
      <w:r w:rsidR="00C4532D" w:rsidRPr="00DB24F5">
        <w:rPr>
          <w:rFonts w:ascii="Times New Roman" w:hAnsi="Times New Roman" w:cs="Times New Roman"/>
          <w:sz w:val="24"/>
          <w:szCs w:val="24"/>
        </w:rPr>
        <w:t>ë</w:t>
      </w:r>
      <w:r w:rsidR="00313B62" w:rsidRPr="00DB24F5">
        <w:rPr>
          <w:rFonts w:ascii="Times New Roman" w:hAnsi="Times New Roman" w:cs="Times New Roman"/>
          <w:sz w:val="24"/>
          <w:szCs w:val="24"/>
        </w:rPr>
        <w:t>saj deklarate subjekti ka depozituar dokumentacion mbi të ardhurat nga marrëdhënia e</w:t>
      </w:r>
      <w:r w:rsidR="00431C42" w:rsidRPr="00DB24F5">
        <w:rPr>
          <w:rFonts w:ascii="Times New Roman" w:hAnsi="Times New Roman" w:cs="Times New Roman"/>
          <w:sz w:val="24"/>
          <w:szCs w:val="24"/>
        </w:rPr>
        <w:t xml:space="preserve"> saj e</w:t>
      </w:r>
      <w:r w:rsidR="00313B62" w:rsidRPr="00DB24F5">
        <w:rPr>
          <w:rFonts w:ascii="Times New Roman" w:hAnsi="Times New Roman" w:cs="Times New Roman"/>
          <w:sz w:val="24"/>
          <w:szCs w:val="24"/>
        </w:rPr>
        <w:t xml:space="preserve"> punësimit si gjyqtare në Gjykatën e Rrethit Gjyqësor Tepelenë dhe Gjirokastër, si edhe dokumentacion </w:t>
      </w:r>
      <w:r w:rsidR="00A03045" w:rsidRPr="00DB24F5">
        <w:rPr>
          <w:rFonts w:ascii="Times New Roman" w:hAnsi="Times New Roman" w:cs="Times New Roman"/>
          <w:sz w:val="24"/>
          <w:szCs w:val="24"/>
        </w:rPr>
        <w:t>mbi</w:t>
      </w:r>
      <w:r w:rsidR="00313B62" w:rsidRPr="00DB24F5">
        <w:rPr>
          <w:rFonts w:ascii="Times New Roman" w:hAnsi="Times New Roman" w:cs="Times New Roman"/>
          <w:sz w:val="24"/>
          <w:szCs w:val="24"/>
        </w:rPr>
        <w:t xml:space="preserve"> provueshmërinë e qëndrimit të bashkëshortit të saj në shtetin grek dhe të ardhurat e pretenduara nga puna e kryer </w:t>
      </w:r>
      <w:r w:rsidR="00431C42" w:rsidRPr="00DB24F5">
        <w:rPr>
          <w:rFonts w:ascii="Times New Roman" w:hAnsi="Times New Roman" w:cs="Times New Roman"/>
          <w:sz w:val="24"/>
          <w:szCs w:val="24"/>
        </w:rPr>
        <w:t xml:space="preserve">prej tij </w:t>
      </w:r>
      <w:r w:rsidR="00313B62" w:rsidRPr="00DB24F5">
        <w:rPr>
          <w:rFonts w:ascii="Times New Roman" w:hAnsi="Times New Roman" w:cs="Times New Roman"/>
          <w:sz w:val="24"/>
          <w:szCs w:val="24"/>
        </w:rPr>
        <w:t>në emigracion</w:t>
      </w:r>
      <w:r w:rsidR="006465C9" w:rsidRPr="00DB24F5">
        <w:rPr>
          <w:rStyle w:val="FootnoteReference"/>
          <w:rFonts w:ascii="Times New Roman" w:eastAsia="Times New Roman" w:hAnsi="Times New Roman" w:cs="Times New Roman"/>
          <w:sz w:val="24"/>
          <w:szCs w:val="24"/>
        </w:rPr>
        <w:footnoteReference w:id="14"/>
      </w:r>
      <w:r w:rsidR="006465C9" w:rsidRPr="00DB24F5">
        <w:rPr>
          <w:rFonts w:ascii="Times New Roman" w:eastAsia="Times New Roman" w:hAnsi="Times New Roman" w:cs="Times New Roman"/>
          <w:sz w:val="24"/>
          <w:szCs w:val="24"/>
        </w:rPr>
        <w:t>.</w:t>
      </w:r>
    </w:p>
    <w:p w14:paraId="077E8609" w14:textId="17E44D41" w:rsidR="00110533" w:rsidRPr="00DB24F5" w:rsidRDefault="00EA2F6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E pyetur </w:t>
      </w:r>
      <w:r w:rsidR="00AA766D" w:rsidRPr="00DB24F5">
        <w:rPr>
          <w:rFonts w:ascii="Times New Roman" w:hAnsi="Times New Roman" w:cs="Times New Roman"/>
          <w:sz w:val="24"/>
          <w:szCs w:val="24"/>
        </w:rPr>
        <w:t xml:space="preserve">nga </w:t>
      </w:r>
      <w:r w:rsidR="00313B62" w:rsidRPr="00DB24F5">
        <w:rPr>
          <w:rFonts w:ascii="Times New Roman" w:hAnsi="Times New Roman" w:cs="Times New Roman"/>
          <w:sz w:val="24"/>
          <w:szCs w:val="24"/>
        </w:rPr>
        <w:t>Komisioni</w:t>
      </w:r>
      <w:r w:rsidRPr="00DB24F5">
        <w:rPr>
          <w:rStyle w:val="FootnoteReference"/>
          <w:rFonts w:ascii="Times New Roman" w:hAnsi="Times New Roman" w:cs="Times New Roman"/>
          <w:sz w:val="24"/>
          <w:szCs w:val="24"/>
        </w:rPr>
        <w:footnoteReference w:id="15"/>
      </w:r>
      <w:r w:rsidRPr="00DB24F5">
        <w:rPr>
          <w:rFonts w:ascii="Times New Roman" w:hAnsi="Times New Roman" w:cs="Times New Roman"/>
          <w:sz w:val="24"/>
          <w:szCs w:val="24"/>
        </w:rPr>
        <w:t xml:space="preserve"> </w:t>
      </w:r>
      <w:r w:rsidR="00313B62" w:rsidRPr="00DB24F5">
        <w:rPr>
          <w:rFonts w:ascii="Times New Roman" w:hAnsi="Times New Roman" w:cs="Times New Roman"/>
          <w:sz w:val="24"/>
          <w:szCs w:val="24"/>
        </w:rPr>
        <w:t>se kontributin e cilës familje</w:t>
      </w:r>
      <w:r w:rsidR="00E343BF" w:rsidRPr="00DB24F5">
        <w:rPr>
          <w:rStyle w:val="FootnoteReference"/>
          <w:rFonts w:ascii="Times New Roman" w:hAnsi="Times New Roman" w:cs="Times New Roman"/>
          <w:sz w:val="24"/>
          <w:szCs w:val="24"/>
        </w:rPr>
        <w:footnoteReference w:id="16"/>
      </w:r>
      <w:r w:rsidR="00313B62" w:rsidRPr="00DB24F5">
        <w:rPr>
          <w:rFonts w:ascii="Times New Roman" w:hAnsi="Times New Roman" w:cs="Times New Roman"/>
          <w:sz w:val="24"/>
          <w:szCs w:val="24"/>
        </w:rPr>
        <w:t xml:space="preserve"> referon si burim krijimi të kësaj pasurie, subjekti ka deklaruar se </w:t>
      </w:r>
      <w:r w:rsidR="00431C42" w:rsidRPr="00DB24F5">
        <w:rPr>
          <w:rFonts w:ascii="Times New Roman" w:hAnsi="Times New Roman" w:cs="Times New Roman"/>
          <w:sz w:val="24"/>
          <w:szCs w:val="24"/>
        </w:rPr>
        <w:t>i</w:t>
      </w:r>
      <w:r w:rsidR="00313B62" w:rsidRPr="00DB24F5">
        <w:rPr>
          <w:rFonts w:ascii="Times New Roman" w:hAnsi="Times New Roman" w:cs="Times New Roman"/>
          <w:sz w:val="24"/>
          <w:szCs w:val="24"/>
        </w:rPr>
        <w:t xml:space="preserve"> referohet të ardhurave të siguruara nga paga e saj si </w:t>
      </w:r>
      <w:r w:rsidR="00313B62" w:rsidRPr="00DB24F5">
        <w:rPr>
          <w:rFonts w:ascii="Times New Roman" w:hAnsi="Times New Roman" w:cs="Times New Roman"/>
          <w:sz w:val="24"/>
          <w:szCs w:val="24"/>
        </w:rPr>
        <w:lastRenderedPageBreak/>
        <w:t>ndihmësgjyqtare dhe gjyqtare</w:t>
      </w:r>
      <w:r w:rsidR="00322518" w:rsidRPr="00DB24F5">
        <w:rPr>
          <w:rStyle w:val="FootnoteReference"/>
          <w:rFonts w:ascii="Times New Roman" w:hAnsi="Times New Roman" w:cs="Times New Roman"/>
          <w:sz w:val="24"/>
          <w:szCs w:val="24"/>
        </w:rPr>
        <w:footnoteReference w:id="17"/>
      </w:r>
      <w:r w:rsidR="00313B62" w:rsidRPr="00DB24F5">
        <w:rPr>
          <w:rFonts w:ascii="Times New Roman" w:hAnsi="Times New Roman" w:cs="Times New Roman"/>
          <w:sz w:val="24"/>
          <w:szCs w:val="24"/>
        </w:rPr>
        <w:t>, të ardhurave të bashkëshortit D</w:t>
      </w:r>
      <w:r w:rsidR="00A03045" w:rsidRPr="00DB24F5">
        <w:rPr>
          <w:rFonts w:ascii="Times New Roman" w:hAnsi="Times New Roman" w:cs="Times New Roman"/>
          <w:sz w:val="24"/>
          <w:szCs w:val="24"/>
        </w:rPr>
        <w:t xml:space="preserve">ritan </w:t>
      </w:r>
      <w:proofErr w:type="spellStart"/>
      <w:r w:rsidR="00A03045" w:rsidRPr="00DB24F5">
        <w:rPr>
          <w:rFonts w:ascii="Times New Roman" w:hAnsi="Times New Roman" w:cs="Times New Roman"/>
          <w:sz w:val="24"/>
          <w:szCs w:val="24"/>
        </w:rPr>
        <w:t>Marku</w:t>
      </w:r>
      <w:proofErr w:type="spellEnd"/>
      <w:r w:rsidR="00A03045" w:rsidRPr="00DB24F5">
        <w:rPr>
          <w:rFonts w:ascii="Times New Roman" w:hAnsi="Times New Roman" w:cs="Times New Roman"/>
          <w:sz w:val="24"/>
          <w:szCs w:val="24"/>
        </w:rPr>
        <w:t xml:space="preserve"> </w:t>
      </w:r>
      <w:r w:rsidR="00313B62" w:rsidRPr="00DB24F5">
        <w:rPr>
          <w:rFonts w:ascii="Times New Roman" w:hAnsi="Times New Roman" w:cs="Times New Roman"/>
          <w:sz w:val="24"/>
          <w:szCs w:val="24"/>
        </w:rPr>
        <w:t>nga emigracioni, si dhe kursimeve të tyre ndër vite</w:t>
      </w:r>
      <w:r w:rsidR="00A03045" w:rsidRPr="00DB24F5">
        <w:rPr>
          <w:rFonts w:ascii="Times New Roman" w:hAnsi="Times New Roman" w:cs="Times New Roman"/>
          <w:sz w:val="24"/>
          <w:szCs w:val="24"/>
        </w:rPr>
        <w:t>,</w:t>
      </w:r>
      <w:r w:rsidR="00313B62" w:rsidRPr="00DB24F5">
        <w:rPr>
          <w:rFonts w:ascii="Times New Roman" w:hAnsi="Times New Roman" w:cs="Times New Roman"/>
          <w:sz w:val="24"/>
          <w:szCs w:val="24"/>
        </w:rPr>
        <w:t xml:space="preserve"> krijuar edhe para martesës.</w:t>
      </w:r>
    </w:p>
    <w:p w14:paraId="78650A6D" w14:textId="11DDCEEB" w:rsidR="00E343BF" w:rsidRPr="00DB24F5" w:rsidRDefault="00A0304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Në deklaratën </w:t>
      </w:r>
      <w:proofErr w:type="spellStart"/>
      <w:r w:rsidRPr="00DB24F5">
        <w:rPr>
          <w:rFonts w:ascii="Times New Roman" w:hAnsi="Times New Roman" w:cs="Times New Roman"/>
          <w:i/>
          <w:iCs/>
          <w:sz w:val="24"/>
          <w:szCs w:val="24"/>
        </w:rPr>
        <w:t>vetting</w:t>
      </w:r>
      <w:proofErr w:type="spellEnd"/>
      <w:r w:rsidRPr="00DB24F5">
        <w:rPr>
          <w:rFonts w:ascii="Times New Roman" w:hAnsi="Times New Roman" w:cs="Times New Roman"/>
          <w:sz w:val="24"/>
          <w:szCs w:val="24"/>
        </w:rPr>
        <w:t>, personi i lidhur ka deklaruar të ardhura nga puna në emigracion gjatë viteve 1992 – 2006, në total në shumën 29</w:t>
      </w:r>
      <w:r w:rsidR="0079414C" w:rsidRPr="00DB24F5">
        <w:rPr>
          <w:rFonts w:ascii="Times New Roman" w:hAnsi="Times New Roman" w:cs="Times New Roman"/>
          <w:sz w:val="24"/>
          <w:szCs w:val="24"/>
        </w:rPr>
        <w:t>.</w:t>
      </w:r>
      <w:r w:rsidRPr="00DB24F5">
        <w:rPr>
          <w:rFonts w:ascii="Times New Roman" w:hAnsi="Times New Roman" w:cs="Times New Roman"/>
          <w:sz w:val="24"/>
          <w:szCs w:val="24"/>
        </w:rPr>
        <w:t xml:space="preserve">000 euro. </w:t>
      </w:r>
      <w:r w:rsidR="00623DC1" w:rsidRPr="00DB24F5">
        <w:rPr>
          <w:rFonts w:ascii="Times New Roman" w:hAnsi="Times New Roman" w:cs="Times New Roman"/>
          <w:sz w:val="24"/>
          <w:szCs w:val="24"/>
        </w:rPr>
        <w:t>Referuar</w:t>
      </w:r>
      <w:r w:rsidR="00F60623" w:rsidRPr="00DB24F5">
        <w:rPr>
          <w:rFonts w:ascii="Times New Roman" w:hAnsi="Times New Roman" w:cs="Times New Roman"/>
          <w:sz w:val="24"/>
          <w:szCs w:val="24"/>
        </w:rPr>
        <w:t xml:space="preserve"> deklaratë</w:t>
      </w:r>
      <w:r w:rsidR="00623DC1" w:rsidRPr="00DB24F5">
        <w:rPr>
          <w:rFonts w:ascii="Times New Roman" w:hAnsi="Times New Roman" w:cs="Times New Roman"/>
          <w:sz w:val="24"/>
          <w:szCs w:val="24"/>
        </w:rPr>
        <w:t>s</w:t>
      </w:r>
      <w:r w:rsidR="00F60623" w:rsidRPr="00DB24F5">
        <w:rPr>
          <w:rFonts w:ascii="Times New Roman" w:hAnsi="Times New Roman" w:cs="Times New Roman"/>
          <w:sz w:val="24"/>
          <w:szCs w:val="24"/>
        </w:rPr>
        <w:t xml:space="preserve"> fillestare të pasurisë (</w:t>
      </w:r>
      <w:r w:rsidR="0079414C" w:rsidRPr="00DB24F5">
        <w:rPr>
          <w:rFonts w:ascii="Times New Roman" w:hAnsi="Times New Roman" w:cs="Times New Roman"/>
          <w:sz w:val="24"/>
          <w:szCs w:val="24"/>
        </w:rPr>
        <w:t>e</w:t>
      </w:r>
      <w:r w:rsidR="00F60623" w:rsidRPr="00DB24F5">
        <w:rPr>
          <w:rFonts w:ascii="Times New Roman" w:hAnsi="Times New Roman" w:cs="Times New Roman"/>
          <w:sz w:val="24"/>
          <w:szCs w:val="24"/>
        </w:rPr>
        <w:t xml:space="preserve"> vitit 2003)</w:t>
      </w:r>
      <w:r w:rsidR="00431C42" w:rsidRPr="00DB24F5">
        <w:rPr>
          <w:rFonts w:ascii="Times New Roman" w:hAnsi="Times New Roman" w:cs="Times New Roman"/>
          <w:sz w:val="24"/>
          <w:szCs w:val="24"/>
        </w:rPr>
        <w:t xml:space="preserve"> si dhe DIPP-s</w:t>
      </w:r>
      <w:r w:rsidR="00273A0D" w:rsidRPr="00DB24F5">
        <w:rPr>
          <w:rFonts w:ascii="Times New Roman" w:hAnsi="Times New Roman" w:cs="Times New Roman"/>
          <w:sz w:val="24"/>
          <w:szCs w:val="24"/>
        </w:rPr>
        <w:t>ë</w:t>
      </w:r>
      <w:r w:rsidR="00431C42" w:rsidRPr="00DB24F5">
        <w:rPr>
          <w:rFonts w:ascii="Times New Roman" w:hAnsi="Times New Roman" w:cs="Times New Roman"/>
          <w:sz w:val="24"/>
          <w:szCs w:val="24"/>
        </w:rPr>
        <w:t xml:space="preserve"> 2004</w:t>
      </w:r>
      <w:r w:rsidR="00F60623" w:rsidRPr="00DB24F5">
        <w:rPr>
          <w:rFonts w:ascii="Times New Roman" w:hAnsi="Times New Roman" w:cs="Times New Roman"/>
          <w:sz w:val="24"/>
          <w:szCs w:val="24"/>
        </w:rPr>
        <w:t>, subjekti nuk ka deklaruar të ardhura me burim nga puna e bashkëshortit në emigracion</w:t>
      </w:r>
      <w:r w:rsidR="0079414C" w:rsidRPr="00DB24F5">
        <w:rPr>
          <w:rFonts w:ascii="Times New Roman" w:hAnsi="Times New Roman" w:cs="Times New Roman"/>
          <w:sz w:val="24"/>
          <w:szCs w:val="24"/>
        </w:rPr>
        <w:t>;</w:t>
      </w:r>
      <w:r w:rsidR="00431C42" w:rsidRPr="00DB24F5">
        <w:rPr>
          <w:rFonts w:ascii="Times New Roman" w:hAnsi="Times New Roman" w:cs="Times New Roman"/>
          <w:sz w:val="24"/>
          <w:szCs w:val="24"/>
        </w:rPr>
        <w:t xml:space="preserve"> </w:t>
      </w:r>
      <w:r w:rsidR="00F72A0E" w:rsidRPr="00DB24F5">
        <w:rPr>
          <w:rFonts w:ascii="Times New Roman" w:hAnsi="Times New Roman" w:cs="Times New Roman"/>
          <w:sz w:val="24"/>
          <w:szCs w:val="24"/>
        </w:rPr>
        <w:t>N</w:t>
      </w:r>
      <w:r w:rsidR="00F60623" w:rsidRPr="00DB24F5">
        <w:rPr>
          <w:rFonts w:ascii="Times New Roman" w:hAnsi="Times New Roman" w:cs="Times New Roman"/>
          <w:sz w:val="24"/>
          <w:szCs w:val="24"/>
        </w:rPr>
        <w:t>ë DIP</w:t>
      </w:r>
      <w:r w:rsidR="0079414C" w:rsidRPr="00DB24F5">
        <w:rPr>
          <w:rFonts w:ascii="Times New Roman" w:hAnsi="Times New Roman" w:cs="Times New Roman"/>
          <w:sz w:val="24"/>
          <w:szCs w:val="24"/>
        </w:rPr>
        <w:t>P-n</w:t>
      </w:r>
      <w:r w:rsidR="00C4532D" w:rsidRPr="00DB24F5">
        <w:rPr>
          <w:rFonts w:ascii="Times New Roman" w:hAnsi="Times New Roman" w:cs="Times New Roman"/>
          <w:sz w:val="24"/>
          <w:szCs w:val="24"/>
        </w:rPr>
        <w:t>ë</w:t>
      </w:r>
      <w:r w:rsidR="00431C42"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2005, në seksionin “Të ardhurat dhe angazhimet në veprimtari private dhe/ose publike”, bashkëshorti i subjektit ka deklaruar të ardhura për vitin 2005 nga emigracioni, Banka e Tiranës, shuma 4</w:t>
      </w:r>
      <w:r w:rsidR="00AA766D" w:rsidRPr="00DB24F5">
        <w:rPr>
          <w:rFonts w:ascii="Times New Roman" w:hAnsi="Times New Roman" w:cs="Times New Roman"/>
          <w:sz w:val="24"/>
          <w:szCs w:val="24"/>
        </w:rPr>
        <w:t>.</w:t>
      </w:r>
      <w:r w:rsidR="00F60623" w:rsidRPr="00DB24F5">
        <w:rPr>
          <w:rFonts w:ascii="Times New Roman" w:hAnsi="Times New Roman" w:cs="Times New Roman"/>
          <w:sz w:val="24"/>
          <w:szCs w:val="24"/>
        </w:rPr>
        <w:t xml:space="preserve">000 euro; </w:t>
      </w:r>
      <w:r w:rsidR="0079414C" w:rsidRPr="00DB24F5">
        <w:rPr>
          <w:rFonts w:ascii="Times New Roman" w:hAnsi="Times New Roman" w:cs="Times New Roman"/>
          <w:sz w:val="24"/>
          <w:szCs w:val="24"/>
        </w:rPr>
        <w:t>N</w:t>
      </w:r>
      <w:r w:rsidR="00F60623" w:rsidRPr="00DB24F5">
        <w:rPr>
          <w:rFonts w:ascii="Times New Roman" w:hAnsi="Times New Roman" w:cs="Times New Roman"/>
          <w:sz w:val="24"/>
          <w:szCs w:val="24"/>
        </w:rPr>
        <w:t>ë DIP</w:t>
      </w:r>
      <w:r w:rsidR="0079414C" w:rsidRPr="00DB24F5">
        <w:rPr>
          <w:rFonts w:ascii="Times New Roman" w:hAnsi="Times New Roman" w:cs="Times New Roman"/>
          <w:sz w:val="24"/>
          <w:szCs w:val="24"/>
        </w:rPr>
        <w:t>P-n</w:t>
      </w:r>
      <w:r w:rsidR="00273A0D" w:rsidRPr="00DB24F5">
        <w:rPr>
          <w:rFonts w:ascii="Times New Roman" w:hAnsi="Times New Roman" w:cs="Times New Roman"/>
          <w:sz w:val="24"/>
          <w:szCs w:val="24"/>
        </w:rPr>
        <w:t>ë</w:t>
      </w:r>
      <w:r w:rsidR="0079414C"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2006, në seksionin “Të ardhurat dhe angazhimet në veprimtari private dhe/ose publike”, subjekti i rivlerësimit</w:t>
      </w:r>
      <w:r w:rsidR="00431C42" w:rsidRPr="00DB24F5">
        <w:rPr>
          <w:rFonts w:ascii="Times New Roman" w:hAnsi="Times New Roman" w:cs="Times New Roman"/>
          <w:sz w:val="24"/>
          <w:szCs w:val="24"/>
        </w:rPr>
        <w:t>”</w:t>
      </w:r>
      <w:r w:rsidR="00F60623" w:rsidRPr="00DB24F5">
        <w:rPr>
          <w:rFonts w:ascii="Times New Roman" w:hAnsi="Times New Roman" w:cs="Times New Roman"/>
          <w:sz w:val="24"/>
          <w:szCs w:val="24"/>
        </w:rPr>
        <w:t xml:space="preserve"> ka deklaruar të ardhura të krijuara nga veprimtaria private e bashkëshortit, si </w:t>
      </w:r>
      <w:proofErr w:type="spellStart"/>
      <w:r w:rsidR="00623DC1" w:rsidRPr="00DB24F5">
        <w:rPr>
          <w:rFonts w:ascii="Times New Roman" w:hAnsi="Times New Roman" w:cs="Times New Roman"/>
          <w:sz w:val="24"/>
          <w:szCs w:val="24"/>
        </w:rPr>
        <w:t>hidroizolues</w:t>
      </w:r>
      <w:proofErr w:type="spellEnd"/>
      <w:r w:rsidR="00F60623" w:rsidRPr="00DB24F5">
        <w:rPr>
          <w:rFonts w:ascii="Times New Roman" w:hAnsi="Times New Roman" w:cs="Times New Roman"/>
          <w:sz w:val="24"/>
          <w:szCs w:val="24"/>
        </w:rPr>
        <w:t xml:space="preserve"> në objektin </w:t>
      </w:r>
      <w:r w:rsidR="00431C42" w:rsidRPr="00DB24F5">
        <w:rPr>
          <w:rFonts w:ascii="Times New Roman" w:hAnsi="Times New Roman" w:cs="Times New Roman"/>
          <w:sz w:val="24"/>
          <w:szCs w:val="24"/>
        </w:rPr>
        <w:t>“</w:t>
      </w:r>
      <w:r w:rsidR="00F60623" w:rsidRPr="00DB24F5">
        <w:rPr>
          <w:rFonts w:ascii="Times New Roman" w:hAnsi="Times New Roman" w:cs="Times New Roman"/>
          <w:sz w:val="24"/>
          <w:szCs w:val="24"/>
        </w:rPr>
        <w:t>Spitali i Qytetit (Sarandë)</w:t>
      </w:r>
      <w:r w:rsidR="00431C42"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Delvinë</w:t>
      </w:r>
      <w:r w:rsidR="00431C42" w:rsidRPr="00DB24F5">
        <w:rPr>
          <w:rFonts w:ascii="Times New Roman" w:hAnsi="Times New Roman" w:cs="Times New Roman"/>
          <w:sz w:val="24"/>
          <w:szCs w:val="24"/>
        </w:rPr>
        <w:t>”</w:t>
      </w:r>
      <w:r w:rsidR="00F60623" w:rsidRPr="00DB24F5">
        <w:rPr>
          <w:rFonts w:ascii="Times New Roman" w:hAnsi="Times New Roman" w:cs="Times New Roman"/>
          <w:sz w:val="24"/>
          <w:szCs w:val="24"/>
        </w:rPr>
        <w:t xml:space="preserve"> depozituar në</w:t>
      </w:r>
      <w:r w:rsidR="00623DC1" w:rsidRPr="00DB24F5">
        <w:rPr>
          <w:rFonts w:ascii="Times New Roman" w:hAnsi="Times New Roman" w:cs="Times New Roman"/>
          <w:sz w:val="24"/>
          <w:szCs w:val="24"/>
        </w:rPr>
        <w:t xml:space="preserve"> llogarin</w:t>
      </w:r>
      <w:r w:rsidR="00C4532D" w:rsidRPr="00DB24F5">
        <w:rPr>
          <w:rFonts w:ascii="Times New Roman" w:hAnsi="Times New Roman" w:cs="Times New Roman"/>
          <w:sz w:val="24"/>
          <w:szCs w:val="24"/>
        </w:rPr>
        <w:t>ë</w:t>
      </w:r>
      <w:r w:rsidR="00623DC1" w:rsidRPr="00DB24F5">
        <w:rPr>
          <w:rFonts w:ascii="Times New Roman" w:hAnsi="Times New Roman" w:cs="Times New Roman"/>
          <w:sz w:val="24"/>
          <w:szCs w:val="24"/>
        </w:rPr>
        <w:t xml:space="preserve"> </w:t>
      </w:r>
      <w:r w:rsidR="00F72A0E" w:rsidRPr="00DB24F5">
        <w:rPr>
          <w:rFonts w:ascii="Times New Roman" w:hAnsi="Times New Roman" w:cs="Times New Roman"/>
          <w:sz w:val="24"/>
          <w:szCs w:val="24"/>
        </w:rPr>
        <w:t xml:space="preserve">me nr. </w:t>
      </w:r>
      <w:r w:rsidR="00623DC1" w:rsidRPr="00DB24F5">
        <w:rPr>
          <w:rFonts w:ascii="Times New Roman" w:hAnsi="Times New Roman" w:cs="Times New Roman"/>
          <w:sz w:val="24"/>
          <w:szCs w:val="24"/>
        </w:rPr>
        <w:t>0001626637 n</w:t>
      </w:r>
      <w:r w:rsidR="00C4532D" w:rsidRPr="00DB24F5">
        <w:rPr>
          <w:rFonts w:ascii="Times New Roman" w:hAnsi="Times New Roman" w:cs="Times New Roman"/>
          <w:sz w:val="24"/>
          <w:szCs w:val="24"/>
        </w:rPr>
        <w:t>ë</w:t>
      </w:r>
      <w:r w:rsidR="00F60623" w:rsidRPr="00DB24F5">
        <w:rPr>
          <w:rFonts w:ascii="Times New Roman" w:hAnsi="Times New Roman" w:cs="Times New Roman"/>
          <w:sz w:val="24"/>
          <w:szCs w:val="24"/>
        </w:rPr>
        <w:t xml:space="preserve"> </w:t>
      </w:r>
      <w:proofErr w:type="spellStart"/>
      <w:r w:rsidR="00F60623" w:rsidRPr="00DB24F5">
        <w:rPr>
          <w:rFonts w:ascii="Times New Roman" w:hAnsi="Times New Roman" w:cs="Times New Roman"/>
          <w:sz w:val="24"/>
          <w:szCs w:val="24"/>
        </w:rPr>
        <w:t>Raiffeisen</w:t>
      </w:r>
      <w:proofErr w:type="spellEnd"/>
      <w:r w:rsidR="00F60623" w:rsidRPr="00DB24F5">
        <w:rPr>
          <w:rFonts w:ascii="Times New Roman" w:hAnsi="Times New Roman" w:cs="Times New Roman"/>
          <w:sz w:val="24"/>
          <w:szCs w:val="24"/>
        </w:rPr>
        <w:t xml:space="preserve"> </w:t>
      </w:r>
      <w:proofErr w:type="spellStart"/>
      <w:r w:rsidR="00F60623" w:rsidRPr="00DB24F5">
        <w:rPr>
          <w:rFonts w:ascii="Times New Roman" w:hAnsi="Times New Roman" w:cs="Times New Roman"/>
          <w:sz w:val="24"/>
          <w:szCs w:val="24"/>
        </w:rPr>
        <w:t>Bank</w:t>
      </w:r>
      <w:proofErr w:type="spellEnd"/>
      <w:r w:rsidR="00F60623" w:rsidRPr="00DB24F5">
        <w:rPr>
          <w:rFonts w:ascii="Times New Roman" w:hAnsi="Times New Roman" w:cs="Times New Roman"/>
          <w:sz w:val="24"/>
          <w:szCs w:val="24"/>
        </w:rPr>
        <w:t xml:space="preserve">, </w:t>
      </w:r>
      <w:r w:rsidR="00623DC1" w:rsidRPr="00DB24F5">
        <w:rPr>
          <w:rFonts w:ascii="Times New Roman" w:hAnsi="Times New Roman" w:cs="Times New Roman"/>
          <w:sz w:val="24"/>
          <w:szCs w:val="24"/>
        </w:rPr>
        <w:t xml:space="preserve">shuma </w:t>
      </w:r>
      <w:r w:rsidR="00F60623" w:rsidRPr="00DB24F5">
        <w:rPr>
          <w:rFonts w:ascii="Times New Roman" w:hAnsi="Times New Roman" w:cs="Times New Roman"/>
          <w:sz w:val="24"/>
          <w:szCs w:val="24"/>
        </w:rPr>
        <w:t>230</w:t>
      </w:r>
      <w:r w:rsidR="0079414C" w:rsidRPr="00DB24F5">
        <w:rPr>
          <w:rFonts w:ascii="Times New Roman" w:hAnsi="Times New Roman" w:cs="Times New Roman"/>
          <w:sz w:val="24"/>
          <w:szCs w:val="24"/>
        </w:rPr>
        <w:t>.</w:t>
      </w:r>
      <w:r w:rsidR="00F60623" w:rsidRPr="00DB24F5">
        <w:rPr>
          <w:rFonts w:ascii="Times New Roman" w:hAnsi="Times New Roman" w:cs="Times New Roman"/>
          <w:sz w:val="24"/>
          <w:szCs w:val="24"/>
        </w:rPr>
        <w:t>000 lekë</w:t>
      </w:r>
      <w:r w:rsidR="00F748B4"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 xml:space="preserve">pagën mujore </w:t>
      </w:r>
      <w:r w:rsidR="00431C42" w:rsidRPr="00DB24F5">
        <w:rPr>
          <w:rFonts w:ascii="Times New Roman" w:hAnsi="Times New Roman" w:cs="Times New Roman"/>
          <w:sz w:val="24"/>
          <w:szCs w:val="24"/>
        </w:rPr>
        <w:t>t</w:t>
      </w:r>
      <w:r w:rsidR="00273A0D" w:rsidRPr="00DB24F5">
        <w:rPr>
          <w:rFonts w:ascii="Times New Roman" w:hAnsi="Times New Roman" w:cs="Times New Roman"/>
          <w:sz w:val="24"/>
          <w:szCs w:val="24"/>
        </w:rPr>
        <w:t>ë</w:t>
      </w:r>
      <w:r w:rsidR="00F60623" w:rsidRPr="00DB24F5">
        <w:rPr>
          <w:rFonts w:ascii="Times New Roman" w:hAnsi="Times New Roman" w:cs="Times New Roman"/>
          <w:sz w:val="24"/>
          <w:szCs w:val="24"/>
        </w:rPr>
        <w:t xml:space="preserve"> bashkëshortit</w:t>
      </w:r>
      <w:r w:rsidR="00431C42"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të krijuar nga</w:t>
      </w:r>
      <w:r w:rsidR="00431C42" w:rsidRPr="00DB24F5">
        <w:rPr>
          <w:rFonts w:ascii="Times New Roman" w:hAnsi="Times New Roman" w:cs="Times New Roman"/>
          <w:sz w:val="24"/>
          <w:szCs w:val="24"/>
        </w:rPr>
        <w:t xml:space="preserve"> puna n</w:t>
      </w:r>
      <w:r w:rsidR="00273A0D" w:rsidRPr="00DB24F5">
        <w:rPr>
          <w:rFonts w:ascii="Times New Roman" w:hAnsi="Times New Roman" w:cs="Times New Roman"/>
          <w:sz w:val="24"/>
          <w:szCs w:val="24"/>
        </w:rPr>
        <w:t>ë</w:t>
      </w:r>
      <w:r w:rsidR="00F60623" w:rsidRPr="00DB24F5">
        <w:rPr>
          <w:rFonts w:ascii="Times New Roman" w:hAnsi="Times New Roman" w:cs="Times New Roman"/>
          <w:sz w:val="24"/>
          <w:szCs w:val="24"/>
        </w:rPr>
        <w:t xml:space="preserve"> emigracion në shtetin grek dhe veprimtaria private e pjesshme si </w:t>
      </w:r>
      <w:proofErr w:type="spellStart"/>
      <w:r w:rsidR="00F60623" w:rsidRPr="00DB24F5">
        <w:rPr>
          <w:rFonts w:ascii="Times New Roman" w:hAnsi="Times New Roman" w:cs="Times New Roman"/>
          <w:sz w:val="24"/>
          <w:szCs w:val="24"/>
        </w:rPr>
        <w:t>h</w:t>
      </w:r>
      <w:r w:rsidR="0079414C" w:rsidRPr="00DB24F5">
        <w:rPr>
          <w:rFonts w:ascii="Times New Roman" w:hAnsi="Times New Roman" w:cs="Times New Roman"/>
          <w:sz w:val="24"/>
          <w:szCs w:val="24"/>
        </w:rPr>
        <w:t>idroizolues</w:t>
      </w:r>
      <w:proofErr w:type="spellEnd"/>
      <w:r w:rsidR="00F60623" w:rsidRPr="00DB24F5">
        <w:rPr>
          <w:rFonts w:ascii="Times New Roman" w:hAnsi="Times New Roman" w:cs="Times New Roman"/>
          <w:sz w:val="24"/>
          <w:szCs w:val="24"/>
        </w:rPr>
        <w:t>, në vlerën 2</w:t>
      </w:r>
      <w:r w:rsidR="00AA766D" w:rsidRPr="00DB24F5">
        <w:rPr>
          <w:rFonts w:ascii="Times New Roman" w:hAnsi="Times New Roman" w:cs="Times New Roman"/>
          <w:sz w:val="24"/>
          <w:szCs w:val="24"/>
        </w:rPr>
        <w:t>.</w:t>
      </w:r>
      <w:r w:rsidR="00F60623" w:rsidRPr="00DB24F5">
        <w:rPr>
          <w:rFonts w:ascii="Times New Roman" w:hAnsi="Times New Roman" w:cs="Times New Roman"/>
          <w:sz w:val="24"/>
          <w:szCs w:val="24"/>
        </w:rPr>
        <w:t>500 euro/në</w:t>
      </w:r>
      <w:r w:rsidR="00EF109B"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muaj;</w:t>
      </w:r>
      <w:r w:rsidR="00F748B4" w:rsidRPr="00DB24F5">
        <w:rPr>
          <w:rFonts w:ascii="Times New Roman" w:hAnsi="Times New Roman" w:cs="Times New Roman"/>
          <w:sz w:val="24"/>
          <w:szCs w:val="24"/>
        </w:rPr>
        <w:t xml:space="preserve"> si dhe</w:t>
      </w:r>
      <w:r w:rsidR="00F60623" w:rsidRPr="00DB24F5">
        <w:rPr>
          <w:rFonts w:ascii="Times New Roman" w:hAnsi="Times New Roman" w:cs="Times New Roman"/>
          <w:sz w:val="24"/>
          <w:szCs w:val="24"/>
        </w:rPr>
        <w:t xml:space="preserve"> të ardhura dhe kursime bankare të bashkëshortit </w:t>
      </w:r>
      <w:r w:rsidR="00431C42" w:rsidRPr="00DB24F5">
        <w:rPr>
          <w:rFonts w:ascii="Times New Roman" w:hAnsi="Times New Roman" w:cs="Times New Roman"/>
          <w:sz w:val="24"/>
          <w:szCs w:val="24"/>
        </w:rPr>
        <w:t xml:space="preserve">Dritan </w:t>
      </w:r>
      <w:proofErr w:type="spellStart"/>
      <w:r w:rsidR="00431C42" w:rsidRPr="00DB24F5">
        <w:rPr>
          <w:rFonts w:ascii="Times New Roman" w:hAnsi="Times New Roman" w:cs="Times New Roman"/>
          <w:sz w:val="24"/>
          <w:szCs w:val="24"/>
        </w:rPr>
        <w:t>Marku</w:t>
      </w:r>
      <w:proofErr w:type="spellEnd"/>
      <w:r w:rsidR="00F60623" w:rsidRPr="00DB24F5">
        <w:rPr>
          <w:rFonts w:ascii="Times New Roman" w:hAnsi="Times New Roman" w:cs="Times New Roman"/>
          <w:sz w:val="24"/>
          <w:szCs w:val="24"/>
        </w:rPr>
        <w:t>, nga aktiviteti i tij privat dhe emigracioni,</w:t>
      </w:r>
      <w:r w:rsidR="00F72A0E" w:rsidRPr="00DB24F5">
        <w:rPr>
          <w:rFonts w:ascii="Times New Roman" w:hAnsi="Times New Roman" w:cs="Times New Roman"/>
          <w:sz w:val="24"/>
          <w:szCs w:val="24"/>
        </w:rPr>
        <w:t xml:space="preserve"> n</w:t>
      </w:r>
      <w:r w:rsidR="009E5F13" w:rsidRPr="00DB24F5">
        <w:rPr>
          <w:rFonts w:ascii="Times New Roman" w:hAnsi="Times New Roman" w:cs="Times New Roman"/>
          <w:sz w:val="24"/>
          <w:szCs w:val="24"/>
        </w:rPr>
        <w:t>ë</w:t>
      </w:r>
      <w:r w:rsidR="00F72A0E" w:rsidRPr="00DB24F5">
        <w:rPr>
          <w:rFonts w:ascii="Times New Roman" w:hAnsi="Times New Roman" w:cs="Times New Roman"/>
          <w:sz w:val="24"/>
          <w:szCs w:val="24"/>
        </w:rPr>
        <w:t xml:space="preserve"> llogarin</w:t>
      </w:r>
      <w:r w:rsidR="009E5F13" w:rsidRPr="00DB24F5">
        <w:rPr>
          <w:rFonts w:ascii="Times New Roman" w:hAnsi="Times New Roman" w:cs="Times New Roman"/>
          <w:sz w:val="24"/>
          <w:szCs w:val="24"/>
        </w:rPr>
        <w:t>ë</w:t>
      </w:r>
      <w:r w:rsidR="00F72A0E" w:rsidRPr="00DB24F5">
        <w:rPr>
          <w:rFonts w:ascii="Times New Roman" w:hAnsi="Times New Roman" w:cs="Times New Roman"/>
          <w:sz w:val="24"/>
          <w:szCs w:val="24"/>
        </w:rPr>
        <w:t xml:space="preserve"> e tij bankare n</w:t>
      </w:r>
      <w:r w:rsidR="009E5F13" w:rsidRPr="00DB24F5">
        <w:rPr>
          <w:rFonts w:ascii="Times New Roman" w:hAnsi="Times New Roman" w:cs="Times New Roman"/>
          <w:sz w:val="24"/>
          <w:szCs w:val="24"/>
        </w:rPr>
        <w:t>ë</w:t>
      </w:r>
      <w:r w:rsidR="00F72A0E" w:rsidRPr="00DB24F5">
        <w:rPr>
          <w:rFonts w:ascii="Times New Roman" w:hAnsi="Times New Roman" w:cs="Times New Roman"/>
          <w:sz w:val="24"/>
          <w:szCs w:val="24"/>
        </w:rPr>
        <w:t xml:space="preserve"> </w:t>
      </w:r>
      <w:r w:rsidR="00F60623" w:rsidRPr="00DB24F5">
        <w:rPr>
          <w:rFonts w:ascii="Times New Roman" w:hAnsi="Times New Roman" w:cs="Times New Roman"/>
          <w:sz w:val="24"/>
          <w:szCs w:val="24"/>
        </w:rPr>
        <w:t xml:space="preserve">Tirana </w:t>
      </w:r>
      <w:proofErr w:type="spellStart"/>
      <w:r w:rsidR="00F60623" w:rsidRPr="00DB24F5">
        <w:rPr>
          <w:rFonts w:ascii="Times New Roman" w:hAnsi="Times New Roman" w:cs="Times New Roman"/>
          <w:sz w:val="24"/>
          <w:szCs w:val="24"/>
        </w:rPr>
        <w:t>Bank</w:t>
      </w:r>
      <w:proofErr w:type="spellEnd"/>
      <w:r w:rsidR="00F60623" w:rsidRPr="00DB24F5">
        <w:rPr>
          <w:rFonts w:ascii="Times New Roman" w:hAnsi="Times New Roman" w:cs="Times New Roman"/>
          <w:sz w:val="24"/>
          <w:szCs w:val="24"/>
        </w:rPr>
        <w:t>, vlera 8</w:t>
      </w:r>
      <w:r w:rsidR="00AA766D" w:rsidRPr="00DB24F5">
        <w:rPr>
          <w:rFonts w:ascii="Times New Roman" w:hAnsi="Times New Roman" w:cs="Times New Roman"/>
          <w:sz w:val="24"/>
          <w:szCs w:val="24"/>
        </w:rPr>
        <w:t>.</w:t>
      </w:r>
      <w:r w:rsidR="00F60623" w:rsidRPr="00DB24F5">
        <w:rPr>
          <w:rFonts w:ascii="Times New Roman" w:hAnsi="Times New Roman" w:cs="Times New Roman"/>
          <w:sz w:val="24"/>
          <w:szCs w:val="24"/>
        </w:rPr>
        <w:t xml:space="preserve">000 euro dhe </w:t>
      </w:r>
      <w:r w:rsidR="00F72A0E" w:rsidRPr="00DB24F5">
        <w:rPr>
          <w:rFonts w:ascii="Times New Roman" w:hAnsi="Times New Roman" w:cs="Times New Roman"/>
          <w:sz w:val="24"/>
          <w:szCs w:val="24"/>
        </w:rPr>
        <w:t>n</w:t>
      </w:r>
      <w:r w:rsidR="009E5F13" w:rsidRPr="00DB24F5">
        <w:rPr>
          <w:rFonts w:ascii="Times New Roman" w:hAnsi="Times New Roman" w:cs="Times New Roman"/>
          <w:sz w:val="24"/>
          <w:szCs w:val="24"/>
        </w:rPr>
        <w:t>ë</w:t>
      </w:r>
      <w:r w:rsidR="00F72A0E" w:rsidRPr="00DB24F5">
        <w:rPr>
          <w:rFonts w:ascii="Times New Roman" w:hAnsi="Times New Roman" w:cs="Times New Roman"/>
          <w:sz w:val="24"/>
          <w:szCs w:val="24"/>
        </w:rPr>
        <w:t xml:space="preserve">  Banka </w:t>
      </w:r>
      <w:r w:rsidR="00F60623" w:rsidRPr="00DB24F5">
        <w:rPr>
          <w:rFonts w:ascii="Times New Roman" w:hAnsi="Times New Roman" w:cs="Times New Roman"/>
          <w:sz w:val="24"/>
          <w:szCs w:val="24"/>
        </w:rPr>
        <w:t>Amerikane, vlera 1</w:t>
      </w:r>
      <w:r w:rsidR="00623DC1" w:rsidRPr="00DB24F5">
        <w:rPr>
          <w:rFonts w:ascii="Times New Roman" w:hAnsi="Times New Roman" w:cs="Times New Roman"/>
          <w:sz w:val="24"/>
          <w:szCs w:val="24"/>
        </w:rPr>
        <w:t>.</w:t>
      </w:r>
      <w:r w:rsidR="00F60623" w:rsidRPr="00DB24F5">
        <w:rPr>
          <w:rFonts w:ascii="Times New Roman" w:hAnsi="Times New Roman" w:cs="Times New Roman"/>
          <w:sz w:val="24"/>
          <w:szCs w:val="24"/>
        </w:rPr>
        <w:t>000</w:t>
      </w:r>
      <w:r w:rsidR="00623DC1" w:rsidRPr="00DB24F5">
        <w:rPr>
          <w:rFonts w:ascii="Times New Roman" w:hAnsi="Times New Roman" w:cs="Times New Roman"/>
          <w:sz w:val="24"/>
          <w:szCs w:val="24"/>
        </w:rPr>
        <w:t>.</w:t>
      </w:r>
      <w:r w:rsidR="00F60623" w:rsidRPr="00DB24F5">
        <w:rPr>
          <w:rFonts w:ascii="Times New Roman" w:hAnsi="Times New Roman" w:cs="Times New Roman"/>
          <w:sz w:val="24"/>
          <w:szCs w:val="24"/>
        </w:rPr>
        <w:t>000 lekë.</w:t>
      </w:r>
    </w:p>
    <w:p w14:paraId="3D09424E" w14:textId="6C86C49F" w:rsidR="00E343BF" w:rsidRPr="00DB24F5" w:rsidRDefault="007F06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DB24F5">
        <w:rPr>
          <w:rFonts w:ascii="Times New Roman" w:hAnsi="Times New Roman" w:cs="Times New Roman"/>
          <w:sz w:val="24"/>
          <w:szCs w:val="24"/>
        </w:rPr>
        <w:t>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shpjegimet e dh</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na pran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ILDKPKI</w:t>
      </w:r>
      <w:r w:rsidR="00E343BF" w:rsidRPr="00DB24F5">
        <w:rPr>
          <w:rFonts w:ascii="Times New Roman" w:hAnsi="Times New Roman" w:cs="Times New Roman"/>
          <w:sz w:val="24"/>
          <w:szCs w:val="24"/>
        </w:rPr>
        <w:t>-s</w:t>
      </w:r>
      <w:r w:rsidR="00EE6805"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me dat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02.02.2015</w:t>
      </w:r>
      <w:r w:rsidR="001A3BA1" w:rsidRPr="00DB24F5">
        <w:rPr>
          <w:rStyle w:val="FootnoteReference"/>
          <w:rFonts w:ascii="Times New Roman" w:hAnsi="Times New Roman" w:cs="Times New Roman"/>
          <w:sz w:val="24"/>
          <w:szCs w:val="24"/>
        </w:rPr>
        <w:footnoteReference w:id="18"/>
      </w:r>
      <w:r w:rsidRPr="00DB24F5">
        <w:rPr>
          <w:rFonts w:ascii="Times New Roman" w:hAnsi="Times New Roman" w:cs="Times New Roman"/>
          <w:sz w:val="24"/>
          <w:szCs w:val="24"/>
        </w:rPr>
        <w:t xml:space="preserve"> 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DIPP</w:t>
      </w:r>
      <w:r w:rsidR="00F748B4" w:rsidRPr="00DB24F5">
        <w:rPr>
          <w:rFonts w:ascii="Times New Roman" w:hAnsi="Times New Roman" w:cs="Times New Roman"/>
          <w:sz w:val="24"/>
          <w:szCs w:val="24"/>
        </w:rPr>
        <w:t>-n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2004, ku nuk ishte deklaruar llogaria rrjedh</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se e bashk</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shortit 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Tirana </w:t>
      </w:r>
      <w:proofErr w:type="spellStart"/>
      <w:r w:rsidR="00F748B4" w:rsidRPr="00DB24F5">
        <w:rPr>
          <w:rFonts w:ascii="Times New Roman" w:hAnsi="Times New Roman" w:cs="Times New Roman"/>
          <w:sz w:val="24"/>
          <w:szCs w:val="24"/>
        </w:rPr>
        <w:t>Bank</w:t>
      </w:r>
      <w:proofErr w:type="spellEnd"/>
      <w:r w:rsidR="00F748B4" w:rsidRPr="00DB24F5">
        <w:rPr>
          <w:rFonts w:ascii="Times New Roman" w:hAnsi="Times New Roman" w:cs="Times New Roman"/>
          <w:sz w:val="24"/>
          <w:szCs w:val="24"/>
        </w:rPr>
        <w:t xml:space="preserve">, </w:t>
      </w:r>
      <w:r w:rsidRPr="00DB24F5">
        <w:rPr>
          <w:rFonts w:ascii="Times New Roman" w:hAnsi="Times New Roman" w:cs="Times New Roman"/>
          <w:sz w:val="24"/>
          <w:szCs w:val="24"/>
        </w:rPr>
        <w:t>me gjendje 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shum</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n 600.355 lek</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subjekti ka de</w:t>
      </w:r>
      <w:r w:rsidR="00F748B4" w:rsidRPr="00DB24F5">
        <w:rPr>
          <w:rFonts w:ascii="Times New Roman" w:hAnsi="Times New Roman" w:cs="Times New Roman"/>
          <w:sz w:val="24"/>
          <w:szCs w:val="24"/>
        </w:rPr>
        <w:t>k</w:t>
      </w:r>
      <w:r w:rsidRPr="00DB24F5">
        <w:rPr>
          <w:rFonts w:ascii="Times New Roman" w:hAnsi="Times New Roman" w:cs="Times New Roman"/>
          <w:sz w:val="24"/>
          <w:szCs w:val="24"/>
        </w:rPr>
        <w:t>laruar se mund t</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mos ket</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 dijeni 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t</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llogari bankare n</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at</w:t>
      </w:r>
      <w:r w:rsidR="00C4532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koh</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Burimi i krijimit jan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ardhurat e p</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rfituara nga bashk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shorti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emigracion. </w:t>
      </w:r>
      <w:r w:rsidR="00EF109B" w:rsidRPr="00DB24F5">
        <w:rPr>
          <w:rFonts w:ascii="Times New Roman" w:hAnsi="Times New Roman" w:cs="Times New Roman"/>
          <w:sz w:val="24"/>
          <w:szCs w:val="24"/>
        </w:rPr>
        <w:t>E</w:t>
      </w:r>
      <w:r w:rsidR="0063237F" w:rsidRPr="00DB24F5">
        <w:rPr>
          <w:rFonts w:ascii="Times New Roman" w:hAnsi="Times New Roman" w:cs="Times New Roman"/>
          <w:sz w:val="24"/>
          <w:szCs w:val="24"/>
        </w:rPr>
        <w:t xml:space="preserve"> pyetur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lidhje me </w:t>
      </w:r>
      <w:proofErr w:type="spellStart"/>
      <w:r w:rsidR="0063237F" w:rsidRPr="00DB24F5">
        <w:rPr>
          <w:rFonts w:ascii="Times New Roman" w:hAnsi="Times New Roman" w:cs="Times New Roman"/>
          <w:sz w:val="24"/>
          <w:szCs w:val="24"/>
        </w:rPr>
        <w:t>mosdeklarimin</w:t>
      </w:r>
      <w:proofErr w:type="spellEnd"/>
      <w:r w:rsidR="0063237F" w:rsidRPr="00DB24F5">
        <w:rPr>
          <w:rFonts w:ascii="Times New Roman" w:hAnsi="Times New Roman" w:cs="Times New Roman"/>
          <w:sz w:val="24"/>
          <w:szCs w:val="24"/>
        </w:rPr>
        <w:t xml:space="preserve"> e gjendjes 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llogaris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pagave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w:t>
      </w:r>
      <w:proofErr w:type="spellStart"/>
      <w:r w:rsidR="0063237F" w:rsidRPr="00DB24F5">
        <w:rPr>
          <w:rFonts w:ascii="Times New Roman" w:hAnsi="Times New Roman" w:cs="Times New Roman"/>
          <w:sz w:val="24"/>
          <w:szCs w:val="24"/>
        </w:rPr>
        <w:t>Raiffeisen</w:t>
      </w:r>
      <w:proofErr w:type="spellEnd"/>
      <w:r w:rsidR="0063237F" w:rsidRPr="00DB24F5">
        <w:rPr>
          <w:rFonts w:ascii="Times New Roman" w:hAnsi="Times New Roman" w:cs="Times New Roman"/>
          <w:sz w:val="24"/>
          <w:szCs w:val="24"/>
        </w:rPr>
        <w:t xml:space="preserve"> </w:t>
      </w:r>
      <w:proofErr w:type="spellStart"/>
      <w:r w:rsidR="00F748B4" w:rsidRPr="00DB24F5">
        <w:rPr>
          <w:rFonts w:ascii="Times New Roman" w:hAnsi="Times New Roman" w:cs="Times New Roman"/>
          <w:sz w:val="24"/>
          <w:szCs w:val="24"/>
        </w:rPr>
        <w:t>Bank</w:t>
      </w:r>
      <w:proofErr w:type="spellEnd"/>
      <w:r w:rsidR="0063237F" w:rsidRPr="00DB24F5">
        <w:rPr>
          <w:rFonts w:ascii="Times New Roman" w:hAnsi="Times New Roman" w:cs="Times New Roman"/>
          <w:sz w:val="24"/>
          <w:szCs w:val="24"/>
        </w:rPr>
        <w:t>, p</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r shtesat apo </w:t>
      </w:r>
      <w:proofErr w:type="spellStart"/>
      <w:r w:rsidR="0063237F" w:rsidRPr="00DB24F5">
        <w:rPr>
          <w:rFonts w:ascii="Times New Roman" w:hAnsi="Times New Roman" w:cs="Times New Roman"/>
          <w:sz w:val="24"/>
          <w:szCs w:val="24"/>
        </w:rPr>
        <w:t>pak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simet</w:t>
      </w:r>
      <w:proofErr w:type="spellEnd"/>
      <w:r w:rsidR="0063237F" w:rsidRPr="00DB24F5">
        <w:rPr>
          <w:rFonts w:ascii="Times New Roman" w:hAnsi="Times New Roman" w:cs="Times New Roman"/>
          <w:sz w:val="24"/>
          <w:szCs w:val="24"/>
        </w:rPr>
        <w:t xml:space="preserve"> e gjendjeve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fund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vitit, subjekti ka deklaruar se “</w:t>
      </w:r>
      <w:r w:rsidR="0063237F" w:rsidRPr="00DB24F5">
        <w:rPr>
          <w:rFonts w:ascii="Times New Roman" w:hAnsi="Times New Roman" w:cs="Times New Roman"/>
          <w:i/>
          <w:iCs/>
          <w:sz w:val="24"/>
          <w:szCs w:val="24"/>
        </w:rPr>
        <w:t>duke menduar se ka deklaruar t</w:t>
      </w:r>
      <w:r w:rsidR="00C4532D" w:rsidRPr="00DB24F5">
        <w:rPr>
          <w:rFonts w:ascii="Times New Roman" w:hAnsi="Times New Roman" w:cs="Times New Roman"/>
          <w:i/>
          <w:iCs/>
          <w:sz w:val="24"/>
          <w:szCs w:val="24"/>
        </w:rPr>
        <w:t>ë</w:t>
      </w:r>
      <w:r w:rsidR="0063237F" w:rsidRPr="00DB24F5">
        <w:rPr>
          <w:rFonts w:ascii="Times New Roman" w:hAnsi="Times New Roman" w:cs="Times New Roman"/>
          <w:i/>
          <w:iCs/>
          <w:sz w:val="24"/>
          <w:szCs w:val="24"/>
        </w:rPr>
        <w:t xml:space="preserve"> ardhurat nga paga,</w:t>
      </w:r>
      <w:r w:rsidR="00F748B4" w:rsidRPr="00DB24F5">
        <w:rPr>
          <w:rFonts w:ascii="Times New Roman" w:hAnsi="Times New Roman" w:cs="Times New Roman"/>
          <w:i/>
          <w:iCs/>
          <w:sz w:val="24"/>
          <w:szCs w:val="24"/>
        </w:rPr>
        <w:t xml:space="preserve"> kam menduar se</w:t>
      </w:r>
      <w:r w:rsidR="0063237F" w:rsidRPr="00DB24F5">
        <w:rPr>
          <w:rFonts w:ascii="Times New Roman" w:hAnsi="Times New Roman" w:cs="Times New Roman"/>
          <w:i/>
          <w:iCs/>
          <w:sz w:val="24"/>
          <w:szCs w:val="24"/>
        </w:rPr>
        <w:t xml:space="preserve"> i ka deklaruar</w:t>
      </w:r>
      <w:r w:rsidR="00F748B4" w:rsidRPr="00DB24F5">
        <w:rPr>
          <w:rFonts w:ascii="Times New Roman" w:hAnsi="Times New Roman" w:cs="Times New Roman"/>
          <w:sz w:val="24"/>
          <w:szCs w:val="24"/>
        </w:rPr>
        <w:t>”</w:t>
      </w:r>
      <w:r w:rsidR="0063237F" w:rsidRPr="00DB24F5">
        <w:rPr>
          <w:rFonts w:ascii="Times New Roman" w:hAnsi="Times New Roman" w:cs="Times New Roman"/>
          <w:sz w:val="24"/>
          <w:szCs w:val="24"/>
        </w:rPr>
        <w:t>. E pyetur nga inspektori i ILKDKPKI-s</w:t>
      </w:r>
      <w:r w:rsidR="00C4532D" w:rsidRPr="00DB24F5">
        <w:rPr>
          <w:rFonts w:ascii="Times New Roman" w:hAnsi="Times New Roman" w:cs="Times New Roman"/>
          <w:sz w:val="24"/>
          <w:szCs w:val="24"/>
        </w:rPr>
        <w:t>ë</w:t>
      </w:r>
      <w:r w:rsidR="00F748B4" w:rsidRPr="00DB24F5">
        <w:rPr>
          <w:rFonts w:ascii="Times New Roman" w:hAnsi="Times New Roman" w:cs="Times New Roman"/>
          <w:sz w:val="24"/>
          <w:szCs w:val="24"/>
        </w:rPr>
        <w:t xml:space="preserve">, </w:t>
      </w:r>
      <w:r w:rsidR="0063237F" w:rsidRPr="00DB24F5">
        <w:rPr>
          <w:rFonts w:ascii="Times New Roman" w:hAnsi="Times New Roman" w:cs="Times New Roman"/>
          <w:sz w:val="24"/>
          <w:szCs w:val="24"/>
        </w:rPr>
        <w:t>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lidhje me </w:t>
      </w:r>
      <w:proofErr w:type="spellStart"/>
      <w:r w:rsidR="0063237F" w:rsidRPr="00DB24F5">
        <w:rPr>
          <w:rFonts w:ascii="Times New Roman" w:hAnsi="Times New Roman" w:cs="Times New Roman"/>
          <w:sz w:val="24"/>
          <w:szCs w:val="24"/>
        </w:rPr>
        <w:t>mosdeklarimin</w:t>
      </w:r>
      <w:proofErr w:type="spellEnd"/>
      <w:r w:rsidR="0063237F" w:rsidRPr="00DB24F5">
        <w:rPr>
          <w:rFonts w:ascii="Times New Roman" w:hAnsi="Times New Roman" w:cs="Times New Roman"/>
          <w:sz w:val="24"/>
          <w:szCs w:val="24"/>
        </w:rPr>
        <w:t xml:space="preserve"> e llogaris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rrjedh</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vitin 2005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w:t>
      </w:r>
      <w:proofErr w:type="spellStart"/>
      <w:r w:rsidR="0063237F" w:rsidRPr="00DB24F5">
        <w:rPr>
          <w:rFonts w:ascii="Times New Roman" w:hAnsi="Times New Roman" w:cs="Times New Roman"/>
          <w:sz w:val="24"/>
          <w:szCs w:val="24"/>
        </w:rPr>
        <w:t>Intesa</w:t>
      </w:r>
      <w:proofErr w:type="spellEnd"/>
      <w:r w:rsidR="0063237F" w:rsidRPr="00DB24F5">
        <w:rPr>
          <w:rFonts w:ascii="Times New Roman" w:hAnsi="Times New Roman" w:cs="Times New Roman"/>
          <w:sz w:val="24"/>
          <w:szCs w:val="24"/>
        </w:rPr>
        <w:t xml:space="preserve"> </w:t>
      </w:r>
      <w:proofErr w:type="spellStart"/>
      <w:r w:rsidR="0063237F" w:rsidRPr="00DB24F5">
        <w:rPr>
          <w:rFonts w:ascii="Times New Roman" w:hAnsi="Times New Roman" w:cs="Times New Roman"/>
          <w:sz w:val="24"/>
          <w:szCs w:val="24"/>
        </w:rPr>
        <w:t>Sanpaolo</w:t>
      </w:r>
      <w:proofErr w:type="spellEnd"/>
      <w:r w:rsidR="00F748B4" w:rsidRPr="00DB24F5">
        <w:rPr>
          <w:rFonts w:ascii="Times New Roman" w:hAnsi="Times New Roman" w:cs="Times New Roman"/>
          <w:sz w:val="24"/>
          <w:szCs w:val="24"/>
        </w:rPr>
        <w:t xml:space="preserve"> </w:t>
      </w:r>
      <w:proofErr w:type="spellStart"/>
      <w:r w:rsidR="00F748B4" w:rsidRPr="00DB24F5">
        <w:rPr>
          <w:rFonts w:ascii="Times New Roman" w:hAnsi="Times New Roman" w:cs="Times New Roman"/>
          <w:sz w:val="24"/>
          <w:szCs w:val="24"/>
        </w:rPr>
        <w:t>Bank</w:t>
      </w:r>
      <w:proofErr w:type="spellEnd"/>
      <w:r w:rsidR="00F748B4" w:rsidRPr="00DB24F5">
        <w:rPr>
          <w:rFonts w:ascii="Times New Roman" w:hAnsi="Times New Roman" w:cs="Times New Roman"/>
          <w:sz w:val="24"/>
          <w:szCs w:val="24"/>
        </w:rPr>
        <w:t xml:space="preserve"> </w:t>
      </w:r>
      <w:r w:rsidR="0063237F" w:rsidRPr="00DB24F5">
        <w:rPr>
          <w:rFonts w:ascii="Times New Roman" w:hAnsi="Times New Roman" w:cs="Times New Roman"/>
          <w:sz w:val="24"/>
          <w:szCs w:val="24"/>
        </w:rPr>
        <w:t>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em</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bashk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shortit me gjendje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d</w:t>
      </w:r>
      <w:r w:rsidR="00F748B4" w:rsidRPr="00DB24F5">
        <w:rPr>
          <w:rFonts w:ascii="Times New Roman" w:hAnsi="Times New Roman" w:cs="Times New Roman"/>
          <w:sz w:val="24"/>
          <w:szCs w:val="24"/>
        </w:rPr>
        <w:t>a</w:t>
      </w:r>
      <w:r w:rsidR="0063237F" w:rsidRPr="00DB24F5">
        <w:rPr>
          <w:rFonts w:ascii="Times New Roman" w:hAnsi="Times New Roman" w:cs="Times New Roman"/>
          <w:sz w:val="24"/>
          <w:szCs w:val="24"/>
        </w:rPr>
        <w:t>t</w:t>
      </w:r>
      <w:r w:rsidR="00273A0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31.12.2005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shum</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n 1.099.800 lek</w:t>
      </w:r>
      <w:r w:rsidR="00C4532D" w:rsidRPr="00DB24F5">
        <w:rPr>
          <w:rFonts w:ascii="Times New Roman" w:hAnsi="Times New Roman" w:cs="Times New Roman"/>
          <w:sz w:val="24"/>
          <w:szCs w:val="24"/>
        </w:rPr>
        <w:t>ë</w:t>
      </w:r>
      <w:r w:rsidR="00F748B4" w:rsidRPr="00DB24F5">
        <w:rPr>
          <w:rFonts w:ascii="Times New Roman" w:hAnsi="Times New Roman" w:cs="Times New Roman"/>
          <w:sz w:val="24"/>
          <w:szCs w:val="24"/>
        </w:rPr>
        <w:t>,</w:t>
      </w:r>
      <w:r w:rsidR="0063237F" w:rsidRPr="00DB24F5">
        <w:rPr>
          <w:rFonts w:ascii="Times New Roman" w:hAnsi="Times New Roman" w:cs="Times New Roman"/>
          <w:sz w:val="24"/>
          <w:szCs w:val="24"/>
        </w:rPr>
        <w:t xml:space="preserve"> subjekti ka </w:t>
      </w:r>
      <w:r w:rsidR="00A3388A" w:rsidRPr="00DB24F5">
        <w:rPr>
          <w:rFonts w:ascii="Times New Roman" w:hAnsi="Times New Roman" w:cs="Times New Roman"/>
          <w:sz w:val="24"/>
          <w:szCs w:val="24"/>
        </w:rPr>
        <w:t>sqaruar</w:t>
      </w:r>
      <w:r w:rsidR="0063237F" w:rsidRPr="00DB24F5">
        <w:rPr>
          <w:rFonts w:ascii="Times New Roman" w:hAnsi="Times New Roman" w:cs="Times New Roman"/>
          <w:sz w:val="24"/>
          <w:szCs w:val="24"/>
        </w:rPr>
        <w:t xml:space="preserve"> se e ka deklaruar at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vitin 2006, </w:t>
      </w:r>
      <w:r w:rsidR="00F748B4" w:rsidRPr="00DB24F5">
        <w:rPr>
          <w:rFonts w:ascii="Times New Roman" w:hAnsi="Times New Roman" w:cs="Times New Roman"/>
          <w:sz w:val="24"/>
          <w:szCs w:val="24"/>
        </w:rPr>
        <w:t>dhe se meqenëse,</w:t>
      </w:r>
      <w:r w:rsidR="0063237F" w:rsidRPr="00DB24F5">
        <w:rPr>
          <w:rFonts w:ascii="Times New Roman" w:hAnsi="Times New Roman" w:cs="Times New Roman"/>
          <w:sz w:val="24"/>
          <w:szCs w:val="24"/>
        </w:rPr>
        <w:t xml:space="preserve"> me sa mba</w:t>
      </w:r>
      <w:r w:rsidR="00611AB9" w:rsidRPr="00DB24F5">
        <w:rPr>
          <w:rFonts w:ascii="Times New Roman" w:hAnsi="Times New Roman" w:cs="Times New Roman"/>
          <w:sz w:val="24"/>
          <w:szCs w:val="24"/>
        </w:rPr>
        <w:t>nte</w:t>
      </w:r>
      <w:r w:rsidR="0063237F" w:rsidRPr="00DB24F5">
        <w:rPr>
          <w:rFonts w:ascii="Times New Roman" w:hAnsi="Times New Roman" w:cs="Times New Roman"/>
          <w:sz w:val="24"/>
          <w:szCs w:val="24"/>
        </w:rPr>
        <w:t xml:space="preserve"> mend</w:t>
      </w:r>
      <w:r w:rsidR="00611AB9" w:rsidRPr="00DB24F5">
        <w:rPr>
          <w:rFonts w:ascii="Times New Roman" w:hAnsi="Times New Roman" w:cs="Times New Roman"/>
          <w:sz w:val="24"/>
          <w:szCs w:val="24"/>
        </w:rPr>
        <w:t>,</w:t>
      </w:r>
      <w:r w:rsidR="0063237F" w:rsidRPr="00DB24F5">
        <w:rPr>
          <w:rFonts w:ascii="Times New Roman" w:hAnsi="Times New Roman" w:cs="Times New Roman"/>
          <w:sz w:val="24"/>
          <w:szCs w:val="24"/>
        </w:rPr>
        <w:t xml:space="preserve"> </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sht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krijuar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fund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vitit 2005</w:t>
      </w:r>
      <w:r w:rsidR="00F748B4" w:rsidRPr="00DB24F5">
        <w:rPr>
          <w:rFonts w:ascii="Times New Roman" w:hAnsi="Times New Roman" w:cs="Times New Roman"/>
          <w:sz w:val="24"/>
          <w:szCs w:val="24"/>
        </w:rPr>
        <w:t xml:space="preserve">, </w:t>
      </w:r>
      <w:proofErr w:type="spellStart"/>
      <w:r w:rsidR="00F748B4" w:rsidRPr="00DB24F5">
        <w:rPr>
          <w:rFonts w:ascii="Times New Roman" w:hAnsi="Times New Roman" w:cs="Times New Roman"/>
          <w:sz w:val="24"/>
          <w:szCs w:val="24"/>
        </w:rPr>
        <w:t>mosdeklarimi</w:t>
      </w:r>
      <w:proofErr w:type="spellEnd"/>
      <w:r w:rsidR="0063237F" w:rsidRPr="00DB24F5">
        <w:rPr>
          <w:rFonts w:ascii="Times New Roman" w:hAnsi="Times New Roman" w:cs="Times New Roman"/>
          <w:sz w:val="24"/>
          <w:szCs w:val="24"/>
        </w:rPr>
        <w:t xml:space="preserve"> ka </w:t>
      </w:r>
      <w:r w:rsidR="00F748B4" w:rsidRPr="00DB24F5">
        <w:rPr>
          <w:rFonts w:ascii="Times New Roman" w:hAnsi="Times New Roman" w:cs="Times New Roman"/>
          <w:sz w:val="24"/>
          <w:szCs w:val="24"/>
        </w:rPr>
        <w:t>qenë</w:t>
      </w:r>
      <w:r w:rsidR="0063237F" w:rsidRPr="00DB24F5">
        <w:rPr>
          <w:rFonts w:ascii="Times New Roman" w:hAnsi="Times New Roman" w:cs="Times New Roman"/>
          <w:sz w:val="24"/>
          <w:szCs w:val="24"/>
        </w:rPr>
        <w:t xml:space="preserve"> nj</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pasakt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si nga ana </w:t>
      </w:r>
      <w:r w:rsidR="00611AB9" w:rsidRPr="00DB24F5">
        <w:rPr>
          <w:rFonts w:ascii="Times New Roman" w:hAnsi="Times New Roman" w:cs="Times New Roman"/>
          <w:sz w:val="24"/>
          <w:szCs w:val="24"/>
        </w:rPr>
        <w:t>e saj</w:t>
      </w:r>
      <w:r w:rsidR="0063237F" w:rsidRPr="00DB24F5">
        <w:rPr>
          <w:rFonts w:ascii="Times New Roman" w:hAnsi="Times New Roman" w:cs="Times New Roman"/>
          <w:sz w:val="24"/>
          <w:szCs w:val="24"/>
        </w:rPr>
        <w:t xml:space="preserve">. Po </w:t>
      </w:r>
      <w:r w:rsidR="00F748B4" w:rsidRPr="00DB24F5">
        <w:rPr>
          <w:rFonts w:ascii="Times New Roman" w:hAnsi="Times New Roman" w:cs="Times New Roman"/>
          <w:sz w:val="24"/>
          <w:szCs w:val="24"/>
        </w:rPr>
        <w:t>ashtu,</w:t>
      </w:r>
      <w:r w:rsidR="0063237F" w:rsidRPr="00DB24F5">
        <w:rPr>
          <w:rFonts w:ascii="Times New Roman" w:hAnsi="Times New Roman" w:cs="Times New Roman"/>
          <w:sz w:val="24"/>
          <w:szCs w:val="24"/>
        </w:rPr>
        <w:t xml:space="preserv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p</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rgjigje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pyetjes 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inspekto</w:t>
      </w:r>
      <w:r w:rsidR="00431C42" w:rsidRPr="00DB24F5">
        <w:rPr>
          <w:rFonts w:ascii="Times New Roman" w:hAnsi="Times New Roman" w:cs="Times New Roman"/>
          <w:sz w:val="24"/>
          <w:szCs w:val="24"/>
        </w:rPr>
        <w:t>r</w:t>
      </w:r>
      <w:r w:rsidR="0063237F" w:rsidRPr="00DB24F5">
        <w:rPr>
          <w:rFonts w:ascii="Times New Roman" w:hAnsi="Times New Roman" w:cs="Times New Roman"/>
          <w:sz w:val="24"/>
          <w:szCs w:val="24"/>
        </w:rPr>
        <w:t>it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ILDKPKI-s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se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deklarimet periodike vjetore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viteve 200</w:t>
      </w:r>
      <w:r w:rsidR="00F748B4" w:rsidRPr="00DB24F5">
        <w:rPr>
          <w:rFonts w:ascii="Times New Roman" w:hAnsi="Times New Roman" w:cs="Times New Roman"/>
          <w:sz w:val="24"/>
          <w:szCs w:val="24"/>
        </w:rPr>
        <w:t xml:space="preserve">5 </w:t>
      </w:r>
      <w:r w:rsidR="0063237F" w:rsidRPr="00DB24F5">
        <w:rPr>
          <w:rFonts w:ascii="Times New Roman" w:hAnsi="Times New Roman" w:cs="Times New Roman"/>
          <w:sz w:val="24"/>
          <w:szCs w:val="24"/>
        </w:rPr>
        <w:t>- dhe 2010 ka diferenca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pajustifikuara midis </w:t>
      </w:r>
      <w:proofErr w:type="spellStart"/>
      <w:r w:rsidR="0063237F" w:rsidRPr="00DB24F5">
        <w:rPr>
          <w:rFonts w:ascii="Times New Roman" w:hAnsi="Times New Roman" w:cs="Times New Roman"/>
          <w:sz w:val="24"/>
          <w:szCs w:val="24"/>
        </w:rPr>
        <w:t>aseteve</w:t>
      </w:r>
      <w:proofErr w:type="spellEnd"/>
      <w:r w:rsidR="0063237F" w:rsidRPr="00DB24F5">
        <w:rPr>
          <w:rFonts w:ascii="Times New Roman" w:hAnsi="Times New Roman" w:cs="Times New Roman"/>
          <w:sz w:val="24"/>
          <w:szCs w:val="24"/>
        </w:rPr>
        <w:t xml:space="preserve"> dhe 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ardhurave </w:t>
      </w:r>
      <w:r w:rsidR="0063237F" w:rsidRPr="00DB24F5">
        <w:rPr>
          <w:rFonts w:ascii="Times New Roman" w:hAnsi="Times New Roman" w:cs="Times New Roman"/>
          <w:i/>
          <w:iCs/>
          <w:sz w:val="24"/>
          <w:szCs w:val="24"/>
        </w:rPr>
        <w:t>neto</w:t>
      </w:r>
      <w:r w:rsidR="0063237F" w:rsidRPr="00DB24F5">
        <w:rPr>
          <w:rFonts w:ascii="Times New Roman" w:hAnsi="Times New Roman" w:cs="Times New Roman"/>
          <w:sz w:val="24"/>
          <w:szCs w:val="24"/>
        </w:rPr>
        <w:t>, p</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rkat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sisht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vlerat 433.318 lek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dhe 193.286 lek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subjekti ka deklaruar se</w:t>
      </w:r>
      <w:r w:rsidR="00F748B4" w:rsidRPr="00DB24F5">
        <w:rPr>
          <w:rFonts w:ascii="Times New Roman" w:hAnsi="Times New Roman" w:cs="Times New Roman"/>
          <w:sz w:val="24"/>
          <w:szCs w:val="24"/>
        </w:rPr>
        <w:t>,</w:t>
      </w:r>
      <w:r w:rsidR="0063237F" w:rsidRPr="00DB24F5">
        <w:rPr>
          <w:rFonts w:ascii="Times New Roman" w:hAnsi="Times New Roman" w:cs="Times New Roman"/>
          <w:sz w:val="24"/>
          <w:szCs w:val="24"/>
        </w:rPr>
        <w:t xml:space="preserve"> nisur nga fakti se familjarisht jeton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Gjirokast</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 shpenzimet e jetes</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s </w:t>
      </w:r>
      <w:del w:id="211" w:author="Sokol Çomo" w:date="2025-05-02T08:44:00Z">
        <w:r w:rsidR="0063237F" w:rsidRPr="000725D8">
          <w:rPr>
            <w:rFonts w:ascii="Times New Roman" w:hAnsi="Times New Roman" w:cs="Times New Roman"/>
            <w:sz w:val="24"/>
            <w:szCs w:val="24"/>
          </w:rPr>
          <w:delText>jan</w:delText>
        </w:r>
        <w:r w:rsidR="00C4532D" w:rsidRPr="000725D8">
          <w:rPr>
            <w:rFonts w:ascii="Times New Roman" w:hAnsi="Times New Roman" w:cs="Times New Roman"/>
            <w:sz w:val="24"/>
            <w:szCs w:val="24"/>
          </w:rPr>
          <w:delText>ë</w:delText>
        </w:r>
      </w:del>
      <w:ins w:id="212" w:author="Sokol Çomo" w:date="2025-05-02T08:44:00Z">
        <w:r w:rsidR="00346E8C" w:rsidRPr="00DB24F5">
          <w:rPr>
            <w:rFonts w:ascii="Times New Roman" w:hAnsi="Times New Roman" w:cs="Times New Roman"/>
            <w:sz w:val="24"/>
            <w:szCs w:val="24"/>
          </w:rPr>
          <w:t>k</w:t>
        </w:r>
        <w:r w:rsidR="0063237F" w:rsidRPr="00DB24F5">
          <w:rPr>
            <w:rFonts w:ascii="Times New Roman" w:hAnsi="Times New Roman" w:cs="Times New Roman"/>
            <w:sz w:val="24"/>
            <w:szCs w:val="24"/>
          </w:rPr>
          <w:t>an</w:t>
        </w:r>
        <w:r w:rsidR="00C4532D" w:rsidRPr="00DB24F5">
          <w:rPr>
            <w:rFonts w:ascii="Times New Roman" w:hAnsi="Times New Roman" w:cs="Times New Roman"/>
            <w:sz w:val="24"/>
            <w:szCs w:val="24"/>
          </w:rPr>
          <w:t>ë</w:t>
        </w:r>
      </w:ins>
      <w:r w:rsidR="0063237F" w:rsidRPr="00DB24F5">
        <w:rPr>
          <w:rFonts w:ascii="Times New Roman" w:hAnsi="Times New Roman" w:cs="Times New Roman"/>
          <w:sz w:val="24"/>
          <w:szCs w:val="24"/>
        </w:rPr>
        <w:t xml:space="preserve"> qen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minimale dhe f</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mij</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t e</w:t>
      </w:r>
      <w:r w:rsidR="00F748B4" w:rsidRPr="00DB24F5">
        <w:rPr>
          <w:rFonts w:ascii="Times New Roman" w:hAnsi="Times New Roman" w:cs="Times New Roman"/>
          <w:sz w:val="24"/>
          <w:szCs w:val="24"/>
        </w:rPr>
        <w:t xml:space="preserve"> saj </w:t>
      </w:r>
      <w:r w:rsidR="0063237F" w:rsidRPr="00DB24F5">
        <w:rPr>
          <w:rFonts w:ascii="Times New Roman" w:hAnsi="Times New Roman" w:cs="Times New Roman"/>
          <w:sz w:val="24"/>
          <w:szCs w:val="24"/>
        </w:rPr>
        <w:t>kan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jetuar te gjysh</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rit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Tepelen</w:t>
      </w:r>
      <w:r w:rsidR="00C4532D" w:rsidRPr="00DB24F5">
        <w:rPr>
          <w:rFonts w:ascii="Times New Roman" w:hAnsi="Times New Roman" w:cs="Times New Roman"/>
          <w:sz w:val="24"/>
          <w:szCs w:val="24"/>
        </w:rPr>
        <w:t>ë</w:t>
      </w:r>
      <w:r w:rsidR="00EF109B" w:rsidRPr="00DB24F5">
        <w:rPr>
          <w:rFonts w:ascii="Times New Roman" w:hAnsi="Times New Roman" w:cs="Times New Roman"/>
          <w:sz w:val="24"/>
          <w:szCs w:val="24"/>
        </w:rPr>
        <w:t xml:space="preserve"> dhe se </w:t>
      </w:r>
      <w:r w:rsidR="0063237F" w:rsidRPr="00DB24F5">
        <w:rPr>
          <w:rFonts w:ascii="Times New Roman" w:hAnsi="Times New Roman" w:cs="Times New Roman"/>
          <w:sz w:val="24"/>
          <w:szCs w:val="24"/>
        </w:rPr>
        <w:t>vazhdimisht ka pasur ndihm</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n e prind</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rve. </w:t>
      </w:r>
      <w:r w:rsidR="00F748B4" w:rsidRPr="00DB24F5">
        <w:rPr>
          <w:rFonts w:ascii="Times New Roman" w:hAnsi="Times New Roman" w:cs="Times New Roman"/>
          <w:sz w:val="24"/>
          <w:szCs w:val="24"/>
        </w:rPr>
        <w:t>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lidhje </w:t>
      </w:r>
      <w:r w:rsidR="00A3388A" w:rsidRPr="00DB24F5">
        <w:rPr>
          <w:rFonts w:ascii="Times New Roman" w:hAnsi="Times New Roman" w:cs="Times New Roman"/>
          <w:sz w:val="24"/>
          <w:szCs w:val="24"/>
        </w:rPr>
        <w:t xml:space="preserve">me </w:t>
      </w:r>
      <w:r w:rsidR="00F748B4" w:rsidRPr="00DB24F5">
        <w:rPr>
          <w:rFonts w:ascii="Times New Roman" w:hAnsi="Times New Roman" w:cs="Times New Roman"/>
          <w:sz w:val="24"/>
          <w:szCs w:val="24"/>
        </w:rPr>
        <w:t>v</w:t>
      </w:r>
      <w:r w:rsidR="00273A0D" w:rsidRPr="00DB24F5">
        <w:rPr>
          <w:rFonts w:ascii="Times New Roman" w:hAnsi="Times New Roman" w:cs="Times New Roman"/>
          <w:sz w:val="24"/>
          <w:szCs w:val="24"/>
        </w:rPr>
        <w:t>ë</w:t>
      </w:r>
      <w:r w:rsidR="00F748B4" w:rsidRPr="00DB24F5">
        <w:rPr>
          <w:rFonts w:ascii="Times New Roman" w:hAnsi="Times New Roman" w:cs="Times New Roman"/>
          <w:sz w:val="24"/>
          <w:szCs w:val="24"/>
        </w:rPr>
        <w:t>rtetimin e t</w:t>
      </w:r>
      <w:r w:rsidR="00273A0D" w:rsidRPr="00DB24F5">
        <w:rPr>
          <w:rFonts w:ascii="Times New Roman" w:hAnsi="Times New Roman" w:cs="Times New Roman"/>
          <w:sz w:val="24"/>
          <w:szCs w:val="24"/>
        </w:rPr>
        <w:t>ë</w:t>
      </w:r>
      <w:r w:rsidR="00F748B4" w:rsidRPr="00DB24F5">
        <w:rPr>
          <w:rFonts w:ascii="Times New Roman" w:hAnsi="Times New Roman" w:cs="Times New Roman"/>
          <w:sz w:val="24"/>
          <w:szCs w:val="24"/>
        </w:rPr>
        <w:t xml:space="preserve"> </w:t>
      </w:r>
      <w:r w:rsidR="0063237F" w:rsidRPr="00DB24F5">
        <w:rPr>
          <w:rFonts w:ascii="Times New Roman" w:hAnsi="Times New Roman" w:cs="Times New Roman"/>
          <w:sz w:val="24"/>
          <w:szCs w:val="24"/>
        </w:rPr>
        <w:t>ardhura</w:t>
      </w:r>
      <w:r w:rsidR="00F748B4" w:rsidRPr="00DB24F5">
        <w:rPr>
          <w:rFonts w:ascii="Times New Roman" w:hAnsi="Times New Roman" w:cs="Times New Roman"/>
          <w:sz w:val="24"/>
          <w:szCs w:val="24"/>
        </w:rPr>
        <w:t>ve t</w:t>
      </w:r>
      <w:r w:rsidR="00273A0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bashk</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shortit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Greqi</w:t>
      </w:r>
      <w:r w:rsidR="00F748B4" w:rsidRPr="00DB24F5">
        <w:rPr>
          <w:rFonts w:ascii="Times New Roman" w:hAnsi="Times New Roman" w:cs="Times New Roman"/>
          <w:sz w:val="24"/>
          <w:szCs w:val="24"/>
        </w:rPr>
        <w:t>,</w:t>
      </w:r>
      <w:r w:rsidR="0063237F" w:rsidRPr="00DB24F5">
        <w:rPr>
          <w:rFonts w:ascii="Times New Roman" w:hAnsi="Times New Roman" w:cs="Times New Roman"/>
          <w:sz w:val="24"/>
          <w:szCs w:val="24"/>
        </w:rPr>
        <w:t xml:space="preserve"> n</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 xml:space="preserve"> shum</w:t>
      </w:r>
      <w:r w:rsidR="00C4532D" w:rsidRPr="00DB24F5">
        <w:rPr>
          <w:rFonts w:ascii="Times New Roman" w:hAnsi="Times New Roman" w:cs="Times New Roman"/>
          <w:sz w:val="24"/>
          <w:szCs w:val="24"/>
        </w:rPr>
        <w:t>ë</w:t>
      </w:r>
      <w:r w:rsidR="0063237F" w:rsidRPr="00DB24F5">
        <w:rPr>
          <w:rFonts w:ascii="Times New Roman" w:hAnsi="Times New Roman" w:cs="Times New Roman"/>
          <w:sz w:val="24"/>
          <w:szCs w:val="24"/>
        </w:rPr>
        <w:t>n 2.500 euro</w:t>
      </w:r>
      <w:r w:rsidR="00F748B4" w:rsidRPr="00DB24F5">
        <w:rPr>
          <w:rFonts w:ascii="Times New Roman" w:hAnsi="Times New Roman" w:cs="Times New Roman"/>
          <w:sz w:val="24"/>
          <w:szCs w:val="24"/>
        </w:rPr>
        <w:t>/</w:t>
      </w:r>
      <w:r w:rsidR="0063237F" w:rsidRPr="00DB24F5">
        <w:rPr>
          <w:rFonts w:ascii="Times New Roman" w:hAnsi="Times New Roman" w:cs="Times New Roman"/>
          <w:sz w:val="24"/>
          <w:szCs w:val="24"/>
        </w:rPr>
        <w:t>muaj</w:t>
      </w:r>
      <w:r w:rsidR="00C4532D" w:rsidRPr="00DB24F5">
        <w:rPr>
          <w:rFonts w:ascii="Times New Roman" w:hAnsi="Times New Roman" w:cs="Times New Roman"/>
          <w:sz w:val="24"/>
          <w:szCs w:val="24"/>
        </w:rPr>
        <w:t xml:space="preserve"> si dhe të ardhurat nga veprimtaria private e bashkëshortit 230.000 lekë</w:t>
      </w:r>
      <w:r w:rsidR="00F748B4" w:rsidRPr="00DB24F5">
        <w:rPr>
          <w:rFonts w:ascii="Times New Roman" w:hAnsi="Times New Roman" w:cs="Times New Roman"/>
          <w:sz w:val="24"/>
          <w:szCs w:val="24"/>
        </w:rPr>
        <w:t>,</w:t>
      </w:r>
      <w:r w:rsidR="00C4532D" w:rsidRPr="00DB24F5">
        <w:rPr>
          <w:rFonts w:ascii="Times New Roman" w:hAnsi="Times New Roman" w:cs="Times New Roman"/>
          <w:sz w:val="24"/>
          <w:szCs w:val="24"/>
        </w:rPr>
        <w:t xml:space="preserve"> subjekti ka sqaruar se</w:t>
      </w:r>
      <w:r w:rsidR="00F748B4" w:rsidRPr="00DB24F5">
        <w:rPr>
          <w:rFonts w:ascii="Times New Roman" w:hAnsi="Times New Roman" w:cs="Times New Roman"/>
          <w:sz w:val="24"/>
          <w:szCs w:val="24"/>
        </w:rPr>
        <w:t>,</w:t>
      </w:r>
      <w:r w:rsidR="00C4532D" w:rsidRPr="00DB24F5">
        <w:rPr>
          <w:rFonts w:ascii="Times New Roman" w:hAnsi="Times New Roman" w:cs="Times New Roman"/>
          <w:sz w:val="24"/>
          <w:szCs w:val="24"/>
        </w:rPr>
        <w:t xml:space="preserve"> </w:t>
      </w:r>
      <w:r w:rsidR="00C4532D" w:rsidRPr="00DB24F5">
        <w:rPr>
          <w:rFonts w:ascii="Times New Roman" w:hAnsi="Times New Roman" w:cs="Times New Roman"/>
          <w:i/>
          <w:iCs/>
          <w:sz w:val="24"/>
          <w:szCs w:val="24"/>
        </w:rPr>
        <w:t xml:space="preserve">për sa i përket të ardhurave të </w:t>
      </w:r>
      <w:r w:rsidR="00C4532D" w:rsidRPr="00DB24F5">
        <w:rPr>
          <w:rFonts w:ascii="Times New Roman" w:hAnsi="Times New Roman" w:cs="Times New Roman"/>
          <w:i/>
          <w:iCs/>
          <w:sz w:val="24"/>
          <w:szCs w:val="24"/>
        </w:rPr>
        <w:lastRenderedPageBreak/>
        <w:t>bashkëshortit</w:t>
      </w:r>
      <w:r w:rsidR="00F748B4" w:rsidRPr="00DB24F5">
        <w:rPr>
          <w:rFonts w:ascii="Times New Roman" w:hAnsi="Times New Roman" w:cs="Times New Roman"/>
          <w:i/>
          <w:iCs/>
          <w:sz w:val="24"/>
          <w:szCs w:val="24"/>
        </w:rPr>
        <w:t xml:space="preserve"> </w:t>
      </w:r>
      <w:r w:rsidR="00C4532D" w:rsidRPr="00DB24F5">
        <w:rPr>
          <w:rFonts w:ascii="Times New Roman" w:hAnsi="Times New Roman" w:cs="Times New Roman"/>
          <w:i/>
          <w:iCs/>
          <w:sz w:val="24"/>
          <w:szCs w:val="24"/>
        </w:rPr>
        <w:t xml:space="preserve">të krijuara në shtetin grek, </w:t>
      </w:r>
      <w:r w:rsidR="00A3388A" w:rsidRPr="00DB24F5">
        <w:rPr>
          <w:rFonts w:ascii="Times New Roman" w:hAnsi="Times New Roman" w:cs="Times New Roman"/>
          <w:i/>
          <w:iCs/>
          <w:sz w:val="24"/>
          <w:szCs w:val="24"/>
        </w:rPr>
        <w:t>[...]</w:t>
      </w:r>
      <w:r w:rsidR="00C4532D" w:rsidRPr="00DB24F5">
        <w:rPr>
          <w:rFonts w:ascii="Times New Roman" w:hAnsi="Times New Roman" w:cs="Times New Roman"/>
          <w:i/>
          <w:iCs/>
          <w:sz w:val="24"/>
          <w:szCs w:val="24"/>
        </w:rPr>
        <w:t xml:space="preserve"> kam paraqitur dokumente të bashk</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shortit q</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ka qen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w:t>
      </w:r>
      <w:proofErr w:type="spellStart"/>
      <w:r w:rsidR="00C4532D" w:rsidRPr="00DB24F5">
        <w:rPr>
          <w:rFonts w:ascii="Times New Roman" w:hAnsi="Times New Roman" w:cs="Times New Roman"/>
          <w:i/>
          <w:iCs/>
          <w:sz w:val="24"/>
          <w:szCs w:val="24"/>
        </w:rPr>
        <w:t>konform</w:t>
      </w:r>
      <w:proofErr w:type="spellEnd"/>
      <w:r w:rsidR="00C4532D" w:rsidRPr="00DB24F5">
        <w:rPr>
          <w:rFonts w:ascii="Times New Roman" w:hAnsi="Times New Roman" w:cs="Times New Roman"/>
          <w:i/>
          <w:iCs/>
          <w:sz w:val="24"/>
          <w:szCs w:val="24"/>
        </w:rPr>
        <w:t xml:space="preserve"> rregullave 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at</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shtet nga vitit 1992-2005. 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 dy vite 2005-2007, bashk</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shorti ka qen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pa dokumente t</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rregullta 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shtetin Grek. Kam deklaruar 2.500 euro</w:t>
      </w:r>
      <w:r w:rsidR="00A3388A" w:rsidRPr="00DB24F5">
        <w:rPr>
          <w:rFonts w:ascii="Times New Roman" w:hAnsi="Times New Roman" w:cs="Times New Roman"/>
          <w:i/>
          <w:iCs/>
          <w:sz w:val="24"/>
          <w:szCs w:val="24"/>
        </w:rPr>
        <w:t>/</w:t>
      </w:r>
      <w:r w:rsidR="00C4532D" w:rsidRPr="00DB24F5">
        <w:rPr>
          <w:rFonts w:ascii="Times New Roman" w:hAnsi="Times New Roman" w:cs="Times New Roman"/>
          <w:i/>
          <w:iCs/>
          <w:sz w:val="24"/>
          <w:szCs w:val="24"/>
        </w:rPr>
        <w:t>muaj duke 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rfshir</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gjithçka, pra edhe t</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ardhurat e 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rfituara nga puna e tij private 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Shqip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ri. Kam paraqitur 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 tu administruar n</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dosje nj</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v</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rte</w:t>
      </w:r>
      <w:r w:rsidR="001B686E" w:rsidRPr="00DB24F5">
        <w:rPr>
          <w:rFonts w:ascii="Times New Roman" w:hAnsi="Times New Roman" w:cs="Times New Roman"/>
          <w:i/>
          <w:iCs/>
          <w:sz w:val="24"/>
          <w:szCs w:val="24"/>
        </w:rPr>
        <w:t>t</w:t>
      </w:r>
      <w:r w:rsidR="00C4532D" w:rsidRPr="00DB24F5">
        <w:rPr>
          <w:rFonts w:ascii="Times New Roman" w:hAnsi="Times New Roman" w:cs="Times New Roman"/>
          <w:i/>
          <w:iCs/>
          <w:sz w:val="24"/>
          <w:szCs w:val="24"/>
        </w:rPr>
        <w:t>im nga firma “</w:t>
      </w:r>
      <w:proofErr w:type="spellStart"/>
      <w:r w:rsidR="00C4532D" w:rsidRPr="00DB24F5">
        <w:rPr>
          <w:rFonts w:ascii="Times New Roman" w:hAnsi="Times New Roman" w:cs="Times New Roman"/>
          <w:i/>
          <w:iCs/>
          <w:sz w:val="24"/>
          <w:szCs w:val="24"/>
        </w:rPr>
        <w:t>Gaqe</w:t>
      </w:r>
      <w:proofErr w:type="spellEnd"/>
      <w:r w:rsidR="00C4532D" w:rsidRPr="00DB24F5">
        <w:rPr>
          <w:rFonts w:ascii="Times New Roman" w:hAnsi="Times New Roman" w:cs="Times New Roman"/>
          <w:i/>
          <w:iCs/>
          <w:sz w:val="24"/>
          <w:szCs w:val="24"/>
        </w:rPr>
        <w:t xml:space="preserve"> </w:t>
      </w:r>
      <w:proofErr w:type="spellStart"/>
      <w:r w:rsidR="00C4532D" w:rsidRPr="00DB24F5">
        <w:rPr>
          <w:rFonts w:ascii="Times New Roman" w:hAnsi="Times New Roman" w:cs="Times New Roman"/>
          <w:i/>
          <w:iCs/>
          <w:sz w:val="24"/>
          <w:szCs w:val="24"/>
        </w:rPr>
        <w:t>Meci</w:t>
      </w:r>
      <w:proofErr w:type="spellEnd"/>
      <w:r w:rsidR="00C4532D" w:rsidRPr="00DB24F5">
        <w:rPr>
          <w:rFonts w:ascii="Times New Roman" w:hAnsi="Times New Roman" w:cs="Times New Roman"/>
          <w:i/>
          <w:iCs/>
          <w:sz w:val="24"/>
          <w:szCs w:val="24"/>
        </w:rPr>
        <w:t>” SHPK, ku v</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rtetohet se vet</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m nga kjo firm</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bashk</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shorti ka p</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rfituar t</w:t>
      </w:r>
      <w:r w:rsidR="00F20EE9" w:rsidRPr="00DB24F5">
        <w:rPr>
          <w:rFonts w:ascii="Times New Roman" w:hAnsi="Times New Roman" w:cs="Times New Roman"/>
          <w:i/>
          <w:iCs/>
          <w:sz w:val="24"/>
          <w:szCs w:val="24"/>
        </w:rPr>
        <w:t>ë</w:t>
      </w:r>
      <w:r w:rsidR="00C4532D" w:rsidRPr="00DB24F5">
        <w:rPr>
          <w:rFonts w:ascii="Times New Roman" w:hAnsi="Times New Roman" w:cs="Times New Roman"/>
          <w:i/>
          <w:iCs/>
          <w:sz w:val="24"/>
          <w:szCs w:val="24"/>
        </w:rPr>
        <w:t xml:space="preserve"> ardhura ligjore nga puna e tij private  nga viti 2007-2010 .</w:t>
      </w:r>
    </w:p>
    <w:p w14:paraId="6B66FD2E" w14:textId="09320AF7" w:rsidR="00B9767F" w:rsidRPr="00DB24F5" w:rsidRDefault="008D12E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DB24F5">
        <w:rPr>
          <w:rFonts w:ascii="Times New Roman" w:hAnsi="Times New Roman" w:cs="Times New Roman"/>
          <w:sz w:val="24"/>
          <w:szCs w:val="24"/>
        </w:rPr>
        <w:t>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rgjigje 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pyetjes nga</w:t>
      </w:r>
      <w:r w:rsidR="007F069E" w:rsidRPr="00DB24F5">
        <w:rPr>
          <w:rFonts w:ascii="Times New Roman" w:hAnsi="Times New Roman" w:cs="Times New Roman"/>
          <w:sz w:val="24"/>
          <w:szCs w:val="24"/>
        </w:rPr>
        <w:t xml:space="preserve"> Komisioni</w:t>
      </w:r>
      <w:r w:rsidRPr="00DB24F5">
        <w:rPr>
          <w:rStyle w:val="FootnoteReference"/>
          <w:rFonts w:ascii="Times New Roman" w:hAnsi="Times New Roman" w:cs="Times New Roman"/>
          <w:sz w:val="24"/>
          <w:szCs w:val="24"/>
        </w:rPr>
        <w:footnoteReference w:id="19"/>
      </w:r>
      <w:r w:rsidRPr="00DB24F5">
        <w:rPr>
          <w:rFonts w:ascii="Times New Roman" w:hAnsi="Times New Roman" w:cs="Times New Roman"/>
          <w:sz w:val="24"/>
          <w:szCs w:val="24"/>
        </w:rPr>
        <w:t xml:space="preserve">, </w:t>
      </w:r>
      <w:r w:rsidR="001A3BA1" w:rsidRPr="00DB24F5">
        <w:rPr>
          <w:rFonts w:ascii="Times New Roman" w:hAnsi="Times New Roman" w:cs="Times New Roman"/>
          <w:sz w:val="24"/>
          <w:szCs w:val="24"/>
        </w:rPr>
        <w:t xml:space="preserve">nëse ka pasur të ardhura financiare nga jashtë shtetit, </w:t>
      </w:r>
      <w:r w:rsidRPr="00DB24F5">
        <w:rPr>
          <w:rFonts w:ascii="Times New Roman" w:hAnsi="Times New Roman" w:cs="Times New Roman"/>
          <w:sz w:val="24"/>
          <w:szCs w:val="24"/>
        </w:rPr>
        <w:t>si dhe</w:t>
      </w:r>
      <w:r w:rsidR="001A3BA1" w:rsidRPr="00DB24F5">
        <w:rPr>
          <w:rFonts w:ascii="Times New Roman" w:hAnsi="Times New Roman" w:cs="Times New Roman"/>
          <w:sz w:val="24"/>
          <w:szCs w:val="24"/>
        </w:rPr>
        <w:t xml:space="preserve"> të përcaktojë vlerën e tyre, subjekti</w:t>
      </w:r>
      <w:r w:rsidR="00132336" w:rsidRPr="00DB24F5">
        <w:rPr>
          <w:rFonts w:ascii="Times New Roman" w:hAnsi="Times New Roman" w:cs="Times New Roman"/>
          <w:sz w:val="24"/>
          <w:szCs w:val="24"/>
        </w:rPr>
        <w:t xml:space="preserve"> </w:t>
      </w:r>
      <w:r w:rsidR="001A3BA1" w:rsidRPr="00DB24F5">
        <w:rPr>
          <w:rFonts w:ascii="Times New Roman" w:hAnsi="Times New Roman" w:cs="Times New Roman"/>
          <w:sz w:val="24"/>
          <w:szCs w:val="24"/>
        </w:rPr>
        <w:t xml:space="preserve">ka deklaruar se </w:t>
      </w:r>
      <w:r w:rsidR="00772AF3" w:rsidRPr="00DB24F5">
        <w:rPr>
          <w:rFonts w:ascii="Times New Roman" w:hAnsi="Times New Roman" w:cs="Times New Roman"/>
          <w:sz w:val="24"/>
          <w:szCs w:val="24"/>
        </w:rPr>
        <w:t>“</w:t>
      </w:r>
      <w:r w:rsidR="00772AF3" w:rsidRPr="00DB24F5">
        <w:rPr>
          <w:rFonts w:ascii="Times New Roman" w:hAnsi="Times New Roman" w:cs="Times New Roman"/>
          <w:i/>
          <w:iCs/>
          <w:sz w:val="24"/>
          <w:szCs w:val="24"/>
        </w:rPr>
        <w:t>... n</w:t>
      </w:r>
      <w:r w:rsidR="001A3BA1" w:rsidRPr="00DB24F5">
        <w:rPr>
          <w:rFonts w:ascii="Times New Roman" w:hAnsi="Times New Roman" w:cs="Times New Roman"/>
          <w:i/>
          <w:iCs/>
          <w:sz w:val="24"/>
          <w:szCs w:val="24"/>
        </w:rPr>
        <w:t>ë të kaluarën ka pasur të ardhura financiare bashkëshorti i saj si emigrant në Greqi. Konkretisht, për periudhën 1992 – 2006, bashkëshorti ka sjellë në Shqipëri (në shuma të vogla herë pas here)</w:t>
      </w:r>
      <w:r w:rsidRPr="00DB24F5">
        <w:rPr>
          <w:rFonts w:ascii="Times New Roman" w:hAnsi="Times New Roman" w:cs="Times New Roman"/>
          <w:i/>
          <w:iCs/>
          <w:sz w:val="24"/>
          <w:szCs w:val="24"/>
        </w:rPr>
        <w:t xml:space="preserve"> </w:t>
      </w:r>
      <w:r w:rsidR="001A3BA1" w:rsidRPr="00DB24F5">
        <w:rPr>
          <w:rFonts w:ascii="Times New Roman" w:hAnsi="Times New Roman" w:cs="Times New Roman"/>
          <w:i/>
          <w:iCs/>
          <w:sz w:val="24"/>
          <w:szCs w:val="24"/>
        </w:rPr>
        <w:t>në total</w:t>
      </w:r>
      <w:r w:rsidRPr="00DB24F5">
        <w:rPr>
          <w:rFonts w:ascii="Times New Roman" w:hAnsi="Times New Roman" w:cs="Times New Roman"/>
          <w:i/>
          <w:iCs/>
          <w:sz w:val="24"/>
          <w:szCs w:val="24"/>
        </w:rPr>
        <w:t xml:space="preserve"> </w:t>
      </w:r>
      <w:r w:rsidR="001A3BA1" w:rsidRPr="00DB24F5">
        <w:rPr>
          <w:rFonts w:ascii="Times New Roman" w:hAnsi="Times New Roman" w:cs="Times New Roman"/>
          <w:i/>
          <w:iCs/>
          <w:sz w:val="24"/>
          <w:szCs w:val="24"/>
        </w:rPr>
        <w:t>29</w:t>
      </w:r>
      <w:r w:rsidR="00772AF3" w:rsidRPr="00DB24F5">
        <w:rPr>
          <w:rFonts w:ascii="Times New Roman" w:hAnsi="Times New Roman" w:cs="Times New Roman"/>
          <w:i/>
          <w:iCs/>
          <w:sz w:val="24"/>
          <w:szCs w:val="24"/>
        </w:rPr>
        <w:t>.</w:t>
      </w:r>
      <w:r w:rsidR="001A3BA1" w:rsidRPr="00DB24F5">
        <w:rPr>
          <w:rFonts w:ascii="Times New Roman" w:hAnsi="Times New Roman" w:cs="Times New Roman"/>
          <w:i/>
          <w:iCs/>
          <w:sz w:val="24"/>
          <w:szCs w:val="24"/>
        </w:rPr>
        <w:t xml:space="preserve">000 euro. Kjo shumë përfaqëson kursimet e bashkëshortit </w:t>
      </w:r>
      <w:del w:id="213" w:author="Sokol Çomo" w:date="2025-05-02T08:44:00Z">
        <w:r w:rsidR="001A3BA1" w:rsidRPr="000725D8">
          <w:rPr>
            <w:rFonts w:ascii="Times New Roman" w:hAnsi="Times New Roman" w:cs="Times New Roman"/>
            <w:i/>
            <w:iCs/>
            <w:sz w:val="24"/>
            <w:szCs w:val="24"/>
          </w:rPr>
          <w:delText xml:space="preserve">të saj </w:delText>
        </w:r>
      </w:del>
      <w:r w:rsidR="001A3BA1" w:rsidRPr="00DB24F5">
        <w:rPr>
          <w:rFonts w:ascii="Times New Roman" w:hAnsi="Times New Roman" w:cs="Times New Roman"/>
          <w:i/>
          <w:iCs/>
          <w:sz w:val="24"/>
          <w:szCs w:val="24"/>
        </w:rPr>
        <w:t>nga emigracioni</w:t>
      </w:r>
      <w:r w:rsidR="00EF109B" w:rsidRPr="00DB24F5">
        <w:rPr>
          <w:rFonts w:ascii="Times New Roman" w:hAnsi="Times New Roman" w:cs="Times New Roman"/>
          <w:i/>
          <w:iCs/>
          <w:sz w:val="24"/>
          <w:szCs w:val="24"/>
        </w:rPr>
        <w:t>”</w:t>
      </w:r>
      <w:r w:rsidR="00772AF3" w:rsidRPr="00DB24F5">
        <w:rPr>
          <w:rFonts w:ascii="Times New Roman" w:hAnsi="Times New Roman" w:cs="Times New Roman"/>
          <w:i/>
          <w:iCs/>
          <w:sz w:val="24"/>
          <w:szCs w:val="24"/>
        </w:rPr>
        <w:t>.</w:t>
      </w:r>
    </w:p>
    <w:p w14:paraId="5CB7F838" w14:textId="18BA6758" w:rsidR="009B6A29" w:rsidRPr="00DB24F5" w:rsidRDefault="00282DB6"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rPr>
      </w:pPr>
      <w:r w:rsidRPr="00DB24F5">
        <w:rPr>
          <w:rFonts w:ascii="Times New Roman" w:hAnsi="Times New Roman" w:cs="Times New Roman"/>
          <w:sz w:val="24"/>
          <w:szCs w:val="24"/>
        </w:rPr>
        <w:t>E pyetur nga Komisioni</w:t>
      </w:r>
      <w:r w:rsidR="006F1DF1" w:rsidRPr="00DB24F5">
        <w:rPr>
          <w:rStyle w:val="FootnoteReference"/>
          <w:rFonts w:ascii="Times New Roman" w:hAnsi="Times New Roman" w:cs="Times New Roman"/>
          <w:sz w:val="24"/>
          <w:szCs w:val="24"/>
        </w:rPr>
        <w:footnoteReference w:id="20"/>
      </w:r>
      <w:r w:rsidRPr="00DB24F5">
        <w:rPr>
          <w:rFonts w:ascii="Times New Roman" w:hAnsi="Times New Roman" w:cs="Times New Roman"/>
          <w:sz w:val="24"/>
          <w:szCs w:val="24"/>
        </w:rPr>
        <w:t xml:space="preserve"> se </w:t>
      </w:r>
      <w:r w:rsidRPr="00DB24F5">
        <w:rPr>
          <w:rFonts w:ascii="Times New Roman" w:eastAsia="Times New Roman" w:hAnsi="Times New Roman" w:cs="Times New Roman"/>
          <w:sz w:val="24"/>
          <w:szCs w:val="24"/>
        </w:rPr>
        <w:t>përse nuk ka deklaruar t</w:t>
      </w:r>
      <w:r w:rsidR="00EE6805"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ardhura për bashkëshortin dhe përse nuk ka deklaruar gjendje </w:t>
      </w:r>
      <w:proofErr w:type="spellStart"/>
      <w:r w:rsidR="008D12EC" w:rsidRPr="00DB24F5">
        <w:rPr>
          <w:rFonts w:ascii="Times New Roman" w:eastAsia="Times New Roman" w:hAnsi="Times New Roman" w:cs="Times New Roman"/>
          <w:i/>
          <w:iCs/>
          <w:sz w:val="24"/>
          <w:szCs w:val="24"/>
        </w:rPr>
        <w:t>c</w:t>
      </w:r>
      <w:r w:rsidRPr="00DB24F5">
        <w:rPr>
          <w:rFonts w:ascii="Times New Roman" w:eastAsia="Times New Roman" w:hAnsi="Times New Roman" w:cs="Times New Roman"/>
          <w:i/>
          <w:iCs/>
          <w:sz w:val="24"/>
          <w:szCs w:val="24"/>
        </w:rPr>
        <w:t>ash</w:t>
      </w:r>
      <w:proofErr w:type="spellEnd"/>
      <w:r w:rsidRPr="00DB24F5">
        <w:rPr>
          <w:rFonts w:ascii="Times New Roman" w:eastAsia="Times New Roman" w:hAnsi="Times New Roman" w:cs="Times New Roman"/>
          <w:i/>
          <w:iCs/>
          <w:sz w:val="24"/>
          <w:szCs w:val="24"/>
        </w:rPr>
        <w:t xml:space="preserve"> </w:t>
      </w:r>
      <w:r w:rsidRPr="00DB24F5">
        <w:rPr>
          <w:rFonts w:ascii="Times New Roman" w:eastAsia="Times New Roman" w:hAnsi="Times New Roman" w:cs="Times New Roman"/>
          <w:sz w:val="24"/>
          <w:szCs w:val="24"/>
        </w:rPr>
        <w:t>n</w:t>
      </w:r>
      <w:r w:rsidR="00273A0D" w:rsidRPr="00DB24F5">
        <w:rPr>
          <w:rFonts w:ascii="Times New Roman" w:eastAsia="Times New Roman" w:hAnsi="Times New Roman" w:cs="Times New Roman"/>
          <w:sz w:val="24"/>
          <w:szCs w:val="24"/>
        </w:rPr>
        <w:t>ë</w:t>
      </w:r>
      <w:r w:rsidR="008D12EC" w:rsidRPr="00DB24F5">
        <w:rPr>
          <w:rFonts w:ascii="Times New Roman" w:eastAsia="Times New Roman" w:hAnsi="Times New Roman" w:cs="Times New Roman"/>
          <w:sz w:val="24"/>
          <w:szCs w:val="24"/>
        </w:rPr>
        <w:t xml:space="preserve"> deklarat</w:t>
      </w:r>
      <w:r w:rsidR="00273A0D" w:rsidRPr="00DB24F5">
        <w:rPr>
          <w:rFonts w:ascii="Times New Roman" w:eastAsia="Times New Roman" w:hAnsi="Times New Roman" w:cs="Times New Roman"/>
          <w:sz w:val="24"/>
          <w:szCs w:val="24"/>
        </w:rPr>
        <w:t>ë</w:t>
      </w:r>
      <w:r w:rsidR="008D12EC" w:rsidRPr="00DB24F5">
        <w:rPr>
          <w:rFonts w:ascii="Times New Roman" w:eastAsia="Times New Roman" w:hAnsi="Times New Roman" w:cs="Times New Roman"/>
          <w:sz w:val="24"/>
          <w:szCs w:val="24"/>
        </w:rPr>
        <w:t>n e</w:t>
      </w:r>
      <w:r w:rsidRPr="00DB24F5">
        <w:rPr>
          <w:rFonts w:ascii="Times New Roman" w:eastAsia="Times New Roman" w:hAnsi="Times New Roman" w:cs="Times New Roman"/>
          <w:sz w:val="24"/>
          <w:szCs w:val="24"/>
        </w:rPr>
        <w:t xml:space="preserve"> vitit 2003</w:t>
      </w:r>
      <w:r w:rsidR="008D12EC"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 xml:space="preserve"> subjekti </w:t>
      </w:r>
      <w:r w:rsidR="00E97333"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sht</w:t>
      </w:r>
      <w:r w:rsidR="00E97333"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 xml:space="preserve"> p</w:t>
      </w:r>
      <w:r w:rsidR="00E97333" w:rsidRPr="00DB24F5">
        <w:rPr>
          <w:rFonts w:ascii="Times New Roman" w:eastAsia="Times New Roman" w:hAnsi="Times New Roman" w:cs="Times New Roman"/>
          <w:sz w:val="24"/>
          <w:szCs w:val="24"/>
        </w:rPr>
        <w:t>ë</w:t>
      </w:r>
      <w:r w:rsidRPr="00DB24F5">
        <w:rPr>
          <w:rFonts w:ascii="Times New Roman" w:eastAsia="Times New Roman" w:hAnsi="Times New Roman" w:cs="Times New Roman"/>
          <w:sz w:val="24"/>
          <w:szCs w:val="24"/>
        </w:rPr>
        <w:t>rgjigjur</w:t>
      </w:r>
      <w:r w:rsidR="008D12EC" w:rsidRPr="00DB24F5">
        <w:rPr>
          <w:rFonts w:ascii="Times New Roman" w:eastAsia="Times New Roman" w:hAnsi="Times New Roman" w:cs="Times New Roman"/>
          <w:sz w:val="24"/>
          <w:szCs w:val="24"/>
        </w:rPr>
        <w:t xml:space="preserve"> se</w:t>
      </w:r>
      <w:r w:rsidR="00A3388A" w:rsidRPr="00DB24F5">
        <w:rPr>
          <w:rFonts w:ascii="Times New Roman" w:eastAsia="Times New Roman" w:hAnsi="Times New Roman" w:cs="Times New Roman"/>
          <w:sz w:val="24"/>
          <w:szCs w:val="24"/>
        </w:rPr>
        <w:t>:</w:t>
      </w:r>
      <w:r w:rsidRPr="00DB24F5">
        <w:rPr>
          <w:rFonts w:ascii="Times New Roman" w:eastAsia="Times New Roman" w:hAnsi="Times New Roman" w:cs="Times New Roman"/>
          <w:b/>
          <w:bCs/>
          <w:i/>
          <w:iCs/>
          <w:sz w:val="24"/>
          <w:szCs w:val="24"/>
        </w:rPr>
        <w:t xml:space="preserve"> </w:t>
      </w:r>
      <w:r w:rsidRPr="00DB24F5">
        <w:rPr>
          <w:rFonts w:ascii="Times New Roman" w:eastAsia="Times New Roman" w:hAnsi="Times New Roman" w:cs="Times New Roman"/>
          <w:sz w:val="24"/>
          <w:szCs w:val="24"/>
        </w:rPr>
        <w:t>“</w:t>
      </w:r>
      <w:r w:rsidRPr="00DB24F5">
        <w:rPr>
          <w:rFonts w:ascii="Times New Roman" w:eastAsia="Times New Roman" w:hAnsi="Times New Roman" w:cs="Times New Roman"/>
          <w:i/>
          <w:sz w:val="24"/>
          <w:szCs w:val="24"/>
        </w:rPr>
        <w:t>Mesa kam kuptuar unë në atë kohë kur ka dal ligji, bashkëshorti nuk ka pasur detyrimin ligjor për të deklaruar. Unë kështu e kam kuptuar ligjin e asaj kohe dhe nuk kam bërë deklarim. Mungesa e një udhëzimi apo orientimi ka sjellë edhe këtë mënyrë interpretimi nga ana ime. Sqaroj se kjo ka ndodhur nga fakti se nuk dija si duhej plotësuar formulari dhe jo me qëllim fshehjen apo shmangien e deklarimit</w:t>
      </w:r>
      <w:r w:rsidRPr="00DB24F5">
        <w:rPr>
          <w:rFonts w:ascii="Times New Roman" w:eastAsia="Times New Roman" w:hAnsi="Times New Roman" w:cs="Times New Roman"/>
          <w:sz w:val="24"/>
          <w:szCs w:val="24"/>
        </w:rPr>
        <w:t xml:space="preserve">. </w:t>
      </w:r>
      <w:r w:rsidR="00A3388A" w:rsidRPr="00DB24F5">
        <w:rPr>
          <w:rFonts w:ascii="Times New Roman" w:eastAsia="Times New Roman" w:hAnsi="Times New Roman" w:cs="Times New Roman"/>
          <w:sz w:val="24"/>
          <w:szCs w:val="24"/>
        </w:rPr>
        <w:t>[...]</w:t>
      </w:r>
      <w:r w:rsidR="00A3388A" w:rsidRPr="00DB24F5">
        <w:rPr>
          <w:rFonts w:ascii="Times New Roman" w:eastAsia="Times New Roman" w:hAnsi="Times New Roman" w:cs="Times New Roman"/>
          <w:i/>
          <w:sz w:val="24"/>
          <w:szCs w:val="24"/>
        </w:rPr>
        <w:t xml:space="preserve">. </w:t>
      </w:r>
      <w:r w:rsidRPr="00DB24F5">
        <w:rPr>
          <w:rFonts w:ascii="Times New Roman" w:eastAsia="Times New Roman" w:hAnsi="Times New Roman" w:cs="Times New Roman"/>
          <w:i/>
          <w:sz w:val="24"/>
          <w:szCs w:val="24"/>
        </w:rPr>
        <w:t>Nëse e vini re dhe pagën e kam deklaruar mujore dhe jo vjetore, për të bërë përllogaritjet e kursimeve të mia. Kam menduar në mënyrë të gabuar se kjo përllogaritje dhe verifikimi bëhej nga ILDKPI në bazë të metodologjive të tyre. Në dijeni</w:t>
      </w:r>
      <w:r w:rsidR="008D12EC" w:rsidRPr="00DB24F5">
        <w:rPr>
          <w:rFonts w:ascii="Times New Roman" w:eastAsia="Times New Roman" w:hAnsi="Times New Roman" w:cs="Times New Roman"/>
          <w:i/>
          <w:sz w:val="24"/>
          <w:szCs w:val="24"/>
        </w:rPr>
        <w:t>n</w:t>
      </w:r>
      <w:r w:rsidR="00273A0D" w:rsidRPr="00DB24F5">
        <w:rPr>
          <w:rFonts w:ascii="Times New Roman" w:eastAsia="Times New Roman" w:hAnsi="Times New Roman" w:cs="Times New Roman"/>
          <w:i/>
          <w:sz w:val="24"/>
          <w:szCs w:val="24"/>
        </w:rPr>
        <w:t>ë</w:t>
      </w:r>
      <w:r w:rsidRPr="00DB24F5">
        <w:rPr>
          <w:rFonts w:ascii="Times New Roman" w:eastAsia="Times New Roman" w:hAnsi="Times New Roman" w:cs="Times New Roman"/>
          <w:i/>
          <w:sz w:val="24"/>
          <w:szCs w:val="24"/>
        </w:rPr>
        <w:t xml:space="preserve"> time shumica e kolegëve të mi në atë kohë kanë vepruar në këtë mënyrë, pasi nuk e dinim se si duhej vepruar. Gabimin e kam përsëritur edhe në deklaratat e mëvonshme, konkretisht në, </w:t>
      </w:r>
      <w:r w:rsidR="006F1DF1" w:rsidRPr="00DB24F5">
        <w:rPr>
          <w:rFonts w:ascii="Times New Roman" w:eastAsia="Times New Roman" w:hAnsi="Times New Roman" w:cs="Times New Roman"/>
          <w:i/>
          <w:sz w:val="24"/>
          <w:szCs w:val="24"/>
        </w:rPr>
        <w:t>d</w:t>
      </w:r>
      <w:r w:rsidRPr="00DB24F5">
        <w:rPr>
          <w:rFonts w:ascii="Times New Roman" w:eastAsia="Times New Roman" w:hAnsi="Times New Roman" w:cs="Times New Roman"/>
          <w:i/>
          <w:sz w:val="24"/>
          <w:szCs w:val="24"/>
        </w:rPr>
        <w:t>eklaratat e pasurisë për vitin 2003, 2004, 2005”</w:t>
      </w:r>
      <w:r w:rsidR="009B6A29" w:rsidRPr="00DB24F5">
        <w:rPr>
          <w:rFonts w:ascii="Times New Roman" w:eastAsia="Times New Roman" w:hAnsi="Times New Roman" w:cs="Times New Roman"/>
          <w:i/>
          <w:sz w:val="24"/>
          <w:szCs w:val="24"/>
        </w:rPr>
        <w:t>.</w:t>
      </w:r>
    </w:p>
    <w:p w14:paraId="6630EEE7" w14:textId="47D1A353" w:rsidR="009E5F13" w:rsidRPr="00DB24F5" w:rsidRDefault="009B6A29"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DB24F5">
        <w:rPr>
          <w:rFonts w:ascii="Times New Roman" w:hAnsi="Times New Roman" w:cs="Times New Roman"/>
          <w:sz w:val="24"/>
          <w:szCs w:val="24"/>
        </w:rPr>
        <w:t>N</w:t>
      </w:r>
      <w:r w:rsidR="009E5F13"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9E5F13" w:rsidRPr="00DB24F5">
        <w:rPr>
          <w:rFonts w:ascii="Times New Roman" w:hAnsi="Times New Roman" w:cs="Times New Roman"/>
          <w:sz w:val="24"/>
          <w:szCs w:val="24"/>
        </w:rPr>
        <w:t>ë</w:t>
      </w:r>
      <w:r w:rsidRPr="00DB24F5">
        <w:rPr>
          <w:rFonts w:ascii="Times New Roman" w:hAnsi="Times New Roman" w:cs="Times New Roman"/>
          <w:sz w:val="24"/>
          <w:szCs w:val="24"/>
        </w:rPr>
        <w:t>rfundim t</w:t>
      </w:r>
      <w:r w:rsidR="009E5F13" w:rsidRPr="00DB24F5">
        <w:rPr>
          <w:rFonts w:ascii="Times New Roman" w:hAnsi="Times New Roman" w:cs="Times New Roman"/>
          <w:sz w:val="24"/>
          <w:szCs w:val="24"/>
        </w:rPr>
        <w:t>ë</w:t>
      </w:r>
      <w:r w:rsidRPr="00DB24F5">
        <w:rPr>
          <w:rFonts w:ascii="Times New Roman" w:hAnsi="Times New Roman" w:cs="Times New Roman"/>
          <w:sz w:val="24"/>
          <w:szCs w:val="24"/>
        </w:rPr>
        <w:t xml:space="preserve"> hetimit administrativ Komisioni i ka kaluar subjektit barr</w:t>
      </w:r>
      <w:r w:rsidR="009E5F13" w:rsidRPr="00DB24F5">
        <w:rPr>
          <w:rFonts w:ascii="Times New Roman" w:hAnsi="Times New Roman" w:cs="Times New Roman"/>
          <w:sz w:val="24"/>
          <w:szCs w:val="24"/>
        </w:rPr>
        <w:t>ë</w:t>
      </w:r>
      <w:r w:rsidRPr="00DB24F5">
        <w:rPr>
          <w:rFonts w:ascii="Times New Roman" w:hAnsi="Times New Roman" w:cs="Times New Roman"/>
          <w:sz w:val="24"/>
          <w:szCs w:val="24"/>
        </w:rPr>
        <w:t>n e prov</w:t>
      </w:r>
      <w:r w:rsidR="009E5F13" w:rsidRPr="00DB24F5">
        <w:rPr>
          <w:rFonts w:ascii="Times New Roman" w:hAnsi="Times New Roman" w:cs="Times New Roman"/>
          <w:sz w:val="24"/>
          <w:szCs w:val="24"/>
        </w:rPr>
        <w:t>ë</w:t>
      </w:r>
      <w:r w:rsidRPr="00DB24F5">
        <w:rPr>
          <w:rFonts w:ascii="Times New Roman" w:hAnsi="Times New Roman" w:cs="Times New Roman"/>
          <w:sz w:val="24"/>
          <w:szCs w:val="24"/>
        </w:rPr>
        <w:t xml:space="preserve">s për të paraqitur shpjegime dhe prova të tjera për të provuar të kundërtën  e rezultateve të hetimit sipas të cilit subjekti </w:t>
      </w:r>
      <w:r w:rsidRPr="00DB24F5">
        <w:rPr>
          <w:rFonts w:ascii="Times New Roman" w:eastAsia="Times New Roman" w:hAnsi="Times New Roman" w:cs="Times New Roman"/>
          <w:bCs/>
          <w:sz w:val="24"/>
          <w:szCs w:val="24"/>
        </w:rPr>
        <w:t>nuk ka pasur mundësi të krijojë me burime të ligjshme blerjen e apartamentit dhe mbulimin e shpenzimeve të tjera të periudhës, duke rezultuar me pamundësi financiare në shumën -1.302.005 lekë</w:t>
      </w:r>
      <w:r w:rsidRPr="00DB24F5">
        <w:rPr>
          <w:rFonts w:ascii="Times New Roman" w:eastAsia="Times New Roman" w:hAnsi="Times New Roman" w:cs="Times New Roman"/>
          <w:b/>
          <w:sz w:val="24"/>
          <w:szCs w:val="24"/>
        </w:rPr>
        <w:t xml:space="preserve">. </w:t>
      </w:r>
    </w:p>
    <w:p w14:paraId="4C1E3CF5" w14:textId="5D20361F" w:rsidR="00AB0DFD" w:rsidRPr="00DB24F5" w:rsidRDefault="00741AF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rPr>
      </w:pPr>
      <w:r w:rsidRPr="00DB24F5">
        <w:rPr>
          <w:rFonts w:ascii="Times New Roman" w:eastAsia="Times New Roman" w:hAnsi="Times New Roman" w:cs="Times New Roman"/>
          <w:bCs/>
          <w:sz w:val="24"/>
          <w:szCs w:val="24"/>
        </w:rPr>
        <w:t>N</w:t>
      </w:r>
      <w:r w:rsidR="00C56F2A"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p</w:t>
      </w:r>
      <w:r w:rsidR="00C56F2A"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rgjigje t</w:t>
      </w:r>
      <w:r w:rsidR="00C56F2A"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rezultateve t</w:t>
      </w:r>
      <w:r w:rsidR="00C56F2A"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hetimit, </w:t>
      </w:r>
      <w:r w:rsidRPr="00DB24F5">
        <w:rPr>
          <w:rFonts w:ascii="Times New Roman" w:hAnsi="Times New Roman" w:cs="Times New Roman"/>
          <w:sz w:val="24"/>
          <w:szCs w:val="24"/>
        </w:rPr>
        <w:t>në lidhje me të ardhurat e deklaruara si burim për krijimin e pasurisë objekt vlerësimi, subjekti ka p</w:t>
      </w:r>
      <w:r w:rsidR="009E5F13" w:rsidRPr="00DB24F5">
        <w:rPr>
          <w:rFonts w:ascii="Times New Roman" w:hAnsi="Times New Roman" w:cs="Times New Roman"/>
          <w:sz w:val="24"/>
          <w:szCs w:val="24"/>
        </w:rPr>
        <w:t>rap</w:t>
      </w:r>
      <w:r w:rsidR="00C5186B" w:rsidRPr="00DB24F5">
        <w:rPr>
          <w:rFonts w:ascii="Times New Roman" w:hAnsi="Times New Roman" w:cs="Times New Roman"/>
          <w:sz w:val="24"/>
          <w:szCs w:val="24"/>
        </w:rPr>
        <w:t>ë</w:t>
      </w:r>
      <w:r w:rsidR="009E5F13" w:rsidRPr="00DB24F5">
        <w:rPr>
          <w:rFonts w:ascii="Times New Roman" w:hAnsi="Times New Roman" w:cs="Times New Roman"/>
          <w:sz w:val="24"/>
          <w:szCs w:val="24"/>
        </w:rPr>
        <w:t>suar</w:t>
      </w:r>
      <w:r w:rsidRPr="00DB24F5">
        <w:rPr>
          <w:rFonts w:ascii="Times New Roman" w:hAnsi="Times New Roman" w:cs="Times New Roman"/>
          <w:sz w:val="24"/>
          <w:szCs w:val="24"/>
        </w:rPr>
        <w:t xml:space="preserve"> </w:t>
      </w:r>
      <w:r w:rsidR="00C56F2A" w:rsidRPr="00DB24F5">
        <w:rPr>
          <w:rFonts w:ascii="Times New Roman" w:hAnsi="Times New Roman" w:cs="Times New Roman"/>
          <w:sz w:val="24"/>
          <w:szCs w:val="24"/>
        </w:rPr>
        <w:t>në mënyrë të përmbledhur se</w:t>
      </w:r>
      <w:r w:rsidR="009E5F13" w:rsidRPr="00DB24F5">
        <w:rPr>
          <w:rFonts w:ascii="Times New Roman" w:hAnsi="Times New Roman" w:cs="Times New Roman"/>
          <w:sz w:val="24"/>
          <w:szCs w:val="24"/>
        </w:rPr>
        <w:t xml:space="preserve"> p</w:t>
      </w:r>
      <w:r w:rsidR="00C5186B" w:rsidRPr="00DB24F5">
        <w:rPr>
          <w:rFonts w:ascii="Times New Roman" w:hAnsi="Times New Roman" w:cs="Times New Roman"/>
          <w:sz w:val="24"/>
          <w:szCs w:val="24"/>
        </w:rPr>
        <w:t>ë</w:t>
      </w:r>
      <w:r w:rsidR="009E5F13" w:rsidRPr="00DB24F5">
        <w:rPr>
          <w:rFonts w:ascii="Times New Roman" w:hAnsi="Times New Roman" w:cs="Times New Roman"/>
          <w:sz w:val="24"/>
          <w:szCs w:val="24"/>
        </w:rPr>
        <w:t>r</w:t>
      </w:r>
      <w:r w:rsidR="00F70A59" w:rsidRPr="00DB24F5">
        <w:rPr>
          <w:rFonts w:ascii="Times New Roman" w:hAnsi="Times New Roman" w:cs="Times New Roman"/>
          <w:sz w:val="24"/>
          <w:szCs w:val="24"/>
        </w:rPr>
        <w:t xml:space="preserve"> </w:t>
      </w:r>
      <w:r w:rsidRPr="00DB24F5">
        <w:rPr>
          <w:rFonts w:ascii="Times New Roman" w:hAnsi="Times New Roman" w:cs="Times New Roman"/>
          <w:sz w:val="24"/>
          <w:szCs w:val="24"/>
        </w:rPr>
        <w:t>të ardhur</w:t>
      </w:r>
      <w:r w:rsidR="009E5F13" w:rsidRPr="00DB24F5">
        <w:rPr>
          <w:rFonts w:ascii="Times New Roman" w:hAnsi="Times New Roman" w:cs="Times New Roman"/>
          <w:sz w:val="24"/>
          <w:szCs w:val="24"/>
        </w:rPr>
        <w:t>at e</w:t>
      </w:r>
      <w:r w:rsidRPr="00DB24F5">
        <w:rPr>
          <w:rFonts w:ascii="Times New Roman" w:hAnsi="Times New Roman" w:cs="Times New Roman"/>
          <w:sz w:val="24"/>
          <w:szCs w:val="24"/>
        </w:rPr>
        <w:t xml:space="preserve"> bashkëshortit të saj nga puna në emigracio</w:t>
      </w:r>
      <w:r w:rsidR="00A92A64" w:rsidRPr="00DB24F5">
        <w:rPr>
          <w:rFonts w:ascii="Times New Roman" w:hAnsi="Times New Roman" w:cs="Times New Roman"/>
          <w:sz w:val="24"/>
          <w:szCs w:val="24"/>
        </w:rPr>
        <w:t xml:space="preserve">n, </w:t>
      </w:r>
      <w:r w:rsidRPr="00DB24F5">
        <w:rPr>
          <w:rFonts w:ascii="Times New Roman" w:hAnsi="Times New Roman" w:cs="Times New Roman"/>
          <w:sz w:val="24"/>
          <w:szCs w:val="24"/>
        </w:rPr>
        <w:t>ka qenë në pamundësi për dokumentimin e plotë të tyre dhe pagesën e detyrimeve tatimore përkatëse, duke deklaruar se në vitin 2013 në Greqi, me ligj, punëdhënësit janë të detyruar të ruajnë dokumentacion</w:t>
      </w:r>
      <w:r w:rsidR="00A92A64" w:rsidRPr="00DB24F5">
        <w:rPr>
          <w:rFonts w:ascii="Times New Roman" w:hAnsi="Times New Roman" w:cs="Times New Roman"/>
          <w:sz w:val="24"/>
          <w:szCs w:val="24"/>
        </w:rPr>
        <w:t>in e</w:t>
      </w:r>
      <w:r w:rsidRPr="00DB24F5">
        <w:rPr>
          <w:rFonts w:ascii="Times New Roman" w:hAnsi="Times New Roman" w:cs="Times New Roman"/>
          <w:sz w:val="24"/>
          <w:szCs w:val="24"/>
        </w:rPr>
        <w:t xml:space="preserve"> punëmarrësit nga 5 deri 10 vite. </w:t>
      </w:r>
      <w:r w:rsidR="00F70A59" w:rsidRPr="00DB24F5">
        <w:rPr>
          <w:rFonts w:ascii="Times New Roman" w:eastAsia="Times New Roman" w:hAnsi="Times New Roman" w:cs="Times New Roman"/>
          <w:bCs/>
          <w:sz w:val="24"/>
          <w:szCs w:val="24"/>
        </w:rPr>
        <w:t>N</w:t>
      </w:r>
      <w:r w:rsidR="0005540D" w:rsidRPr="00DB24F5">
        <w:rPr>
          <w:rFonts w:ascii="Times New Roman" w:eastAsia="Times New Roman" w:hAnsi="Times New Roman" w:cs="Times New Roman"/>
          <w:bCs/>
          <w:sz w:val="24"/>
          <w:szCs w:val="24"/>
        </w:rPr>
        <w:t>ë</w:t>
      </w:r>
      <w:r w:rsidRPr="00DB24F5">
        <w:rPr>
          <w:rFonts w:ascii="Times New Roman" w:hAnsi="Times New Roman" w:cs="Times New Roman"/>
          <w:sz w:val="24"/>
          <w:szCs w:val="24"/>
        </w:rPr>
        <w:t xml:space="preserve"> referim të legjislacionit fiskal</w:t>
      </w:r>
      <w:r w:rsidR="00A92A64" w:rsidRPr="00DB24F5">
        <w:rPr>
          <w:rFonts w:ascii="Times New Roman" w:hAnsi="Times New Roman" w:cs="Times New Roman"/>
          <w:sz w:val="24"/>
          <w:szCs w:val="24"/>
        </w:rPr>
        <w:t xml:space="preserve">, </w:t>
      </w:r>
      <w:r w:rsidRPr="00DB24F5">
        <w:rPr>
          <w:rFonts w:ascii="Times New Roman" w:hAnsi="Times New Roman" w:cs="Times New Roman"/>
          <w:sz w:val="24"/>
          <w:szCs w:val="24"/>
        </w:rPr>
        <w:t>në kushtet kur bashkëshorti i saj ka kryer punë të ndryshme apo shërbime si i punësuar në shoqëri ndërtimi, tatimi mbi të ardhurat mbahej nga punëdhënësi</w:t>
      </w:r>
      <w:r w:rsidR="00A92A64" w:rsidRPr="00DB24F5">
        <w:rPr>
          <w:rFonts w:ascii="Times New Roman" w:hAnsi="Times New Roman" w:cs="Times New Roman"/>
          <w:sz w:val="24"/>
          <w:szCs w:val="24"/>
        </w:rPr>
        <w:t xml:space="preserve"> dhe</w:t>
      </w:r>
      <w:r w:rsidRPr="00DB24F5">
        <w:rPr>
          <w:rFonts w:ascii="Times New Roman" w:hAnsi="Times New Roman" w:cs="Times New Roman"/>
          <w:sz w:val="24"/>
          <w:szCs w:val="24"/>
        </w:rPr>
        <w:t xml:space="preserve"> nuk ishte detyrim i bashkëshortit të saj pagesa e këtij tatimi. </w:t>
      </w:r>
      <w:r w:rsidR="00A92A64" w:rsidRPr="00DB24F5">
        <w:rPr>
          <w:rFonts w:ascii="Times New Roman" w:hAnsi="Times New Roman" w:cs="Times New Roman"/>
          <w:sz w:val="24"/>
          <w:szCs w:val="24"/>
        </w:rPr>
        <w:t>N</w:t>
      </w:r>
      <w:r w:rsidRPr="00DB24F5">
        <w:rPr>
          <w:rFonts w:ascii="Times New Roman" w:hAnsi="Times New Roman" w:cs="Times New Roman"/>
          <w:sz w:val="24"/>
          <w:szCs w:val="24"/>
        </w:rPr>
        <w:t xml:space="preserve">ë interpretim </w:t>
      </w:r>
      <w:r w:rsidR="00A92A64" w:rsidRPr="00DB24F5">
        <w:rPr>
          <w:rFonts w:ascii="Times New Roman" w:hAnsi="Times New Roman" w:cs="Times New Roman"/>
          <w:sz w:val="24"/>
          <w:szCs w:val="24"/>
        </w:rPr>
        <w:t>t</w:t>
      </w:r>
      <w:r w:rsidR="00273A0D" w:rsidRPr="00DB24F5">
        <w:rPr>
          <w:rFonts w:ascii="Times New Roman" w:hAnsi="Times New Roman" w:cs="Times New Roman"/>
          <w:sz w:val="24"/>
          <w:szCs w:val="24"/>
        </w:rPr>
        <w:t>ë</w:t>
      </w:r>
      <w:r w:rsidR="00A92A64" w:rsidRPr="00DB24F5">
        <w:rPr>
          <w:rFonts w:ascii="Times New Roman" w:hAnsi="Times New Roman" w:cs="Times New Roman"/>
          <w:sz w:val="24"/>
          <w:szCs w:val="24"/>
        </w:rPr>
        <w:t xml:space="preserve"> </w:t>
      </w:r>
      <w:r w:rsidRPr="00DB24F5">
        <w:rPr>
          <w:rFonts w:ascii="Times New Roman" w:hAnsi="Times New Roman" w:cs="Times New Roman"/>
          <w:sz w:val="24"/>
          <w:szCs w:val="24"/>
        </w:rPr>
        <w:t>parashikimeve të bëra në ligjin për procedurat tatimore në raport me nenin D</w:t>
      </w:r>
      <w:r w:rsidR="00A92A64" w:rsidRPr="00DB24F5">
        <w:rPr>
          <w:rFonts w:ascii="Times New Roman" w:hAnsi="Times New Roman" w:cs="Times New Roman"/>
          <w:sz w:val="24"/>
          <w:szCs w:val="24"/>
        </w:rPr>
        <w:t xml:space="preserve"> pika </w:t>
      </w:r>
      <w:r w:rsidRPr="00DB24F5">
        <w:rPr>
          <w:rFonts w:ascii="Times New Roman" w:hAnsi="Times New Roman" w:cs="Times New Roman"/>
          <w:sz w:val="24"/>
          <w:szCs w:val="24"/>
        </w:rPr>
        <w:t xml:space="preserve">3, </w:t>
      </w:r>
      <w:r w:rsidR="00A92A64" w:rsidRPr="00DB24F5">
        <w:rPr>
          <w:rFonts w:ascii="Times New Roman" w:hAnsi="Times New Roman" w:cs="Times New Roman"/>
          <w:sz w:val="24"/>
          <w:szCs w:val="24"/>
        </w:rPr>
        <w:t>e</w:t>
      </w:r>
      <w:r w:rsidRPr="00DB24F5">
        <w:rPr>
          <w:rFonts w:ascii="Times New Roman" w:hAnsi="Times New Roman" w:cs="Times New Roman"/>
          <w:sz w:val="24"/>
          <w:szCs w:val="24"/>
        </w:rPr>
        <w:t xml:space="preserve"> Aneksit të Kushtetutës, që të njihet e ardhura e ligjshme duhet të provohet vetëm pagesa e tatimit mbi të ardhurat dhe jo e kontributeve. Në këtë kontekst, subjekti ka parashtruar se ka depozituar edhe dokumentacion për vërtetimin e sigurimeve për periudhën 1994 – 1998, nëpërmjet të cilit konfirmohet se bashkëshorti i saj ka qenë i regjistruar si punësuar në autoritetet përkatëse të shtetit grek – për ditë të caktuara që i përkasin kësaj periudhe</w:t>
      </w:r>
      <w:r w:rsidR="00F70A59" w:rsidRPr="00DB24F5">
        <w:rPr>
          <w:rFonts w:ascii="Times New Roman" w:hAnsi="Times New Roman" w:cs="Times New Roman"/>
          <w:sz w:val="24"/>
          <w:szCs w:val="24"/>
        </w:rPr>
        <w:t>. P</w:t>
      </w:r>
      <w:r w:rsidRPr="00DB24F5">
        <w:rPr>
          <w:rFonts w:ascii="Times New Roman" w:hAnsi="Times New Roman" w:cs="Times New Roman"/>
          <w:sz w:val="24"/>
          <w:szCs w:val="24"/>
        </w:rPr>
        <w:t xml:space="preserve">ër sa kohë rezulton i provuar fakti i qëndrimit dhe punësimit të bashkëshortit të saj në shtetin grek, në analizën financiare duhet të reflektohen të ardhura nga ky burim – kjo edhe në konsideratë të faktit se në atë periudhë, bazuar në të dhënat e institucioneve financiare, </w:t>
      </w:r>
      <w:proofErr w:type="spellStart"/>
      <w:r w:rsidRPr="00DB24F5">
        <w:rPr>
          <w:rFonts w:ascii="Times New Roman" w:hAnsi="Times New Roman" w:cs="Times New Roman"/>
          <w:sz w:val="24"/>
          <w:szCs w:val="24"/>
        </w:rPr>
        <w:t>remitancat</w:t>
      </w:r>
      <w:proofErr w:type="spellEnd"/>
      <w:r w:rsidRPr="00DB24F5">
        <w:rPr>
          <w:rFonts w:ascii="Times New Roman" w:hAnsi="Times New Roman" w:cs="Times New Roman"/>
          <w:sz w:val="24"/>
          <w:szCs w:val="24"/>
        </w:rPr>
        <w:t xml:space="preserve"> e emigrantëve kanë qenë në vlera të larta. </w:t>
      </w:r>
      <w:r w:rsidR="00F70A59" w:rsidRPr="00DB24F5">
        <w:rPr>
          <w:rFonts w:ascii="Times New Roman" w:hAnsi="Times New Roman" w:cs="Times New Roman"/>
          <w:sz w:val="24"/>
          <w:szCs w:val="24"/>
        </w:rPr>
        <w:t>S</w:t>
      </w:r>
      <w:r w:rsidRPr="00DB24F5">
        <w:rPr>
          <w:rFonts w:ascii="Times New Roman" w:hAnsi="Times New Roman" w:cs="Times New Roman"/>
          <w:sz w:val="24"/>
          <w:szCs w:val="24"/>
        </w:rPr>
        <w:t xml:space="preserve">a </w:t>
      </w:r>
      <w:r w:rsidR="00F70A59" w:rsidRPr="00DB24F5">
        <w:rPr>
          <w:rFonts w:ascii="Times New Roman" w:hAnsi="Times New Roman" w:cs="Times New Roman"/>
          <w:sz w:val="24"/>
          <w:szCs w:val="24"/>
        </w:rPr>
        <w:t>i</w:t>
      </w:r>
      <w:r w:rsidRPr="00DB24F5">
        <w:rPr>
          <w:rFonts w:ascii="Times New Roman" w:hAnsi="Times New Roman" w:cs="Times New Roman"/>
          <w:sz w:val="24"/>
          <w:szCs w:val="24"/>
        </w:rPr>
        <w:t xml:space="preserve"> përket të ardhurave të përfituara nga puna e saj, subjekti ka </w:t>
      </w:r>
      <w:r w:rsidR="00F70A59" w:rsidRPr="00DB24F5">
        <w:rPr>
          <w:rFonts w:ascii="Times New Roman" w:hAnsi="Times New Roman" w:cs="Times New Roman"/>
          <w:sz w:val="24"/>
          <w:szCs w:val="24"/>
        </w:rPr>
        <w:t>prap</w:t>
      </w:r>
      <w:r w:rsidR="0005540D" w:rsidRPr="00DB24F5">
        <w:rPr>
          <w:rFonts w:ascii="Times New Roman" w:hAnsi="Times New Roman" w:cs="Times New Roman"/>
          <w:sz w:val="24"/>
          <w:szCs w:val="24"/>
        </w:rPr>
        <w:t>ë</w:t>
      </w:r>
      <w:r w:rsidR="00F70A59" w:rsidRPr="00DB24F5">
        <w:rPr>
          <w:rFonts w:ascii="Times New Roman" w:hAnsi="Times New Roman" w:cs="Times New Roman"/>
          <w:sz w:val="24"/>
          <w:szCs w:val="24"/>
        </w:rPr>
        <w:t>suar</w:t>
      </w:r>
      <w:r w:rsidRPr="00DB24F5">
        <w:rPr>
          <w:rFonts w:ascii="Times New Roman" w:hAnsi="Times New Roman" w:cs="Times New Roman"/>
          <w:sz w:val="24"/>
          <w:szCs w:val="24"/>
        </w:rPr>
        <w:t xml:space="preserve">, </w:t>
      </w:r>
      <w:r w:rsidR="00C56F2A" w:rsidRPr="00DB24F5">
        <w:rPr>
          <w:rFonts w:ascii="Times New Roman" w:hAnsi="Times New Roman" w:cs="Times New Roman"/>
          <w:sz w:val="24"/>
          <w:szCs w:val="24"/>
        </w:rPr>
        <w:t>se duhet</w:t>
      </w:r>
      <w:r w:rsidRPr="00DB24F5">
        <w:rPr>
          <w:rFonts w:ascii="Times New Roman" w:hAnsi="Times New Roman" w:cs="Times New Roman"/>
          <w:sz w:val="24"/>
          <w:szCs w:val="24"/>
        </w:rPr>
        <w:t xml:space="preserve"> të përllogariten dhe të reflektohen në analizë financiare të ardhurat e saj nga puna e kryer për periudhën shtator – dhjetor 1995 dhe për vitin </w:t>
      </w:r>
      <w:r w:rsidRPr="00DB24F5">
        <w:rPr>
          <w:rFonts w:ascii="Times New Roman" w:hAnsi="Times New Roman" w:cs="Times New Roman"/>
          <w:sz w:val="24"/>
          <w:szCs w:val="24"/>
        </w:rPr>
        <w:lastRenderedPageBreak/>
        <w:t>199</w:t>
      </w:r>
      <w:r w:rsidR="006D25AB" w:rsidRPr="00DB24F5">
        <w:rPr>
          <w:rFonts w:ascii="Times New Roman" w:hAnsi="Times New Roman" w:cs="Times New Roman"/>
          <w:sz w:val="24"/>
          <w:szCs w:val="24"/>
        </w:rPr>
        <w:t>7</w:t>
      </w:r>
      <w:r w:rsidRPr="00DB24F5">
        <w:rPr>
          <w:rFonts w:ascii="Times New Roman" w:hAnsi="Times New Roman" w:cs="Times New Roman"/>
          <w:sz w:val="24"/>
          <w:szCs w:val="24"/>
        </w:rPr>
        <w:t xml:space="preserve">, pasi fakti se mungojnë </w:t>
      </w:r>
      <w:proofErr w:type="spellStart"/>
      <w:r w:rsidRPr="00DB24F5">
        <w:rPr>
          <w:rFonts w:ascii="Times New Roman" w:hAnsi="Times New Roman" w:cs="Times New Roman"/>
          <w:sz w:val="24"/>
          <w:szCs w:val="24"/>
        </w:rPr>
        <w:t>list</w:t>
      </w:r>
      <w:r w:rsidR="00C5186B" w:rsidRPr="00DB24F5">
        <w:rPr>
          <w:rFonts w:ascii="Times New Roman" w:hAnsi="Times New Roman" w:cs="Times New Roman"/>
          <w:sz w:val="24"/>
          <w:szCs w:val="24"/>
        </w:rPr>
        <w:t>ë</w:t>
      </w:r>
      <w:r w:rsidRPr="00DB24F5">
        <w:rPr>
          <w:rFonts w:ascii="Times New Roman" w:hAnsi="Times New Roman" w:cs="Times New Roman"/>
          <w:sz w:val="24"/>
          <w:szCs w:val="24"/>
        </w:rPr>
        <w:t>pagesat</w:t>
      </w:r>
      <w:proofErr w:type="spellEnd"/>
      <w:r w:rsidRPr="00DB24F5">
        <w:rPr>
          <w:rFonts w:ascii="Times New Roman" w:hAnsi="Times New Roman" w:cs="Times New Roman"/>
          <w:sz w:val="24"/>
          <w:szCs w:val="24"/>
        </w:rPr>
        <w:t xml:space="preserve"> nga institucionet përkatëse, e bën </w:t>
      </w:r>
      <w:r w:rsidR="00146ED6" w:rsidRPr="00DB24F5">
        <w:rPr>
          <w:rFonts w:ascii="Times New Roman" w:hAnsi="Times New Roman" w:cs="Times New Roman"/>
          <w:sz w:val="24"/>
          <w:szCs w:val="24"/>
        </w:rPr>
        <w:t>at</w:t>
      </w:r>
      <w:r w:rsidR="00273A0D" w:rsidRPr="00DB24F5">
        <w:rPr>
          <w:rFonts w:ascii="Times New Roman" w:hAnsi="Times New Roman" w:cs="Times New Roman"/>
          <w:sz w:val="24"/>
          <w:szCs w:val="24"/>
        </w:rPr>
        <w:t>ë</w:t>
      </w:r>
      <w:r w:rsidR="00146ED6" w:rsidRPr="00DB24F5">
        <w:rPr>
          <w:rFonts w:ascii="Times New Roman" w:hAnsi="Times New Roman" w:cs="Times New Roman"/>
          <w:sz w:val="24"/>
          <w:szCs w:val="24"/>
        </w:rPr>
        <w:t xml:space="preserve"> </w:t>
      </w:r>
      <w:r w:rsidRPr="00DB24F5">
        <w:rPr>
          <w:rFonts w:ascii="Times New Roman" w:hAnsi="Times New Roman" w:cs="Times New Roman"/>
          <w:sz w:val="24"/>
          <w:szCs w:val="24"/>
        </w:rPr>
        <w:t>të ndodhet në kushtet e nenit 32</w:t>
      </w:r>
      <w:r w:rsidR="00146ED6" w:rsidRPr="00DB24F5">
        <w:rPr>
          <w:rFonts w:ascii="Times New Roman" w:hAnsi="Times New Roman" w:cs="Times New Roman"/>
          <w:sz w:val="24"/>
          <w:szCs w:val="24"/>
        </w:rPr>
        <w:t xml:space="preserve"> pika </w:t>
      </w:r>
      <w:r w:rsidRPr="00DB24F5">
        <w:rPr>
          <w:rFonts w:ascii="Times New Roman" w:hAnsi="Times New Roman" w:cs="Times New Roman"/>
          <w:sz w:val="24"/>
          <w:szCs w:val="24"/>
        </w:rPr>
        <w:t xml:space="preserve">2, </w:t>
      </w:r>
      <w:r w:rsidR="00146ED6" w:rsidRPr="00DB24F5">
        <w:rPr>
          <w:rFonts w:ascii="Times New Roman" w:hAnsi="Times New Roman" w:cs="Times New Roman"/>
          <w:sz w:val="24"/>
          <w:szCs w:val="24"/>
        </w:rPr>
        <w:t>e</w:t>
      </w:r>
      <w:r w:rsidRPr="00DB24F5">
        <w:rPr>
          <w:rFonts w:ascii="Times New Roman" w:hAnsi="Times New Roman" w:cs="Times New Roman"/>
          <w:sz w:val="24"/>
          <w:szCs w:val="24"/>
        </w:rPr>
        <w:t xml:space="preserve"> ligjit nr. 84/2016, në pamundësi objektive për të provuar të ardhurat neto të përfituara</w:t>
      </w:r>
      <w:r w:rsidR="00C56F2A" w:rsidRPr="00DB24F5">
        <w:rPr>
          <w:rFonts w:ascii="Times New Roman" w:hAnsi="Times New Roman" w:cs="Times New Roman"/>
          <w:sz w:val="24"/>
          <w:szCs w:val="24"/>
        </w:rPr>
        <w:t>.</w:t>
      </w:r>
      <w:r w:rsidR="00F70A59" w:rsidRPr="00DB24F5">
        <w:rPr>
          <w:rFonts w:ascii="Times New Roman" w:hAnsi="Times New Roman" w:cs="Times New Roman"/>
          <w:sz w:val="24"/>
          <w:szCs w:val="24"/>
        </w:rPr>
        <w:t xml:space="preserve"> Subjekti pretendon se</w:t>
      </w:r>
      <w:r w:rsidR="00C56F2A" w:rsidRPr="00DB24F5">
        <w:rPr>
          <w:rFonts w:ascii="Times New Roman" w:hAnsi="Times New Roman" w:cs="Times New Roman"/>
          <w:sz w:val="24"/>
          <w:szCs w:val="24"/>
        </w:rPr>
        <w:t xml:space="preserve"> </w:t>
      </w:r>
      <w:r w:rsidR="00F70A59" w:rsidRPr="00DB24F5">
        <w:rPr>
          <w:rFonts w:ascii="Times New Roman" w:hAnsi="Times New Roman" w:cs="Times New Roman"/>
          <w:sz w:val="24"/>
          <w:szCs w:val="24"/>
        </w:rPr>
        <w:t>p</w:t>
      </w:r>
      <w:r w:rsidRPr="00DB24F5">
        <w:rPr>
          <w:rFonts w:ascii="Times New Roman" w:hAnsi="Times New Roman" w:cs="Times New Roman"/>
          <w:sz w:val="24"/>
          <w:szCs w:val="24"/>
        </w:rPr>
        <w:t>ër vitin 1998 nuk janë përllogaritur saktë të ardhurat totale të përfituara prej saj nga puna, pasi nuk janë reflektuar të ardhurat nga puna si gjyqtare e Gjykatës së Rrethit Gjyqësor Gjirokastër</w:t>
      </w:r>
      <w:r w:rsidR="00C56F2A" w:rsidRPr="00DB24F5">
        <w:rPr>
          <w:rFonts w:ascii="Times New Roman" w:hAnsi="Times New Roman" w:cs="Times New Roman"/>
          <w:sz w:val="24"/>
          <w:szCs w:val="24"/>
        </w:rPr>
        <w:t>. P</w:t>
      </w:r>
      <w:r w:rsidRPr="00DB24F5">
        <w:rPr>
          <w:rFonts w:ascii="Times New Roman" w:hAnsi="Times New Roman" w:cs="Times New Roman"/>
          <w:sz w:val="24"/>
          <w:szCs w:val="24"/>
        </w:rPr>
        <w:t xml:space="preserve">ër vitin 2001 dhe 2002 nuk janë marrë në konsideratë të ardhurat nga raporti i lejes së </w:t>
      </w:r>
      <w:proofErr w:type="spellStart"/>
      <w:r w:rsidRPr="00DB24F5">
        <w:rPr>
          <w:rFonts w:ascii="Times New Roman" w:hAnsi="Times New Roman" w:cs="Times New Roman"/>
          <w:sz w:val="24"/>
          <w:szCs w:val="24"/>
        </w:rPr>
        <w:t>barrëlindjes</w:t>
      </w:r>
      <w:proofErr w:type="spellEnd"/>
      <w:r w:rsidRPr="00DB24F5">
        <w:rPr>
          <w:rFonts w:ascii="Times New Roman" w:hAnsi="Times New Roman" w:cs="Times New Roman"/>
          <w:sz w:val="24"/>
          <w:szCs w:val="24"/>
        </w:rPr>
        <w:t xml:space="preserve">. Gjithashtu, subjekti ka pretenduar </w:t>
      </w:r>
      <w:proofErr w:type="spellStart"/>
      <w:r w:rsidRPr="00DB24F5">
        <w:rPr>
          <w:rFonts w:ascii="Times New Roman" w:hAnsi="Times New Roman" w:cs="Times New Roman"/>
          <w:sz w:val="24"/>
          <w:szCs w:val="24"/>
        </w:rPr>
        <w:t>rillogaritjen</w:t>
      </w:r>
      <w:proofErr w:type="spellEnd"/>
      <w:r w:rsidRPr="00DB24F5">
        <w:rPr>
          <w:rFonts w:ascii="Times New Roman" w:hAnsi="Times New Roman" w:cs="Times New Roman"/>
          <w:sz w:val="24"/>
          <w:szCs w:val="24"/>
        </w:rPr>
        <w:t xml:space="preserve"> e shpenzimeve të saj të jetesës, bazuar në përllogaritjet e bëra në vendimmarrje të mëparshme nga Kolegji si edhe </w:t>
      </w:r>
      <w:proofErr w:type="spellStart"/>
      <w:r w:rsidRPr="00DB24F5">
        <w:rPr>
          <w:rFonts w:ascii="Times New Roman" w:hAnsi="Times New Roman" w:cs="Times New Roman"/>
          <w:sz w:val="24"/>
          <w:szCs w:val="24"/>
        </w:rPr>
        <w:t>mospërfshirjen</w:t>
      </w:r>
      <w:proofErr w:type="spellEnd"/>
      <w:r w:rsidRPr="00DB24F5">
        <w:rPr>
          <w:rFonts w:ascii="Times New Roman" w:hAnsi="Times New Roman" w:cs="Times New Roman"/>
          <w:sz w:val="24"/>
          <w:szCs w:val="24"/>
        </w:rPr>
        <w:t xml:space="preserve"> në analizë të shpenzimeve jetike të bashkëshortit edhe për periudhën nga lidhja e martesës deri në datën e blerjes së pasurisë objekt vlerësimi, duke pretenduar se në këtë periudhë ai ka qenë emigrant ekonomik në shtetin grek dhe se shpenzimet e jetesës janë mbuluar nga të ardhurat e tij personale.</w:t>
      </w:r>
    </w:p>
    <w:p w14:paraId="5139E509" w14:textId="77777777" w:rsidR="001205A9" w:rsidRPr="00DB24F5"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5A82D8A" w14:textId="072DC1F4" w:rsidR="003A4FAC" w:rsidRPr="00DB24F5" w:rsidRDefault="006D32FB"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hAnsi="Times New Roman" w:cs="Times New Roman"/>
          <w:sz w:val="24"/>
          <w:szCs w:val="24"/>
        </w:rPr>
        <w:t>Në lidhje me sa më sipër, Komisioni në përfundim të analizës së kryer në lidhje me burimet e kriji</w:t>
      </w:r>
      <w:r w:rsidR="00146ED6" w:rsidRPr="00DB24F5">
        <w:rPr>
          <w:rFonts w:ascii="Times New Roman" w:hAnsi="Times New Roman" w:cs="Times New Roman"/>
          <w:sz w:val="24"/>
          <w:szCs w:val="24"/>
        </w:rPr>
        <w:t xml:space="preserve">mit </w:t>
      </w:r>
      <w:r w:rsidRPr="00DB24F5">
        <w:rPr>
          <w:rFonts w:ascii="Times New Roman" w:hAnsi="Times New Roman" w:cs="Times New Roman"/>
          <w:sz w:val="24"/>
          <w:szCs w:val="24"/>
        </w:rPr>
        <w:t>t</w:t>
      </w:r>
      <w:r w:rsidR="00EF1775"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pasuris</w:t>
      </w:r>
      <w:r w:rsidR="00EF1775" w:rsidRPr="00DB24F5">
        <w:rPr>
          <w:rFonts w:ascii="Times New Roman" w:hAnsi="Times New Roman" w:cs="Times New Roman"/>
          <w:sz w:val="24"/>
          <w:szCs w:val="24"/>
        </w:rPr>
        <w:t>ë</w:t>
      </w:r>
      <w:r w:rsidRPr="00DB24F5">
        <w:rPr>
          <w:rFonts w:ascii="Times New Roman" w:hAnsi="Times New Roman" w:cs="Times New Roman"/>
          <w:sz w:val="24"/>
          <w:szCs w:val="24"/>
        </w:rPr>
        <w:t xml:space="preserve"> objekt shqyrtimi ka arritur në përfundim</w:t>
      </w:r>
      <w:r w:rsidR="00235144" w:rsidRPr="00DB24F5">
        <w:rPr>
          <w:rFonts w:ascii="Times New Roman" w:hAnsi="Times New Roman" w:cs="Times New Roman"/>
          <w:sz w:val="24"/>
          <w:szCs w:val="24"/>
        </w:rPr>
        <w:t>in se s</w:t>
      </w:r>
      <w:r w:rsidRPr="00DB24F5">
        <w:rPr>
          <w:rFonts w:ascii="Times New Roman" w:hAnsi="Times New Roman" w:cs="Times New Roman"/>
          <w:sz w:val="24"/>
          <w:szCs w:val="24"/>
        </w:rPr>
        <w:t xml:space="preserve">a </w:t>
      </w:r>
      <w:r w:rsidR="00235144" w:rsidRPr="00DB24F5">
        <w:rPr>
          <w:rFonts w:ascii="Times New Roman" w:hAnsi="Times New Roman" w:cs="Times New Roman"/>
          <w:sz w:val="24"/>
          <w:szCs w:val="24"/>
        </w:rPr>
        <w:t>i</w:t>
      </w:r>
      <w:r w:rsidRPr="00DB24F5">
        <w:rPr>
          <w:rFonts w:ascii="Times New Roman" w:hAnsi="Times New Roman" w:cs="Times New Roman"/>
          <w:sz w:val="24"/>
          <w:szCs w:val="24"/>
        </w:rPr>
        <w:t xml:space="preserve"> përket të ardhurave të pretenduara nga puna e bashkëshortit nga emigracioni, </w:t>
      </w:r>
      <w:r w:rsidR="00235144" w:rsidRPr="00DB24F5">
        <w:rPr>
          <w:rFonts w:ascii="Times New Roman" w:hAnsi="Times New Roman" w:cs="Times New Roman"/>
          <w:sz w:val="24"/>
          <w:szCs w:val="24"/>
        </w:rPr>
        <w:t>t</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 xml:space="preserve"> merret n</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 xml:space="preserve"> konsiderat</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 xml:space="preserve"> vetëm</w:t>
      </w:r>
      <w:r w:rsidRPr="00DB24F5">
        <w:rPr>
          <w:rFonts w:ascii="Times New Roman" w:hAnsi="Times New Roman" w:cs="Times New Roman"/>
          <w:sz w:val="24"/>
          <w:szCs w:val="24"/>
        </w:rPr>
        <w:t xml:space="preserve"> përfitimi </w:t>
      </w:r>
      <w:r w:rsidR="00235144" w:rsidRPr="00DB24F5">
        <w:rPr>
          <w:rFonts w:ascii="Times New Roman" w:hAnsi="Times New Roman" w:cs="Times New Roman"/>
          <w:sz w:val="24"/>
          <w:szCs w:val="24"/>
        </w:rPr>
        <w:t xml:space="preserve">i </w:t>
      </w:r>
      <w:r w:rsidRPr="00DB24F5">
        <w:rPr>
          <w:rFonts w:ascii="Times New Roman" w:hAnsi="Times New Roman" w:cs="Times New Roman"/>
          <w:sz w:val="24"/>
          <w:szCs w:val="24"/>
        </w:rPr>
        <w:t xml:space="preserve">të ardhurave </w:t>
      </w:r>
      <w:r w:rsidR="00235144" w:rsidRPr="00DB24F5">
        <w:rPr>
          <w:rFonts w:ascii="Times New Roman" w:hAnsi="Times New Roman" w:cs="Times New Roman"/>
          <w:sz w:val="24"/>
          <w:szCs w:val="24"/>
        </w:rPr>
        <w:t xml:space="preserve">sipas </w:t>
      </w:r>
      <w:r w:rsidRPr="00DB24F5">
        <w:rPr>
          <w:rFonts w:ascii="Times New Roman" w:hAnsi="Times New Roman" w:cs="Times New Roman"/>
          <w:sz w:val="24"/>
          <w:szCs w:val="24"/>
        </w:rPr>
        <w:t>dokumenti</w:t>
      </w:r>
      <w:r w:rsidR="00235144" w:rsidRPr="00DB24F5">
        <w:rPr>
          <w:rFonts w:ascii="Times New Roman" w:hAnsi="Times New Roman" w:cs="Times New Roman"/>
          <w:sz w:val="24"/>
          <w:szCs w:val="24"/>
        </w:rPr>
        <w:t>t</w:t>
      </w:r>
      <w:r w:rsidRPr="00DB24F5">
        <w:rPr>
          <w:rFonts w:ascii="Times New Roman" w:hAnsi="Times New Roman" w:cs="Times New Roman"/>
          <w:sz w:val="24"/>
          <w:szCs w:val="24"/>
        </w:rPr>
        <w:t xml:space="preserve"> “Vërtetim”, i datës 18.3.2020, të lëshuar nga Instituti i Sigurimeve Shoqërore, Arka Unike e të Punësuarve, Sektori i Zyrës së Ndërtimeve, </w:t>
      </w:r>
      <w:proofErr w:type="spellStart"/>
      <w:r w:rsidR="00235144" w:rsidRPr="00DB24F5">
        <w:rPr>
          <w:rFonts w:ascii="Times New Roman" w:hAnsi="Times New Roman" w:cs="Times New Roman"/>
          <w:sz w:val="24"/>
          <w:szCs w:val="24"/>
        </w:rPr>
        <w:t>Rafina</w:t>
      </w:r>
      <w:proofErr w:type="spellEnd"/>
      <w:r w:rsidRPr="00DB24F5">
        <w:rPr>
          <w:rFonts w:ascii="Times New Roman" w:hAnsi="Times New Roman" w:cs="Times New Roman"/>
          <w:sz w:val="24"/>
          <w:szCs w:val="24"/>
        </w:rPr>
        <w:t xml:space="preserve">, Greqi, në referim të </w:t>
      </w:r>
      <w:proofErr w:type="spellStart"/>
      <w:r w:rsidRPr="00DB24F5">
        <w:rPr>
          <w:rFonts w:ascii="Times New Roman" w:hAnsi="Times New Roman" w:cs="Times New Roman"/>
          <w:sz w:val="24"/>
          <w:szCs w:val="24"/>
        </w:rPr>
        <w:t>të</w:t>
      </w:r>
      <w:proofErr w:type="spellEnd"/>
      <w:r w:rsidRPr="00DB24F5">
        <w:rPr>
          <w:rFonts w:ascii="Times New Roman" w:hAnsi="Times New Roman" w:cs="Times New Roman"/>
          <w:sz w:val="24"/>
          <w:szCs w:val="24"/>
        </w:rPr>
        <w:t xml:space="preserve"> cilit rezulton e provuar se personi i lidhur ka qenë i regjistruar si i punësuar në sektorin e ndërtimit, duke u siguruar në total për 143 ditë kalendarike, për periudhën që i përket viteve 1994 – 1998</w:t>
      </w:r>
      <w:r w:rsidR="00235144" w:rsidRPr="00DB24F5">
        <w:rPr>
          <w:rFonts w:ascii="Times New Roman" w:hAnsi="Times New Roman" w:cs="Times New Roman"/>
          <w:sz w:val="24"/>
          <w:szCs w:val="24"/>
        </w:rPr>
        <w:t xml:space="preserve"> </w:t>
      </w:r>
      <w:r w:rsidRPr="00DB24F5">
        <w:rPr>
          <w:rFonts w:ascii="Times New Roman" w:hAnsi="Times New Roman" w:cs="Times New Roman"/>
          <w:sz w:val="24"/>
          <w:szCs w:val="24"/>
        </w:rPr>
        <w:t>në total në shumën prej 144,338 lekë</w:t>
      </w:r>
      <w:r w:rsidR="003A4FAC" w:rsidRPr="00DB24F5">
        <w:rPr>
          <w:rStyle w:val="FootnoteReference"/>
          <w:rFonts w:ascii="Times New Roman" w:hAnsi="Times New Roman" w:cs="Times New Roman"/>
          <w:sz w:val="24"/>
          <w:szCs w:val="24"/>
        </w:rPr>
        <w:footnoteReference w:id="21"/>
      </w:r>
      <w:r w:rsidR="00235144" w:rsidRPr="00DB24F5">
        <w:rPr>
          <w:rFonts w:ascii="Times New Roman" w:hAnsi="Times New Roman" w:cs="Times New Roman"/>
          <w:sz w:val="24"/>
          <w:szCs w:val="24"/>
        </w:rPr>
        <w:t xml:space="preserve">, </w:t>
      </w:r>
      <w:r w:rsidR="00C5186B" w:rsidRPr="00DB24F5">
        <w:rPr>
          <w:rFonts w:ascii="Times New Roman" w:hAnsi="Times New Roman" w:cs="Times New Roman"/>
          <w:sz w:val="24"/>
          <w:szCs w:val="24"/>
        </w:rPr>
        <w:t>dhe</w:t>
      </w:r>
      <w:r w:rsidR="00235144" w:rsidRPr="00DB24F5">
        <w:rPr>
          <w:rFonts w:ascii="Times New Roman" w:hAnsi="Times New Roman" w:cs="Times New Roman"/>
          <w:sz w:val="24"/>
          <w:szCs w:val="24"/>
        </w:rPr>
        <w:t xml:space="preserve"> nuk ka </w:t>
      </w:r>
      <w:r w:rsidR="00C5186B" w:rsidRPr="00DB24F5">
        <w:rPr>
          <w:rFonts w:ascii="Times New Roman" w:hAnsi="Times New Roman" w:cs="Times New Roman"/>
          <w:sz w:val="24"/>
          <w:szCs w:val="24"/>
        </w:rPr>
        <w:t>p</w:t>
      </w:r>
      <w:r w:rsidR="006E1ABD" w:rsidRPr="00DB24F5">
        <w:rPr>
          <w:rFonts w:ascii="Times New Roman" w:hAnsi="Times New Roman" w:cs="Times New Roman"/>
          <w:sz w:val="24"/>
          <w:szCs w:val="24"/>
        </w:rPr>
        <w:t>ë</w:t>
      </w:r>
      <w:r w:rsidR="00C5186B" w:rsidRPr="00DB24F5">
        <w:rPr>
          <w:rFonts w:ascii="Times New Roman" w:hAnsi="Times New Roman" w:cs="Times New Roman"/>
          <w:sz w:val="24"/>
          <w:szCs w:val="24"/>
        </w:rPr>
        <w:t>rllogaritur</w:t>
      </w:r>
      <w:r w:rsidRPr="00DB24F5">
        <w:rPr>
          <w:rFonts w:ascii="Times New Roman" w:hAnsi="Times New Roman" w:cs="Times New Roman"/>
          <w:sz w:val="24"/>
          <w:szCs w:val="24"/>
        </w:rPr>
        <w:t xml:space="preserve"> shpenzime jet</w:t>
      </w:r>
      <w:r w:rsidR="00C5186B" w:rsidRPr="00DB24F5">
        <w:rPr>
          <w:rFonts w:ascii="Times New Roman" w:hAnsi="Times New Roman" w:cs="Times New Roman"/>
          <w:sz w:val="24"/>
          <w:szCs w:val="24"/>
        </w:rPr>
        <w:t>ese</w:t>
      </w:r>
      <w:r w:rsidRPr="00DB24F5">
        <w:rPr>
          <w:rFonts w:ascii="Times New Roman" w:hAnsi="Times New Roman" w:cs="Times New Roman"/>
          <w:sz w:val="24"/>
          <w:szCs w:val="24"/>
        </w:rPr>
        <w:t xml:space="preserve"> të personit të lidhur</w:t>
      </w:r>
      <w:r w:rsidR="00235144" w:rsidRPr="00DB24F5">
        <w:rPr>
          <w:rFonts w:ascii="Times New Roman" w:hAnsi="Times New Roman" w:cs="Times New Roman"/>
          <w:sz w:val="24"/>
          <w:szCs w:val="24"/>
        </w:rPr>
        <w:t xml:space="preserve"> p</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r k</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t</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 xml:space="preserve"> periudh</w:t>
      </w:r>
      <w:r w:rsidR="0005540D" w:rsidRPr="00DB24F5">
        <w:rPr>
          <w:rFonts w:ascii="Times New Roman" w:hAnsi="Times New Roman" w:cs="Times New Roman"/>
          <w:sz w:val="24"/>
          <w:szCs w:val="24"/>
        </w:rPr>
        <w:t>ë</w:t>
      </w:r>
      <w:r w:rsidR="00235144" w:rsidRPr="00DB24F5">
        <w:rPr>
          <w:rFonts w:ascii="Times New Roman" w:hAnsi="Times New Roman" w:cs="Times New Roman"/>
          <w:sz w:val="24"/>
          <w:szCs w:val="24"/>
        </w:rPr>
        <w:t xml:space="preserve">. </w:t>
      </w:r>
      <w:r w:rsidR="003A4FAC" w:rsidRPr="00DB24F5">
        <w:rPr>
          <w:rFonts w:ascii="Times New Roman" w:hAnsi="Times New Roman" w:cs="Times New Roman"/>
          <w:sz w:val="24"/>
          <w:szCs w:val="24"/>
        </w:rPr>
        <w:t>Komisioni i</w:t>
      </w:r>
      <w:r w:rsidR="00146ED6" w:rsidRPr="00DB24F5">
        <w:rPr>
          <w:rFonts w:ascii="Times New Roman" w:hAnsi="Times New Roman" w:cs="Times New Roman"/>
          <w:sz w:val="24"/>
          <w:szCs w:val="24"/>
        </w:rPr>
        <w:t xml:space="preserve"> ka</w:t>
      </w:r>
      <w:r w:rsidR="003A4FAC" w:rsidRPr="00DB24F5">
        <w:rPr>
          <w:rFonts w:ascii="Times New Roman" w:hAnsi="Times New Roman" w:cs="Times New Roman"/>
          <w:sz w:val="24"/>
          <w:szCs w:val="24"/>
        </w:rPr>
        <w:t xml:space="preserve"> qëndr</w:t>
      </w:r>
      <w:r w:rsidR="00146ED6" w:rsidRPr="00DB24F5">
        <w:rPr>
          <w:rFonts w:ascii="Times New Roman" w:hAnsi="Times New Roman" w:cs="Times New Roman"/>
          <w:sz w:val="24"/>
          <w:szCs w:val="24"/>
        </w:rPr>
        <w:t>uar</w:t>
      </w:r>
      <w:r w:rsidR="003A4FAC" w:rsidRPr="00DB24F5">
        <w:rPr>
          <w:rFonts w:ascii="Times New Roman" w:hAnsi="Times New Roman" w:cs="Times New Roman"/>
          <w:sz w:val="24"/>
          <w:szCs w:val="24"/>
        </w:rPr>
        <w:t xml:space="preserve"> konstatimit fillestar </w:t>
      </w:r>
      <w:r w:rsidR="00146ED6" w:rsidRPr="00DB24F5">
        <w:rPr>
          <w:rFonts w:ascii="Times New Roman" w:hAnsi="Times New Roman" w:cs="Times New Roman"/>
          <w:sz w:val="24"/>
          <w:szCs w:val="24"/>
        </w:rPr>
        <w:t>p</w:t>
      </w:r>
      <w:r w:rsidR="00273A0D" w:rsidRPr="00DB24F5">
        <w:rPr>
          <w:rFonts w:ascii="Times New Roman" w:hAnsi="Times New Roman" w:cs="Times New Roman"/>
          <w:sz w:val="24"/>
          <w:szCs w:val="24"/>
        </w:rPr>
        <w:t>ë</w:t>
      </w:r>
      <w:r w:rsidR="00146ED6" w:rsidRPr="00DB24F5">
        <w:rPr>
          <w:rFonts w:ascii="Times New Roman" w:hAnsi="Times New Roman" w:cs="Times New Roman"/>
          <w:sz w:val="24"/>
          <w:szCs w:val="24"/>
        </w:rPr>
        <w:t xml:space="preserve">r </w:t>
      </w:r>
      <w:proofErr w:type="spellStart"/>
      <w:r w:rsidR="00146ED6" w:rsidRPr="00DB24F5">
        <w:rPr>
          <w:rFonts w:ascii="Times New Roman" w:hAnsi="Times New Roman" w:cs="Times New Roman"/>
          <w:sz w:val="24"/>
          <w:szCs w:val="24"/>
        </w:rPr>
        <w:t>mosp</w:t>
      </w:r>
      <w:r w:rsidR="00273A0D" w:rsidRPr="00DB24F5">
        <w:rPr>
          <w:rFonts w:ascii="Times New Roman" w:hAnsi="Times New Roman" w:cs="Times New Roman"/>
          <w:sz w:val="24"/>
          <w:szCs w:val="24"/>
        </w:rPr>
        <w:t>ë</w:t>
      </w:r>
      <w:r w:rsidR="00146ED6" w:rsidRPr="00DB24F5">
        <w:rPr>
          <w:rFonts w:ascii="Times New Roman" w:hAnsi="Times New Roman" w:cs="Times New Roman"/>
          <w:sz w:val="24"/>
          <w:szCs w:val="24"/>
        </w:rPr>
        <w:t>rfshirjen</w:t>
      </w:r>
      <w:proofErr w:type="spellEnd"/>
      <w:r w:rsidR="00146ED6" w:rsidRPr="00DB24F5">
        <w:rPr>
          <w:rFonts w:ascii="Times New Roman" w:hAnsi="Times New Roman" w:cs="Times New Roman"/>
          <w:sz w:val="24"/>
          <w:szCs w:val="24"/>
        </w:rPr>
        <w:t xml:space="preserve"> n</w:t>
      </w:r>
      <w:r w:rsidR="00273A0D" w:rsidRPr="00DB24F5">
        <w:rPr>
          <w:rFonts w:ascii="Times New Roman" w:hAnsi="Times New Roman" w:cs="Times New Roman"/>
          <w:sz w:val="24"/>
          <w:szCs w:val="24"/>
        </w:rPr>
        <w:t>ë</w:t>
      </w:r>
      <w:r w:rsidR="00146ED6" w:rsidRPr="00DB24F5">
        <w:rPr>
          <w:rFonts w:ascii="Times New Roman" w:hAnsi="Times New Roman" w:cs="Times New Roman"/>
          <w:sz w:val="24"/>
          <w:szCs w:val="24"/>
        </w:rPr>
        <w:t xml:space="preserve"> </w:t>
      </w:r>
      <w:r w:rsidR="003A4FAC" w:rsidRPr="00DB24F5">
        <w:rPr>
          <w:rFonts w:ascii="Times New Roman" w:hAnsi="Times New Roman" w:cs="Times New Roman"/>
          <w:sz w:val="24"/>
          <w:szCs w:val="24"/>
        </w:rPr>
        <w:t>analizë financiare të</w:t>
      </w:r>
      <w:r w:rsidR="00146ED6" w:rsidRPr="00DB24F5">
        <w:rPr>
          <w:rFonts w:ascii="Times New Roman" w:hAnsi="Times New Roman" w:cs="Times New Roman"/>
          <w:sz w:val="24"/>
          <w:szCs w:val="24"/>
        </w:rPr>
        <w:t xml:space="preserve"> </w:t>
      </w:r>
      <w:proofErr w:type="spellStart"/>
      <w:r w:rsidR="00146ED6" w:rsidRPr="00DB24F5">
        <w:rPr>
          <w:rFonts w:ascii="Times New Roman" w:hAnsi="Times New Roman" w:cs="Times New Roman"/>
          <w:sz w:val="24"/>
          <w:szCs w:val="24"/>
        </w:rPr>
        <w:t>t</w:t>
      </w:r>
      <w:r w:rsidR="00273A0D" w:rsidRPr="00DB24F5">
        <w:rPr>
          <w:rFonts w:ascii="Times New Roman" w:hAnsi="Times New Roman" w:cs="Times New Roman"/>
          <w:sz w:val="24"/>
          <w:szCs w:val="24"/>
        </w:rPr>
        <w:t>ë</w:t>
      </w:r>
      <w:proofErr w:type="spellEnd"/>
      <w:r w:rsidR="003A4FAC" w:rsidRPr="00DB24F5">
        <w:rPr>
          <w:rFonts w:ascii="Times New Roman" w:hAnsi="Times New Roman" w:cs="Times New Roman"/>
          <w:sz w:val="24"/>
          <w:szCs w:val="24"/>
        </w:rPr>
        <w:t xml:space="preserve"> ardhura</w:t>
      </w:r>
      <w:r w:rsidR="00146ED6" w:rsidRPr="00DB24F5">
        <w:rPr>
          <w:rFonts w:ascii="Times New Roman" w:hAnsi="Times New Roman" w:cs="Times New Roman"/>
          <w:sz w:val="24"/>
          <w:szCs w:val="24"/>
        </w:rPr>
        <w:t>ve t</w:t>
      </w:r>
      <w:r w:rsidR="00273A0D" w:rsidRPr="00DB24F5">
        <w:rPr>
          <w:rFonts w:ascii="Times New Roman" w:hAnsi="Times New Roman" w:cs="Times New Roman"/>
          <w:sz w:val="24"/>
          <w:szCs w:val="24"/>
        </w:rPr>
        <w:t>ë</w:t>
      </w:r>
      <w:r w:rsidR="003A4FAC" w:rsidRPr="00DB24F5">
        <w:rPr>
          <w:rFonts w:ascii="Times New Roman" w:hAnsi="Times New Roman" w:cs="Times New Roman"/>
          <w:sz w:val="24"/>
          <w:szCs w:val="24"/>
        </w:rPr>
        <w:t xml:space="preserve"> pretenduara sipas vërtetimit të datës 26.1.2022, lëshuar nga Kompania </w:t>
      </w:r>
      <w:proofErr w:type="spellStart"/>
      <w:r w:rsidR="003A4FAC" w:rsidRPr="00DB24F5">
        <w:rPr>
          <w:rFonts w:ascii="Times New Roman" w:hAnsi="Times New Roman" w:cs="Times New Roman"/>
          <w:sz w:val="24"/>
          <w:szCs w:val="24"/>
        </w:rPr>
        <w:t>Konstruktore</w:t>
      </w:r>
      <w:proofErr w:type="spellEnd"/>
      <w:r w:rsidR="003A4FAC" w:rsidRPr="00DB24F5">
        <w:rPr>
          <w:rFonts w:ascii="Times New Roman" w:hAnsi="Times New Roman" w:cs="Times New Roman"/>
          <w:sz w:val="24"/>
          <w:szCs w:val="24"/>
        </w:rPr>
        <w:t xml:space="preserve"> </w:t>
      </w:r>
      <w:proofErr w:type="spellStart"/>
      <w:r w:rsidR="003A4FAC" w:rsidRPr="00DB24F5">
        <w:rPr>
          <w:rFonts w:ascii="Times New Roman" w:hAnsi="Times New Roman" w:cs="Times New Roman"/>
          <w:sz w:val="24"/>
          <w:szCs w:val="24"/>
        </w:rPr>
        <w:t>Njëanëtarëshe</w:t>
      </w:r>
      <w:proofErr w:type="spellEnd"/>
      <w:r w:rsidR="003A4FAC" w:rsidRPr="00DB24F5">
        <w:rPr>
          <w:rFonts w:ascii="Times New Roman" w:hAnsi="Times New Roman" w:cs="Times New Roman"/>
          <w:sz w:val="24"/>
          <w:szCs w:val="24"/>
        </w:rPr>
        <w:t xml:space="preserve"> “</w:t>
      </w:r>
      <w:proofErr w:type="spellStart"/>
      <w:r w:rsidR="00A72673" w:rsidRPr="00DB24F5">
        <w:rPr>
          <w:rFonts w:ascii="Times New Roman" w:hAnsi="Times New Roman" w:cs="Times New Roman"/>
          <w:sz w:val="24"/>
          <w:szCs w:val="24"/>
        </w:rPr>
        <w:t>Kardasais</w:t>
      </w:r>
      <w:proofErr w:type="spellEnd"/>
      <w:r w:rsidR="003A4FAC" w:rsidRPr="00DB24F5">
        <w:rPr>
          <w:rFonts w:ascii="Times New Roman" w:hAnsi="Times New Roman" w:cs="Times New Roman"/>
          <w:sz w:val="24"/>
          <w:szCs w:val="24"/>
        </w:rPr>
        <w:t>”, për sa kohë</w:t>
      </w:r>
      <w:r w:rsidR="00235144" w:rsidRPr="00DB24F5">
        <w:rPr>
          <w:rFonts w:ascii="Times New Roman" w:hAnsi="Times New Roman" w:cs="Times New Roman"/>
          <w:sz w:val="24"/>
          <w:szCs w:val="24"/>
        </w:rPr>
        <w:t xml:space="preserve">, </w:t>
      </w:r>
      <w:r w:rsidR="003A4FAC" w:rsidRPr="00DB24F5">
        <w:rPr>
          <w:rFonts w:ascii="Times New Roman" w:hAnsi="Times New Roman" w:cs="Times New Roman"/>
          <w:sz w:val="24"/>
          <w:szCs w:val="24"/>
        </w:rPr>
        <w:t>në përputhje me nenin D</w:t>
      </w:r>
      <w:r w:rsidR="00146ED6" w:rsidRPr="00DB24F5">
        <w:rPr>
          <w:rFonts w:ascii="Times New Roman" w:hAnsi="Times New Roman" w:cs="Times New Roman"/>
          <w:sz w:val="24"/>
          <w:szCs w:val="24"/>
        </w:rPr>
        <w:t xml:space="preserve">, pika </w:t>
      </w:r>
      <w:r w:rsidR="003A4FAC" w:rsidRPr="00DB24F5">
        <w:rPr>
          <w:rFonts w:ascii="Times New Roman" w:hAnsi="Times New Roman" w:cs="Times New Roman"/>
          <w:sz w:val="24"/>
          <w:szCs w:val="24"/>
        </w:rPr>
        <w:t>3 të Aneksit të Kushtetutës, nuk përmbushet detyrimi ligjor mbi provueshmërinë e punësimit, të ardhurave të realizuara dhe pagesa e detyrimeve tatimore përkatëse, si edhe as nuk u provua pamundësia</w:t>
      </w:r>
      <w:r w:rsidR="00146ED6" w:rsidRPr="00DB24F5">
        <w:rPr>
          <w:rStyle w:val="FootnoteReference"/>
          <w:rFonts w:ascii="Times New Roman" w:hAnsi="Times New Roman" w:cs="Times New Roman"/>
          <w:sz w:val="24"/>
          <w:szCs w:val="24"/>
        </w:rPr>
        <w:footnoteReference w:id="22"/>
      </w:r>
      <w:r w:rsidR="003A4FAC" w:rsidRPr="00DB24F5">
        <w:rPr>
          <w:rFonts w:ascii="Times New Roman" w:hAnsi="Times New Roman" w:cs="Times New Roman"/>
          <w:sz w:val="24"/>
          <w:szCs w:val="24"/>
        </w:rPr>
        <w:t xml:space="preserve"> në sigurimin e informacionit apo dokumentacionit përkatës.</w:t>
      </w:r>
    </w:p>
    <w:p w14:paraId="1A857758" w14:textId="5E88AC2D" w:rsidR="004A6DDF" w:rsidRPr="00DB24F5" w:rsidRDefault="003A4FAC" w:rsidP="00557B0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Sa u përket të ardhurave të realizuara nga subjekti</w:t>
      </w:r>
      <w:r w:rsidR="00C5186B" w:rsidRPr="00DB24F5">
        <w:rPr>
          <w:rFonts w:ascii="Times New Roman" w:hAnsi="Times New Roman" w:cs="Times New Roman"/>
          <w:sz w:val="24"/>
          <w:szCs w:val="24"/>
        </w:rPr>
        <w:t xml:space="preserve">, </w:t>
      </w:r>
      <w:r w:rsidR="00C3691B" w:rsidRPr="00DB24F5">
        <w:rPr>
          <w:rFonts w:ascii="Times New Roman" w:hAnsi="Times New Roman" w:cs="Times New Roman"/>
          <w:sz w:val="24"/>
          <w:szCs w:val="24"/>
        </w:rPr>
        <w:t>nga</w:t>
      </w:r>
      <w:r w:rsidRPr="00DB24F5">
        <w:rPr>
          <w:rFonts w:ascii="Times New Roman" w:hAnsi="Times New Roman" w:cs="Times New Roman"/>
          <w:sz w:val="24"/>
          <w:szCs w:val="24"/>
        </w:rPr>
        <w:t xml:space="preserve"> fillimi i punësimit të saj deri në fund të vitit 2003, Komisioni përllogariti në mënyrë alternative vlerën e këtyre të ardhurave</w:t>
      </w:r>
      <w:r w:rsidR="0005540D" w:rsidRPr="00DB24F5">
        <w:rPr>
          <w:rFonts w:ascii="Times New Roman" w:hAnsi="Times New Roman" w:cs="Times New Roman"/>
          <w:sz w:val="24"/>
          <w:szCs w:val="24"/>
        </w:rPr>
        <w:t xml:space="preserve"> në total 2.722.247 lekë duke shtuar këtu edhe të ardhurat e subjektit për </w:t>
      </w:r>
      <w:proofErr w:type="spellStart"/>
      <w:r w:rsidR="0005540D" w:rsidRPr="00DB24F5">
        <w:rPr>
          <w:rFonts w:ascii="Times New Roman" w:hAnsi="Times New Roman" w:cs="Times New Roman"/>
          <w:sz w:val="24"/>
          <w:szCs w:val="24"/>
        </w:rPr>
        <w:t>barrëlindje</w:t>
      </w:r>
      <w:proofErr w:type="spellEnd"/>
      <w:r w:rsidR="0005540D" w:rsidRPr="00DB24F5">
        <w:rPr>
          <w:rFonts w:ascii="Times New Roman" w:hAnsi="Times New Roman" w:cs="Times New Roman"/>
          <w:sz w:val="24"/>
          <w:szCs w:val="24"/>
        </w:rPr>
        <w:t xml:space="preserve"> në shumën 133.489 lekë. </w:t>
      </w:r>
      <w:r w:rsidRPr="00DB24F5">
        <w:rPr>
          <w:rFonts w:ascii="Times New Roman" w:hAnsi="Times New Roman" w:cs="Times New Roman"/>
          <w:sz w:val="24"/>
          <w:szCs w:val="24"/>
        </w:rPr>
        <w:t>Në lidhje me shpenzime</w:t>
      </w:r>
      <w:r w:rsidR="00FD19FE" w:rsidRPr="00DB24F5">
        <w:rPr>
          <w:rFonts w:ascii="Times New Roman" w:hAnsi="Times New Roman" w:cs="Times New Roman"/>
          <w:sz w:val="24"/>
          <w:szCs w:val="24"/>
        </w:rPr>
        <w:t xml:space="preserve">t </w:t>
      </w:r>
      <w:r w:rsidRPr="00DB24F5">
        <w:rPr>
          <w:rFonts w:ascii="Times New Roman" w:hAnsi="Times New Roman" w:cs="Times New Roman"/>
          <w:sz w:val="24"/>
          <w:szCs w:val="24"/>
        </w:rPr>
        <w:t>jetike, bazuar në jurisprudencën e Kolegjit, Komisioni</w:t>
      </w:r>
      <w:r w:rsidR="00EF1775" w:rsidRPr="00DB24F5">
        <w:rPr>
          <w:rFonts w:ascii="Times New Roman" w:hAnsi="Times New Roman" w:cs="Times New Roman"/>
          <w:sz w:val="24"/>
          <w:szCs w:val="24"/>
        </w:rPr>
        <w:t xml:space="preserve"> pranoi pretendimin e subjektit dukë</w:t>
      </w:r>
      <w:r w:rsidRPr="00DB24F5">
        <w:rPr>
          <w:rFonts w:ascii="Times New Roman" w:hAnsi="Times New Roman" w:cs="Times New Roman"/>
          <w:sz w:val="24"/>
          <w:szCs w:val="24"/>
        </w:rPr>
        <w:t xml:space="preserve"> b</w:t>
      </w:r>
      <w:r w:rsidR="00EF1775" w:rsidRPr="00DB24F5">
        <w:rPr>
          <w:rFonts w:ascii="Times New Roman" w:hAnsi="Times New Roman" w:cs="Times New Roman"/>
          <w:sz w:val="24"/>
          <w:szCs w:val="24"/>
        </w:rPr>
        <w:t>ë</w:t>
      </w:r>
      <w:r w:rsidRPr="00DB24F5">
        <w:rPr>
          <w:rFonts w:ascii="Times New Roman" w:hAnsi="Times New Roman" w:cs="Times New Roman"/>
          <w:sz w:val="24"/>
          <w:szCs w:val="24"/>
        </w:rPr>
        <w:t>r</w:t>
      </w:r>
      <w:r w:rsidR="00EF1775" w:rsidRPr="00DB24F5">
        <w:rPr>
          <w:rFonts w:ascii="Times New Roman" w:hAnsi="Times New Roman" w:cs="Times New Roman"/>
          <w:sz w:val="24"/>
          <w:szCs w:val="24"/>
        </w:rPr>
        <w:t xml:space="preserve">ë </w:t>
      </w:r>
      <w:proofErr w:type="spellStart"/>
      <w:r w:rsidRPr="00DB24F5">
        <w:rPr>
          <w:rFonts w:ascii="Times New Roman" w:hAnsi="Times New Roman" w:cs="Times New Roman"/>
          <w:sz w:val="24"/>
          <w:szCs w:val="24"/>
        </w:rPr>
        <w:t>rillogaritjen</w:t>
      </w:r>
      <w:proofErr w:type="spellEnd"/>
      <w:r w:rsidRPr="00DB24F5">
        <w:rPr>
          <w:rFonts w:ascii="Times New Roman" w:hAnsi="Times New Roman" w:cs="Times New Roman"/>
          <w:sz w:val="24"/>
          <w:szCs w:val="24"/>
        </w:rPr>
        <w:t xml:space="preserve"> e shpenzimeve jetike, duke konsideruar se për periudhën 1995 – 1999, ato përbënin 30% të </w:t>
      </w:r>
      <w:proofErr w:type="spellStart"/>
      <w:r w:rsidRPr="00DB24F5">
        <w:rPr>
          <w:rFonts w:ascii="Times New Roman" w:hAnsi="Times New Roman" w:cs="Times New Roman"/>
          <w:sz w:val="24"/>
          <w:szCs w:val="24"/>
        </w:rPr>
        <w:t>të</w:t>
      </w:r>
      <w:proofErr w:type="spellEnd"/>
      <w:r w:rsidRPr="00DB24F5">
        <w:rPr>
          <w:rFonts w:ascii="Times New Roman" w:hAnsi="Times New Roman" w:cs="Times New Roman"/>
          <w:sz w:val="24"/>
          <w:szCs w:val="24"/>
        </w:rPr>
        <w:t xml:space="preserve"> ardhurave të vitit dhe jo në masën 66% të </w:t>
      </w:r>
      <w:proofErr w:type="spellStart"/>
      <w:r w:rsidRPr="00DB24F5">
        <w:rPr>
          <w:rFonts w:ascii="Times New Roman" w:hAnsi="Times New Roman" w:cs="Times New Roman"/>
          <w:sz w:val="24"/>
          <w:szCs w:val="24"/>
        </w:rPr>
        <w:t>të</w:t>
      </w:r>
      <w:proofErr w:type="spellEnd"/>
      <w:r w:rsidRPr="00DB24F5">
        <w:rPr>
          <w:rFonts w:ascii="Times New Roman" w:hAnsi="Times New Roman" w:cs="Times New Roman"/>
          <w:sz w:val="24"/>
          <w:szCs w:val="24"/>
        </w:rPr>
        <w:t xml:space="preserve"> ardhurave të vitit, </w:t>
      </w:r>
      <w:r w:rsidR="0005540D" w:rsidRPr="00DB24F5">
        <w:rPr>
          <w:rFonts w:ascii="Times New Roman" w:hAnsi="Times New Roman" w:cs="Times New Roman"/>
          <w:sz w:val="24"/>
          <w:szCs w:val="24"/>
        </w:rPr>
        <w:t xml:space="preserve">duke pranuar edhe </w:t>
      </w:r>
      <w:r w:rsidRPr="00DB24F5">
        <w:rPr>
          <w:rFonts w:ascii="Times New Roman" w:hAnsi="Times New Roman" w:cs="Times New Roman"/>
          <w:sz w:val="24"/>
          <w:szCs w:val="24"/>
        </w:rPr>
        <w:t>pretendimi</w:t>
      </w:r>
      <w:r w:rsidR="00EF1775" w:rsidRPr="00DB24F5">
        <w:rPr>
          <w:rFonts w:ascii="Times New Roman" w:hAnsi="Times New Roman" w:cs="Times New Roman"/>
          <w:sz w:val="24"/>
          <w:szCs w:val="24"/>
        </w:rPr>
        <w:t>n e</w:t>
      </w:r>
      <w:r w:rsidRPr="00DB24F5">
        <w:rPr>
          <w:rFonts w:ascii="Times New Roman" w:hAnsi="Times New Roman" w:cs="Times New Roman"/>
          <w:sz w:val="24"/>
          <w:szCs w:val="24"/>
        </w:rPr>
        <w:t xml:space="preserve"> subjektit, </w:t>
      </w:r>
      <w:r w:rsidR="0005540D" w:rsidRPr="00DB24F5">
        <w:rPr>
          <w:rFonts w:ascii="Times New Roman" w:hAnsi="Times New Roman" w:cs="Times New Roman"/>
          <w:sz w:val="24"/>
          <w:szCs w:val="24"/>
        </w:rPr>
        <w:t xml:space="preserve">për </w:t>
      </w:r>
      <w:proofErr w:type="spellStart"/>
      <w:r w:rsidRPr="00DB24F5">
        <w:rPr>
          <w:rFonts w:ascii="Times New Roman" w:hAnsi="Times New Roman" w:cs="Times New Roman"/>
          <w:sz w:val="24"/>
          <w:szCs w:val="24"/>
        </w:rPr>
        <w:t>mospërfshi</w:t>
      </w:r>
      <w:r w:rsidR="0005540D" w:rsidRPr="00DB24F5">
        <w:rPr>
          <w:rFonts w:ascii="Times New Roman" w:hAnsi="Times New Roman" w:cs="Times New Roman"/>
          <w:sz w:val="24"/>
          <w:szCs w:val="24"/>
        </w:rPr>
        <w:t>rjen</w:t>
      </w:r>
      <w:proofErr w:type="spellEnd"/>
      <w:r w:rsidRPr="00DB24F5">
        <w:rPr>
          <w:rFonts w:ascii="Times New Roman" w:hAnsi="Times New Roman" w:cs="Times New Roman"/>
          <w:sz w:val="24"/>
          <w:szCs w:val="24"/>
        </w:rPr>
        <w:t xml:space="preserve"> në analizë financiare </w:t>
      </w:r>
      <w:r w:rsidR="0005540D" w:rsidRPr="00DB24F5">
        <w:rPr>
          <w:rFonts w:ascii="Times New Roman" w:hAnsi="Times New Roman" w:cs="Times New Roman"/>
          <w:sz w:val="24"/>
          <w:szCs w:val="24"/>
        </w:rPr>
        <w:t xml:space="preserve">të </w:t>
      </w:r>
      <w:r w:rsidRPr="00DB24F5">
        <w:rPr>
          <w:rFonts w:ascii="Times New Roman" w:hAnsi="Times New Roman" w:cs="Times New Roman"/>
          <w:sz w:val="24"/>
          <w:szCs w:val="24"/>
        </w:rPr>
        <w:t>shpenzime jetike të personit të lidhur për këtë periudhë</w:t>
      </w:r>
      <w:r w:rsidR="0005540D" w:rsidRPr="00DB24F5">
        <w:rPr>
          <w:rFonts w:ascii="Times New Roman" w:hAnsi="Times New Roman" w:cs="Times New Roman"/>
          <w:sz w:val="24"/>
          <w:szCs w:val="24"/>
        </w:rPr>
        <w:t>.</w:t>
      </w:r>
      <w:r w:rsidR="0005540D" w:rsidRPr="00DB24F5">
        <w:rPr>
          <w:rFonts w:ascii="Times New Roman" w:eastAsia="Times New Roman" w:hAnsi="Times New Roman" w:cs="Times New Roman"/>
          <w:bCs/>
          <w:sz w:val="24"/>
          <w:szCs w:val="24"/>
        </w:rPr>
        <w:t xml:space="preserve"> </w:t>
      </w:r>
      <w:r w:rsidR="00EF1775" w:rsidRPr="00DB24F5">
        <w:rPr>
          <w:rFonts w:ascii="Times New Roman" w:hAnsi="Times New Roman" w:cs="Times New Roman"/>
          <w:sz w:val="24"/>
          <w:szCs w:val="24"/>
        </w:rPr>
        <w:t>Referuar analizës financiare përfundimtare të Komisionit</w:t>
      </w:r>
      <w:r w:rsidR="0005540D" w:rsidRPr="00DB24F5">
        <w:rPr>
          <w:rFonts w:ascii="Times New Roman" w:hAnsi="Times New Roman" w:cs="Times New Roman"/>
          <w:sz w:val="24"/>
          <w:szCs w:val="24"/>
        </w:rPr>
        <w:t>,</w:t>
      </w:r>
      <w:r w:rsidR="00EF1775" w:rsidRPr="00DB24F5">
        <w:rPr>
          <w:rFonts w:ascii="Times New Roman" w:hAnsi="Times New Roman" w:cs="Times New Roman"/>
          <w:sz w:val="24"/>
          <w:szCs w:val="24"/>
        </w:rPr>
        <w:t xml:space="preserve"> rezulto</w:t>
      </w:r>
      <w:r w:rsidR="0005540D" w:rsidRPr="00DB24F5">
        <w:rPr>
          <w:rFonts w:ascii="Times New Roman" w:hAnsi="Times New Roman" w:cs="Times New Roman"/>
          <w:sz w:val="24"/>
          <w:szCs w:val="24"/>
        </w:rPr>
        <w:t>n</w:t>
      </w:r>
      <w:r w:rsidR="00EF1775" w:rsidRPr="00DB24F5">
        <w:rPr>
          <w:rFonts w:ascii="Times New Roman" w:hAnsi="Times New Roman" w:cs="Times New Roman"/>
          <w:sz w:val="24"/>
          <w:szCs w:val="24"/>
        </w:rPr>
        <w:t xml:space="preserve"> se subjekti dhe personi i lidhur nuk kanë pasur burime financiare të ligjshme të mjaftueshme për të justifikuar plotësisht shpenzimet e kryera për pasurinë objekt vlerësimi, </w:t>
      </w:r>
      <w:r w:rsidR="00FD19FE" w:rsidRPr="00DB24F5">
        <w:rPr>
          <w:rFonts w:ascii="Times New Roman" w:hAnsi="Times New Roman" w:cs="Times New Roman"/>
          <w:sz w:val="24"/>
          <w:szCs w:val="24"/>
        </w:rPr>
        <w:t>duke rezultuar me munges</w:t>
      </w:r>
      <w:r w:rsidR="00273A0D" w:rsidRPr="00DB24F5">
        <w:rPr>
          <w:rFonts w:ascii="Times New Roman" w:hAnsi="Times New Roman" w:cs="Times New Roman"/>
          <w:sz w:val="24"/>
          <w:szCs w:val="24"/>
        </w:rPr>
        <w:t>ë</w:t>
      </w:r>
      <w:r w:rsidR="00FD19FE" w:rsidRPr="00DB24F5">
        <w:rPr>
          <w:rFonts w:ascii="Times New Roman" w:hAnsi="Times New Roman" w:cs="Times New Roman"/>
          <w:sz w:val="24"/>
          <w:szCs w:val="24"/>
        </w:rPr>
        <w:t xml:space="preserve"> n</w:t>
      </w:r>
      <w:r w:rsidR="00273A0D" w:rsidRPr="00DB24F5">
        <w:rPr>
          <w:rFonts w:ascii="Times New Roman" w:hAnsi="Times New Roman" w:cs="Times New Roman"/>
          <w:sz w:val="24"/>
          <w:szCs w:val="24"/>
        </w:rPr>
        <w:t>ë</w:t>
      </w:r>
      <w:r w:rsidR="00FD19FE" w:rsidRPr="00DB24F5">
        <w:rPr>
          <w:rFonts w:ascii="Times New Roman" w:hAnsi="Times New Roman" w:cs="Times New Roman"/>
          <w:sz w:val="24"/>
          <w:szCs w:val="24"/>
        </w:rPr>
        <w:t xml:space="preserve"> shum</w:t>
      </w:r>
      <w:r w:rsidR="00273A0D" w:rsidRPr="00DB24F5">
        <w:rPr>
          <w:rFonts w:ascii="Times New Roman" w:hAnsi="Times New Roman" w:cs="Times New Roman"/>
          <w:sz w:val="24"/>
          <w:szCs w:val="24"/>
        </w:rPr>
        <w:t>ë</w:t>
      </w:r>
      <w:r w:rsidR="00FD19FE" w:rsidRPr="00DB24F5">
        <w:rPr>
          <w:rFonts w:ascii="Times New Roman" w:hAnsi="Times New Roman" w:cs="Times New Roman"/>
          <w:sz w:val="24"/>
          <w:szCs w:val="24"/>
        </w:rPr>
        <w:t>n -275.973 lek</w:t>
      </w:r>
      <w:r w:rsidR="00273A0D" w:rsidRPr="00DB24F5">
        <w:rPr>
          <w:rFonts w:ascii="Times New Roman" w:hAnsi="Times New Roman" w:cs="Times New Roman"/>
          <w:sz w:val="24"/>
          <w:szCs w:val="24"/>
        </w:rPr>
        <w:t>ë</w:t>
      </w:r>
      <w:r w:rsidR="00FD19FE" w:rsidRPr="00DB24F5">
        <w:rPr>
          <w:rFonts w:ascii="Times New Roman" w:hAnsi="Times New Roman" w:cs="Times New Roman"/>
          <w:sz w:val="24"/>
          <w:szCs w:val="24"/>
        </w:rPr>
        <w:t xml:space="preserve">. </w:t>
      </w:r>
      <w:r w:rsidR="00C3691B" w:rsidRPr="00DB24F5">
        <w:rPr>
          <w:rFonts w:ascii="Times New Roman" w:eastAsia="Times New Roman" w:hAnsi="Times New Roman" w:cs="Times New Roman"/>
          <w:bCs/>
          <w:sz w:val="24"/>
          <w:szCs w:val="24"/>
        </w:rPr>
        <w:t>Kjo balanc</w:t>
      </w:r>
      <w:r w:rsidR="00C5186B" w:rsidRPr="00DB24F5">
        <w:rPr>
          <w:rFonts w:ascii="Times New Roman" w:eastAsia="Times New Roman" w:hAnsi="Times New Roman" w:cs="Times New Roman"/>
          <w:bCs/>
          <w:sz w:val="24"/>
          <w:szCs w:val="24"/>
        </w:rPr>
        <w:t>ë</w:t>
      </w:r>
      <w:r w:rsidR="00C3691B" w:rsidRPr="00DB24F5">
        <w:rPr>
          <w:rFonts w:ascii="Times New Roman" w:eastAsia="Times New Roman" w:hAnsi="Times New Roman" w:cs="Times New Roman"/>
          <w:bCs/>
          <w:sz w:val="24"/>
          <w:szCs w:val="24"/>
        </w:rPr>
        <w:t xml:space="preserve"> negative </w:t>
      </w:r>
      <w:r w:rsidR="00EF1775" w:rsidRPr="00DB24F5">
        <w:rPr>
          <w:rFonts w:ascii="Times New Roman" w:hAnsi="Times New Roman" w:cs="Times New Roman"/>
          <w:bCs/>
          <w:sz w:val="24"/>
          <w:szCs w:val="24"/>
        </w:rPr>
        <w:t xml:space="preserve">e konstatuar në vlerësimin e ligjshmërisë së burimeve të krijimit të pasurisë objekt vlerësimi, </w:t>
      </w:r>
      <w:r w:rsidR="00C5186B" w:rsidRPr="00DB24F5">
        <w:rPr>
          <w:rFonts w:ascii="Times New Roman" w:hAnsi="Times New Roman" w:cs="Times New Roman"/>
          <w:bCs/>
          <w:sz w:val="24"/>
          <w:szCs w:val="24"/>
        </w:rPr>
        <w:t xml:space="preserve">sipas një vlerësimi dhe analize kritike dhe gjithëpërfshirëse si dhe bazuar në parimin e </w:t>
      </w:r>
      <w:proofErr w:type="spellStart"/>
      <w:r w:rsidR="00C5186B" w:rsidRPr="00DB24F5">
        <w:rPr>
          <w:rFonts w:ascii="Times New Roman" w:hAnsi="Times New Roman" w:cs="Times New Roman"/>
          <w:bCs/>
          <w:sz w:val="24"/>
          <w:szCs w:val="24"/>
        </w:rPr>
        <w:t>proporcionalitetit</w:t>
      </w:r>
      <w:proofErr w:type="spellEnd"/>
      <w:r w:rsidR="00C5186B" w:rsidRPr="00DB24F5">
        <w:rPr>
          <w:rFonts w:ascii="Times New Roman" w:hAnsi="Times New Roman" w:cs="Times New Roman"/>
          <w:bCs/>
          <w:sz w:val="24"/>
          <w:szCs w:val="24"/>
        </w:rPr>
        <w:t xml:space="preserve"> </w:t>
      </w:r>
      <w:r w:rsidR="00EF1775" w:rsidRPr="00DB24F5">
        <w:rPr>
          <w:rFonts w:ascii="Times New Roman" w:hAnsi="Times New Roman" w:cs="Times New Roman"/>
          <w:bCs/>
          <w:sz w:val="24"/>
          <w:szCs w:val="24"/>
        </w:rPr>
        <w:t>nuk është</w:t>
      </w:r>
      <w:r w:rsidR="00C3691B" w:rsidRPr="00DB24F5">
        <w:rPr>
          <w:rFonts w:ascii="Times New Roman" w:hAnsi="Times New Roman" w:cs="Times New Roman"/>
          <w:bCs/>
          <w:sz w:val="24"/>
          <w:szCs w:val="24"/>
        </w:rPr>
        <w:t xml:space="preserve"> konsideruar nga Komisioni </w:t>
      </w:r>
      <w:r w:rsidR="00EF1775" w:rsidRPr="00DB24F5">
        <w:rPr>
          <w:rFonts w:ascii="Times New Roman" w:hAnsi="Times New Roman" w:cs="Times New Roman"/>
          <w:bCs/>
          <w:sz w:val="24"/>
          <w:szCs w:val="24"/>
        </w:rPr>
        <w:t xml:space="preserve">e mjaftueshme që të </w:t>
      </w:r>
      <w:proofErr w:type="spellStart"/>
      <w:r w:rsidR="00EF1775" w:rsidRPr="00DB24F5">
        <w:rPr>
          <w:rFonts w:ascii="Times New Roman" w:hAnsi="Times New Roman" w:cs="Times New Roman"/>
          <w:bCs/>
          <w:sz w:val="24"/>
          <w:szCs w:val="24"/>
        </w:rPr>
        <w:t>passjelli</w:t>
      </w:r>
      <w:proofErr w:type="spellEnd"/>
      <w:r w:rsidR="00EF1775" w:rsidRPr="00DB24F5">
        <w:rPr>
          <w:rFonts w:ascii="Times New Roman" w:hAnsi="Times New Roman" w:cs="Times New Roman"/>
          <w:bCs/>
          <w:sz w:val="24"/>
          <w:szCs w:val="24"/>
        </w:rPr>
        <w:t xml:space="preserve"> aplikimin e pikës 3 të nenit 61 të ligjit nr. 84/2016</w:t>
      </w:r>
      <w:r w:rsidR="00C5186B" w:rsidRPr="00DB24F5">
        <w:rPr>
          <w:rFonts w:ascii="Times New Roman" w:hAnsi="Times New Roman" w:cs="Times New Roman"/>
          <w:bCs/>
          <w:sz w:val="24"/>
          <w:szCs w:val="24"/>
        </w:rPr>
        <w:t>.</w:t>
      </w:r>
    </w:p>
    <w:p w14:paraId="0EC33CF5" w14:textId="77777777" w:rsidR="00C5186B" w:rsidRPr="00DB24F5"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rPr>
      </w:pPr>
    </w:p>
    <w:p w14:paraId="7EF0468A" w14:textId="3CDB7523" w:rsidR="004A6DDF" w:rsidRPr="00DB24F5" w:rsidRDefault="004A6DD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rPr>
      </w:pPr>
      <w:r w:rsidRPr="00DB24F5">
        <w:rPr>
          <w:rFonts w:ascii="Times New Roman" w:hAnsi="Times New Roman" w:cs="Times New Roman"/>
          <w:sz w:val="24"/>
          <w:szCs w:val="24"/>
        </w:rPr>
        <w:t>Subjekti ka kund</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rshtuar</w:t>
      </w:r>
      <w:ins w:id="218" w:author="Sokol Çomo" w:date="2025-05-02T08:44:00Z">
        <w:r w:rsidR="00346E8C" w:rsidRPr="00DB24F5">
          <w:rPr>
            <w:rFonts w:ascii="Times New Roman" w:hAnsi="Times New Roman" w:cs="Times New Roman"/>
            <w:sz w:val="24"/>
            <w:szCs w:val="24"/>
          </w:rPr>
          <w:t xml:space="preserve"> n</w:t>
        </w:r>
        <w:r w:rsidR="003962C1" w:rsidRPr="00DB24F5">
          <w:rPr>
            <w:rFonts w:ascii="Times New Roman" w:hAnsi="Times New Roman" w:cs="Times New Roman"/>
            <w:sz w:val="24"/>
            <w:szCs w:val="24"/>
          </w:rPr>
          <w:t>ë</w:t>
        </w:r>
        <w:r w:rsidR="00346E8C" w:rsidRPr="00DB24F5">
          <w:rPr>
            <w:rFonts w:ascii="Times New Roman" w:hAnsi="Times New Roman" w:cs="Times New Roman"/>
            <w:sz w:val="24"/>
            <w:szCs w:val="24"/>
          </w:rPr>
          <w:t xml:space="preserve"> ankim</w:t>
        </w:r>
      </w:ins>
      <w:r w:rsidRPr="00DB24F5">
        <w:rPr>
          <w:rFonts w:ascii="Times New Roman" w:hAnsi="Times New Roman" w:cs="Times New Roman"/>
          <w:sz w:val="24"/>
          <w:szCs w:val="24"/>
        </w:rPr>
        <w:t xml:space="preserve"> konkluzionin e Komisionit duke pretenduar se</w:t>
      </w:r>
      <w:r w:rsidR="00AB0DFD"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p>
    <w:p w14:paraId="6C108DB5" w14:textId="77777777" w:rsidR="0005540D" w:rsidRPr="00DB24F5"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rPr>
      </w:pPr>
    </w:p>
    <w:p w14:paraId="4C0BD80F" w14:textId="5E617342" w:rsidR="004A6DDF" w:rsidRPr="00DB24F5" w:rsidRDefault="004A6DDF"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bookmarkStart w:id="219" w:name="_Hlk194153782"/>
      <w:r w:rsidRPr="00DB24F5">
        <w:rPr>
          <w:rFonts w:ascii="Times New Roman" w:hAnsi="Times New Roman" w:cs="Times New Roman"/>
          <w:sz w:val="24"/>
          <w:szCs w:val="24"/>
        </w:rPr>
        <w:lastRenderedPageBreak/>
        <w:t>Bashk</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shorti ka deklaruar se ka 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 </w:t>
      </w:r>
      <w:r w:rsidR="006D25AB" w:rsidRPr="00DB24F5">
        <w:rPr>
          <w:rFonts w:ascii="Times New Roman" w:hAnsi="Times New Roman" w:cs="Times New Roman"/>
          <w:sz w:val="24"/>
          <w:szCs w:val="24"/>
        </w:rPr>
        <w:t>n</w:t>
      </w:r>
      <w:r w:rsidRPr="00DB24F5">
        <w:rPr>
          <w:rFonts w:ascii="Times New Roman" w:hAnsi="Times New Roman" w:cs="Times New Roman"/>
          <w:sz w:val="24"/>
          <w:szCs w:val="24"/>
        </w:rPr>
        <w:t>ga puna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emigracion 29.000 euro nga viti 1992-2006, por </w:t>
      </w:r>
      <w:r w:rsidR="006D25AB" w:rsidRPr="00DB24F5">
        <w:rPr>
          <w:rFonts w:ascii="Times New Roman" w:hAnsi="Times New Roman" w:cs="Times New Roman"/>
          <w:sz w:val="24"/>
          <w:szCs w:val="24"/>
        </w:rPr>
        <w:t xml:space="preserve">nuk </w:t>
      </w:r>
      <w:r w:rsidRPr="00DB24F5">
        <w:rPr>
          <w:rFonts w:ascii="Times New Roman" w:hAnsi="Times New Roman" w:cs="Times New Roman"/>
          <w:sz w:val="24"/>
          <w:szCs w:val="24"/>
        </w:rPr>
        <w:t>ka th</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kurrkund se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to vite ka punuar vet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m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emigracion. Kur ka deklaruar 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 ka pasur parasysh </w:t>
      </w:r>
      <w:r w:rsidR="006D25AB" w:rsidRPr="00DB24F5">
        <w:rPr>
          <w:rFonts w:ascii="Times New Roman" w:hAnsi="Times New Roman" w:cs="Times New Roman"/>
          <w:sz w:val="24"/>
          <w:szCs w:val="24"/>
        </w:rPr>
        <w:t>çfarë</w:t>
      </w:r>
      <w:r w:rsidRPr="00DB24F5">
        <w:rPr>
          <w:rFonts w:ascii="Times New Roman" w:hAnsi="Times New Roman" w:cs="Times New Roman"/>
          <w:sz w:val="24"/>
          <w:szCs w:val="24"/>
        </w:rPr>
        <w:t xml:space="preserve"> i kishin </w:t>
      </w:r>
      <w:r w:rsidR="006D25AB" w:rsidRPr="00DB24F5">
        <w:rPr>
          <w:rFonts w:ascii="Times New Roman" w:hAnsi="Times New Roman" w:cs="Times New Roman"/>
          <w:sz w:val="24"/>
          <w:szCs w:val="24"/>
        </w:rPr>
        <w:t>ngelur</w:t>
      </w:r>
      <w:r w:rsidRPr="00DB24F5">
        <w:rPr>
          <w:rFonts w:ascii="Times New Roman" w:hAnsi="Times New Roman" w:cs="Times New Roman"/>
          <w:sz w:val="24"/>
          <w:szCs w:val="24"/>
        </w:rPr>
        <w:t xml:space="preserve"> q</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6D25AB" w:rsidRPr="00DB24F5">
        <w:rPr>
          <w:rFonts w:ascii="Times New Roman" w:hAnsi="Times New Roman" w:cs="Times New Roman"/>
          <w:sz w:val="24"/>
          <w:szCs w:val="24"/>
        </w:rPr>
        <w:t>logjikisht</w:t>
      </w:r>
      <w:r w:rsidRPr="00DB24F5">
        <w:rPr>
          <w:rFonts w:ascii="Times New Roman" w:hAnsi="Times New Roman" w:cs="Times New Roman"/>
          <w:sz w:val="24"/>
          <w:szCs w:val="24"/>
        </w:rPr>
        <w:t xml:space="preserve"> dhe financiarisht jan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kursime</w:t>
      </w:r>
      <w:r w:rsidR="0005540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Pas </w:t>
      </w:r>
      <w:r w:rsidR="006D25AB" w:rsidRPr="00DB24F5">
        <w:rPr>
          <w:rFonts w:ascii="Times New Roman" w:hAnsi="Times New Roman" w:cs="Times New Roman"/>
          <w:sz w:val="24"/>
          <w:szCs w:val="24"/>
        </w:rPr>
        <w:t>martesës</w:t>
      </w:r>
      <w:r w:rsidRPr="00DB24F5">
        <w:rPr>
          <w:rFonts w:ascii="Times New Roman" w:hAnsi="Times New Roman" w:cs="Times New Roman"/>
          <w:sz w:val="24"/>
          <w:szCs w:val="24"/>
        </w:rPr>
        <w:t xml:space="preserve"> ai ka b</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edhe shum</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punime </w:t>
      </w:r>
      <w:proofErr w:type="spellStart"/>
      <w:r w:rsidRPr="00DB24F5">
        <w:rPr>
          <w:rFonts w:ascii="Times New Roman" w:hAnsi="Times New Roman" w:cs="Times New Roman"/>
          <w:sz w:val="24"/>
          <w:szCs w:val="24"/>
        </w:rPr>
        <w:t>hidroizolimi</w:t>
      </w:r>
      <w:proofErr w:type="spellEnd"/>
      <w:r w:rsidRPr="00DB24F5">
        <w:rPr>
          <w:rFonts w:ascii="Times New Roman" w:hAnsi="Times New Roman" w:cs="Times New Roman"/>
          <w:sz w:val="24"/>
          <w:szCs w:val="24"/>
        </w:rPr>
        <w:t xml:space="preserve">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Gjirokast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 Tepel</w:t>
      </w:r>
      <w:r w:rsidR="00A722A7" w:rsidRPr="00DB24F5">
        <w:rPr>
          <w:rFonts w:ascii="Times New Roman" w:hAnsi="Times New Roman" w:cs="Times New Roman"/>
          <w:sz w:val="24"/>
          <w:szCs w:val="24"/>
        </w:rPr>
        <w:t>e</w:t>
      </w:r>
      <w:r w:rsidRPr="00DB24F5">
        <w:rPr>
          <w:rFonts w:ascii="Times New Roman" w:hAnsi="Times New Roman" w:cs="Times New Roman"/>
          <w:sz w:val="24"/>
          <w:szCs w:val="24"/>
        </w:rPr>
        <w:t>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Sarand</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dhe parat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jan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depozituar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bank</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prej tij dhe s</w:t>
      </w:r>
      <w:r w:rsidR="006D25AB" w:rsidRPr="00DB24F5">
        <w:rPr>
          <w:rFonts w:ascii="Times New Roman" w:hAnsi="Times New Roman" w:cs="Times New Roman"/>
          <w:sz w:val="24"/>
          <w:szCs w:val="24"/>
        </w:rPr>
        <w:t>e nuk kan</w:t>
      </w:r>
      <w:r w:rsidR="00EE6805" w:rsidRPr="00DB24F5">
        <w:rPr>
          <w:rFonts w:ascii="Times New Roman" w:hAnsi="Times New Roman" w:cs="Times New Roman"/>
          <w:sz w:val="24"/>
          <w:szCs w:val="24"/>
        </w:rPr>
        <w:t>ë</w:t>
      </w:r>
      <w:r w:rsidR="006D25AB" w:rsidRPr="00DB24F5">
        <w:rPr>
          <w:rFonts w:ascii="Times New Roman" w:hAnsi="Times New Roman" w:cs="Times New Roman"/>
          <w:sz w:val="24"/>
          <w:szCs w:val="24"/>
        </w:rPr>
        <w:t xml:space="preserve"> </w:t>
      </w:r>
      <w:r w:rsidRPr="00DB24F5">
        <w:rPr>
          <w:rFonts w:ascii="Times New Roman" w:hAnsi="Times New Roman" w:cs="Times New Roman"/>
          <w:sz w:val="24"/>
          <w:szCs w:val="24"/>
        </w:rPr>
        <w:t>fshehur gj</w:t>
      </w:r>
      <w:r w:rsidR="00273A0D" w:rsidRPr="00DB24F5">
        <w:rPr>
          <w:rFonts w:ascii="Times New Roman" w:hAnsi="Times New Roman" w:cs="Times New Roman"/>
          <w:sz w:val="24"/>
          <w:szCs w:val="24"/>
        </w:rPr>
        <w:t>ë</w:t>
      </w:r>
      <w:r w:rsidR="00A722A7" w:rsidRPr="00DB24F5">
        <w:rPr>
          <w:rFonts w:ascii="Times New Roman" w:hAnsi="Times New Roman" w:cs="Times New Roman"/>
          <w:sz w:val="24"/>
          <w:szCs w:val="24"/>
        </w:rPr>
        <w:t>. V</w:t>
      </w:r>
      <w:r w:rsidRPr="00DB24F5">
        <w:rPr>
          <w:rFonts w:ascii="Times New Roman" w:hAnsi="Times New Roman" w:cs="Times New Roman"/>
          <w:sz w:val="24"/>
          <w:szCs w:val="24"/>
        </w:rPr>
        <w:t>et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05540D" w:rsidRPr="00DB24F5">
        <w:rPr>
          <w:rFonts w:ascii="Times New Roman" w:hAnsi="Times New Roman" w:cs="Times New Roman"/>
          <w:sz w:val="24"/>
          <w:szCs w:val="24"/>
        </w:rPr>
        <w:t>omisioni</w:t>
      </w:r>
      <w:r w:rsidRPr="00DB24F5">
        <w:rPr>
          <w:rFonts w:ascii="Times New Roman" w:hAnsi="Times New Roman" w:cs="Times New Roman"/>
          <w:sz w:val="24"/>
          <w:szCs w:val="24"/>
        </w:rPr>
        <w:t xml:space="preserve"> ka marr</w:t>
      </w:r>
      <w:r w:rsidR="00273A0D" w:rsidRPr="00DB24F5">
        <w:rPr>
          <w:rFonts w:ascii="Times New Roman" w:hAnsi="Times New Roman" w:cs="Times New Roman"/>
          <w:sz w:val="24"/>
          <w:szCs w:val="24"/>
        </w:rPr>
        <w:t>ë</w:t>
      </w:r>
      <w:r w:rsidR="00A722A7" w:rsidRPr="00DB24F5">
        <w:rPr>
          <w:rFonts w:ascii="Times New Roman" w:hAnsi="Times New Roman" w:cs="Times New Roman"/>
          <w:sz w:val="24"/>
          <w:szCs w:val="24"/>
        </w:rPr>
        <w:t xml:space="preserve"> n</w:t>
      </w:r>
      <w:r w:rsidR="00EE6805" w:rsidRPr="00DB24F5">
        <w:rPr>
          <w:rFonts w:ascii="Times New Roman" w:hAnsi="Times New Roman" w:cs="Times New Roman"/>
          <w:sz w:val="24"/>
          <w:szCs w:val="24"/>
        </w:rPr>
        <w:t>ë</w:t>
      </w:r>
      <w:r w:rsidR="00A722A7" w:rsidRPr="00DB24F5">
        <w:rPr>
          <w:rFonts w:ascii="Times New Roman" w:hAnsi="Times New Roman" w:cs="Times New Roman"/>
          <w:sz w:val="24"/>
          <w:szCs w:val="24"/>
        </w:rPr>
        <w:t xml:space="preserve"> analiz</w:t>
      </w:r>
      <w:r w:rsidR="00EE6805" w:rsidRPr="00DB24F5">
        <w:rPr>
          <w:rFonts w:ascii="Times New Roman" w:hAnsi="Times New Roman" w:cs="Times New Roman"/>
          <w:sz w:val="24"/>
          <w:szCs w:val="24"/>
        </w:rPr>
        <w:t>ë</w:t>
      </w:r>
      <w:r w:rsidRPr="00DB24F5">
        <w:rPr>
          <w:rFonts w:ascii="Times New Roman" w:hAnsi="Times New Roman" w:cs="Times New Roman"/>
          <w:sz w:val="24"/>
          <w:szCs w:val="24"/>
        </w:rPr>
        <w:t xml:space="preserve"> l</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vizjet ba</w:t>
      </w:r>
      <w:r w:rsidR="00A722A7" w:rsidRPr="00DB24F5">
        <w:rPr>
          <w:rFonts w:ascii="Times New Roman" w:hAnsi="Times New Roman" w:cs="Times New Roman"/>
          <w:sz w:val="24"/>
          <w:szCs w:val="24"/>
        </w:rPr>
        <w:t>n</w:t>
      </w:r>
      <w:r w:rsidRPr="00DB24F5">
        <w:rPr>
          <w:rFonts w:ascii="Times New Roman" w:hAnsi="Times New Roman" w:cs="Times New Roman"/>
          <w:sz w:val="24"/>
          <w:szCs w:val="24"/>
        </w:rPr>
        <w:t>kare 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bashk</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shortit. 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ardhurat nga puna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emigracion nuk jan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kriminale</w:t>
      </w:r>
      <w:r w:rsidR="00436F09" w:rsidRPr="00DB24F5">
        <w:rPr>
          <w:rFonts w:ascii="Times New Roman" w:hAnsi="Times New Roman" w:cs="Times New Roman"/>
          <w:sz w:val="24"/>
          <w:szCs w:val="24"/>
        </w:rPr>
        <w:t>.</w:t>
      </w:r>
    </w:p>
    <w:p w14:paraId="409D63CE" w14:textId="3EAC1A7A" w:rsidR="004A6DDF" w:rsidRPr="00DB24F5" w:rsidRDefault="004A6D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Komisioni ka p</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rllogaritur vet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m af</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rsisht 5 muaj pun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(143 dit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sigurime n</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 xml:space="preserve"> Greqi), nga ana tjet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r</w:t>
      </w:r>
      <w:r w:rsidR="00824956" w:rsidRPr="00DB24F5">
        <w:rPr>
          <w:rFonts w:ascii="Times New Roman" w:hAnsi="Times New Roman" w:cs="Times New Roman"/>
          <w:sz w:val="24"/>
          <w:szCs w:val="24"/>
        </w:rPr>
        <w:t xml:space="preserve">, neni D, pika 3 e </w:t>
      </w:r>
      <w:r w:rsidRPr="00DB24F5">
        <w:rPr>
          <w:rFonts w:ascii="Times New Roman" w:hAnsi="Times New Roman" w:cs="Times New Roman"/>
          <w:sz w:val="24"/>
          <w:szCs w:val="24"/>
        </w:rPr>
        <w:t>Aneksin e Kushtetut</w:t>
      </w:r>
      <w:r w:rsidR="00273A0D" w:rsidRPr="00DB24F5">
        <w:rPr>
          <w:rFonts w:ascii="Times New Roman" w:hAnsi="Times New Roman" w:cs="Times New Roman"/>
          <w:sz w:val="24"/>
          <w:szCs w:val="24"/>
        </w:rPr>
        <w:t>ë</w:t>
      </w:r>
      <w:r w:rsidRPr="00DB24F5">
        <w:rPr>
          <w:rFonts w:ascii="Times New Roman" w:hAnsi="Times New Roman" w:cs="Times New Roman"/>
          <w:sz w:val="24"/>
          <w:szCs w:val="24"/>
        </w:rPr>
        <w:t>s</w:t>
      </w:r>
      <w:r w:rsidR="00824956" w:rsidRPr="00DB24F5">
        <w:rPr>
          <w:rFonts w:ascii="Times New Roman" w:hAnsi="Times New Roman" w:cs="Times New Roman"/>
          <w:sz w:val="24"/>
          <w:szCs w:val="24"/>
        </w:rPr>
        <w:t xml:space="preserve"> si dhe ligji nr. 8560, dat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22.12.1999 “P</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r procedurat tatimore n</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w:t>
      </w:r>
      <w:proofErr w:type="spellStart"/>
      <w:r w:rsidR="00824956" w:rsidRPr="00DB24F5">
        <w:rPr>
          <w:rFonts w:ascii="Times New Roman" w:hAnsi="Times New Roman" w:cs="Times New Roman"/>
          <w:sz w:val="24"/>
          <w:szCs w:val="24"/>
        </w:rPr>
        <w:t>R.Sh</w:t>
      </w:r>
      <w:proofErr w:type="spellEnd"/>
      <w:r w:rsidR="00824956" w:rsidRPr="00DB24F5">
        <w:rPr>
          <w:rFonts w:ascii="Times New Roman" w:hAnsi="Times New Roman" w:cs="Times New Roman"/>
          <w:sz w:val="24"/>
          <w:szCs w:val="24"/>
        </w:rPr>
        <w:t>”, n</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nenin 6 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tij ka</w:t>
      </w:r>
      <w:r w:rsidR="00A722A7" w:rsidRPr="00DB24F5">
        <w:rPr>
          <w:rFonts w:ascii="Times New Roman" w:hAnsi="Times New Roman" w:cs="Times New Roman"/>
          <w:sz w:val="24"/>
          <w:szCs w:val="24"/>
        </w:rPr>
        <w:t>n</w:t>
      </w:r>
      <w:r w:rsidR="00EE6805"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parashikuar se duhet 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paguhet vet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m tatimi mbi 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ardhurat dhe jo kontributi i sigurimeve shoq</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rore. Po ashtu</w:t>
      </w:r>
      <w:r w:rsidR="00A722A7" w:rsidRPr="00DB24F5">
        <w:rPr>
          <w:rFonts w:ascii="Times New Roman" w:hAnsi="Times New Roman" w:cs="Times New Roman"/>
          <w:sz w:val="24"/>
          <w:szCs w:val="24"/>
        </w:rPr>
        <w:t>,</w:t>
      </w:r>
      <w:r w:rsidR="00824956" w:rsidRPr="00DB24F5">
        <w:rPr>
          <w:rFonts w:ascii="Times New Roman" w:hAnsi="Times New Roman" w:cs="Times New Roman"/>
          <w:sz w:val="24"/>
          <w:szCs w:val="24"/>
        </w:rPr>
        <w:t xml:space="preserve"> subjekti pretendon se</w:t>
      </w:r>
      <w:r w:rsidR="00A722A7" w:rsidRPr="00DB24F5">
        <w:rPr>
          <w:rFonts w:ascii="Times New Roman" w:hAnsi="Times New Roman" w:cs="Times New Roman"/>
          <w:sz w:val="24"/>
          <w:szCs w:val="24"/>
        </w:rPr>
        <w:t>,</w:t>
      </w:r>
      <w:r w:rsidR="00824956" w:rsidRPr="00DB24F5">
        <w:rPr>
          <w:rFonts w:ascii="Times New Roman" w:hAnsi="Times New Roman" w:cs="Times New Roman"/>
          <w:sz w:val="24"/>
          <w:szCs w:val="24"/>
        </w:rPr>
        <w:t xml:space="preserve"> bazuar n</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ligjin nr. 8438, dat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28.12.1998 “P</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r tatimin mbi t</w:t>
      </w:r>
      <w:r w:rsidR="00273A0D" w:rsidRPr="00DB24F5">
        <w:rPr>
          <w:rFonts w:ascii="Times New Roman" w:hAnsi="Times New Roman" w:cs="Times New Roman"/>
          <w:sz w:val="24"/>
          <w:szCs w:val="24"/>
        </w:rPr>
        <w:t>ë</w:t>
      </w:r>
      <w:r w:rsidR="00824956" w:rsidRPr="00DB24F5">
        <w:rPr>
          <w:rFonts w:ascii="Times New Roman" w:hAnsi="Times New Roman" w:cs="Times New Roman"/>
          <w:sz w:val="24"/>
          <w:szCs w:val="24"/>
        </w:rPr>
        <w:t xml:space="preserve"> ardhurat</w:t>
      </w:r>
      <w:r w:rsidR="00205649" w:rsidRPr="00DB24F5">
        <w:rPr>
          <w:rFonts w:ascii="Times New Roman" w:hAnsi="Times New Roman" w:cs="Times New Roman"/>
          <w:sz w:val="24"/>
          <w:szCs w:val="24"/>
        </w:rPr>
        <w:t>” nenet 4, 8 dhe 10, mbledhja e tatimit mbi t</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 xml:space="preserve"> ardhurat parashikohej q</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 xml:space="preserve"> t</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 xml:space="preserve"> mbahej nga pun</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dh</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n</w:t>
      </w:r>
      <w:r w:rsidR="00273A0D" w:rsidRPr="00DB24F5">
        <w:rPr>
          <w:rFonts w:ascii="Times New Roman" w:hAnsi="Times New Roman" w:cs="Times New Roman"/>
          <w:sz w:val="24"/>
          <w:szCs w:val="24"/>
        </w:rPr>
        <w:t>ë</w:t>
      </w:r>
      <w:r w:rsidR="00205649" w:rsidRPr="00DB24F5">
        <w:rPr>
          <w:rFonts w:ascii="Times New Roman" w:hAnsi="Times New Roman" w:cs="Times New Roman"/>
          <w:sz w:val="24"/>
          <w:szCs w:val="24"/>
        </w:rPr>
        <w:t xml:space="preserve">si. </w:t>
      </w:r>
    </w:p>
    <w:p w14:paraId="236D0FC7" w14:textId="1D6C829A" w:rsidR="00AB0DFD" w:rsidRPr="00DB24F5" w:rsidRDefault="00436F0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N</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p</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rfundimin se</w:t>
      </w:r>
      <w:r w:rsidR="00205649" w:rsidRPr="00DB24F5">
        <w:rPr>
          <w:rFonts w:ascii="Times New Roman" w:hAnsi="Times New Roman" w:cs="Times New Roman"/>
          <w:sz w:val="24"/>
          <w:szCs w:val="24"/>
        </w:rPr>
        <w:t xml:space="preserve"> “</w:t>
      </w:r>
      <w:r w:rsidR="00A722A7" w:rsidRPr="00DB24F5">
        <w:rPr>
          <w:rFonts w:ascii="Times New Roman" w:hAnsi="Times New Roman" w:cs="Times New Roman"/>
          <w:sz w:val="24"/>
          <w:szCs w:val="24"/>
        </w:rPr>
        <w:t xml:space="preserve">... </w:t>
      </w:r>
      <w:r w:rsidR="00205649" w:rsidRPr="00DB24F5">
        <w:rPr>
          <w:rFonts w:ascii="Times New Roman" w:hAnsi="Times New Roman" w:cs="Times New Roman"/>
          <w:i/>
          <w:iCs/>
          <w:sz w:val="24"/>
          <w:szCs w:val="24"/>
        </w:rPr>
        <w:t>nuk u arrit t</w:t>
      </w:r>
      <w:r w:rsidR="00273A0D" w:rsidRPr="00DB24F5">
        <w:rPr>
          <w:rFonts w:ascii="Times New Roman" w:hAnsi="Times New Roman" w:cs="Times New Roman"/>
          <w:i/>
          <w:iCs/>
          <w:sz w:val="24"/>
          <w:szCs w:val="24"/>
        </w:rPr>
        <w:t>ë</w:t>
      </w:r>
      <w:r w:rsidR="00205649" w:rsidRPr="00DB24F5">
        <w:rPr>
          <w:rFonts w:ascii="Times New Roman" w:hAnsi="Times New Roman" w:cs="Times New Roman"/>
          <w:i/>
          <w:iCs/>
          <w:sz w:val="24"/>
          <w:szCs w:val="24"/>
        </w:rPr>
        <w:t xml:space="preserve"> provohej pagesa e t</w:t>
      </w:r>
      <w:r w:rsidR="00273A0D" w:rsidRPr="00DB24F5">
        <w:rPr>
          <w:rFonts w:ascii="Times New Roman" w:hAnsi="Times New Roman" w:cs="Times New Roman"/>
          <w:i/>
          <w:iCs/>
          <w:sz w:val="24"/>
          <w:szCs w:val="24"/>
        </w:rPr>
        <w:t>ë</w:t>
      </w:r>
      <w:r w:rsidR="00205649" w:rsidRPr="00DB24F5">
        <w:rPr>
          <w:rFonts w:ascii="Times New Roman" w:hAnsi="Times New Roman" w:cs="Times New Roman"/>
          <w:i/>
          <w:iCs/>
          <w:sz w:val="24"/>
          <w:szCs w:val="24"/>
        </w:rPr>
        <w:t xml:space="preserve"> ardhurave nga bashk</w:t>
      </w:r>
      <w:r w:rsidR="00273A0D" w:rsidRPr="00DB24F5">
        <w:rPr>
          <w:rFonts w:ascii="Times New Roman" w:hAnsi="Times New Roman" w:cs="Times New Roman"/>
          <w:i/>
          <w:iCs/>
          <w:sz w:val="24"/>
          <w:szCs w:val="24"/>
        </w:rPr>
        <w:t>ë</w:t>
      </w:r>
      <w:r w:rsidR="00205649" w:rsidRPr="00DB24F5">
        <w:rPr>
          <w:rFonts w:ascii="Times New Roman" w:hAnsi="Times New Roman" w:cs="Times New Roman"/>
          <w:i/>
          <w:iCs/>
          <w:sz w:val="24"/>
          <w:szCs w:val="24"/>
        </w:rPr>
        <w:t xml:space="preserve">shorti z. Dritan </w:t>
      </w:r>
      <w:proofErr w:type="spellStart"/>
      <w:r w:rsidR="00205649" w:rsidRPr="00DB24F5">
        <w:rPr>
          <w:rFonts w:ascii="Times New Roman" w:hAnsi="Times New Roman" w:cs="Times New Roman"/>
          <w:i/>
          <w:iCs/>
          <w:sz w:val="24"/>
          <w:szCs w:val="24"/>
        </w:rPr>
        <w:t>Marku</w:t>
      </w:r>
      <w:proofErr w:type="spellEnd"/>
      <w:r w:rsidR="00205649" w:rsidRPr="00DB24F5">
        <w:rPr>
          <w:rFonts w:ascii="Times New Roman" w:hAnsi="Times New Roman" w:cs="Times New Roman"/>
          <w:i/>
          <w:iCs/>
          <w:sz w:val="24"/>
          <w:szCs w:val="24"/>
        </w:rPr>
        <w:t xml:space="preserve"> nga emigracioni</w:t>
      </w:r>
      <w:r w:rsidR="00273A0D" w:rsidRPr="00DB24F5">
        <w:rPr>
          <w:rFonts w:ascii="Times New Roman" w:hAnsi="Times New Roman" w:cs="Times New Roman"/>
          <w:i/>
          <w:iCs/>
          <w:sz w:val="24"/>
          <w:szCs w:val="24"/>
        </w:rPr>
        <w:t xml:space="preserve"> dhe puna si </w:t>
      </w:r>
      <w:proofErr w:type="spellStart"/>
      <w:r w:rsidR="00273A0D" w:rsidRPr="00DB24F5">
        <w:rPr>
          <w:rFonts w:ascii="Times New Roman" w:hAnsi="Times New Roman" w:cs="Times New Roman"/>
          <w:i/>
          <w:iCs/>
          <w:sz w:val="24"/>
          <w:szCs w:val="24"/>
        </w:rPr>
        <w:t>hidroizolues</w:t>
      </w:r>
      <w:proofErr w:type="spellEnd"/>
      <w:r w:rsidR="00273A0D" w:rsidRPr="00DB24F5">
        <w:rPr>
          <w:rFonts w:ascii="Times New Roman" w:hAnsi="Times New Roman" w:cs="Times New Roman"/>
          <w:i/>
          <w:iCs/>
          <w:sz w:val="24"/>
          <w:szCs w:val="24"/>
        </w:rPr>
        <w:t xml:space="preserve"> në Shqipëri dhe gjithashtu nuk u provua edhe shlyerja e detyrimeve tatimore në shtetin grek...”,</w:t>
      </w:r>
      <w:r w:rsidR="00273A0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Komisioni </w:t>
      </w:r>
      <w:r w:rsidR="00273A0D" w:rsidRPr="00DB24F5">
        <w:rPr>
          <w:rFonts w:ascii="Times New Roman" w:hAnsi="Times New Roman" w:cs="Times New Roman"/>
          <w:sz w:val="24"/>
          <w:szCs w:val="24"/>
        </w:rPr>
        <w:t xml:space="preserve">duhet të thotë edhe se cilat detyrime tatimore rëndonin mbi punëmarrësin në shtetin Grek nga viti 1992 deri në vitin 2006, pasi referuar rregullimit ligjor të tatimit mbi të ardhurat edhe në këtë shtet, tatimi mbi të ardhurat e pagës së punëmarrësit dhe sigurimet mbahen dhe derdhen nga punëdhënësi. </w:t>
      </w:r>
      <w:r w:rsidR="00A722A7" w:rsidRPr="00DB24F5">
        <w:rPr>
          <w:rFonts w:ascii="Times New Roman" w:hAnsi="Times New Roman" w:cs="Times New Roman"/>
          <w:sz w:val="24"/>
          <w:szCs w:val="24"/>
        </w:rPr>
        <w:t>Subjekti pretendon se e ka t</w:t>
      </w:r>
      <w:r w:rsidR="00EE6805" w:rsidRPr="00DB24F5">
        <w:rPr>
          <w:rFonts w:ascii="Times New Roman" w:hAnsi="Times New Roman" w:cs="Times New Roman"/>
          <w:sz w:val="24"/>
          <w:szCs w:val="24"/>
        </w:rPr>
        <w:t>ë</w:t>
      </w:r>
      <w:r w:rsidR="00A722A7" w:rsidRPr="00DB24F5">
        <w:rPr>
          <w:rFonts w:ascii="Times New Roman" w:hAnsi="Times New Roman" w:cs="Times New Roman"/>
          <w:sz w:val="24"/>
          <w:szCs w:val="24"/>
        </w:rPr>
        <w:t xml:space="preserve"> pamundur t</w:t>
      </w:r>
      <w:r w:rsidR="00273A0D" w:rsidRPr="00DB24F5">
        <w:rPr>
          <w:rFonts w:ascii="Times New Roman" w:hAnsi="Times New Roman" w:cs="Times New Roman"/>
          <w:sz w:val="24"/>
          <w:szCs w:val="24"/>
        </w:rPr>
        <w:t>ë provojë sot</w:t>
      </w:r>
      <w:r w:rsidR="00A722A7" w:rsidRPr="00DB24F5">
        <w:rPr>
          <w:rFonts w:ascii="Times New Roman" w:hAnsi="Times New Roman" w:cs="Times New Roman"/>
          <w:sz w:val="24"/>
          <w:szCs w:val="24"/>
        </w:rPr>
        <w:t>,</w:t>
      </w:r>
      <w:r w:rsidR="00273A0D" w:rsidRPr="00DB24F5">
        <w:rPr>
          <w:rFonts w:ascii="Times New Roman" w:hAnsi="Times New Roman" w:cs="Times New Roman"/>
          <w:sz w:val="24"/>
          <w:szCs w:val="24"/>
        </w:rPr>
        <w:t xml:space="preserve"> se punëdhënësi grek ka paguar tatimin mbi pagën e bashkëshorti</w:t>
      </w:r>
      <w:r w:rsidR="00A722A7" w:rsidRPr="00DB24F5">
        <w:rPr>
          <w:rFonts w:ascii="Times New Roman" w:hAnsi="Times New Roman" w:cs="Times New Roman"/>
          <w:sz w:val="24"/>
          <w:szCs w:val="24"/>
        </w:rPr>
        <w:t xml:space="preserve">t, </w:t>
      </w:r>
      <w:r w:rsidR="00273A0D" w:rsidRPr="00DB24F5">
        <w:rPr>
          <w:rFonts w:ascii="Times New Roman" w:hAnsi="Times New Roman" w:cs="Times New Roman"/>
          <w:sz w:val="24"/>
          <w:szCs w:val="24"/>
        </w:rPr>
        <w:t xml:space="preserve">pasi nga vitit 1992 kanë kaluar më shumë se 30 vite dhe dokumentacioni tatimor në Greqi ruhet për 5 vjet. </w:t>
      </w:r>
      <w:r w:rsidR="00A722A7" w:rsidRPr="00DB24F5">
        <w:rPr>
          <w:rFonts w:ascii="Times New Roman" w:hAnsi="Times New Roman" w:cs="Times New Roman"/>
          <w:sz w:val="24"/>
          <w:szCs w:val="24"/>
        </w:rPr>
        <w:t>Në vitin 2013, në Greqi, me ligj punëdhënësit janë të detyruar të ruajnë dokumentacionin e punëmarrësit nga 5 deri në 10 vite.</w:t>
      </w:r>
      <w:r w:rsidR="00273A0D" w:rsidRPr="00DB24F5">
        <w:rPr>
          <w:rFonts w:ascii="Times New Roman" w:hAnsi="Times New Roman" w:cs="Times New Roman"/>
          <w:sz w:val="24"/>
          <w:szCs w:val="24"/>
        </w:rPr>
        <w:t xml:space="preserve"> Bashk</w:t>
      </w:r>
      <w:r w:rsidR="00C73883" w:rsidRPr="00DB24F5">
        <w:rPr>
          <w:rFonts w:ascii="Times New Roman" w:hAnsi="Times New Roman" w:cs="Times New Roman"/>
          <w:sz w:val="24"/>
          <w:szCs w:val="24"/>
        </w:rPr>
        <w:t>ë</w:t>
      </w:r>
      <w:r w:rsidR="00273A0D" w:rsidRPr="00DB24F5">
        <w:rPr>
          <w:rFonts w:ascii="Times New Roman" w:hAnsi="Times New Roman" w:cs="Times New Roman"/>
          <w:sz w:val="24"/>
          <w:szCs w:val="24"/>
        </w:rPr>
        <w:t>shorti i saj ka qen</w:t>
      </w:r>
      <w:r w:rsidR="00C73883" w:rsidRPr="00DB24F5">
        <w:rPr>
          <w:rFonts w:ascii="Times New Roman" w:hAnsi="Times New Roman" w:cs="Times New Roman"/>
          <w:sz w:val="24"/>
          <w:szCs w:val="24"/>
        </w:rPr>
        <w:t>ë</w:t>
      </w:r>
      <w:r w:rsidR="00273A0D" w:rsidRPr="00DB24F5">
        <w:rPr>
          <w:rFonts w:ascii="Times New Roman" w:hAnsi="Times New Roman" w:cs="Times New Roman"/>
          <w:sz w:val="24"/>
          <w:szCs w:val="24"/>
        </w:rPr>
        <w:t xml:space="preserve"> me leje n</w:t>
      </w:r>
      <w:r w:rsidR="00C73883" w:rsidRPr="00DB24F5">
        <w:rPr>
          <w:rFonts w:ascii="Times New Roman" w:hAnsi="Times New Roman" w:cs="Times New Roman"/>
          <w:sz w:val="24"/>
          <w:szCs w:val="24"/>
        </w:rPr>
        <w:t>ë</w:t>
      </w:r>
      <w:r w:rsidR="00273A0D" w:rsidRPr="00DB24F5">
        <w:rPr>
          <w:rFonts w:ascii="Times New Roman" w:hAnsi="Times New Roman" w:cs="Times New Roman"/>
          <w:sz w:val="24"/>
          <w:szCs w:val="24"/>
        </w:rPr>
        <w:t xml:space="preserve"> Greqi, po realisht jan</w:t>
      </w:r>
      <w:r w:rsidR="00C73883" w:rsidRPr="00DB24F5">
        <w:rPr>
          <w:rFonts w:ascii="Times New Roman" w:hAnsi="Times New Roman" w:cs="Times New Roman"/>
          <w:sz w:val="24"/>
          <w:szCs w:val="24"/>
        </w:rPr>
        <w:t>ë</w:t>
      </w:r>
      <w:r w:rsidR="00273A0D" w:rsidRPr="00DB24F5">
        <w:rPr>
          <w:rFonts w:ascii="Times New Roman" w:hAnsi="Times New Roman" w:cs="Times New Roman"/>
          <w:sz w:val="24"/>
          <w:szCs w:val="24"/>
        </w:rPr>
        <w:t xml:space="preserve"> gjetur shum</w:t>
      </w:r>
      <w:r w:rsidR="00C73883" w:rsidRPr="00DB24F5">
        <w:rPr>
          <w:rFonts w:ascii="Times New Roman" w:hAnsi="Times New Roman" w:cs="Times New Roman"/>
          <w:sz w:val="24"/>
          <w:szCs w:val="24"/>
        </w:rPr>
        <w:t>ë</w:t>
      </w:r>
      <w:r w:rsidR="00273A0D" w:rsidRPr="00DB24F5">
        <w:rPr>
          <w:rFonts w:ascii="Times New Roman" w:hAnsi="Times New Roman" w:cs="Times New Roman"/>
          <w:sz w:val="24"/>
          <w:szCs w:val="24"/>
        </w:rPr>
        <w:t xml:space="preserve"> pak </w:t>
      </w:r>
      <w:r w:rsidR="008363D2" w:rsidRPr="00DB24F5">
        <w:rPr>
          <w:rFonts w:ascii="Times New Roman" w:hAnsi="Times New Roman" w:cs="Times New Roman"/>
          <w:sz w:val="24"/>
          <w:szCs w:val="24"/>
        </w:rPr>
        <w:t>vite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siguruara, megjithat</w:t>
      </w:r>
      <w:r w:rsidR="00C73883" w:rsidRPr="00DB24F5">
        <w:rPr>
          <w:rFonts w:ascii="Times New Roman" w:hAnsi="Times New Roman" w:cs="Times New Roman"/>
          <w:sz w:val="24"/>
          <w:szCs w:val="24"/>
        </w:rPr>
        <w:t>ë</w:t>
      </w:r>
      <w:r w:rsidR="00A722A7" w:rsidRPr="00DB24F5">
        <w:rPr>
          <w:rFonts w:ascii="Times New Roman" w:hAnsi="Times New Roman" w:cs="Times New Roman"/>
          <w:sz w:val="24"/>
          <w:szCs w:val="24"/>
        </w:rPr>
        <w:t>,</w:t>
      </w:r>
      <w:r w:rsidR="008363D2" w:rsidRPr="00DB24F5">
        <w:rPr>
          <w:rFonts w:ascii="Times New Roman" w:hAnsi="Times New Roman" w:cs="Times New Roman"/>
          <w:sz w:val="24"/>
          <w:szCs w:val="24"/>
        </w:rPr>
        <w:t xml:space="preserve"> mbajtja dhe pagimi i tatimit mbi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ardhurat</w:t>
      </w:r>
      <w:r w:rsidR="00A722A7" w:rsidRPr="00DB24F5">
        <w:rPr>
          <w:rFonts w:ascii="Times New Roman" w:hAnsi="Times New Roman" w:cs="Times New Roman"/>
          <w:sz w:val="24"/>
          <w:szCs w:val="24"/>
        </w:rPr>
        <w:t xml:space="preserve"> </w:t>
      </w:r>
      <w:r w:rsidR="008363D2" w:rsidRPr="00DB24F5">
        <w:rPr>
          <w:rFonts w:ascii="Times New Roman" w:hAnsi="Times New Roman" w:cs="Times New Roman"/>
          <w:sz w:val="24"/>
          <w:szCs w:val="24"/>
        </w:rPr>
        <w:t>nga puna</w:t>
      </w:r>
      <w:r w:rsidR="00D64EBD" w:rsidRPr="00DB24F5">
        <w:rPr>
          <w:rFonts w:ascii="Times New Roman" w:hAnsi="Times New Roman" w:cs="Times New Roman"/>
          <w:sz w:val="24"/>
          <w:szCs w:val="24"/>
        </w:rPr>
        <w:t xml:space="preserve"> nuk është përgjegjësia e tij</w:t>
      </w:r>
      <w:r w:rsidR="008363D2" w:rsidRPr="00DB24F5">
        <w:rPr>
          <w:rFonts w:ascii="Times New Roman" w:hAnsi="Times New Roman" w:cs="Times New Roman"/>
          <w:sz w:val="24"/>
          <w:szCs w:val="24"/>
        </w:rPr>
        <w:t>.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ardhurat nga emigracioni por edhe 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Shqip</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ri i kemi deklaruar, por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provojm</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se jan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paguar tatime mbi k</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to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ardhura </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sht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p</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rtej mund</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sis</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kohore dhe fizike pasi detyrimi i pages</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s ka r</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nduar dhe r</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ndon mbi pun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dh</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sin. </w:t>
      </w:r>
    </w:p>
    <w:p w14:paraId="77710C2F" w14:textId="7F3E6952" w:rsidR="00AB0DFD" w:rsidRPr="00DB24F5" w:rsidRDefault="00A722A7"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S</w:t>
      </w:r>
      <w:r w:rsidR="008363D2" w:rsidRPr="00DB24F5">
        <w:rPr>
          <w:rFonts w:ascii="Times New Roman" w:hAnsi="Times New Roman" w:cs="Times New Roman"/>
          <w:sz w:val="24"/>
          <w:szCs w:val="24"/>
        </w:rPr>
        <w:t>ubjekti pretendon se 29.000 euro</w:t>
      </w:r>
      <w:r w:rsidRPr="00DB24F5">
        <w:rPr>
          <w:rFonts w:ascii="Times New Roman" w:hAnsi="Times New Roman" w:cs="Times New Roman"/>
          <w:sz w:val="24"/>
          <w:szCs w:val="24"/>
        </w:rPr>
        <w:t xml:space="preserve"> </w:t>
      </w:r>
      <w:r w:rsidR="008363D2" w:rsidRPr="00DB24F5">
        <w:rPr>
          <w:rFonts w:ascii="Times New Roman" w:hAnsi="Times New Roman" w:cs="Times New Roman"/>
          <w:sz w:val="24"/>
          <w:szCs w:val="24"/>
        </w:rPr>
        <w:t>p</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r 14 vite pun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bashk</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shortit  jan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brenda kufijve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arsyes e s</w:t>
      </w:r>
      <w:r w:rsidR="00F86669" w:rsidRPr="00DB24F5">
        <w:rPr>
          <w:rFonts w:ascii="Times New Roman" w:hAnsi="Times New Roman" w:cs="Times New Roman"/>
          <w:sz w:val="24"/>
          <w:szCs w:val="24"/>
        </w:rPr>
        <w:t>’</w:t>
      </w:r>
      <w:r w:rsidR="008363D2" w:rsidRPr="00DB24F5">
        <w:rPr>
          <w:rFonts w:ascii="Times New Roman" w:hAnsi="Times New Roman" w:cs="Times New Roman"/>
          <w:sz w:val="24"/>
          <w:szCs w:val="24"/>
        </w:rPr>
        <w:t>mund t</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mos merren 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konsiderat</w:t>
      </w:r>
      <w:r w:rsidR="00C73883" w:rsidRPr="00DB24F5">
        <w:rPr>
          <w:rFonts w:ascii="Times New Roman" w:hAnsi="Times New Roman" w:cs="Times New Roman"/>
          <w:sz w:val="24"/>
          <w:szCs w:val="24"/>
        </w:rPr>
        <w:t>ë</w:t>
      </w:r>
      <w:r w:rsidR="00074672" w:rsidRPr="00DB24F5">
        <w:rPr>
          <w:rFonts w:ascii="Times New Roman" w:hAnsi="Times New Roman" w:cs="Times New Roman"/>
          <w:sz w:val="24"/>
          <w:szCs w:val="24"/>
        </w:rPr>
        <w:t>,</w:t>
      </w:r>
      <w:r w:rsidR="008363D2" w:rsidRPr="00DB24F5">
        <w:rPr>
          <w:rFonts w:ascii="Times New Roman" w:hAnsi="Times New Roman" w:cs="Times New Roman"/>
          <w:sz w:val="24"/>
          <w:szCs w:val="24"/>
        </w:rPr>
        <w:t xml:space="preserve"> pasi realisht p</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rkojn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me as 2.000 euro /n</w:t>
      </w:r>
      <w:r w:rsidR="00C73883" w:rsidRPr="00DB24F5">
        <w:rPr>
          <w:rFonts w:ascii="Times New Roman" w:hAnsi="Times New Roman" w:cs="Times New Roman"/>
          <w:sz w:val="24"/>
          <w:szCs w:val="24"/>
        </w:rPr>
        <w:t>ë</w:t>
      </w:r>
      <w:r w:rsidR="008363D2" w:rsidRPr="00DB24F5">
        <w:rPr>
          <w:rFonts w:ascii="Times New Roman" w:hAnsi="Times New Roman" w:cs="Times New Roman"/>
          <w:sz w:val="24"/>
          <w:szCs w:val="24"/>
        </w:rPr>
        <w:t xml:space="preserve"> vit.</w:t>
      </w:r>
    </w:p>
    <w:p w14:paraId="3942402C" w14:textId="6914B79E" w:rsidR="008363D2" w:rsidRPr="00DB24F5" w:rsidRDefault="008363D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Subjekti pretendon se </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kushtet e pamund</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sis</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r t</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provuar pages</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n e detyrimeve pas 30 viteve, kur edhe mund</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sia ligjo</w:t>
      </w:r>
      <w:r w:rsidR="00F86669" w:rsidRPr="00DB24F5">
        <w:rPr>
          <w:rFonts w:ascii="Times New Roman" w:hAnsi="Times New Roman" w:cs="Times New Roman"/>
          <w:sz w:val="24"/>
          <w:szCs w:val="24"/>
        </w:rPr>
        <w:t>r</w:t>
      </w:r>
      <w:r w:rsidRPr="00DB24F5">
        <w:rPr>
          <w:rFonts w:ascii="Times New Roman" w:hAnsi="Times New Roman" w:cs="Times New Roman"/>
          <w:sz w:val="24"/>
          <w:szCs w:val="24"/>
        </w:rPr>
        <w:t>e p</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r t</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ngritur padi ndaj pun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dh</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sve ka r</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dekadenc</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/parashkruar. Sipas saj</w:t>
      </w:r>
      <w:r w:rsidR="00A722A7"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diskriminues fakti se n</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rastin e nj</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 tjet</w:t>
      </w:r>
      <w:r w:rsidR="00C73883" w:rsidRPr="00DB24F5">
        <w:rPr>
          <w:rFonts w:ascii="Times New Roman" w:hAnsi="Times New Roman" w:cs="Times New Roman"/>
          <w:sz w:val="24"/>
          <w:szCs w:val="24"/>
        </w:rPr>
        <w:t>ë</w:t>
      </w:r>
      <w:r w:rsidRPr="00DB24F5">
        <w:rPr>
          <w:rFonts w:ascii="Times New Roman" w:hAnsi="Times New Roman" w:cs="Times New Roman"/>
          <w:sz w:val="24"/>
          <w:szCs w:val="24"/>
        </w:rPr>
        <w:t>r</w:t>
      </w:r>
      <w:r w:rsidRPr="00DB24F5">
        <w:rPr>
          <w:rStyle w:val="FootnoteReference"/>
          <w:rFonts w:ascii="Times New Roman" w:hAnsi="Times New Roman" w:cs="Times New Roman"/>
          <w:sz w:val="24"/>
          <w:szCs w:val="24"/>
        </w:rPr>
        <w:footnoteReference w:id="23"/>
      </w:r>
      <w:r w:rsidR="00C73883" w:rsidRPr="00DB24F5">
        <w:rPr>
          <w:rFonts w:ascii="Times New Roman" w:hAnsi="Times New Roman" w:cs="Times New Roman"/>
          <w:sz w:val="24"/>
          <w:szCs w:val="24"/>
        </w:rPr>
        <w:t xml:space="preserve">, sipas vendimit të shkruar nga i njëjti relator, për 100.000 euro të ardhura nga puna në emigracion, </w:t>
      </w:r>
      <w:proofErr w:type="spellStart"/>
      <w:r w:rsidR="00C73883" w:rsidRPr="00DB24F5">
        <w:rPr>
          <w:rFonts w:ascii="Times New Roman" w:hAnsi="Times New Roman" w:cs="Times New Roman"/>
          <w:sz w:val="24"/>
          <w:szCs w:val="24"/>
        </w:rPr>
        <w:t>relatorja</w:t>
      </w:r>
      <w:proofErr w:type="spellEnd"/>
      <w:r w:rsidR="00C73883" w:rsidRPr="00DB24F5">
        <w:rPr>
          <w:rFonts w:ascii="Times New Roman" w:hAnsi="Times New Roman" w:cs="Times New Roman"/>
          <w:sz w:val="24"/>
          <w:szCs w:val="24"/>
        </w:rPr>
        <w:t xml:space="preserve"> ka arsyetuar se nga viti 2000 ka kaluar kohë e gjatë, ndërsa ajo duhet të </w:t>
      </w:r>
      <w:r w:rsidR="000D7543" w:rsidRPr="00DB24F5">
        <w:rPr>
          <w:rFonts w:ascii="Times New Roman" w:hAnsi="Times New Roman" w:cs="Times New Roman"/>
          <w:sz w:val="24"/>
          <w:szCs w:val="24"/>
        </w:rPr>
        <w:t>kishte</w:t>
      </w:r>
      <w:r w:rsidR="00C73883" w:rsidRPr="00DB24F5">
        <w:rPr>
          <w:rFonts w:ascii="Times New Roman" w:hAnsi="Times New Roman" w:cs="Times New Roman"/>
          <w:sz w:val="24"/>
          <w:szCs w:val="24"/>
        </w:rPr>
        <w:t xml:space="preserve"> bërë më shumë përpjekje për të siguruar dokumentacion për vitin 1992.</w:t>
      </w:r>
    </w:p>
    <w:bookmarkEnd w:id="219"/>
    <w:p w14:paraId="713006BC" w14:textId="77777777" w:rsidR="00C73883" w:rsidRPr="00DB24F5"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rPr>
      </w:pPr>
    </w:p>
    <w:p w14:paraId="2B305A23" w14:textId="07934A60" w:rsidR="001205A9" w:rsidRPr="00DB24F5" w:rsidRDefault="00C73883"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Në lidhje me sa më sipër, referuar pretendimeve të subjektit të rivlerësimit sa i takon të ardhurave nga puna e bashkëshortit si në emigrant në Greqi si dhe nga punë të ndryshme të kryera në Shqipëri si </w:t>
      </w:r>
      <w:proofErr w:type="spellStart"/>
      <w:r w:rsidRPr="00DB24F5">
        <w:rPr>
          <w:rFonts w:ascii="Times New Roman" w:hAnsi="Times New Roman" w:cs="Times New Roman"/>
          <w:sz w:val="24"/>
          <w:szCs w:val="24"/>
        </w:rPr>
        <w:t>hidroizolues</w:t>
      </w:r>
      <w:proofErr w:type="spellEnd"/>
      <w:r w:rsidRPr="00DB24F5">
        <w:rPr>
          <w:rFonts w:ascii="Times New Roman" w:hAnsi="Times New Roman" w:cs="Times New Roman"/>
          <w:sz w:val="24"/>
          <w:szCs w:val="24"/>
        </w:rPr>
        <w:t xml:space="preserve">, NSHL </w:t>
      </w:r>
      <w:r w:rsidR="00E15188" w:rsidRPr="00DB24F5">
        <w:rPr>
          <w:rFonts w:ascii="Times New Roman" w:hAnsi="Times New Roman" w:cs="Times New Roman"/>
          <w:sz w:val="24"/>
          <w:szCs w:val="24"/>
        </w:rPr>
        <w:t>v</w:t>
      </w:r>
      <w:r w:rsidR="001205A9" w:rsidRPr="00DB24F5">
        <w:rPr>
          <w:rFonts w:ascii="Times New Roman" w:hAnsi="Times New Roman" w:cs="Times New Roman"/>
          <w:sz w:val="24"/>
          <w:szCs w:val="24"/>
        </w:rPr>
        <w:t>ler</w:t>
      </w:r>
      <w:r w:rsidR="005F196C" w:rsidRPr="00DB24F5">
        <w:rPr>
          <w:rFonts w:ascii="Times New Roman" w:hAnsi="Times New Roman" w:cs="Times New Roman"/>
          <w:sz w:val="24"/>
          <w:szCs w:val="24"/>
        </w:rPr>
        <w:t>ë</w:t>
      </w:r>
      <w:r w:rsidR="001205A9" w:rsidRPr="00DB24F5">
        <w:rPr>
          <w:rFonts w:ascii="Times New Roman" w:hAnsi="Times New Roman" w:cs="Times New Roman"/>
          <w:sz w:val="24"/>
          <w:szCs w:val="24"/>
        </w:rPr>
        <w:t>son se:</w:t>
      </w:r>
    </w:p>
    <w:p w14:paraId="1C773396" w14:textId="797093E6" w:rsidR="005C7D7A" w:rsidRPr="00DB24F5" w:rsidRDefault="001205A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Sa u takon të ardhurave me burim emigracionin, referuar qëndrimit t</w:t>
      </w:r>
      <w:r w:rsidR="005F196C"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Kolegjit në  vendimmarrje të mëparshme, jo gjithmonë </w:t>
      </w:r>
      <w:proofErr w:type="spellStart"/>
      <w:r w:rsidRPr="00DB24F5">
        <w:rPr>
          <w:rFonts w:ascii="Times New Roman" w:hAnsi="Times New Roman" w:cs="Times New Roman"/>
          <w:sz w:val="24"/>
          <w:szCs w:val="24"/>
        </w:rPr>
        <w:t>remitancat</w:t>
      </w:r>
      <w:proofErr w:type="spellEnd"/>
      <w:r w:rsidRPr="00DB24F5">
        <w:rPr>
          <w:rFonts w:ascii="Times New Roman" w:hAnsi="Times New Roman" w:cs="Times New Roman"/>
          <w:sz w:val="24"/>
          <w:szCs w:val="24"/>
        </w:rPr>
        <w:t xml:space="preserve"> mund të konsistojnë në dërgesa të vlerave monetare të krijuara nga burime të ligjshme</w:t>
      </w:r>
      <w:r w:rsidRPr="00DB24F5">
        <w:rPr>
          <w:rStyle w:val="FootnoteReference"/>
          <w:rFonts w:ascii="Times New Roman" w:hAnsi="Times New Roman" w:cs="Times New Roman"/>
          <w:sz w:val="24"/>
          <w:szCs w:val="24"/>
        </w:rPr>
        <w:footnoteReference w:id="24"/>
      </w:r>
      <w:r w:rsidR="00DD41EB" w:rsidRPr="00DB24F5">
        <w:rPr>
          <w:rFonts w:ascii="Times New Roman" w:hAnsi="Times New Roman" w:cs="Times New Roman"/>
          <w:sz w:val="24"/>
          <w:szCs w:val="24"/>
        </w:rPr>
        <w:t xml:space="preserve"> </w:t>
      </w:r>
      <w:r w:rsidR="000F2316" w:rsidRPr="00DB24F5">
        <w:rPr>
          <w:rFonts w:ascii="Times New Roman" w:hAnsi="Times New Roman" w:cs="Times New Roman"/>
          <w:sz w:val="24"/>
          <w:szCs w:val="24"/>
        </w:rPr>
        <w:t>t</w:t>
      </w:r>
      <w:r w:rsidR="001C7A96" w:rsidRPr="00DB24F5">
        <w:rPr>
          <w:rFonts w:ascii="Times New Roman" w:hAnsi="Times New Roman" w:cs="Times New Roman"/>
          <w:sz w:val="24"/>
          <w:szCs w:val="24"/>
        </w:rPr>
        <w:t>ë</w:t>
      </w:r>
      <w:r w:rsidR="000F2316" w:rsidRPr="00DB24F5">
        <w:rPr>
          <w:rFonts w:ascii="Times New Roman" w:hAnsi="Times New Roman" w:cs="Times New Roman"/>
          <w:sz w:val="24"/>
          <w:szCs w:val="24"/>
        </w:rPr>
        <w:t xml:space="preserve"> cilat</w:t>
      </w:r>
      <w:r w:rsidRPr="00DB24F5">
        <w:rPr>
          <w:rFonts w:ascii="Times New Roman" w:hAnsi="Times New Roman" w:cs="Times New Roman"/>
          <w:sz w:val="24"/>
          <w:szCs w:val="24"/>
        </w:rPr>
        <w:t xml:space="preserve"> të konsiderohen si të ardhura të ligjshme në procesin e rivlerësimit kalimtar të gjyqtarëve dhe prokurorëve, në kuptim të standardit të vendosur nga Neni D, pika 3 e Aneksit të Kushtetutës, lidhur me përmbushjen e detyrimeve tatimore përkatëse. Për rrjedhojë, me qëllim që </w:t>
      </w:r>
      <w:proofErr w:type="spellStart"/>
      <w:r w:rsidRPr="00DB24F5">
        <w:rPr>
          <w:rFonts w:ascii="Times New Roman" w:hAnsi="Times New Roman" w:cs="Times New Roman"/>
          <w:sz w:val="24"/>
          <w:szCs w:val="24"/>
        </w:rPr>
        <w:t>remitancat</w:t>
      </w:r>
      <w:proofErr w:type="spellEnd"/>
      <w:r w:rsidRPr="00DB24F5">
        <w:rPr>
          <w:rFonts w:ascii="Times New Roman" w:hAnsi="Times New Roman" w:cs="Times New Roman"/>
          <w:sz w:val="24"/>
          <w:szCs w:val="24"/>
        </w:rPr>
        <w:t xml:space="preserve"> të vlerësohen në gjykimet pranë Kolegjit, nevojitet që ato të provohen se janë dërgesa vlerash monetare të </w:t>
      </w:r>
      <w:r w:rsidRPr="00DB24F5">
        <w:rPr>
          <w:rFonts w:ascii="Times New Roman" w:hAnsi="Times New Roman" w:cs="Times New Roman"/>
          <w:sz w:val="24"/>
          <w:szCs w:val="24"/>
        </w:rPr>
        <w:lastRenderedPageBreak/>
        <w:t>emigrantëve shqiptarë në vendin e origjinës, të cilat janë realizuar nga burime të ligjshme dhe për të cilat janë përmbushur detyrimet përkatëse tatimore në vendin e krijimit. Për efekt të provueshmërisë së kritereve të sipërcituara, në përputhje me nenin 32, pika 1 e ligjit nr. 84/2016, subjektet e rivlerësimit kanë detyrimin që, në rastet e deklarimit si burim krijimi të pasurive të tyre të ardhurat nga emigracioni, të paraqesin të gjitha dokumentet që provojnë burimin dhe justifikojnë ligjshmërinë e tij. Në këtë kuptim, sipas kërkesa</w:t>
      </w:r>
      <w:r w:rsidR="009575AE" w:rsidRPr="00DB24F5">
        <w:rPr>
          <w:rFonts w:ascii="Times New Roman" w:hAnsi="Times New Roman" w:cs="Times New Roman"/>
          <w:sz w:val="24"/>
          <w:szCs w:val="24"/>
        </w:rPr>
        <w:t>ve t</w:t>
      </w:r>
      <w:r w:rsidR="005F196C" w:rsidRPr="00DB24F5">
        <w:rPr>
          <w:rFonts w:ascii="Times New Roman" w:hAnsi="Times New Roman" w:cs="Times New Roman"/>
          <w:sz w:val="24"/>
          <w:szCs w:val="24"/>
        </w:rPr>
        <w:t>ë</w:t>
      </w:r>
      <w:r w:rsidRPr="00DB24F5">
        <w:rPr>
          <w:rFonts w:ascii="Times New Roman" w:hAnsi="Times New Roman" w:cs="Times New Roman"/>
          <w:sz w:val="24"/>
          <w:szCs w:val="24"/>
        </w:rPr>
        <w:t xml:space="preserve"> pikës 21 të udhëzimit nr. 4095 prot., datë 10.10.2016, të Inspektorit të Përgjithshëm të ILDKPKI-së, në zbërthim të parashikimit kushtetues të nenit D, pika 3 e Aneksit të Kushtetutës, përmbushen vetëm në saje të administrimit të dokumentacionit që provon ekzistencën e (i) një burimi real të ardhurash dhe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xml:space="preserve">) vlerën e të ardhurave të krijuara nga personi deklarues, dhe jo të mundësisë objektive për t’u zënë me punë që </w:t>
      </w:r>
      <w:proofErr w:type="spellStart"/>
      <w:r w:rsidRPr="00DB24F5">
        <w:rPr>
          <w:rFonts w:ascii="Times New Roman" w:hAnsi="Times New Roman" w:cs="Times New Roman"/>
          <w:sz w:val="24"/>
          <w:szCs w:val="24"/>
        </w:rPr>
        <w:t>ekuivalentohet</w:t>
      </w:r>
      <w:proofErr w:type="spellEnd"/>
      <w:r w:rsidRPr="00DB24F5">
        <w:rPr>
          <w:rFonts w:ascii="Times New Roman" w:hAnsi="Times New Roman" w:cs="Times New Roman"/>
          <w:sz w:val="24"/>
          <w:szCs w:val="24"/>
        </w:rPr>
        <w:t xml:space="preserve"> me mundësinë potenciale për të krijuar të ardhura gjatë periudhës së deklaruar. </w:t>
      </w:r>
    </w:p>
    <w:p w14:paraId="5CA8928D" w14:textId="259E74C7" w:rsidR="005C7D7A" w:rsidRPr="00DB24F5"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Sakaq, r</w:t>
      </w:r>
      <w:r w:rsidR="001205A9" w:rsidRPr="00DB24F5">
        <w:rPr>
          <w:rFonts w:ascii="Times New Roman" w:hAnsi="Times New Roman" w:cs="Times New Roman"/>
          <w:sz w:val="24"/>
          <w:szCs w:val="24"/>
        </w:rPr>
        <w:t xml:space="preserve">eferuar dokumentacionit të administruar gjatë hetimit administrativ në Komision, </w:t>
      </w:r>
      <w:r w:rsidR="00E15188" w:rsidRPr="00DB24F5">
        <w:rPr>
          <w:rFonts w:ascii="Times New Roman" w:hAnsi="Times New Roman" w:cs="Times New Roman"/>
          <w:sz w:val="24"/>
          <w:szCs w:val="24"/>
        </w:rPr>
        <w:t>NJSHL, ashtu sikurse edhe Komisioni</w:t>
      </w:r>
      <w:r w:rsidR="00A40EDC" w:rsidRPr="00DB24F5">
        <w:rPr>
          <w:rFonts w:ascii="Times New Roman" w:hAnsi="Times New Roman" w:cs="Times New Roman"/>
          <w:sz w:val="24"/>
          <w:szCs w:val="24"/>
        </w:rPr>
        <w:t>,</w:t>
      </w:r>
      <w:r w:rsidR="00E15188" w:rsidRPr="00DB24F5">
        <w:rPr>
          <w:rFonts w:ascii="Times New Roman" w:hAnsi="Times New Roman" w:cs="Times New Roman"/>
          <w:sz w:val="24"/>
          <w:szCs w:val="24"/>
        </w:rPr>
        <w:t xml:space="preserve"> vler</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son</w:t>
      </w:r>
      <w:r w:rsidR="001205A9" w:rsidRPr="00DB24F5">
        <w:rPr>
          <w:rFonts w:ascii="Times New Roman" w:hAnsi="Times New Roman" w:cs="Times New Roman"/>
          <w:sz w:val="24"/>
          <w:szCs w:val="24"/>
        </w:rPr>
        <w:t xml:space="preserve"> se </w:t>
      </w:r>
      <w:r w:rsidR="00E15188" w:rsidRPr="00DB24F5">
        <w:rPr>
          <w:rFonts w:ascii="Times New Roman" w:hAnsi="Times New Roman" w:cs="Times New Roman"/>
          <w:sz w:val="24"/>
          <w:szCs w:val="24"/>
        </w:rPr>
        <w:t>megjith</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 xml:space="preserve">se </w:t>
      </w:r>
      <w:r w:rsidRPr="00DB24F5">
        <w:rPr>
          <w:rFonts w:ascii="Times New Roman" w:hAnsi="Times New Roman" w:cs="Times New Roman"/>
          <w:sz w:val="24"/>
          <w:szCs w:val="24"/>
        </w:rPr>
        <w:t>ka t</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dh</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na p</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r</w:t>
      </w:r>
      <w:r w:rsidR="001205A9" w:rsidRPr="00DB24F5">
        <w:rPr>
          <w:rFonts w:ascii="Times New Roman" w:hAnsi="Times New Roman" w:cs="Times New Roman"/>
          <w:sz w:val="24"/>
          <w:szCs w:val="24"/>
        </w:rPr>
        <w:t xml:space="preserve"> faktin që bashkëshorti i saj ka qenë emigrant ekonomik në Greqi, në periudhën shtator </w:t>
      </w:r>
      <w:r w:rsidR="00E15188" w:rsidRPr="00DB24F5">
        <w:rPr>
          <w:rFonts w:ascii="Times New Roman" w:hAnsi="Times New Roman" w:cs="Times New Roman"/>
          <w:sz w:val="24"/>
          <w:szCs w:val="24"/>
        </w:rPr>
        <w:t>1992-2006</w:t>
      </w:r>
      <w:r w:rsidR="001205A9" w:rsidRPr="00DB24F5">
        <w:rPr>
          <w:rFonts w:ascii="Times New Roman" w:hAnsi="Times New Roman" w:cs="Times New Roman"/>
          <w:sz w:val="24"/>
          <w:szCs w:val="24"/>
        </w:rPr>
        <w:t xml:space="preserve">, referuar vërtetimit </w:t>
      </w:r>
      <w:r w:rsidR="00E15188" w:rsidRPr="00DB24F5">
        <w:rPr>
          <w:rFonts w:ascii="Times New Roman" w:hAnsi="Times New Roman" w:cs="Times New Roman"/>
          <w:sz w:val="24"/>
          <w:szCs w:val="24"/>
        </w:rPr>
        <w:t>p</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r koh</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n e sigurimit p</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r pun</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n e kryer n</w:t>
      </w:r>
      <w:r w:rsidR="005F196C" w:rsidRPr="00DB24F5">
        <w:rPr>
          <w:rFonts w:ascii="Times New Roman" w:hAnsi="Times New Roman" w:cs="Times New Roman"/>
          <w:sz w:val="24"/>
          <w:szCs w:val="24"/>
        </w:rPr>
        <w:t>ë</w:t>
      </w:r>
      <w:r w:rsidR="00E15188" w:rsidRPr="00DB24F5">
        <w:rPr>
          <w:rFonts w:ascii="Times New Roman" w:hAnsi="Times New Roman" w:cs="Times New Roman"/>
          <w:sz w:val="24"/>
          <w:szCs w:val="24"/>
        </w:rPr>
        <w:t xml:space="preserve"> shtetin grek </w:t>
      </w:r>
      <w:r w:rsidR="001205A9" w:rsidRPr="00DB24F5">
        <w:rPr>
          <w:rFonts w:ascii="Times New Roman" w:hAnsi="Times New Roman" w:cs="Times New Roman"/>
          <w:sz w:val="24"/>
          <w:szCs w:val="24"/>
        </w:rPr>
        <w:t xml:space="preserve">të lëshuar nga </w:t>
      </w:r>
      <w:r w:rsidR="00E15188" w:rsidRPr="00DB24F5">
        <w:rPr>
          <w:rFonts w:ascii="Times New Roman" w:hAnsi="Times New Roman" w:cs="Times New Roman"/>
          <w:sz w:val="24"/>
          <w:szCs w:val="24"/>
        </w:rPr>
        <w:t xml:space="preserve">Instituti i sigurimeve </w:t>
      </w:r>
      <w:r w:rsidR="005F196C" w:rsidRPr="00DB24F5">
        <w:rPr>
          <w:rFonts w:ascii="Times New Roman" w:hAnsi="Times New Roman" w:cs="Times New Roman"/>
          <w:sz w:val="24"/>
          <w:szCs w:val="24"/>
        </w:rPr>
        <w:t xml:space="preserve">Shoqërore e </w:t>
      </w:r>
      <w:r w:rsidRPr="00DB24F5">
        <w:rPr>
          <w:rFonts w:ascii="Times New Roman" w:hAnsi="Times New Roman" w:cs="Times New Roman"/>
          <w:sz w:val="24"/>
          <w:szCs w:val="24"/>
        </w:rPr>
        <w:t>S</w:t>
      </w:r>
      <w:r w:rsidR="005F196C" w:rsidRPr="00DB24F5">
        <w:rPr>
          <w:rFonts w:ascii="Times New Roman" w:hAnsi="Times New Roman" w:cs="Times New Roman"/>
          <w:sz w:val="24"/>
          <w:szCs w:val="24"/>
        </w:rPr>
        <w:t>hëndetësore, Arka Unike e të Punësuarve, Sektori i Zyrës së Ndërtimeve</w:t>
      </w:r>
      <w:r w:rsidR="001205A9" w:rsidRPr="00DB24F5">
        <w:rPr>
          <w:rFonts w:ascii="Times New Roman" w:hAnsi="Times New Roman" w:cs="Times New Roman"/>
          <w:sz w:val="24"/>
          <w:szCs w:val="24"/>
        </w:rPr>
        <w:t>,</w:t>
      </w:r>
      <w:r w:rsidR="005F196C" w:rsidRPr="00DB24F5">
        <w:rPr>
          <w:rFonts w:ascii="Times New Roman" w:hAnsi="Times New Roman" w:cs="Times New Roman"/>
          <w:sz w:val="24"/>
          <w:szCs w:val="24"/>
        </w:rPr>
        <w:t xml:space="preserve"> </w:t>
      </w:r>
      <w:proofErr w:type="spellStart"/>
      <w:r w:rsidR="005F196C" w:rsidRPr="00DB24F5">
        <w:rPr>
          <w:rFonts w:ascii="Times New Roman" w:hAnsi="Times New Roman" w:cs="Times New Roman"/>
          <w:sz w:val="24"/>
          <w:szCs w:val="24"/>
        </w:rPr>
        <w:t>Rafina</w:t>
      </w:r>
      <w:proofErr w:type="spellEnd"/>
      <w:r w:rsidR="005F196C" w:rsidRPr="00DB24F5">
        <w:rPr>
          <w:rFonts w:ascii="Times New Roman" w:hAnsi="Times New Roman" w:cs="Times New Roman"/>
          <w:sz w:val="24"/>
          <w:szCs w:val="24"/>
        </w:rPr>
        <w:t xml:space="preserve"> Greqi</w:t>
      </w:r>
      <w:r w:rsidRPr="00DB24F5">
        <w:rPr>
          <w:rFonts w:ascii="Times New Roman" w:hAnsi="Times New Roman" w:cs="Times New Roman"/>
          <w:sz w:val="24"/>
          <w:szCs w:val="24"/>
        </w:rPr>
        <w:t>,</w:t>
      </w:r>
      <w:r w:rsidR="005F196C" w:rsidRPr="00DB24F5">
        <w:rPr>
          <w:rFonts w:ascii="Times New Roman" w:hAnsi="Times New Roman" w:cs="Times New Roman"/>
          <w:sz w:val="24"/>
          <w:szCs w:val="24"/>
        </w:rPr>
        <w:t xml:space="preserve"> i datës 18.03.2020, për </w:t>
      </w:r>
      <w:r w:rsidR="001205A9" w:rsidRPr="00DB24F5">
        <w:rPr>
          <w:rFonts w:ascii="Times New Roman" w:hAnsi="Times New Roman" w:cs="Times New Roman"/>
          <w:sz w:val="24"/>
          <w:szCs w:val="24"/>
        </w:rPr>
        <w:t>person</w:t>
      </w:r>
      <w:r w:rsidR="005F196C" w:rsidRPr="00DB24F5">
        <w:rPr>
          <w:rFonts w:ascii="Times New Roman" w:hAnsi="Times New Roman" w:cs="Times New Roman"/>
          <w:sz w:val="24"/>
          <w:szCs w:val="24"/>
        </w:rPr>
        <w:t>in e</w:t>
      </w:r>
      <w:r w:rsidR="001205A9" w:rsidRPr="00DB24F5">
        <w:rPr>
          <w:rFonts w:ascii="Times New Roman" w:hAnsi="Times New Roman" w:cs="Times New Roman"/>
          <w:sz w:val="24"/>
          <w:szCs w:val="24"/>
        </w:rPr>
        <w:t xml:space="preserve"> lidhur </w:t>
      </w:r>
      <w:r w:rsidR="005F196C" w:rsidRPr="00DB24F5">
        <w:rPr>
          <w:rFonts w:ascii="Times New Roman" w:hAnsi="Times New Roman" w:cs="Times New Roman"/>
          <w:sz w:val="24"/>
          <w:szCs w:val="24"/>
        </w:rPr>
        <w:t>rezulton të jenë deklaruar dhe paguar kontribute për sigurime shoqërore e shëndetësore vetëm për 143 ditë pune p</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r</w:t>
      </w:r>
      <w:r w:rsidR="00C904AC" w:rsidRPr="00DB24F5">
        <w:rPr>
          <w:rFonts w:ascii="Times New Roman" w:hAnsi="Times New Roman" w:cs="Times New Roman"/>
          <w:sz w:val="24"/>
          <w:szCs w:val="24"/>
        </w:rPr>
        <w:t xml:space="preserve"> </w:t>
      </w:r>
      <w:r w:rsidR="005F196C" w:rsidRPr="00DB24F5">
        <w:rPr>
          <w:rFonts w:ascii="Times New Roman" w:hAnsi="Times New Roman" w:cs="Times New Roman"/>
          <w:sz w:val="24"/>
          <w:szCs w:val="24"/>
        </w:rPr>
        <w:t>periudh</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n 1994-1998.</w:t>
      </w:r>
      <w:r w:rsidR="001205A9" w:rsidRPr="00DB24F5">
        <w:rPr>
          <w:rFonts w:ascii="Times New Roman" w:hAnsi="Times New Roman" w:cs="Times New Roman"/>
          <w:sz w:val="24"/>
          <w:szCs w:val="24"/>
        </w:rPr>
        <w:t xml:space="preserve"> </w:t>
      </w:r>
      <w:r w:rsidR="005F196C" w:rsidRPr="00DB24F5">
        <w:rPr>
          <w:rFonts w:ascii="Times New Roman" w:hAnsi="Times New Roman" w:cs="Times New Roman"/>
          <w:sz w:val="24"/>
          <w:szCs w:val="24"/>
        </w:rPr>
        <w:t>Nd</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rsa</w:t>
      </w:r>
      <w:r w:rsidR="00DC67F6" w:rsidRPr="00DB24F5">
        <w:rPr>
          <w:rFonts w:ascii="Times New Roman" w:hAnsi="Times New Roman" w:cs="Times New Roman"/>
          <w:sz w:val="24"/>
          <w:szCs w:val="24"/>
        </w:rPr>
        <w:t>,</w:t>
      </w:r>
      <w:r w:rsidR="005F196C" w:rsidRPr="00DB24F5">
        <w:rPr>
          <w:rFonts w:ascii="Times New Roman" w:hAnsi="Times New Roman" w:cs="Times New Roman"/>
          <w:sz w:val="24"/>
          <w:szCs w:val="24"/>
        </w:rPr>
        <w:t xml:space="preserve"> </w:t>
      </w:r>
      <w:r w:rsidR="00DD41EB" w:rsidRPr="00DB24F5">
        <w:rPr>
          <w:rFonts w:ascii="Times New Roman" w:hAnsi="Times New Roman" w:cs="Times New Roman"/>
          <w:sz w:val="24"/>
          <w:szCs w:val="24"/>
        </w:rPr>
        <w:t xml:space="preserve">sa i takon </w:t>
      </w:r>
      <w:r w:rsidR="00DC67F6" w:rsidRPr="00DB24F5">
        <w:rPr>
          <w:rFonts w:ascii="Times New Roman" w:hAnsi="Times New Roman" w:cs="Times New Roman"/>
          <w:sz w:val="24"/>
          <w:szCs w:val="24"/>
        </w:rPr>
        <w:t>vërtetimit</w:t>
      </w:r>
      <w:r w:rsidR="005F196C" w:rsidRPr="00DB24F5">
        <w:rPr>
          <w:rFonts w:ascii="Times New Roman" w:hAnsi="Times New Roman" w:cs="Times New Roman"/>
          <w:sz w:val="24"/>
          <w:szCs w:val="24"/>
        </w:rPr>
        <w:t xml:space="preserve"> t</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 xml:space="preserve"> dat</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s 21.06.2022 t</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 xml:space="preserve"> Kompanis</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 xml:space="preserve"> </w:t>
      </w:r>
      <w:proofErr w:type="spellStart"/>
      <w:r w:rsidR="005F196C" w:rsidRPr="00DB24F5">
        <w:rPr>
          <w:rFonts w:ascii="Times New Roman" w:hAnsi="Times New Roman" w:cs="Times New Roman"/>
          <w:sz w:val="24"/>
          <w:szCs w:val="24"/>
        </w:rPr>
        <w:t>Konstruktore</w:t>
      </w:r>
      <w:proofErr w:type="spellEnd"/>
      <w:r w:rsidR="005F196C" w:rsidRPr="00DB24F5">
        <w:rPr>
          <w:rFonts w:ascii="Times New Roman" w:hAnsi="Times New Roman" w:cs="Times New Roman"/>
          <w:sz w:val="24"/>
          <w:szCs w:val="24"/>
        </w:rPr>
        <w:t xml:space="preserve"> </w:t>
      </w:r>
      <w:proofErr w:type="spellStart"/>
      <w:r w:rsidR="005F196C" w:rsidRPr="00DB24F5">
        <w:rPr>
          <w:rFonts w:ascii="Times New Roman" w:hAnsi="Times New Roman" w:cs="Times New Roman"/>
          <w:sz w:val="24"/>
          <w:szCs w:val="24"/>
        </w:rPr>
        <w:t>Nj</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an</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tar</w:t>
      </w:r>
      <w:r w:rsidR="00DC67F6" w:rsidRPr="00DB24F5">
        <w:rPr>
          <w:rFonts w:ascii="Times New Roman" w:hAnsi="Times New Roman" w:cs="Times New Roman"/>
          <w:sz w:val="24"/>
          <w:szCs w:val="24"/>
        </w:rPr>
        <w:t>ë</w:t>
      </w:r>
      <w:r w:rsidR="005F196C" w:rsidRPr="00DB24F5">
        <w:rPr>
          <w:rFonts w:ascii="Times New Roman" w:hAnsi="Times New Roman" w:cs="Times New Roman"/>
          <w:sz w:val="24"/>
          <w:szCs w:val="24"/>
        </w:rPr>
        <w:t>she</w:t>
      </w:r>
      <w:proofErr w:type="spellEnd"/>
      <w:r w:rsidR="005F196C" w:rsidRPr="00DB24F5">
        <w:rPr>
          <w:rFonts w:ascii="Times New Roman" w:hAnsi="Times New Roman" w:cs="Times New Roman"/>
          <w:sz w:val="24"/>
          <w:szCs w:val="24"/>
        </w:rPr>
        <w:t xml:space="preserve"> “</w:t>
      </w:r>
      <w:proofErr w:type="spellStart"/>
      <w:r w:rsidR="005F196C" w:rsidRPr="00DB24F5">
        <w:rPr>
          <w:rFonts w:ascii="Times New Roman" w:hAnsi="Times New Roman" w:cs="Times New Roman"/>
          <w:sz w:val="24"/>
          <w:szCs w:val="24"/>
        </w:rPr>
        <w:t>Kardasis</w:t>
      </w:r>
      <w:proofErr w:type="spellEnd"/>
      <w:r w:rsidR="005F196C" w:rsidRPr="00DB24F5">
        <w:rPr>
          <w:rFonts w:ascii="Times New Roman" w:hAnsi="Times New Roman" w:cs="Times New Roman"/>
          <w:sz w:val="24"/>
          <w:szCs w:val="24"/>
        </w:rPr>
        <w:t>”,</w:t>
      </w:r>
      <w:r w:rsidR="00DD41EB" w:rsidRPr="00DB24F5">
        <w:rPr>
          <w:rFonts w:ascii="Times New Roman" w:hAnsi="Times New Roman" w:cs="Times New Roman"/>
          <w:sz w:val="24"/>
          <w:szCs w:val="24"/>
        </w:rPr>
        <w:t xml:space="preserve"> </w:t>
      </w:r>
      <w:r w:rsidR="00DC67F6" w:rsidRPr="00DB24F5">
        <w:rPr>
          <w:rFonts w:ascii="Times New Roman" w:hAnsi="Times New Roman" w:cs="Times New Roman"/>
          <w:sz w:val="24"/>
          <w:szCs w:val="24"/>
        </w:rPr>
        <w:t xml:space="preserve">NJSHL, ashtu sikurse edhe Komisioni, vlerëson se ky vërtetim, i lëshuar nga një kompani private dhe i pa shoqëruar me dokumentacionin e duhur ligjor mbi marrëdhënien e punësimit si dhe pagesën e detyrimeve tatimore </w:t>
      </w:r>
      <w:r w:rsidR="00AF5F89" w:rsidRPr="00DB24F5">
        <w:rPr>
          <w:rFonts w:ascii="Times New Roman" w:hAnsi="Times New Roman" w:cs="Times New Roman"/>
          <w:sz w:val="24"/>
          <w:szCs w:val="24"/>
        </w:rPr>
        <w:t>nuk v</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rtet</w:t>
      </w:r>
      <w:r w:rsidR="00F5202B" w:rsidRPr="00DB24F5">
        <w:rPr>
          <w:rFonts w:ascii="Times New Roman" w:hAnsi="Times New Roman" w:cs="Times New Roman"/>
          <w:sz w:val="24"/>
          <w:szCs w:val="24"/>
        </w:rPr>
        <w:t>on</w:t>
      </w:r>
      <w:r w:rsidR="00AF5F89" w:rsidRPr="00DB24F5">
        <w:rPr>
          <w:rFonts w:ascii="Times New Roman" w:hAnsi="Times New Roman" w:cs="Times New Roman"/>
          <w:sz w:val="24"/>
          <w:szCs w:val="24"/>
        </w:rPr>
        <w:t xml:space="preserve"> burimin e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ardhurave dhe as nuk jep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dh</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na 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lidhje me pages</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 e detyrimeve tatimore, 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m</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nyr</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q</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k</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to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ardhura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kualifikohen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ligjshme sipas standardit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vendosur 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n</w:t>
      </w:r>
      <w:r w:rsidR="00CE4151" w:rsidRPr="00DB24F5">
        <w:rPr>
          <w:rFonts w:ascii="Times New Roman" w:hAnsi="Times New Roman" w:cs="Times New Roman"/>
          <w:sz w:val="24"/>
          <w:szCs w:val="24"/>
        </w:rPr>
        <w:t>e</w:t>
      </w:r>
      <w:r w:rsidR="00AF5F89" w:rsidRPr="00DB24F5">
        <w:rPr>
          <w:rFonts w:ascii="Times New Roman" w:hAnsi="Times New Roman" w:cs="Times New Roman"/>
          <w:sz w:val="24"/>
          <w:szCs w:val="24"/>
        </w:rPr>
        <w:t>nin D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Aneksit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Kushtetut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s.</w:t>
      </w:r>
    </w:p>
    <w:p w14:paraId="62860A53" w14:textId="77777777" w:rsidR="000F2316" w:rsidRPr="00DB24F5"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18F55C" w14:textId="550A2FF8" w:rsidR="005C7D7A" w:rsidRPr="00DB24F5" w:rsidRDefault="000F231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Megjith</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se</w:t>
      </w:r>
      <w:r w:rsidR="00AF5F89" w:rsidRPr="00DB24F5">
        <w:rPr>
          <w:rFonts w:ascii="Times New Roman" w:hAnsi="Times New Roman" w:cs="Times New Roman"/>
          <w:sz w:val="24"/>
          <w:szCs w:val="24"/>
        </w:rPr>
        <w:t>, subjekti pretendo</w:t>
      </w:r>
      <w:r w:rsidR="00F5202B" w:rsidRPr="00DB24F5">
        <w:rPr>
          <w:rFonts w:ascii="Times New Roman" w:hAnsi="Times New Roman" w:cs="Times New Roman"/>
          <w:sz w:val="24"/>
          <w:szCs w:val="24"/>
        </w:rPr>
        <w:t xml:space="preserve">n </w:t>
      </w:r>
      <w:r w:rsidR="00AF5F89" w:rsidRPr="00DB24F5">
        <w:rPr>
          <w:rFonts w:ascii="Times New Roman" w:hAnsi="Times New Roman" w:cs="Times New Roman"/>
          <w:sz w:val="24"/>
          <w:szCs w:val="24"/>
        </w:rPr>
        <w:t>se</w:t>
      </w:r>
      <w:r w:rsidRPr="00DB24F5">
        <w:rPr>
          <w:rFonts w:ascii="Times New Roman" w:hAnsi="Times New Roman" w:cs="Times New Roman"/>
          <w:sz w:val="24"/>
          <w:szCs w:val="24"/>
        </w:rPr>
        <w:t xml:space="preserve"> lidhur me k</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to t</w:t>
      </w:r>
      <w:r w:rsidR="001C7A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w:t>
      </w:r>
      <w:r w:rsidR="00AF5F89" w:rsidRPr="00DB24F5">
        <w:rPr>
          <w:rFonts w:ascii="Times New Roman" w:hAnsi="Times New Roman" w:cs="Times New Roman"/>
          <w:sz w:val="24"/>
          <w:szCs w:val="24"/>
        </w:rPr>
        <w:t xml:space="preserve"> detyrimi për të paguar tatimin mbi to ka qenë i pun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dh</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sit dhe se nuk mund t</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ngarkohet me p</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rgjegj</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si p</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r </w:t>
      </w:r>
      <w:proofErr w:type="spellStart"/>
      <w:r w:rsidR="005E04B2" w:rsidRPr="00DB24F5">
        <w:rPr>
          <w:rFonts w:ascii="Times New Roman" w:hAnsi="Times New Roman" w:cs="Times New Roman"/>
          <w:sz w:val="24"/>
          <w:szCs w:val="24"/>
        </w:rPr>
        <w:t>mosmbajtjen</w:t>
      </w:r>
      <w:proofErr w:type="spellEnd"/>
      <w:r w:rsidR="00AF5F89" w:rsidRPr="00DB24F5">
        <w:rPr>
          <w:rFonts w:ascii="Times New Roman" w:hAnsi="Times New Roman" w:cs="Times New Roman"/>
          <w:sz w:val="24"/>
          <w:szCs w:val="24"/>
        </w:rPr>
        <w:t xml:space="preserve"> dhe pages</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 e detyrimeve tatimore nga ana e pun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dh</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sve n</w:t>
      </w:r>
      <w:r w:rsidR="00396ADF" w:rsidRPr="00DB24F5">
        <w:rPr>
          <w:rFonts w:ascii="Times New Roman" w:hAnsi="Times New Roman" w:cs="Times New Roman"/>
          <w:sz w:val="24"/>
          <w:szCs w:val="24"/>
        </w:rPr>
        <w:t>ë</w:t>
      </w:r>
      <w:r w:rsidR="00AF5F89" w:rsidRPr="00DB24F5">
        <w:rPr>
          <w:rFonts w:ascii="Times New Roman" w:hAnsi="Times New Roman" w:cs="Times New Roman"/>
          <w:sz w:val="24"/>
          <w:szCs w:val="24"/>
        </w:rPr>
        <w:t xml:space="preserve"> Greqi, </w:t>
      </w:r>
      <w:r w:rsidR="0082026B" w:rsidRPr="00DB24F5">
        <w:rPr>
          <w:rFonts w:ascii="Times New Roman" w:hAnsi="Times New Roman" w:cs="Times New Roman"/>
          <w:sz w:val="24"/>
          <w:szCs w:val="24"/>
        </w:rPr>
        <w:t xml:space="preserve">NJSHL </w:t>
      </w:r>
      <w:r w:rsidR="00AF5F89" w:rsidRPr="00DB24F5">
        <w:rPr>
          <w:rFonts w:ascii="Times New Roman" w:hAnsi="Times New Roman" w:cs="Times New Roman"/>
          <w:sz w:val="24"/>
          <w:szCs w:val="24"/>
        </w:rPr>
        <w:t xml:space="preserve"> vlerëson se, në mungesë të dokumentacionit që përcakton llojin e marrëdhënies juridike që ka ekzistuar mes palëve, në të cilën duhet të përcaktoheshin edhe të drejtat dhe detyrimet reciproke të tyre, pretendimi i subjektit </w:t>
      </w:r>
      <w:r w:rsidR="0082026B" w:rsidRPr="00DB24F5">
        <w:rPr>
          <w:rFonts w:ascii="Times New Roman" w:hAnsi="Times New Roman" w:cs="Times New Roman"/>
          <w:sz w:val="24"/>
          <w:szCs w:val="24"/>
        </w:rPr>
        <w:t>se</w:t>
      </w:r>
      <w:r w:rsidR="00AF5F89" w:rsidRPr="00DB24F5">
        <w:rPr>
          <w:rFonts w:ascii="Times New Roman" w:hAnsi="Times New Roman" w:cs="Times New Roman"/>
          <w:sz w:val="24"/>
          <w:szCs w:val="24"/>
        </w:rPr>
        <w:t xml:space="preserve"> detyrimi për të paguar detyrimet ndaj organeve tatimore ka qenë i shoq</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ris</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 xml:space="preserve"> pun</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dh</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n</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 xml:space="preserve">se mbetet </w:t>
      </w:r>
      <w:r w:rsidRPr="00DB24F5">
        <w:rPr>
          <w:rFonts w:ascii="Times New Roman" w:hAnsi="Times New Roman" w:cs="Times New Roman"/>
          <w:sz w:val="24"/>
          <w:szCs w:val="24"/>
        </w:rPr>
        <w:t>deklarativ</w:t>
      </w:r>
      <w:r w:rsidR="0082026B" w:rsidRPr="00DB24F5">
        <w:rPr>
          <w:rFonts w:ascii="Times New Roman" w:hAnsi="Times New Roman" w:cs="Times New Roman"/>
          <w:sz w:val="24"/>
          <w:szCs w:val="24"/>
        </w:rPr>
        <w:t>. NJSHL vler</w:t>
      </w:r>
      <w:r w:rsidR="00396ADF" w:rsidRPr="00DB24F5">
        <w:rPr>
          <w:rFonts w:ascii="Times New Roman" w:hAnsi="Times New Roman" w:cs="Times New Roman"/>
          <w:sz w:val="24"/>
          <w:szCs w:val="24"/>
        </w:rPr>
        <w:t>ë</w:t>
      </w:r>
      <w:r w:rsidR="0082026B" w:rsidRPr="00DB24F5">
        <w:rPr>
          <w:rFonts w:ascii="Times New Roman" w:hAnsi="Times New Roman" w:cs="Times New Roman"/>
          <w:sz w:val="24"/>
          <w:szCs w:val="24"/>
        </w:rPr>
        <w:t xml:space="preserve">son </w:t>
      </w:r>
      <w:r w:rsidRPr="00DB24F5">
        <w:rPr>
          <w:rFonts w:ascii="Times New Roman" w:hAnsi="Times New Roman" w:cs="Times New Roman"/>
          <w:sz w:val="24"/>
          <w:szCs w:val="24"/>
        </w:rPr>
        <w:t xml:space="preserve">po ashtu </w:t>
      </w:r>
      <w:r w:rsidR="00AF5F89" w:rsidRPr="00DB24F5">
        <w:rPr>
          <w:rFonts w:ascii="Times New Roman" w:hAnsi="Times New Roman" w:cs="Times New Roman"/>
          <w:sz w:val="24"/>
          <w:szCs w:val="24"/>
        </w:rPr>
        <w:t xml:space="preserve">se, edhe në rastin që marrëdhënia </w:t>
      </w:r>
      <w:proofErr w:type="spellStart"/>
      <w:r w:rsidR="00AF5F89" w:rsidRPr="00DB24F5">
        <w:rPr>
          <w:rFonts w:ascii="Times New Roman" w:hAnsi="Times New Roman" w:cs="Times New Roman"/>
          <w:sz w:val="24"/>
          <w:szCs w:val="24"/>
        </w:rPr>
        <w:t>kontraktuale</w:t>
      </w:r>
      <w:proofErr w:type="spellEnd"/>
      <w:r w:rsidR="00AF5F89" w:rsidRPr="00DB24F5">
        <w:rPr>
          <w:rFonts w:ascii="Times New Roman" w:hAnsi="Times New Roman" w:cs="Times New Roman"/>
          <w:sz w:val="24"/>
          <w:szCs w:val="24"/>
        </w:rPr>
        <w:t xml:space="preserve"> e supozuar mes palëve ishte e atillë, që detyrimin për mbajtjen në burim të tatimit mbi këtë të ardhur</w:t>
      </w:r>
      <w:r w:rsidR="00396ADF" w:rsidRPr="00DB24F5">
        <w:rPr>
          <w:rFonts w:ascii="Times New Roman" w:hAnsi="Times New Roman" w:cs="Times New Roman"/>
          <w:sz w:val="24"/>
          <w:szCs w:val="24"/>
        </w:rPr>
        <w:t xml:space="preserve"> e kishte punëdhënësi, </w:t>
      </w:r>
      <w:r w:rsidR="00F5202B" w:rsidRPr="00DB24F5">
        <w:rPr>
          <w:rFonts w:ascii="Times New Roman" w:hAnsi="Times New Roman" w:cs="Times New Roman"/>
          <w:sz w:val="24"/>
          <w:szCs w:val="24"/>
        </w:rPr>
        <w:t>subjekti, i cili gjat</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 xml:space="preserve"> procesit t</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 xml:space="preserve"> rivler</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simit ka barr</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n e prov</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s</w:t>
      </w:r>
      <w:r w:rsidR="005D1D97" w:rsidRPr="00DB24F5">
        <w:rPr>
          <w:rFonts w:ascii="Times New Roman" w:hAnsi="Times New Roman" w:cs="Times New Roman"/>
          <w:sz w:val="24"/>
          <w:szCs w:val="24"/>
        </w:rPr>
        <w:t>,</w:t>
      </w:r>
      <w:r w:rsidR="00F5202B" w:rsidRPr="00DB24F5">
        <w:rPr>
          <w:rFonts w:ascii="Times New Roman" w:hAnsi="Times New Roman" w:cs="Times New Roman"/>
          <w:sz w:val="24"/>
          <w:szCs w:val="24"/>
        </w:rPr>
        <w:t xml:space="preserve"> duhet t</w:t>
      </w:r>
      <w:r w:rsidR="00396ADF" w:rsidRPr="00DB24F5">
        <w:rPr>
          <w:rFonts w:ascii="Times New Roman" w:hAnsi="Times New Roman" w:cs="Times New Roman"/>
          <w:sz w:val="24"/>
          <w:szCs w:val="24"/>
        </w:rPr>
        <w:t xml:space="preserve">ë </w:t>
      </w:r>
      <w:r w:rsidR="00F5202B" w:rsidRPr="00DB24F5">
        <w:rPr>
          <w:rFonts w:ascii="Times New Roman" w:hAnsi="Times New Roman" w:cs="Times New Roman"/>
          <w:sz w:val="24"/>
          <w:szCs w:val="24"/>
        </w:rPr>
        <w:t>kishte shfryt</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zuar t</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 xml:space="preserve"> drejt</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n q</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 xml:space="preserve"> ti k</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rkonte pun</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dh</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n</w:t>
      </w:r>
      <w:r w:rsidR="00396ADF" w:rsidRPr="00DB24F5">
        <w:rPr>
          <w:rFonts w:ascii="Times New Roman" w:hAnsi="Times New Roman" w:cs="Times New Roman"/>
          <w:sz w:val="24"/>
          <w:szCs w:val="24"/>
        </w:rPr>
        <w:t>ë</w:t>
      </w:r>
      <w:r w:rsidR="00F5202B" w:rsidRPr="00DB24F5">
        <w:rPr>
          <w:rFonts w:ascii="Times New Roman" w:hAnsi="Times New Roman" w:cs="Times New Roman"/>
          <w:sz w:val="24"/>
          <w:szCs w:val="24"/>
        </w:rPr>
        <w:t xml:space="preserve">sit </w:t>
      </w:r>
      <w:r w:rsidRPr="00DB24F5">
        <w:rPr>
          <w:rFonts w:ascii="Times New Roman" w:hAnsi="Times New Roman" w:cs="Times New Roman"/>
          <w:sz w:val="24"/>
          <w:szCs w:val="24"/>
        </w:rPr>
        <w:t xml:space="preserve">çdo </w:t>
      </w:r>
      <w:r w:rsidR="00AF5F89" w:rsidRPr="00DB24F5">
        <w:rPr>
          <w:rFonts w:ascii="Times New Roman" w:hAnsi="Times New Roman" w:cs="Times New Roman"/>
          <w:sz w:val="24"/>
          <w:szCs w:val="24"/>
        </w:rPr>
        <w:t>provë të regjistrimeve lidhur me mbajtjen dhe pagimin e tatimit në burim</w:t>
      </w:r>
      <w:r w:rsidR="00396ADF" w:rsidRPr="00DB24F5">
        <w:rPr>
          <w:rFonts w:ascii="Times New Roman" w:hAnsi="Times New Roman" w:cs="Times New Roman"/>
          <w:sz w:val="24"/>
          <w:szCs w:val="24"/>
        </w:rPr>
        <w:t xml:space="preserve"> për një periudhë punësimi gati 7 vje</w:t>
      </w:r>
      <w:r w:rsidR="00CE4151" w:rsidRPr="00DB24F5">
        <w:rPr>
          <w:rFonts w:ascii="Times New Roman" w:hAnsi="Times New Roman" w:cs="Times New Roman"/>
          <w:sz w:val="24"/>
          <w:szCs w:val="24"/>
        </w:rPr>
        <w:t>ç</w:t>
      </w:r>
      <w:r w:rsidR="00396ADF" w:rsidRPr="00DB24F5">
        <w:rPr>
          <w:rFonts w:ascii="Times New Roman" w:hAnsi="Times New Roman" w:cs="Times New Roman"/>
          <w:sz w:val="24"/>
          <w:szCs w:val="24"/>
        </w:rPr>
        <w:t>are (1999 deri 2006)</w:t>
      </w:r>
      <w:r w:rsidR="00F5202B" w:rsidRPr="00DB24F5">
        <w:rPr>
          <w:rFonts w:ascii="Times New Roman" w:hAnsi="Times New Roman" w:cs="Times New Roman"/>
          <w:sz w:val="24"/>
          <w:szCs w:val="24"/>
        </w:rPr>
        <w:t xml:space="preserve">. </w:t>
      </w:r>
    </w:p>
    <w:p w14:paraId="4E595122" w14:textId="77777777" w:rsidR="000F2316" w:rsidRPr="00DB24F5"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rPr>
      </w:pPr>
    </w:p>
    <w:p w14:paraId="39639D44" w14:textId="342440C3" w:rsidR="005C7D7A" w:rsidRPr="00DB24F5"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Lidhur me pretendimin e subjektit se dokumentacioni justifikues, qoftë sa u takon të ardhurave të deklaruara si të realizuara nga emigracioni i bashkëshortit në Greqi, apo edhe atyre të krijuara nga puna e kryer prej tij në Shqipëri, ishte i pamundur të sigurohej për shkak të kohës së hershme të këtyre ngjarjeve, </w:t>
      </w:r>
      <w:r w:rsidR="005C2DC7" w:rsidRPr="00DB24F5">
        <w:rPr>
          <w:rFonts w:ascii="Times New Roman" w:hAnsi="Times New Roman" w:cs="Times New Roman"/>
          <w:sz w:val="24"/>
          <w:szCs w:val="24"/>
        </w:rPr>
        <w:t>dhe se p</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shkak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kalimit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koh</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s ka humbur çdo mund</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si ligjore p</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k</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rkuar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drejt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n e tyre n</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lidhje me pages</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n e detyrimeve tatimore p</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shkak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parashkrimit</w:t>
      </w:r>
      <w:r w:rsidR="005D1D97" w:rsidRPr="00DB24F5">
        <w:rPr>
          <w:rFonts w:ascii="Times New Roman" w:hAnsi="Times New Roman" w:cs="Times New Roman"/>
          <w:sz w:val="24"/>
          <w:szCs w:val="24"/>
        </w:rPr>
        <w:t xml:space="preserve">, </w:t>
      </w:r>
      <w:r w:rsidRPr="00DB24F5">
        <w:rPr>
          <w:rFonts w:ascii="Times New Roman" w:hAnsi="Times New Roman" w:cs="Times New Roman"/>
          <w:sz w:val="24"/>
          <w:szCs w:val="24"/>
        </w:rPr>
        <w:t>NJSHL, ashtu sikurse edhe Komisioni, konstaton se subjekti i rivlerësimit, nuk rezultoi të ketë bërë ndonjë përpjekje konkrete për të siguruar dokumentacion apo informacion në lidhje me pagesën e detyrimeve tatimore nga punëdhënësi</w:t>
      </w:r>
      <w:r w:rsidR="00AF583C" w:rsidRPr="00DB24F5">
        <w:rPr>
          <w:rFonts w:ascii="Times New Roman" w:hAnsi="Times New Roman" w:cs="Times New Roman"/>
          <w:sz w:val="24"/>
          <w:szCs w:val="24"/>
        </w:rPr>
        <w:t xml:space="preserve"> për të ardhurat e pretenduara nga emigracioni në shtetin grek,</w:t>
      </w:r>
      <w:r w:rsidRPr="00DB24F5">
        <w:rPr>
          <w:rFonts w:ascii="Times New Roman" w:hAnsi="Times New Roman" w:cs="Times New Roman"/>
          <w:sz w:val="24"/>
          <w:szCs w:val="24"/>
        </w:rPr>
        <w:t xml:space="preserve"> përveç se për sigurimin e informacionit pranë Institutit të Sigurimeve </w:t>
      </w:r>
      <w:r w:rsidR="005D1D97" w:rsidRPr="00DB24F5">
        <w:rPr>
          <w:rFonts w:ascii="Times New Roman" w:hAnsi="Times New Roman" w:cs="Times New Roman"/>
          <w:sz w:val="24"/>
          <w:szCs w:val="24"/>
        </w:rPr>
        <w:t>S</w:t>
      </w:r>
      <w:r w:rsidRPr="00DB24F5">
        <w:rPr>
          <w:rFonts w:ascii="Times New Roman" w:hAnsi="Times New Roman" w:cs="Times New Roman"/>
          <w:sz w:val="24"/>
          <w:szCs w:val="24"/>
        </w:rPr>
        <w:t xml:space="preserve">hoqërore në </w:t>
      </w:r>
      <w:proofErr w:type="spellStart"/>
      <w:r w:rsidRPr="00DB24F5">
        <w:rPr>
          <w:rFonts w:ascii="Times New Roman" w:hAnsi="Times New Roman" w:cs="Times New Roman"/>
          <w:sz w:val="24"/>
          <w:szCs w:val="24"/>
        </w:rPr>
        <w:t>Rafina</w:t>
      </w:r>
      <w:proofErr w:type="spellEnd"/>
      <w:r w:rsidR="005D1D97" w:rsidRPr="00DB24F5">
        <w:rPr>
          <w:rFonts w:ascii="Times New Roman" w:hAnsi="Times New Roman" w:cs="Times New Roman"/>
          <w:sz w:val="24"/>
          <w:szCs w:val="24"/>
        </w:rPr>
        <w:t>,</w:t>
      </w:r>
      <w:r w:rsidRPr="00DB24F5">
        <w:rPr>
          <w:rFonts w:ascii="Times New Roman" w:hAnsi="Times New Roman" w:cs="Times New Roman"/>
          <w:sz w:val="24"/>
          <w:szCs w:val="24"/>
        </w:rPr>
        <w:t xml:space="preserve"> Greqi, sipas të cilit është përftuar informacion për 143 ditë pune, të cilat janë marrë në konsiderat</w:t>
      </w:r>
      <w:r w:rsidR="00026AD6" w:rsidRPr="00DB24F5">
        <w:rPr>
          <w:rFonts w:ascii="Times New Roman" w:hAnsi="Times New Roman" w:cs="Times New Roman"/>
          <w:sz w:val="24"/>
          <w:szCs w:val="24"/>
        </w:rPr>
        <w:t>ë</w:t>
      </w:r>
      <w:r w:rsidRPr="00DB24F5">
        <w:rPr>
          <w:rFonts w:ascii="Times New Roman" w:hAnsi="Times New Roman" w:cs="Times New Roman"/>
          <w:sz w:val="24"/>
          <w:szCs w:val="24"/>
        </w:rPr>
        <w:t xml:space="preserve"> nga ana e Komisionit.</w:t>
      </w:r>
    </w:p>
    <w:p w14:paraId="6AECAB55" w14:textId="77777777" w:rsidR="00E148BE" w:rsidRPr="00DB24F5"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rPr>
      </w:pPr>
    </w:p>
    <w:p w14:paraId="596587F2" w14:textId="75625521" w:rsidR="00074672" w:rsidRPr="00DB24F5" w:rsidRDefault="00396AD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lastRenderedPageBreak/>
        <w:t>Sa i takon pretendimeve t</w:t>
      </w:r>
      <w:r w:rsidR="00026AD6"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se </w:t>
      </w:r>
      <w:r w:rsidR="005C2DC7" w:rsidRPr="00DB24F5">
        <w:rPr>
          <w:rFonts w:ascii="Times New Roman" w:hAnsi="Times New Roman" w:cs="Times New Roman"/>
          <w:sz w:val="24"/>
          <w:szCs w:val="24"/>
        </w:rPr>
        <w:t>29.000 euro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ardhura p</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14 vjet emigracion duken m</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se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arsyeshme p</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tu marr</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n</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konsiderat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sikurse vet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w:t>
      </w:r>
      <w:r w:rsidR="00AF583C" w:rsidRPr="00DB24F5">
        <w:rPr>
          <w:rFonts w:ascii="Times New Roman" w:hAnsi="Times New Roman" w:cs="Times New Roman"/>
          <w:sz w:val="24"/>
          <w:szCs w:val="24"/>
        </w:rPr>
        <w:t>K</w:t>
      </w:r>
      <w:r w:rsidR="005C2DC7" w:rsidRPr="00DB24F5">
        <w:rPr>
          <w:rFonts w:ascii="Times New Roman" w:hAnsi="Times New Roman" w:cs="Times New Roman"/>
          <w:sz w:val="24"/>
          <w:szCs w:val="24"/>
        </w:rPr>
        <w:t>omisioni ka vepruar n</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rasti e nj</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tjet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 subjekti n</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lidhje me t</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 xml:space="preserve"> ardhurat nga </w:t>
      </w:r>
      <w:r w:rsidR="004C00F0" w:rsidRPr="00DB24F5">
        <w:rPr>
          <w:rFonts w:ascii="Times New Roman" w:hAnsi="Times New Roman" w:cs="Times New Roman"/>
          <w:sz w:val="24"/>
          <w:szCs w:val="24"/>
        </w:rPr>
        <w:t>e</w:t>
      </w:r>
      <w:r w:rsidR="005C2DC7" w:rsidRPr="00DB24F5">
        <w:rPr>
          <w:rFonts w:ascii="Times New Roman" w:hAnsi="Times New Roman" w:cs="Times New Roman"/>
          <w:sz w:val="24"/>
          <w:szCs w:val="24"/>
        </w:rPr>
        <w:t>migracioni,  NJSHL v</w:t>
      </w:r>
      <w:r w:rsidR="00026AD6" w:rsidRPr="00DB24F5">
        <w:rPr>
          <w:rFonts w:ascii="Times New Roman" w:hAnsi="Times New Roman" w:cs="Times New Roman"/>
          <w:sz w:val="24"/>
          <w:szCs w:val="24"/>
        </w:rPr>
        <w:t>ë</w:t>
      </w:r>
      <w:r w:rsidR="005C2DC7" w:rsidRPr="00DB24F5">
        <w:rPr>
          <w:rFonts w:ascii="Times New Roman" w:hAnsi="Times New Roman" w:cs="Times New Roman"/>
          <w:sz w:val="24"/>
          <w:szCs w:val="24"/>
        </w:rPr>
        <w:t>ren se r</w:t>
      </w:r>
      <w:r w:rsidR="00DC67F6" w:rsidRPr="00DB24F5">
        <w:rPr>
          <w:rFonts w:ascii="Times New Roman" w:hAnsi="Times New Roman" w:cs="Times New Roman"/>
          <w:sz w:val="24"/>
          <w:szCs w:val="24"/>
        </w:rPr>
        <w:t>eferuar dokumentacionit në fashikull, p</w:t>
      </w:r>
      <w:r w:rsidR="001205A9" w:rsidRPr="00DB24F5">
        <w:rPr>
          <w:rFonts w:ascii="Times New Roman" w:hAnsi="Times New Roman" w:cs="Times New Roman"/>
          <w:sz w:val="24"/>
          <w:szCs w:val="24"/>
        </w:rPr>
        <w:t>ërtej vërtetimit të fakti</w:t>
      </w:r>
      <w:r w:rsidR="005F196C" w:rsidRPr="00DB24F5">
        <w:rPr>
          <w:rFonts w:ascii="Times New Roman" w:hAnsi="Times New Roman" w:cs="Times New Roman"/>
          <w:sz w:val="24"/>
          <w:szCs w:val="24"/>
        </w:rPr>
        <w:t>t se bashkëshorti i subjektit ka jetuar e punuar në shtetin fqinj</w:t>
      </w:r>
      <w:r w:rsidR="001205A9" w:rsidRPr="00DB24F5">
        <w:rPr>
          <w:rFonts w:ascii="Times New Roman" w:hAnsi="Times New Roman" w:cs="Times New Roman"/>
          <w:sz w:val="24"/>
          <w:szCs w:val="24"/>
        </w:rPr>
        <w:t xml:space="preserve">, </w:t>
      </w:r>
      <w:r w:rsidR="005D1D97" w:rsidRPr="00DB24F5">
        <w:rPr>
          <w:rFonts w:ascii="Times New Roman" w:hAnsi="Times New Roman" w:cs="Times New Roman"/>
          <w:sz w:val="24"/>
          <w:szCs w:val="24"/>
        </w:rPr>
        <w:t xml:space="preserve">pranuar edhe nga Komisioni, </w:t>
      </w:r>
      <w:r w:rsidR="001205A9" w:rsidRPr="00DB24F5">
        <w:rPr>
          <w:rFonts w:ascii="Times New Roman" w:hAnsi="Times New Roman" w:cs="Times New Roman"/>
          <w:sz w:val="24"/>
          <w:szCs w:val="24"/>
        </w:rPr>
        <w:t>dokumentacioni i dorëzuar pranë ILDKPKI</w:t>
      </w:r>
      <w:r w:rsidR="009575AE" w:rsidRPr="00DB24F5">
        <w:rPr>
          <w:rFonts w:ascii="Times New Roman" w:hAnsi="Times New Roman" w:cs="Times New Roman"/>
          <w:sz w:val="24"/>
          <w:szCs w:val="24"/>
        </w:rPr>
        <w:t>-</w:t>
      </w:r>
      <w:r w:rsidR="001205A9" w:rsidRPr="00DB24F5">
        <w:rPr>
          <w:rFonts w:ascii="Times New Roman" w:hAnsi="Times New Roman" w:cs="Times New Roman"/>
          <w:sz w:val="24"/>
          <w:szCs w:val="24"/>
        </w:rPr>
        <w:t>së</w:t>
      </w:r>
      <w:r w:rsidR="005D1D97" w:rsidRPr="00DB24F5">
        <w:rPr>
          <w:rFonts w:ascii="Times New Roman" w:hAnsi="Times New Roman" w:cs="Times New Roman"/>
          <w:sz w:val="24"/>
          <w:szCs w:val="24"/>
        </w:rPr>
        <w:t>,</w:t>
      </w:r>
      <w:r w:rsidR="001205A9" w:rsidRPr="00DB24F5">
        <w:rPr>
          <w:rFonts w:ascii="Times New Roman" w:hAnsi="Times New Roman" w:cs="Times New Roman"/>
          <w:sz w:val="24"/>
          <w:szCs w:val="24"/>
        </w:rPr>
        <w:t xml:space="preserve"> bashkëlidhur deklaratës së pasurisë </w:t>
      </w:r>
      <w:proofErr w:type="spellStart"/>
      <w:r w:rsidR="001205A9" w:rsidRPr="00DB24F5">
        <w:rPr>
          <w:rFonts w:ascii="Times New Roman" w:hAnsi="Times New Roman" w:cs="Times New Roman"/>
          <w:i/>
          <w:iCs/>
          <w:sz w:val="24"/>
          <w:szCs w:val="24"/>
        </w:rPr>
        <w:t>vetting</w:t>
      </w:r>
      <w:proofErr w:type="spellEnd"/>
      <w:r w:rsidR="001205A9" w:rsidRPr="00DB24F5">
        <w:rPr>
          <w:rFonts w:ascii="Times New Roman" w:hAnsi="Times New Roman" w:cs="Times New Roman"/>
          <w:sz w:val="24"/>
          <w:szCs w:val="24"/>
        </w:rPr>
        <w:t xml:space="preserve">, </w:t>
      </w:r>
      <w:r w:rsidR="005D1D97" w:rsidRPr="00DB24F5">
        <w:rPr>
          <w:rFonts w:ascii="Times New Roman" w:hAnsi="Times New Roman" w:cs="Times New Roman"/>
          <w:sz w:val="24"/>
          <w:szCs w:val="24"/>
        </w:rPr>
        <w:t>si dhe gjat</w:t>
      </w:r>
      <w:r w:rsidR="004B7030" w:rsidRPr="00DB24F5">
        <w:rPr>
          <w:rFonts w:ascii="Times New Roman" w:hAnsi="Times New Roman" w:cs="Times New Roman"/>
          <w:sz w:val="24"/>
          <w:szCs w:val="24"/>
        </w:rPr>
        <w:t>ë</w:t>
      </w:r>
      <w:r w:rsidR="005D1D97" w:rsidRPr="00DB24F5">
        <w:rPr>
          <w:rFonts w:ascii="Times New Roman" w:hAnsi="Times New Roman" w:cs="Times New Roman"/>
          <w:sz w:val="24"/>
          <w:szCs w:val="24"/>
        </w:rPr>
        <w:t xml:space="preserve"> hetimit administrativ, </w:t>
      </w:r>
      <w:r w:rsidR="001205A9" w:rsidRPr="00DB24F5">
        <w:rPr>
          <w:rFonts w:ascii="Times New Roman" w:hAnsi="Times New Roman" w:cs="Times New Roman"/>
          <w:sz w:val="24"/>
          <w:szCs w:val="24"/>
        </w:rPr>
        <w:t xml:space="preserve">nuk </w:t>
      </w:r>
      <w:r w:rsidR="009575AE" w:rsidRPr="00DB24F5">
        <w:rPr>
          <w:rFonts w:ascii="Times New Roman" w:hAnsi="Times New Roman" w:cs="Times New Roman"/>
          <w:sz w:val="24"/>
          <w:szCs w:val="24"/>
        </w:rPr>
        <w:t>plot</w:t>
      </w:r>
      <w:r w:rsidR="005F196C" w:rsidRPr="00DB24F5">
        <w:rPr>
          <w:rFonts w:ascii="Times New Roman" w:hAnsi="Times New Roman" w:cs="Times New Roman"/>
          <w:sz w:val="24"/>
          <w:szCs w:val="24"/>
        </w:rPr>
        <w:t>ë</w:t>
      </w:r>
      <w:r w:rsidR="009575AE" w:rsidRPr="00DB24F5">
        <w:rPr>
          <w:rFonts w:ascii="Times New Roman" w:hAnsi="Times New Roman" w:cs="Times New Roman"/>
          <w:sz w:val="24"/>
          <w:szCs w:val="24"/>
        </w:rPr>
        <w:t>s</w:t>
      </w:r>
      <w:r w:rsidR="005F196C" w:rsidRPr="00DB24F5">
        <w:rPr>
          <w:rFonts w:ascii="Times New Roman" w:hAnsi="Times New Roman" w:cs="Times New Roman"/>
          <w:sz w:val="24"/>
          <w:szCs w:val="24"/>
        </w:rPr>
        <w:t>on</w:t>
      </w:r>
      <w:r w:rsidR="001205A9" w:rsidRPr="00DB24F5">
        <w:rPr>
          <w:rFonts w:ascii="Times New Roman" w:hAnsi="Times New Roman" w:cs="Times New Roman"/>
          <w:sz w:val="24"/>
          <w:szCs w:val="24"/>
        </w:rPr>
        <w:t xml:space="preserve"> kërkesat e nenit 21 të udhëzimit nr. 4095 prot., datë 10.10.2016, të Inspektorit të Përgjithshëm të ILDKPKI-së, për sa kohë aktet shkresore të administruara në cilësinë e provës nuk arritën të provojnë faktin e punësimit të personit të lidhur</w:t>
      </w:r>
      <w:r w:rsidR="005F196C" w:rsidRPr="00DB24F5">
        <w:rPr>
          <w:rFonts w:ascii="Times New Roman" w:hAnsi="Times New Roman" w:cs="Times New Roman"/>
          <w:sz w:val="24"/>
          <w:szCs w:val="24"/>
        </w:rPr>
        <w:t xml:space="preserve"> për gjithë periudhën e pretenduar</w:t>
      </w:r>
      <w:r w:rsidR="00ED2DD4" w:rsidRPr="00DB24F5">
        <w:rPr>
          <w:rFonts w:ascii="Times New Roman" w:hAnsi="Times New Roman" w:cs="Times New Roman"/>
          <w:sz w:val="24"/>
          <w:szCs w:val="24"/>
        </w:rPr>
        <w:t xml:space="preserve">, </w:t>
      </w:r>
      <w:r w:rsidR="001205A9" w:rsidRPr="00DB24F5">
        <w:rPr>
          <w:rFonts w:ascii="Times New Roman" w:hAnsi="Times New Roman" w:cs="Times New Roman"/>
          <w:sz w:val="24"/>
          <w:szCs w:val="24"/>
        </w:rPr>
        <w:t>nivelin e të ardhurave të ligjshme të krijuara gjatë kësaj periudhe</w:t>
      </w:r>
      <w:r w:rsidR="00ED2DD4" w:rsidRPr="00DB24F5">
        <w:rPr>
          <w:rFonts w:ascii="Times New Roman" w:hAnsi="Times New Roman" w:cs="Times New Roman"/>
          <w:sz w:val="24"/>
          <w:szCs w:val="24"/>
        </w:rPr>
        <w:t xml:space="preserve"> dhe as pages</w:t>
      </w:r>
      <w:r w:rsidR="004B7030" w:rsidRPr="00DB24F5">
        <w:rPr>
          <w:rFonts w:ascii="Times New Roman" w:hAnsi="Times New Roman" w:cs="Times New Roman"/>
          <w:sz w:val="24"/>
          <w:szCs w:val="24"/>
        </w:rPr>
        <w:t>ë</w:t>
      </w:r>
      <w:r w:rsidR="00ED2DD4" w:rsidRPr="00DB24F5">
        <w:rPr>
          <w:rFonts w:ascii="Times New Roman" w:hAnsi="Times New Roman" w:cs="Times New Roman"/>
          <w:sz w:val="24"/>
          <w:szCs w:val="24"/>
        </w:rPr>
        <w:t>n e detyrimeve tatimore.</w:t>
      </w:r>
      <w:r w:rsidR="00DD41EB" w:rsidRPr="00DB24F5">
        <w:rPr>
          <w:rFonts w:ascii="Times New Roman" w:hAnsi="Times New Roman" w:cs="Times New Roman"/>
          <w:sz w:val="24"/>
          <w:szCs w:val="24"/>
        </w:rPr>
        <w:t xml:space="preserve"> </w:t>
      </w:r>
    </w:p>
    <w:p w14:paraId="564E019C" w14:textId="77777777" w:rsidR="00E82D8D" w:rsidRPr="00DB24F5"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rPr>
      </w:pPr>
    </w:p>
    <w:p w14:paraId="0A089C6A" w14:textId="7D4A944D" w:rsidR="00D64EBD" w:rsidRPr="00DB24F5" w:rsidRDefault="001205A9"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Për më tepër, </w:t>
      </w:r>
      <w:r w:rsidR="00DC67F6" w:rsidRPr="00DB24F5">
        <w:rPr>
          <w:rFonts w:ascii="Times New Roman" w:hAnsi="Times New Roman" w:cs="Times New Roman"/>
          <w:sz w:val="24"/>
          <w:szCs w:val="24"/>
        </w:rPr>
        <w:t>NJSHL vler</w:t>
      </w:r>
      <w:r w:rsidR="00DD41EB" w:rsidRPr="00DB24F5">
        <w:rPr>
          <w:rFonts w:ascii="Times New Roman" w:hAnsi="Times New Roman" w:cs="Times New Roman"/>
          <w:sz w:val="24"/>
          <w:szCs w:val="24"/>
        </w:rPr>
        <w:t>ë</w:t>
      </w:r>
      <w:r w:rsidR="00DC67F6" w:rsidRPr="00DB24F5">
        <w:rPr>
          <w:rFonts w:ascii="Times New Roman" w:hAnsi="Times New Roman" w:cs="Times New Roman"/>
          <w:sz w:val="24"/>
          <w:szCs w:val="24"/>
        </w:rPr>
        <w:t>son</w:t>
      </w:r>
      <w:r w:rsidRPr="00DB24F5">
        <w:rPr>
          <w:rFonts w:ascii="Times New Roman" w:hAnsi="Times New Roman" w:cs="Times New Roman"/>
          <w:sz w:val="24"/>
          <w:szCs w:val="24"/>
        </w:rPr>
        <w:t xml:space="preserve"> të evidentojë edhe faktin që, </w:t>
      </w:r>
      <w:r w:rsidR="00DC67F6" w:rsidRPr="00DB24F5">
        <w:rPr>
          <w:rFonts w:ascii="Times New Roman" w:hAnsi="Times New Roman" w:cs="Times New Roman"/>
          <w:sz w:val="24"/>
          <w:szCs w:val="24"/>
        </w:rPr>
        <w:t xml:space="preserve">sikurse </w:t>
      </w:r>
      <w:r w:rsidR="00DD41EB" w:rsidRPr="00DB24F5">
        <w:rPr>
          <w:rFonts w:ascii="Times New Roman" w:hAnsi="Times New Roman" w:cs="Times New Roman"/>
          <w:sz w:val="24"/>
          <w:szCs w:val="24"/>
        </w:rPr>
        <w:t>ë</w:t>
      </w:r>
      <w:r w:rsidR="00DC67F6" w:rsidRPr="00DB24F5">
        <w:rPr>
          <w:rFonts w:ascii="Times New Roman" w:hAnsi="Times New Roman" w:cs="Times New Roman"/>
          <w:sz w:val="24"/>
          <w:szCs w:val="24"/>
        </w:rPr>
        <w:t>sht</w:t>
      </w:r>
      <w:r w:rsidR="00DD41EB" w:rsidRPr="00DB24F5">
        <w:rPr>
          <w:rFonts w:ascii="Times New Roman" w:hAnsi="Times New Roman" w:cs="Times New Roman"/>
          <w:sz w:val="24"/>
          <w:szCs w:val="24"/>
        </w:rPr>
        <w:t>ë</w:t>
      </w:r>
      <w:r w:rsidR="00DC67F6" w:rsidRPr="00DB24F5">
        <w:rPr>
          <w:rFonts w:ascii="Times New Roman" w:hAnsi="Times New Roman" w:cs="Times New Roman"/>
          <w:sz w:val="24"/>
          <w:szCs w:val="24"/>
        </w:rPr>
        <w:t xml:space="preserve"> konstatuar nga Komisioni</w:t>
      </w:r>
      <w:r w:rsidR="00ED2DD4" w:rsidRPr="00DB24F5">
        <w:rPr>
          <w:rFonts w:ascii="Times New Roman" w:hAnsi="Times New Roman" w:cs="Times New Roman"/>
          <w:sz w:val="24"/>
          <w:szCs w:val="24"/>
        </w:rPr>
        <w:t xml:space="preserve"> ( paragrafi 24.6 i vendimit)</w:t>
      </w:r>
      <w:r w:rsidR="00DC67F6" w:rsidRPr="00DB24F5">
        <w:rPr>
          <w:rFonts w:ascii="Times New Roman" w:hAnsi="Times New Roman" w:cs="Times New Roman"/>
          <w:sz w:val="24"/>
          <w:szCs w:val="24"/>
        </w:rPr>
        <w:t xml:space="preserve">, subjekti nuk ka deklaruar </w:t>
      </w:r>
      <w:r w:rsidR="002B410D" w:rsidRPr="00DB24F5">
        <w:rPr>
          <w:rFonts w:ascii="Times New Roman" w:hAnsi="Times New Roman" w:cs="Times New Roman"/>
          <w:sz w:val="24"/>
          <w:szCs w:val="24"/>
        </w:rPr>
        <w:t>sakt</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 xml:space="preserve">sisht </w:t>
      </w:r>
      <w:r w:rsidR="00D64EBD" w:rsidRPr="00DB24F5">
        <w:rPr>
          <w:rFonts w:ascii="Times New Roman" w:hAnsi="Times New Roman" w:cs="Times New Roman"/>
          <w:sz w:val="24"/>
          <w:szCs w:val="24"/>
        </w:rPr>
        <w:t xml:space="preserve"> dhe plot</w:t>
      </w:r>
      <w:r w:rsidR="006E1ABD" w:rsidRPr="00DB24F5">
        <w:rPr>
          <w:rFonts w:ascii="Times New Roman" w:hAnsi="Times New Roman" w:cs="Times New Roman"/>
          <w:sz w:val="24"/>
          <w:szCs w:val="24"/>
        </w:rPr>
        <w:t>ë</w:t>
      </w:r>
      <w:r w:rsidR="00D64EBD" w:rsidRPr="00DB24F5">
        <w:rPr>
          <w:rFonts w:ascii="Times New Roman" w:hAnsi="Times New Roman" w:cs="Times New Roman"/>
          <w:sz w:val="24"/>
          <w:szCs w:val="24"/>
        </w:rPr>
        <w:t xml:space="preserve">sisht </w:t>
      </w:r>
      <w:r w:rsidR="002B410D" w:rsidRPr="00DB24F5">
        <w:rPr>
          <w:rFonts w:ascii="Times New Roman" w:hAnsi="Times New Roman" w:cs="Times New Roman"/>
          <w:sz w:val="24"/>
          <w:szCs w:val="24"/>
        </w:rPr>
        <w:t>t</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 xml:space="preserve"> ardhurat nga emigracioni q</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 xml:space="preserve"> kan</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 xml:space="preserve"> sh</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rbyer p</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r krijimin e pasuris</w:t>
      </w:r>
      <w:r w:rsidR="00DD406C" w:rsidRPr="00DB24F5">
        <w:rPr>
          <w:rFonts w:ascii="Times New Roman" w:hAnsi="Times New Roman" w:cs="Times New Roman"/>
          <w:sz w:val="24"/>
          <w:szCs w:val="24"/>
        </w:rPr>
        <w:t>ë</w:t>
      </w:r>
      <w:r w:rsidR="002B410D" w:rsidRPr="00DB24F5">
        <w:rPr>
          <w:rFonts w:ascii="Times New Roman" w:hAnsi="Times New Roman" w:cs="Times New Roman"/>
          <w:sz w:val="24"/>
          <w:szCs w:val="24"/>
        </w:rPr>
        <w:t xml:space="preserve"> objekt shqyrtimi</w:t>
      </w:r>
      <w:r w:rsidR="00FD2D73" w:rsidRPr="00DB24F5">
        <w:rPr>
          <w:rFonts w:ascii="Times New Roman" w:hAnsi="Times New Roman" w:cs="Times New Roman"/>
          <w:sz w:val="24"/>
          <w:szCs w:val="24"/>
        </w:rPr>
        <w:t xml:space="preserve">. </w:t>
      </w:r>
      <w:r w:rsidR="00E82D8D" w:rsidRPr="00DB24F5">
        <w:rPr>
          <w:rFonts w:ascii="Times New Roman" w:hAnsi="Times New Roman" w:cs="Times New Roman"/>
          <w:sz w:val="24"/>
          <w:szCs w:val="24"/>
        </w:rPr>
        <w:t>Gjat</w:t>
      </w:r>
      <w:r w:rsidR="001C7A96" w:rsidRPr="00DB24F5">
        <w:rPr>
          <w:rFonts w:ascii="Times New Roman" w:hAnsi="Times New Roman" w:cs="Times New Roman"/>
          <w:sz w:val="24"/>
          <w:szCs w:val="24"/>
        </w:rPr>
        <w:t>ë</w:t>
      </w:r>
      <w:r w:rsidR="00E82D8D" w:rsidRPr="00DB24F5">
        <w:rPr>
          <w:rFonts w:ascii="Times New Roman" w:hAnsi="Times New Roman" w:cs="Times New Roman"/>
          <w:sz w:val="24"/>
          <w:szCs w:val="24"/>
        </w:rPr>
        <w:t xml:space="preserve"> hetimit</w:t>
      </w:r>
      <w:r w:rsidR="00C349CC" w:rsidRPr="00DB24F5">
        <w:rPr>
          <w:rFonts w:ascii="Times New Roman" w:hAnsi="Times New Roman" w:cs="Times New Roman"/>
          <w:sz w:val="24"/>
          <w:szCs w:val="24"/>
        </w:rPr>
        <w:t>, n</w:t>
      </w:r>
      <w:r w:rsidR="002B410D" w:rsidRPr="00DB24F5">
        <w:rPr>
          <w:rFonts w:ascii="Times New Roman" w:hAnsi="Times New Roman" w:cs="Times New Roman"/>
          <w:sz w:val="24"/>
          <w:szCs w:val="24"/>
        </w:rPr>
        <w:t>ë përgjigje të pyetjes nga Komisioni</w:t>
      </w:r>
      <w:r w:rsidR="002B410D" w:rsidRPr="00DB24F5">
        <w:rPr>
          <w:rStyle w:val="FootnoteReference"/>
          <w:rFonts w:ascii="Times New Roman" w:hAnsi="Times New Roman"/>
          <w:sz w:val="24"/>
          <w:rPrChange w:id="220" w:author="Sokol Çomo" w:date="2025-05-02T08:44:00Z">
            <w:rPr>
              <w:rStyle w:val="FootnoteReference"/>
              <w:rFonts w:ascii="Times New Roman" w:hAnsi="Times New Roman"/>
              <w:color w:val="000000" w:themeColor="text1"/>
              <w:sz w:val="24"/>
            </w:rPr>
          </w:rPrChange>
        </w:rPr>
        <w:footnoteReference w:id="25"/>
      </w:r>
      <w:r w:rsidR="002B410D" w:rsidRPr="00DB24F5">
        <w:rPr>
          <w:rFonts w:ascii="Times New Roman" w:hAnsi="Times New Roman" w:cs="Times New Roman"/>
          <w:sz w:val="24"/>
          <w:szCs w:val="24"/>
        </w:rPr>
        <w:t>, nëse ka pasur të ardhura financiare nga jashtë shtetit, si dhe të përcaktojë vlerën e tyre, subjekti ka deklaruar se “</w:t>
      </w:r>
      <w:r w:rsidR="002B410D" w:rsidRPr="00DB24F5">
        <w:rPr>
          <w:rFonts w:ascii="Times New Roman" w:hAnsi="Times New Roman" w:cs="Times New Roman"/>
          <w:i/>
          <w:iCs/>
          <w:sz w:val="24"/>
          <w:szCs w:val="24"/>
        </w:rPr>
        <w:t xml:space="preserve">... në të kaluarën ka pasur të ardhura financiare </w:t>
      </w:r>
      <w:del w:id="221" w:author="Sokol Çomo" w:date="2025-05-02T08:44:00Z">
        <w:r w:rsidR="002B410D" w:rsidRPr="000725D8">
          <w:rPr>
            <w:rFonts w:ascii="Times New Roman" w:hAnsi="Times New Roman" w:cs="Times New Roman"/>
            <w:i/>
            <w:iCs/>
            <w:sz w:val="24"/>
            <w:szCs w:val="24"/>
          </w:rPr>
          <w:delText>bashkëshorti i saj</w:delText>
        </w:r>
      </w:del>
      <w:ins w:id="222" w:author="Sokol Çomo" w:date="2025-05-02T08:44:00Z">
        <w:r w:rsidR="00346E8C" w:rsidRPr="00DB24F5">
          <w:rPr>
            <w:rFonts w:ascii="Times New Roman" w:hAnsi="Times New Roman" w:cs="Times New Roman"/>
            <w:i/>
            <w:iCs/>
            <w:sz w:val="24"/>
            <w:szCs w:val="24"/>
          </w:rPr>
          <w:t>t</w:t>
        </w:r>
        <w:r w:rsidR="003962C1" w:rsidRPr="00DB24F5">
          <w:rPr>
            <w:rFonts w:ascii="Times New Roman" w:hAnsi="Times New Roman" w:cs="Times New Roman"/>
            <w:i/>
            <w:iCs/>
            <w:sz w:val="24"/>
            <w:szCs w:val="24"/>
          </w:rPr>
          <w:t>ë</w:t>
        </w:r>
        <w:r w:rsidR="00346E8C" w:rsidRPr="00DB24F5">
          <w:rPr>
            <w:rFonts w:ascii="Times New Roman" w:hAnsi="Times New Roman" w:cs="Times New Roman"/>
            <w:i/>
            <w:iCs/>
            <w:sz w:val="24"/>
            <w:szCs w:val="24"/>
          </w:rPr>
          <w:t xml:space="preserve"> </w:t>
        </w:r>
        <w:r w:rsidR="002B410D" w:rsidRPr="00DB24F5">
          <w:rPr>
            <w:rFonts w:ascii="Times New Roman" w:hAnsi="Times New Roman" w:cs="Times New Roman"/>
            <w:i/>
            <w:iCs/>
            <w:sz w:val="24"/>
            <w:szCs w:val="24"/>
          </w:rPr>
          <w:t>bashkëshorti</w:t>
        </w:r>
        <w:r w:rsidR="00346E8C" w:rsidRPr="00DB24F5">
          <w:rPr>
            <w:rFonts w:ascii="Times New Roman" w:hAnsi="Times New Roman" w:cs="Times New Roman"/>
            <w:i/>
            <w:iCs/>
            <w:sz w:val="24"/>
            <w:szCs w:val="24"/>
          </w:rPr>
          <w:t>t</w:t>
        </w:r>
      </w:ins>
      <w:r w:rsidR="002B410D" w:rsidRPr="00DB24F5">
        <w:rPr>
          <w:rFonts w:ascii="Times New Roman" w:hAnsi="Times New Roman" w:cs="Times New Roman"/>
          <w:i/>
          <w:iCs/>
          <w:sz w:val="24"/>
          <w:szCs w:val="24"/>
        </w:rPr>
        <w:t xml:space="preserve"> si emigrant në Greqi. Konkretisht, për periudhën 1992 – 2006, bashkëshorti ka sjellë në Shqipëri (në shuma të vogla herë pas here) në total 29.000 euro. Kjo shumë përfaqëson kursimet e bashkëshortit </w:t>
      </w:r>
      <w:del w:id="223" w:author="Sokol Çomo" w:date="2025-05-02T08:44:00Z">
        <w:r w:rsidR="002B410D" w:rsidRPr="000725D8">
          <w:rPr>
            <w:rFonts w:ascii="Times New Roman" w:hAnsi="Times New Roman" w:cs="Times New Roman"/>
            <w:i/>
            <w:iCs/>
            <w:sz w:val="24"/>
            <w:szCs w:val="24"/>
          </w:rPr>
          <w:delText xml:space="preserve">të saj </w:delText>
        </w:r>
      </w:del>
      <w:r w:rsidR="002B410D" w:rsidRPr="00DB24F5">
        <w:rPr>
          <w:rFonts w:ascii="Times New Roman" w:hAnsi="Times New Roman" w:cs="Times New Roman"/>
          <w:i/>
          <w:iCs/>
          <w:sz w:val="24"/>
          <w:szCs w:val="24"/>
        </w:rPr>
        <w:t>nga emigracioni</w:t>
      </w:r>
      <w:r w:rsidR="00F65B41" w:rsidRPr="00DB24F5">
        <w:rPr>
          <w:rFonts w:ascii="Times New Roman" w:hAnsi="Times New Roman" w:cs="Times New Roman"/>
          <w:i/>
          <w:iCs/>
          <w:sz w:val="24"/>
          <w:szCs w:val="24"/>
        </w:rPr>
        <w:t>”</w:t>
      </w:r>
      <w:r w:rsidR="00D64EBD" w:rsidRPr="00DB24F5">
        <w:rPr>
          <w:rFonts w:ascii="Times New Roman" w:hAnsi="Times New Roman" w:cs="Times New Roman"/>
          <w:i/>
          <w:iCs/>
          <w:sz w:val="24"/>
          <w:szCs w:val="24"/>
        </w:rPr>
        <w:t xml:space="preserve">. </w:t>
      </w:r>
      <w:r w:rsidR="002B410D" w:rsidRPr="00DB24F5">
        <w:rPr>
          <w:rFonts w:ascii="Times New Roman" w:hAnsi="Times New Roman" w:cs="Times New Roman"/>
          <w:i/>
          <w:iCs/>
          <w:sz w:val="24"/>
          <w:szCs w:val="24"/>
        </w:rPr>
        <w:t xml:space="preserve"> </w:t>
      </w:r>
      <w:r w:rsidR="00FD2D73" w:rsidRPr="00DB24F5">
        <w:rPr>
          <w:rFonts w:ascii="Times New Roman" w:hAnsi="Times New Roman" w:cs="Times New Roman"/>
          <w:sz w:val="24"/>
          <w:szCs w:val="24"/>
        </w:rPr>
        <w:t>K</w:t>
      </w:r>
      <w:r w:rsidR="00DD406C" w:rsidRPr="00DB24F5">
        <w:rPr>
          <w:rFonts w:ascii="Times New Roman" w:hAnsi="Times New Roman" w:cs="Times New Roman"/>
          <w:sz w:val="24"/>
          <w:szCs w:val="24"/>
        </w:rPr>
        <w:t>ë</w:t>
      </w:r>
      <w:r w:rsidR="00FD2D73" w:rsidRPr="00DB24F5">
        <w:rPr>
          <w:rFonts w:ascii="Times New Roman" w:hAnsi="Times New Roman" w:cs="Times New Roman"/>
          <w:sz w:val="24"/>
          <w:szCs w:val="24"/>
        </w:rPr>
        <w:t>sisoj,</w:t>
      </w:r>
      <w:r w:rsidR="00C349CC" w:rsidRPr="00DB24F5">
        <w:rPr>
          <w:rFonts w:ascii="Times New Roman" w:hAnsi="Times New Roman" w:cs="Times New Roman"/>
          <w:sz w:val="24"/>
          <w:szCs w:val="24"/>
        </w:rPr>
        <w:t xml:space="preserve"> rezulton se subjekti nuk e ka deklaruar </w:t>
      </w:r>
      <w:r w:rsidR="00C16492" w:rsidRPr="00DB24F5">
        <w:rPr>
          <w:rFonts w:ascii="Times New Roman" w:hAnsi="Times New Roman" w:cs="Times New Roman"/>
          <w:sz w:val="24"/>
          <w:szCs w:val="24"/>
        </w:rPr>
        <w:t>sakt</w:t>
      </w:r>
      <w:r w:rsidR="001C7A96" w:rsidRPr="00DB24F5">
        <w:rPr>
          <w:rFonts w:ascii="Times New Roman" w:hAnsi="Times New Roman" w:cs="Times New Roman"/>
          <w:sz w:val="24"/>
          <w:szCs w:val="24"/>
        </w:rPr>
        <w:t>ë</w:t>
      </w:r>
      <w:r w:rsidR="00C16492" w:rsidRPr="00DB24F5">
        <w:rPr>
          <w:rFonts w:ascii="Times New Roman" w:hAnsi="Times New Roman" w:cs="Times New Roman"/>
          <w:sz w:val="24"/>
          <w:szCs w:val="24"/>
        </w:rPr>
        <w:t>sisht</w:t>
      </w:r>
      <w:r w:rsidR="00FD2D73" w:rsidRPr="00DB24F5">
        <w:rPr>
          <w:rFonts w:ascii="Times New Roman" w:hAnsi="Times New Roman" w:cs="Times New Roman"/>
          <w:sz w:val="24"/>
          <w:szCs w:val="24"/>
        </w:rPr>
        <w:t xml:space="preserve"> </w:t>
      </w:r>
      <w:r w:rsidRPr="00DB24F5">
        <w:rPr>
          <w:rFonts w:ascii="Times New Roman" w:hAnsi="Times New Roman" w:cs="Times New Roman"/>
          <w:sz w:val="24"/>
          <w:szCs w:val="24"/>
        </w:rPr>
        <w:t>se sa ishte vlera e të ardhurave</w:t>
      </w:r>
      <w:r w:rsidR="00C349CC" w:rsidRPr="00DB24F5">
        <w:rPr>
          <w:rFonts w:ascii="Times New Roman" w:hAnsi="Times New Roman" w:cs="Times New Roman"/>
          <w:sz w:val="24"/>
          <w:szCs w:val="24"/>
        </w:rPr>
        <w:t xml:space="preserve">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bashk</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shortit</w:t>
      </w:r>
      <w:r w:rsidRPr="00DB24F5">
        <w:rPr>
          <w:rFonts w:ascii="Times New Roman" w:hAnsi="Times New Roman" w:cs="Times New Roman"/>
          <w:sz w:val="24"/>
          <w:szCs w:val="24"/>
        </w:rPr>
        <w:t xml:space="preserve"> </w:t>
      </w:r>
      <w:r w:rsidR="00C349CC" w:rsidRPr="00DB24F5">
        <w:rPr>
          <w:rFonts w:ascii="Times New Roman" w:hAnsi="Times New Roman" w:cs="Times New Roman"/>
          <w:sz w:val="24"/>
          <w:szCs w:val="24"/>
        </w:rPr>
        <w:t>nga emigracioni</w:t>
      </w:r>
      <w:r w:rsidRPr="00DB24F5">
        <w:rPr>
          <w:rFonts w:ascii="Times New Roman" w:hAnsi="Times New Roman" w:cs="Times New Roman"/>
          <w:sz w:val="24"/>
          <w:szCs w:val="24"/>
        </w:rPr>
        <w:t xml:space="preserve"> </w:t>
      </w:r>
      <w:r w:rsidR="00C349CC" w:rsidRPr="00DB24F5">
        <w:rPr>
          <w:rFonts w:ascii="Times New Roman" w:hAnsi="Times New Roman" w:cs="Times New Roman"/>
          <w:sz w:val="24"/>
          <w:szCs w:val="24"/>
        </w:rPr>
        <w:t>apo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ket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sqaruar sasin</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e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ardhurave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tjera nga angazhimi i personit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lidhur n</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w:t>
      </w:r>
      <w:r w:rsidR="00014341" w:rsidRPr="00DB24F5">
        <w:rPr>
          <w:rFonts w:ascii="Times New Roman" w:hAnsi="Times New Roman" w:cs="Times New Roman"/>
          <w:sz w:val="24"/>
          <w:szCs w:val="24"/>
        </w:rPr>
        <w:t>S</w:t>
      </w:r>
      <w:r w:rsidR="00C349CC" w:rsidRPr="00DB24F5">
        <w:rPr>
          <w:rFonts w:ascii="Times New Roman" w:hAnsi="Times New Roman" w:cs="Times New Roman"/>
          <w:sz w:val="24"/>
          <w:szCs w:val="24"/>
        </w:rPr>
        <w:t>hqip</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ri</w:t>
      </w:r>
      <w:r w:rsidR="000866C0" w:rsidRPr="00DB24F5">
        <w:rPr>
          <w:rStyle w:val="FootnoteReference"/>
          <w:rFonts w:ascii="Times New Roman" w:hAnsi="Times New Roman"/>
          <w:sz w:val="24"/>
          <w:rPrChange w:id="224" w:author="Sokol Çomo" w:date="2025-05-02T08:44:00Z">
            <w:rPr>
              <w:rStyle w:val="FootnoteReference"/>
              <w:rFonts w:ascii="Times New Roman" w:hAnsi="Times New Roman"/>
              <w:color w:val="000000" w:themeColor="text1"/>
              <w:sz w:val="24"/>
            </w:rPr>
          </w:rPrChange>
        </w:rPr>
        <w:footnoteReference w:id="26"/>
      </w:r>
      <w:r w:rsidR="000866C0" w:rsidRPr="00DB24F5">
        <w:rPr>
          <w:rFonts w:ascii="Times New Roman" w:hAnsi="Times New Roman" w:cs="Times New Roman"/>
          <w:sz w:val="24"/>
          <w:szCs w:val="24"/>
        </w:rPr>
        <w:t xml:space="preserve"> </w:t>
      </w:r>
      <w:r w:rsidR="00C349CC" w:rsidRPr="00DB24F5">
        <w:rPr>
          <w:rFonts w:ascii="Times New Roman" w:hAnsi="Times New Roman" w:cs="Times New Roman"/>
          <w:sz w:val="24"/>
          <w:szCs w:val="24"/>
        </w:rPr>
        <w:t>p</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r periudh</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n</w:t>
      </w:r>
      <w:r w:rsidR="000866C0" w:rsidRPr="00DB24F5">
        <w:rPr>
          <w:rFonts w:ascii="Times New Roman" w:hAnsi="Times New Roman" w:cs="Times New Roman"/>
          <w:sz w:val="24"/>
          <w:szCs w:val="24"/>
        </w:rPr>
        <w:t xml:space="preserve"> 1995 </w:t>
      </w:r>
      <w:r w:rsidR="00C349CC" w:rsidRPr="00DB24F5">
        <w:rPr>
          <w:rFonts w:ascii="Times New Roman" w:hAnsi="Times New Roman" w:cs="Times New Roman"/>
          <w:sz w:val="24"/>
          <w:szCs w:val="24"/>
        </w:rPr>
        <w:t>deri para krijimit t</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pasuris</w:t>
      </w:r>
      <w:r w:rsidR="00DD406C" w:rsidRPr="00DB24F5">
        <w:rPr>
          <w:rFonts w:ascii="Times New Roman" w:hAnsi="Times New Roman" w:cs="Times New Roman"/>
          <w:sz w:val="24"/>
          <w:szCs w:val="24"/>
        </w:rPr>
        <w:t>ë</w:t>
      </w:r>
      <w:r w:rsidR="00C349CC" w:rsidRPr="00DB24F5">
        <w:rPr>
          <w:rFonts w:ascii="Times New Roman" w:hAnsi="Times New Roman" w:cs="Times New Roman"/>
          <w:sz w:val="24"/>
          <w:szCs w:val="24"/>
        </w:rPr>
        <w:t xml:space="preserve"> objekt shqyrtimi.</w:t>
      </w:r>
      <w:r w:rsidR="00DE792B" w:rsidRPr="00DB24F5">
        <w:rPr>
          <w:rFonts w:ascii="Times New Roman" w:hAnsi="Times New Roman" w:cs="Times New Roman"/>
          <w:sz w:val="24"/>
          <w:szCs w:val="24"/>
        </w:rPr>
        <w:t xml:space="preserve"> </w:t>
      </w:r>
    </w:p>
    <w:p w14:paraId="07654D4D" w14:textId="77777777" w:rsidR="00D64EBD" w:rsidRPr="00DB24F5" w:rsidRDefault="00D64EBD" w:rsidP="00D64EBD">
      <w:pPr>
        <w:pStyle w:val="ListParagraph"/>
        <w:rPr>
          <w:rFonts w:ascii="Times New Roman" w:hAnsi="Times New Roman" w:cs="Times New Roman"/>
          <w:sz w:val="16"/>
          <w:szCs w:val="16"/>
        </w:rPr>
      </w:pPr>
    </w:p>
    <w:p w14:paraId="249D0650" w14:textId="5AAB1931" w:rsidR="00C16492" w:rsidRPr="00DB24F5" w:rsidRDefault="00202F88"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Komisioni ka b</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nj</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verifikim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pasurive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krijuara nga bashk</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shorti i subjektit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rpara krijimit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objekt shqyrtimi</w:t>
      </w:r>
      <w:r w:rsidR="00C16492" w:rsidRPr="00DB24F5">
        <w:rPr>
          <w:rFonts w:ascii="Times New Roman" w:hAnsi="Times New Roman" w:cs="Times New Roman"/>
          <w:sz w:val="24"/>
          <w:szCs w:val="24"/>
        </w:rPr>
        <w:t>,</w:t>
      </w:r>
      <w:r w:rsidRPr="00DB24F5">
        <w:rPr>
          <w:rFonts w:ascii="Times New Roman" w:hAnsi="Times New Roman" w:cs="Times New Roman"/>
          <w:sz w:val="24"/>
          <w:szCs w:val="24"/>
        </w:rPr>
        <w:t xml:space="preserve"> duke analizuar gjendjen financiare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tij para lidhjes se martesës nga ku ka rezultuar e ai dispononte pasuri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deklaruara me vler</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1.544.000 lek</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Pr="00DB24F5">
        <w:rPr>
          <w:rStyle w:val="FootnoteReference"/>
          <w:rFonts w:ascii="Times New Roman" w:hAnsi="Times New Roman"/>
          <w:sz w:val="24"/>
          <w:rPrChange w:id="225" w:author="Sokol Çomo" w:date="2025-05-02T08:44:00Z">
            <w:rPr>
              <w:rStyle w:val="FootnoteReference"/>
              <w:rFonts w:ascii="Times New Roman" w:hAnsi="Times New Roman"/>
              <w:color w:val="000000" w:themeColor="text1"/>
              <w:sz w:val="24"/>
            </w:rPr>
          </w:rPrChange>
        </w:rPr>
        <w:footnoteReference w:id="27"/>
      </w:r>
      <w:r w:rsidRPr="00DB24F5">
        <w:rPr>
          <w:rFonts w:ascii="Times New Roman" w:hAnsi="Times New Roman" w:cs="Times New Roman"/>
          <w:sz w:val="24"/>
          <w:szCs w:val="24"/>
        </w:rPr>
        <w:t>,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cilat i ka konsideruar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blera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rpara lidhjes 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martes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s me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 nga emigracioni dhe nuk i ka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rfshir</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analiz</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n e treguesve financiar</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kryer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 verifikimin e ligjshm</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ris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ardhurave q</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kan</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rbyer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 krijim</w:t>
      </w:r>
      <w:r w:rsidR="005E04B2" w:rsidRPr="00DB24F5">
        <w:rPr>
          <w:rFonts w:ascii="Times New Roman" w:hAnsi="Times New Roman" w:cs="Times New Roman"/>
          <w:sz w:val="24"/>
          <w:szCs w:val="24"/>
        </w:rPr>
        <w:t>i</w:t>
      </w:r>
      <w:r w:rsidRPr="00DB24F5">
        <w:rPr>
          <w:rFonts w:ascii="Times New Roman" w:hAnsi="Times New Roman" w:cs="Times New Roman"/>
          <w:sz w:val="24"/>
          <w:szCs w:val="24"/>
        </w:rPr>
        <w:t>n e pasuris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objekt shqyrtimi</w:t>
      </w:r>
      <w:r w:rsidR="00C16492" w:rsidRPr="00DB24F5">
        <w:rPr>
          <w:rFonts w:ascii="Times New Roman" w:hAnsi="Times New Roman" w:cs="Times New Roman"/>
          <w:sz w:val="24"/>
          <w:szCs w:val="24"/>
        </w:rPr>
        <w:t xml:space="preserve"> </w:t>
      </w:r>
      <w:r w:rsidR="004B7030" w:rsidRPr="00DB24F5">
        <w:rPr>
          <w:rFonts w:ascii="Times New Roman" w:hAnsi="Times New Roman" w:cs="Times New Roman"/>
          <w:sz w:val="24"/>
          <w:szCs w:val="24"/>
        </w:rPr>
        <w:t>dhe</w:t>
      </w:r>
      <w:r w:rsidRPr="00DB24F5">
        <w:rPr>
          <w:rFonts w:ascii="Times New Roman" w:hAnsi="Times New Roman" w:cs="Times New Roman"/>
          <w:sz w:val="24"/>
          <w:szCs w:val="24"/>
        </w:rPr>
        <w:t xml:space="preserve"> as </w:t>
      </w:r>
      <w:r w:rsidR="004B7030" w:rsidRPr="00DB24F5">
        <w:rPr>
          <w:rFonts w:ascii="Times New Roman" w:hAnsi="Times New Roman" w:cs="Times New Roman"/>
          <w:sz w:val="24"/>
          <w:szCs w:val="24"/>
        </w:rPr>
        <w:t xml:space="preserve">ka përllogaritur </w:t>
      </w:r>
      <w:r w:rsidRPr="00DB24F5">
        <w:rPr>
          <w:rFonts w:ascii="Times New Roman" w:hAnsi="Times New Roman" w:cs="Times New Roman"/>
          <w:sz w:val="24"/>
          <w:szCs w:val="24"/>
        </w:rPr>
        <w:t>shpenzime p</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r jetes</w:t>
      </w:r>
      <w:r w:rsidR="004B7030" w:rsidRPr="00DB24F5">
        <w:rPr>
          <w:rFonts w:ascii="Times New Roman" w:hAnsi="Times New Roman" w:cs="Times New Roman"/>
          <w:sz w:val="24"/>
          <w:szCs w:val="24"/>
        </w:rPr>
        <w:t>ë</w:t>
      </w:r>
      <w:r w:rsidR="00074672" w:rsidRPr="00DB24F5">
        <w:rPr>
          <w:rFonts w:ascii="Times New Roman" w:hAnsi="Times New Roman" w:cs="Times New Roman"/>
          <w:sz w:val="24"/>
          <w:szCs w:val="24"/>
        </w:rPr>
        <w:t xml:space="preserve"> t</w:t>
      </w:r>
      <w:r w:rsidR="004B7030" w:rsidRPr="00DB24F5">
        <w:rPr>
          <w:rFonts w:ascii="Times New Roman" w:hAnsi="Times New Roman" w:cs="Times New Roman"/>
          <w:sz w:val="24"/>
          <w:szCs w:val="24"/>
        </w:rPr>
        <w:t>ë</w:t>
      </w:r>
      <w:r w:rsidR="00074672" w:rsidRPr="00DB24F5">
        <w:rPr>
          <w:rFonts w:ascii="Times New Roman" w:hAnsi="Times New Roman" w:cs="Times New Roman"/>
          <w:sz w:val="24"/>
          <w:szCs w:val="24"/>
        </w:rPr>
        <w:t xml:space="preserve"> bashk</w:t>
      </w:r>
      <w:r w:rsidR="004B7030" w:rsidRPr="00DB24F5">
        <w:rPr>
          <w:rFonts w:ascii="Times New Roman" w:hAnsi="Times New Roman" w:cs="Times New Roman"/>
          <w:sz w:val="24"/>
          <w:szCs w:val="24"/>
        </w:rPr>
        <w:t>ë</w:t>
      </w:r>
      <w:r w:rsidR="00074672" w:rsidRPr="00DB24F5">
        <w:rPr>
          <w:rFonts w:ascii="Times New Roman" w:hAnsi="Times New Roman" w:cs="Times New Roman"/>
          <w:sz w:val="24"/>
          <w:szCs w:val="24"/>
        </w:rPr>
        <w:t>shortit t</w:t>
      </w:r>
      <w:r w:rsidR="004B7030" w:rsidRPr="00DB24F5">
        <w:rPr>
          <w:rFonts w:ascii="Times New Roman" w:hAnsi="Times New Roman" w:cs="Times New Roman"/>
          <w:sz w:val="24"/>
          <w:szCs w:val="24"/>
        </w:rPr>
        <w:t>ë</w:t>
      </w:r>
      <w:r w:rsidR="00074672" w:rsidRPr="00DB24F5">
        <w:rPr>
          <w:rFonts w:ascii="Times New Roman" w:hAnsi="Times New Roman" w:cs="Times New Roman"/>
          <w:sz w:val="24"/>
          <w:szCs w:val="24"/>
        </w:rPr>
        <w:t xml:space="preserve"> subjektit </w:t>
      </w:r>
      <w:r w:rsidRPr="00DB24F5">
        <w:rPr>
          <w:rFonts w:ascii="Times New Roman" w:hAnsi="Times New Roman" w:cs="Times New Roman"/>
          <w:sz w:val="24"/>
          <w:szCs w:val="24"/>
        </w:rPr>
        <w:t>deri para blerjes s</w:t>
      </w:r>
      <w:r w:rsidR="004B7030"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074672" w:rsidRPr="00DB24F5">
        <w:rPr>
          <w:rFonts w:ascii="Times New Roman" w:hAnsi="Times New Roman" w:cs="Times New Roman"/>
          <w:sz w:val="24"/>
          <w:szCs w:val="24"/>
        </w:rPr>
        <w:t>apartamentit</w:t>
      </w:r>
      <w:r w:rsidR="004B7030" w:rsidRPr="00DB24F5">
        <w:rPr>
          <w:rFonts w:ascii="Times New Roman" w:hAnsi="Times New Roman" w:cs="Times New Roman"/>
          <w:sz w:val="24"/>
          <w:szCs w:val="24"/>
        </w:rPr>
        <w:t xml:space="preserve">, </w:t>
      </w:r>
      <w:r w:rsidR="006E1ABD" w:rsidRPr="00DB24F5">
        <w:rPr>
          <w:rFonts w:ascii="Times New Roman" w:hAnsi="Times New Roman" w:cs="Times New Roman"/>
          <w:sz w:val="24"/>
          <w:szCs w:val="24"/>
        </w:rPr>
        <w:t>dhe</w:t>
      </w:r>
      <w:r w:rsidR="004B7030" w:rsidRPr="00DB24F5">
        <w:rPr>
          <w:rFonts w:ascii="Times New Roman" w:hAnsi="Times New Roman" w:cs="Times New Roman"/>
          <w:sz w:val="24"/>
          <w:szCs w:val="24"/>
        </w:rPr>
        <w:t xml:space="preserve"> në një analizë tejet </w:t>
      </w:r>
      <w:proofErr w:type="spellStart"/>
      <w:r w:rsidR="004B7030" w:rsidRPr="00DB24F5">
        <w:rPr>
          <w:rFonts w:ascii="Times New Roman" w:hAnsi="Times New Roman" w:cs="Times New Roman"/>
          <w:sz w:val="24"/>
          <w:szCs w:val="24"/>
        </w:rPr>
        <w:t>garantiste</w:t>
      </w:r>
      <w:proofErr w:type="spellEnd"/>
      <w:r w:rsidR="006E1ABD" w:rsidRPr="00DB24F5">
        <w:rPr>
          <w:rFonts w:ascii="Times New Roman" w:hAnsi="Times New Roman" w:cs="Times New Roman"/>
          <w:sz w:val="24"/>
          <w:szCs w:val="24"/>
        </w:rPr>
        <w:t xml:space="preserve"> për subjektin</w:t>
      </w:r>
      <w:r w:rsidR="004B7030" w:rsidRPr="00DB24F5">
        <w:rPr>
          <w:rFonts w:ascii="Times New Roman" w:hAnsi="Times New Roman" w:cs="Times New Roman"/>
          <w:sz w:val="24"/>
          <w:szCs w:val="24"/>
        </w:rPr>
        <w:t xml:space="preserve">, ka vlerësuar të përfshijë vlerën e të ardhurave të përllogaritura si të mundshme </w:t>
      </w:r>
      <w:r w:rsidR="005E04B2" w:rsidRPr="00DB24F5">
        <w:rPr>
          <w:rFonts w:ascii="Times New Roman" w:hAnsi="Times New Roman" w:cs="Times New Roman"/>
          <w:sz w:val="24"/>
          <w:szCs w:val="24"/>
        </w:rPr>
        <w:t xml:space="preserve">nga emigracioni </w:t>
      </w:r>
      <w:r w:rsidR="004B7030" w:rsidRPr="00DB24F5">
        <w:rPr>
          <w:rFonts w:ascii="Times New Roman" w:hAnsi="Times New Roman" w:cs="Times New Roman"/>
          <w:sz w:val="24"/>
          <w:szCs w:val="24"/>
        </w:rPr>
        <w:t>sipas vërtetimit për ditët e punës gjatë periudhës 1994 deri 1998</w:t>
      </w:r>
      <w:r w:rsidR="005E04B2" w:rsidRPr="00DB24F5">
        <w:rPr>
          <w:rStyle w:val="FootnoteReference"/>
          <w:rFonts w:ascii="Times New Roman" w:hAnsi="Times New Roman" w:cs="Times New Roman"/>
          <w:sz w:val="24"/>
          <w:szCs w:val="24"/>
        </w:rPr>
        <w:footnoteReference w:id="28"/>
      </w:r>
      <w:r w:rsidR="006E1ABD" w:rsidRPr="00DB24F5">
        <w:rPr>
          <w:rFonts w:ascii="Times New Roman" w:hAnsi="Times New Roman" w:cs="Times New Roman"/>
          <w:sz w:val="24"/>
          <w:szCs w:val="24"/>
        </w:rPr>
        <w:t xml:space="preserve"> edhe pse për këto të ardhura u provua vetëm pagesa e detyrimeve shoqërore e shëndetësore dhe nuk rezultuan të dhëna për pagesën e detyrimeve tatimore</w:t>
      </w:r>
      <w:r w:rsidR="004B7030" w:rsidRPr="00DB24F5">
        <w:rPr>
          <w:rFonts w:ascii="Times New Roman" w:hAnsi="Times New Roman" w:cs="Times New Roman"/>
          <w:sz w:val="24"/>
          <w:szCs w:val="24"/>
        </w:rPr>
        <w:t>.</w:t>
      </w:r>
    </w:p>
    <w:p w14:paraId="3707F2D8" w14:textId="77777777" w:rsidR="00C16492" w:rsidRPr="00DB24F5" w:rsidRDefault="00C16492" w:rsidP="00C16492">
      <w:pPr>
        <w:pStyle w:val="ListParagraph"/>
        <w:rPr>
          <w:rFonts w:ascii="Times New Roman" w:hAnsi="Times New Roman"/>
          <w:sz w:val="16"/>
          <w:rPrChange w:id="226" w:author="Sokol Çomo" w:date="2025-05-02T08:44:00Z">
            <w:rPr>
              <w:rFonts w:ascii="Times New Roman" w:hAnsi="Times New Roman"/>
              <w:color w:val="000000" w:themeColor="text1"/>
              <w:sz w:val="16"/>
            </w:rPr>
          </w:rPrChange>
        </w:rPr>
      </w:pPr>
    </w:p>
    <w:p w14:paraId="456A7210" w14:textId="70F24E48" w:rsidR="00C349CC" w:rsidRPr="00DB24F5" w:rsidRDefault="00DE792B"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sz w:val="24"/>
          <w:rPrChange w:id="227" w:author="Sokol Çomo" w:date="2025-05-02T08:44:00Z">
            <w:rPr>
              <w:rFonts w:ascii="Times New Roman" w:hAnsi="Times New Roman"/>
              <w:color w:val="000000" w:themeColor="text1"/>
              <w:sz w:val="24"/>
            </w:rPr>
          </w:rPrChange>
        </w:rPr>
        <w:t xml:space="preserve">Për sa më sipër, NJSHL e gjen të bazuar në fakte e në ligj qëndrimin e Komisionit në lidhje me përllogaritjen e të ardhurave nga emigracioni të personit të lidhur. Ky qëndrim përputhet edhe me qëndrimin e Kolegjit në lidhje me trajtimin e të ardhurave nga emigracioni në shqyrtimin që i ka bërë vendimit nr. 479, datë 3.12.2021 të Komisionit për subjektin e rivlerësimit Arben </w:t>
      </w:r>
      <w:proofErr w:type="spellStart"/>
      <w:r w:rsidRPr="00DB24F5">
        <w:rPr>
          <w:rFonts w:ascii="Times New Roman" w:hAnsi="Times New Roman"/>
          <w:sz w:val="24"/>
          <w:rPrChange w:id="228" w:author="Sokol Çomo" w:date="2025-05-02T08:44:00Z">
            <w:rPr>
              <w:rFonts w:ascii="Times New Roman" w:hAnsi="Times New Roman"/>
              <w:color w:val="000000" w:themeColor="text1"/>
              <w:sz w:val="24"/>
            </w:rPr>
          </w:rPrChange>
        </w:rPr>
        <w:t>Dosti</w:t>
      </w:r>
      <w:proofErr w:type="spellEnd"/>
      <w:r w:rsidR="006E1ABD" w:rsidRPr="00DB24F5">
        <w:rPr>
          <w:rFonts w:ascii="Times New Roman" w:hAnsi="Times New Roman"/>
          <w:sz w:val="24"/>
          <w:rPrChange w:id="229" w:author="Sokol Çomo" w:date="2025-05-02T08:44:00Z">
            <w:rPr>
              <w:rFonts w:ascii="Times New Roman" w:hAnsi="Times New Roman"/>
              <w:color w:val="000000" w:themeColor="text1"/>
              <w:sz w:val="24"/>
            </w:rPr>
          </w:rPrChange>
        </w:rPr>
        <w:t>,</w:t>
      </w:r>
      <w:r w:rsidRPr="00DB24F5">
        <w:rPr>
          <w:rFonts w:ascii="Times New Roman" w:hAnsi="Times New Roman"/>
          <w:sz w:val="24"/>
          <w:rPrChange w:id="230" w:author="Sokol Çomo" w:date="2025-05-02T08:44:00Z">
            <w:rPr>
              <w:rFonts w:ascii="Times New Roman" w:hAnsi="Times New Roman"/>
              <w:color w:val="000000" w:themeColor="text1"/>
              <w:sz w:val="24"/>
            </w:rPr>
          </w:rPrChange>
        </w:rPr>
        <w:t xml:space="preserve"> ku të ardhurat nga emigracioni nuk janë konsideruar të ligjshme për shkak se nuk u arrit të provohej pagesa e detyrimeve tatimore në shtetin fqinj. </w:t>
      </w:r>
      <w:r w:rsidR="00C349CC" w:rsidRPr="00DB24F5">
        <w:rPr>
          <w:rFonts w:ascii="Times New Roman" w:hAnsi="Times New Roman"/>
          <w:sz w:val="24"/>
          <w:rPrChange w:id="231" w:author="Sokol Çomo" w:date="2025-05-02T08:44:00Z">
            <w:rPr>
              <w:rFonts w:ascii="Times New Roman" w:hAnsi="Times New Roman"/>
              <w:color w:val="000000" w:themeColor="text1"/>
              <w:sz w:val="24"/>
            </w:rPr>
          </w:rPrChange>
        </w:rPr>
        <w:t xml:space="preserve"> </w:t>
      </w:r>
    </w:p>
    <w:p w14:paraId="1FA6A8AE" w14:textId="77777777" w:rsidR="00C349CC" w:rsidRPr="00DB24F5" w:rsidRDefault="00C349CC" w:rsidP="00074672">
      <w:pPr>
        <w:pStyle w:val="ListParagraph"/>
        <w:spacing w:before="0"/>
        <w:rPr>
          <w:rFonts w:ascii="Times New Roman" w:eastAsia="Times New Roman" w:hAnsi="Times New Roman" w:cs="Times New Roman"/>
          <w:b/>
          <w:sz w:val="16"/>
          <w:szCs w:val="16"/>
        </w:rPr>
      </w:pPr>
    </w:p>
    <w:p w14:paraId="73DFEB4D" w14:textId="21DF990C" w:rsidR="00321043" w:rsidRPr="00DB24F5" w:rsidRDefault="00447E19"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rPr>
      </w:pPr>
      <w:r w:rsidRPr="00DB24F5">
        <w:rPr>
          <w:rFonts w:ascii="Times New Roman" w:eastAsia="Times New Roman" w:hAnsi="Times New Roman" w:cs="Times New Roman"/>
          <w:b/>
          <w:sz w:val="24"/>
          <w:szCs w:val="24"/>
        </w:rPr>
        <w:t>Në lidhje me shumën 10.000 euro të lëna në ruajtje nga babai si pjes</w:t>
      </w:r>
      <w:r w:rsidR="00A9157C" w:rsidRPr="00DB24F5">
        <w:rPr>
          <w:rFonts w:ascii="Times New Roman" w:eastAsia="Times New Roman" w:hAnsi="Times New Roman" w:cs="Times New Roman"/>
          <w:b/>
          <w:sz w:val="24"/>
          <w:szCs w:val="24"/>
        </w:rPr>
        <w:t>ë</w:t>
      </w:r>
      <w:r w:rsidRPr="00DB24F5">
        <w:rPr>
          <w:rFonts w:ascii="Times New Roman" w:eastAsia="Times New Roman" w:hAnsi="Times New Roman" w:cs="Times New Roman"/>
          <w:b/>
          <w:sz w:val="24"/>
          <w:szCs w:val="24"/>
        </w:rPr>
        <w:t xml:space="preserve"> e p</w:t>
      </w:r>
      <w:r w:rsidR="000D7543" w:rsidRPr="00DB24F5">
        <w:rPr>
          <w:rFonts w:ascii="Times New Roman" w:eastAsia="Times New Roman" w:hAnsi="Times New Roman" w:cs="Times New Roman"/>
          <w:b/>
          <w:sz w:val="24"/>
          <w:szCs w:val="24"/>
        </w:rPr>
        <w:t>asuri</w:t>
      </w:r>
      <w:r w:rsidRPr="00DB24F5">
        <w:rPr>
          <w:rFonts w:ascii="Times New Roman" w:eastAsia="Times New Roman" w:hAnsi="Times New Roman" w:cs="Times New Roman"/>
          <w:b/>
          <w:sz w:val="24"/>
          <w:szCs w:val="24"/>
        </w:rPr>
        <w:t>s</w:t>
      </w:r>
      <w:r w:rsidR="00A9157C"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 xml:space="preserve"> </w:t>
      </w:r>
      <w:r w:rsidR="00A72673" w:rsidRPr="00DB24F5">
        <w:rPr>
          <w:rFonts w:ascii="Times New Roman" w:eastAsia="Times New Roman" w:hAnsi="Times New Roman" w:cs="Times New Roman"/>
          <w:b/>
          <w:sz w:val="24"/>
          <w:szCs w:val="24"/>
        </w:rPr>
        <w:t>s</w:t>
      </w:r>
      <w:r w:rsidR="005D5580" w:rsidRPr="00DB24F5">
        <w:rPr>
          <w:rFonts w:ascii="Times New Roman" w:eastAsia="Times New Roman" w:hAnsi="Times New Roman" w:cs="Times New Roman"/>
          <w:b/>
          <w:sz w:val="24"/>
          <w:szCs w:val="24"/>
        </w:rPr>
        <w:t>ë</w:t>
      </w:r>
      <w:r w:rsidR="00A72673" w:rsidRPr="00DB24F5">
        <w:rPr>
          <w:rFonts w:ascii="Times New Roman" w:eastAsia="Times New Roman" w:hAnsi="Times New Roman" w:cs="Times New Roman"/>
          <w:b/>
          <w:sz w:val="24"/>
          <w:szCs w:val="24"/>
        </w:rPr>
        <w:t xml:space="preserve"> </w:t>
      </w:r>
      <w:r w:rsidR="000D7543" w:rsidRPr="00DB24F5">
        <w:rPr>
          <w:rFonts w:ascii="Times New Roman" w:eastAsia="Times New Roman" w:hAnsi="Times New Roman" w:cs="Times New Roman"/>
          <w:b/>
          <w:sz w:val="24"/>
          <w:szCs w:val="24"/>
        </w:rPr>
        <w:t>llojit likuiditet</w:t>
      </w:r>
      <w:r w:rsidRPr="00DB24F5">
        <w:rPr>
          <w:rFonts w:ascii="Times New Roman" w:eastAsia="Times New Roman" w:hAnsi="Times New Roman" w:cs="Times New Roman"/>
          <w:b/>
          <w:sz w:val="24"/>
          <w:szCs w:val="24"/>
        </w:rPr>
        <w:t>/</w:t>
      </w:r>
      <w:r w:rsidR="000D7543" w:rsidRPr="00DB24F5">
        <w:rPr>
          <w:rFonts w:ascii="Times New Roman" w:eastAsia="Times New Roman" w:hAnsi="Times New Roman" w:cs="Times New Roman"/>
          <w:b/>
          <w:sz w:val="24"/>
          <w:szCs w:val="24"/>
        </w:rPr>
        <w:t>depozit</w:t>
      </w:r>
      <w:r w:rsidR="00422E6E"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 xml:space="preserve"> bankare e </w:t>
      </w:r>
      <w:r w:rsidRPr="00DB24F5">
        <w:rPr>
          <w:rFonts w:ascii="Times New Roman" w:eastAsia="Times New Roman" w:hAnsi="Times New Roman" w:cs="Times New Roman"/>
          <w:b/>
          <w:sz w:val="24"/>
          <w:szCs w:val="24"/>
        </w:rPr>
        <w:t>p</w:t>
      </w:r>
      <w:r w:rsidR="000D7543" w:rsidRPr="00DB24F5">
        <w:rPr>
          <w:rFonts w:ascii="Times New Roman" w:eastAsia="Times New Roman" w:hAnsi="Times New Roman" w:cs="Times New Roman"/>
          <w:b/>
          <w:sz w:val="24"/>
          <w:szCs w:val="24"/>
        </w:rPr>
        <w:t>ersonit t</w:t>
      </w:r>
      <w:r w:rsidR="00422E6E"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 xml:space="preserve"> lidhur n</w:t>
      </w:r>
      <w:r w:rsidR="00422E6E"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 xml:space="preserve"> BKT, n</w:t>
      </w:r>
      <w:r w:rsidR="00422E6E"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 xml:space="preserve"> shum</w:t>
      </w:r>
      <w:r w:rsidR="00422E6E" w:rsidRPr="00DB24F5">
        <w:rPr>
          <w:rFonts w:ascii="Times New Roman" w:eastAsia="Times New Roman" w:hAnsi="Times New Roman" w:cs="Times New Roman"/>
          <w:b/>
          <w:sz w:val="24"/>
          <w:szCs w:val="24"/>
        </w:rPr>
        <w:t>ë</w:t>
      </w:r>
      <w:r w:rsidR="000D7543" w:rsidRPr="00DB24F5">
        <w:rPr>
          <w:rFonts w:ascii="Times New Roman" w:eastAsia="Times New Roman" w:hAnsi="Times New Roman" w:cs="Times New Roman"/>
          <w:b/>
          <w:sz w:val="24"/>
          <w:szCs w:val="24"/>
        </w:rPr>
        <w:t>n 21.307 euro.</w:t>
      </w:r>
    </w:p>
    <w:p w14:paraId="1496C99C" w14:textId="77777777" w:rsidR="00C73883" w:rsidRPr="00DB24F5"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rPr>
      </w:pPr>
    </w:p>
    <w:p w14:paraId="10FFF4FA" w14:textId="2A7ABC9E" w:rsidR="00447E19" w:rsidRPr="00DB24F5" w:rsidRDefault="000D754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hAnsi="Times New Roman" w:cs="Times New Roman"/>
          <w:sz w:val="24"/>
          <w:szCs w:val="24"/>
        </w:rPr>
        <w:t>Personi i lidhur, bashk</w:t>
      </w:r>
      <w:r w:rsidR="00422E6E" w:rsidRPr="00DB24F5">
        <w:rPr>
          <w:rFonts w:ascii="Times New Roman" w:hAnsi="Times New Roman" w:cs="Times New Roman"/>
          <w:sz w:val="24"/>
          <w:szCs w:val="24"/>
        </w:rPr>
        <w:t>ë</w:t>
      </w:r>
      <w:r w:rsidRPr="00DB24F5">
        <w:rPr>
          <w:rFonts w:ascii="Times New Roman" w:hAnsi="Times New Roman" w:cs="Times New Roman"/>
          <w:sz w:val="24"/>
          <w:szCs w:val="24"/>
        </w:rPr>
        <w:t>shorti i subjektit</w:t>
      </w:r>
      <w:r w:rsidR="00023EDC" w:rsidRPr="00DB24F5">
        <w:rPr>
          <w:rFonts w:ascii="Times New Roman" w:hAnsi="Times New Roman" w:cs="Times New Roman"/>
          <w:sz w:val="24"/>
          <w:szCs w:val="24"/>
        </w:rPr>
        <w:t>,</w:t>
      </w:r>
      <w:r w:rsidRPr="00DB24F5">
        <w:rPr>
          <w:rFonts w:ascii="Times New Roman" w:hAnsi="Times New Roman" w:cs="Times New Roman"/>
          <w:sz w:val="24"/>
          <w:szCs w:val="24"/>
        </w:rPr>
        <w:t xml:space="preserve"> Dritan </w:t>
      </w:r>
      <w:proofErr w:type="spellStart"/>
      <w:r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ka deklaruar n</w:t>
      </w:r>
      <w:r w:rsidR="00422E6E"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deklarat</w:t>
      </w:r>
      <w:r w:rsidR="00422E6E" w:rsidRPr="00DB24F5">
        <w:rPr>
          <w:rFonts w:ascii="Times New Roman" w:hAnsi="Times New Roman" w:cs="Times New Roman"/>
          <w:sz w:val="24"/>
          <w:szCs w:val="24"/>
        </w:rPr>
        <w:t>ë</w:t>
      </w:r>
      <w:r w:rsidRPr="00DB24F5">
        <w:rPr>
          <w:rFonts w:ascii="Times New Roman" w:hAnsi="Times New Roman" w:cs="Times New Roman"/>
          <w:sz w:val="24"/>
          <w:szCs w:val="24"/>
        </w:rPr>
        <w:t xml:space="preserve">n </w:t>
      </w:r>
      <w:proofErr w:type="spellStart"/>
      <w:r w:rsidRPr="00DB24F5">
        <w:rPr>
          <w:rFonts w:ascii="Times New Roman" w:hAnsi="Times New Roman" w:cs="Times New Roman"/>
          <w:i/>
          <w:iCs/>
          <w:sz w:val="24"/>
          <w:szCs w:val="24"/>
        </w:rPr>
        <w:t>vettin</w:t>
      </w:r>
      <w:r w:rsidR="00005A95" w:rsidRPr="00DB24F5">
        <w:rPr>
          <w:rFonts w:ascii="Times New Roman" w:hAnsi="Times New Roman" w:cs="Times New Roman"/>
          <w:i/>
          <w:iCs/>
          <w:sz w:val="24"/>
          <w:szCs w:val="24"/>
        </w:rPr>
        <w:t>g</w:t>
      </w:r>
      <w:proofErr w:type="spellEnd"/>
      <w:r w:rsidR="00005A95" w:rsidRPr="00DB24F5">
        <w:rPr>
          <w:rFonts w:ascii="Times New Roman" w:hAnsi="Times New Roman" w:cs="Times New Roman"/>
          <w:i/>
          <w:iCs/>
          <w:sz w:val="24"/>
          <w:szCs w:val="24"/>
        </w:rPr>
        <w:t xml:space="preserve"> “</w:t>
      </w:r>
      <w:r w:rsidRPr="00DB24F5">
        <w:rPr>
          <w:rFonts w:ascii="Times New Roman" w:hAnsi="Times New Roman" w:cs="Times New Roman"/>
          <w:i/>
          <w:iCs/>
          <w:sz w:val="24"/>
          <w:szCs w:val="24"/>
        </w:rPr>
        <w:t>Llogari pran</w:t>
      </w:r>
      <w:r w:rsidR="00422E6E"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BKT (depozit</w:t>
      </w:r>
      <w:r w:rsidR="00422E6E"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me afat 6 muaj</w:t>
      </w:r>
      <w:r w:rsidR="006544CE" w:rsidRPr="00DB24F5">
        <w:rPr>
          <w:rFonts w:ascii="Times New Roman" w:hAnsi="Times New Roman" w:cs="Times New Roman"/>
          <w:i/>
          <w:iCs/>
          <w:sz w:val="24"/>
          <w:szCs w:val="24"/>
        </w:rPr>
        <w:t>)</w:t>
      </w:r>
      <w:r w:rsidRPr="00DB24F5">
        <w:rPr>
          <w:rFonts w:ascii="Times New Roman" w:hAnsi="Times New Roman" w:cs="Times New Roman"/>
          <w:i/>
          <w:iCs/>
          <w:sz w:val="24"/>
          <w:szCs w:val="24"/>
        </w:rPr>
        <w:t>. Burimi i krijimit</w:t>
      </w:r>
      <w:r w:rsidR="00560820" w:rsidRPr="00DB24F5">
        <w:rPr>
          <w:rFonts w:ascii="Times New Roman" w:hAnsi="Times New Roman" w:cs="Times New Roman"/>
          <w:i/>
          <w:iCs/>
          <w:sz w:val="24"/>
          <w:szCs w:val="24"/>
        </w:rPr>
        <w:t>:</w:t>
      </w:r>
      <w:r w:rsidRPr="00DB24F5">
        <w:rPr>
          <w:rFonts w:ascii="Times New Roman" w:hAnsi="Times New Roman" w:cs="Times New Roman"/>
          <w:i/>
          <w:iCs/>
          <w:sz w:val="24"/>
          <w:szCs w:val="24"/>
        </w:rPr>
        <w:t xml:space="preserve"> Nga kursimet e akumuluara, nga bab</w:t>
      </w:r>
      <w:r w:rsidR="00023EDC" w:rsidRPr="00DB24F5">
        <w:rPr>
          <w:rFonts w:ascii="Times New Roman" w:hAnsi="Times New Roman" w:cs="Times New Roman"/>
          <w:i/>
          <w:iCs/>
          <w:sz w:val="24"/>
          <w:szCs w:val="24"/>
        </w:rPr>
        <w:t>a</w:t>
      </w:r>
      <w:r w:rsidRPr="00DB24F5">
        <w:rPr>
          <w:rFonts w:ascii="Times New Roman" w:hAnsi="Times New Roman" w:cs="Times New Roman"/>
          <w:i/>
          <w:iCs/>
          <w:sz w:val="24"/>
          <w:szCs w:val="24"/>
        </w:rPr>
        <w:t>i i bashk</w:t>
      </w:r>
      <w:r w:rsidR="00422E6E"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shortes pas vdekjes dhe nga interesat bankare. Vlera 21.307,40 euro, </w:t>
      </w:r>
      <w:r w:rsidR="00332BA9" w:rsidRPr="00DB24F5">
        <w:rPr>
          <w:rFonts w:ascii="Times New Roman" w:hAnsi="Times New Roman" w:cs="Times New Roman"/>
          <w:i/>
          <w:iCs/>
          <w:sz w:val="24"/>
          <w:szCs w:val="24"/>
        </w:rPr>
        <w:t xml:space="preserve">pjesa </w:t>
      </w:r>
      <w:r w:rsidRPr="00DB24F5">
        <w:rPr>
          <w:rFonts w:ascii="Times New Roman" w:hAnsi="Times New Roman" w:cs="Times New Roman"/>
          <w:i/>
          <w:iCs/>
          <w:sz w:val="24"/>
          <w:szCs w:val="24"/>
        </w:rPr>
        <w:t xml:space="preserve">100%. </w:t>
      </w:r>
      <w:r w:rsidRPr="00DB24F5">
        <w:rPr>
          <w:rFonts w:ascii="Times New Roman" w:hAnsi="Times New Roman" w:cs="Times New Roman"/>
          <w:sz w:val="24"/>
          <w:szCs w:val="24"/>
        </w:rPr>
        <w:t>Subjekti n</w:t>
      </w:r>
      <w:r w:rsidR="00422E6E"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deklarat</w:t>
      </w:r>
      <w:r w:rsidR="00422E6E" w:rsidRPr="00DB24F5">
        <w:rPr>
          <w:rFonts w:ascii="Times New Roman" w:hAnsi="Times New Roman" w:cs="Times New Roman"/>
          <w:sz w:val="24"/>
          <w:szCs w:val="24"/>
        </w:rPr>
        <w:t>ë</w:t>
      </w:r>
      <w:r w:rsidRPr="00DB24F5">
        <w:rPr>
          <w:rFonts w:ascii="Times New Roman" w:hAnsi="Times New Roman" w:cs="Times New Roman"/>
          <w:sz w:val="24"/>
          <w:szCs w:val="24"/>
        </w:rPr>
        <w:t xml:space="preserve">n </w:t>
      </w:r>
      <w:proofErr w:type="spellStart"/>
      <w:r w:rsidRPr="00DB24F5">
        <w:rPr>
          <w:rFonts w:ascii="Times New Roman" w:hAnsi="Times New Roman" w:cs="Times New Roman"/>
          <w:i/>
          <w:iCs/>
          <w:sz w:val="24"/>
          <w:szCs w:val="24"/>
        </w:rPr>
        <w:t>vettin</w:t>
      </w:r>
      <w:r w:rsidR="00005A95" w:rsidRPr="00DB24F5">
        <w:rPr>
          <w:rFonts w:ascii="Times New Roman" w:hAnsi="Times New Roman" w:cs="Times New Roman"/>
          <w:i/>
          <w:iCs/>
          <w:sz w:val="24"/>
          <w:szCs w:val="24"/>
        </w:rPr>
        <w:t>g</w:t>
      </w:r>
      <w:proofErr w:type="spellEnd"/>
      <w:r w:rsidRPr="00DB24F5">
        <w:rPr>
          <w:rFonts w:ascii="Times New Roman" w:hAnsi="Times New Roman" w:cs="Times New Roman"/>
          <w:sz w:val="24"/>
          <w:szCs w:val="24"/>
        </w:rPr>
        <w:t xml:space="preserve"> ka deklaruar</w:t>
      </w:r>
      <w:r w:rsidRPr="00DB24F5">
        <w:rPr>
          <w:rFonts w:ascii="Times New Roman" w:hAnsi="Times New Roman" w:cs="Times New Roman"/>
          <w:i/>
          <w:iCs/>
          <w:sz w:val="24"/>
          <w:szCs w:val="24"/>
        </w:rPr>
        <w:t xml:space="preserve"> </w:t>
      </w:r>
      <w:r w:rsidR="00394F4A" w:rsidRPr="00DB24F5">
        <w:rPr>
          <w:rFonts w:ascii="Times New Roman" w:hAnsi="Times New Roman" w:cs="Times New Roman"/>
          <w:i/>
          <w:iCs/>
          <w:sz w:val="24"/>
          <w:szCs w:val="24"/>
        </w:rPr>
        <w:t>“T</w:t>
      </w:r>
      <w:r w:rsidR="00422E6E" w:rsidRPr="00DB24F5">
        <w:rPr>
          <w:rFonts w:ascii="Times New Roman" w:hAnsi="Times New Roman" w:cs="Times New Roman"/>
          <w:i/>
          <w:iCs/>
          <w:sz w:val="24"/>
          <w:szCs w:val="24"/>
        </w:rPr>
        <w:t>ë</w:t>
      </w:r>
      <w:r w:rsidR="00394F4A" w:rsidRPr="00DB24F5">
        <w:rPr>
          <w:rFonts w:ascii="Times New Roman" w:hAnsi="Times New Roman" w:cs="Times New Roman"/>
          <w:i/>
          <w:iCs/>
          <w:sz w:val="24"/>
          <w:szCs w:val="24"/>
        </w:rPr>
        <w:t xml:space="preserve"> ardhura t</w:t>
      </w:r>
      <w:r w:rsidR="00422E6E" w:rsidRPr="00DB24F5">
        <w:rPr>
          <w:rFonts w:ascii="Times New Roman" w:hAnsi="Times New Roman" w:cs="Times New Roman"/>
          <w:i/>
          <w:iCs/>
          <w:sz w:val="24"/>
          <w:szCs w:val="24"/>
        </w:rPr>
        <w:t>ë</w:t>
      </w:r>
      <w:r w:rsidR="00394F4A" w:rsidRPr="00DB24F5">
        <w:rPr>
          <w:rFonts w:ascii="Times New Roman" w:hAnsi="Times New Roman" w:cs="Times New Roman"/>
          <w:i/>
          <w:iCs/>
          <w:sz w:val="24"/>
          <w:szCs w:val="24"/>
        </w:rPr>
        <w:t xml:space="preserve"> l</w:t>
      </w:r>
      <w:r w:rsidR="00422E6E" w:rsidRPr="00DB24F5">
        <w:rPr>
          <w:rFonts w:ascii="Times New Roman" w:hAnsi="Times New Roman" w:cs="Times New Roman"/>
          <w:i/>
          <w:iCs/>
          <w:sz w:val="24"/>
          <w:szCs w:val="24"/>
        </w:rPr>
        <w:t>ë</w:t>
      </w:r>
      <w:r w:rsidR="00394F4A" w:rsidRPr="00DB24F5">
        <w:rPr>
          <w:rFonts w:ascii="Times New Roman" w:hAnsi="Times New Roman" w:cs="Times New Roman"/>
          <w:i/>
          <w:iCs/>
          <w:sz w:val="24"/>
          <w:szCs w:val="24"/>
        </w:rPr>
        <w:t>na n</w:t>
      </w:r>
      <w:r w:rsidR="00422E6E" w:rsidRPr="00DB24F5">
        <w:rPr>
          <w:rFonts w:ascii="Times New Roman" w:hAnsi="Times New Roman" w:cs="Times New Roman"/>
          <w:i/>
          <w:iCs/>
          <w:sz w:val="24"/>
          <w:szCs w:val="24"/>
        </w:rPr>
        <w:t>ë</w:t>
      </w:r>
      <w:r w:rsidR="00394F4A" w:rsidRPr="00DB24F5">
        <w:rPr>
          <w:rFonts w:ascii="Times New Roman" w:hAnsi="Times New Roman" w:cs="Times New Roman"/>
          <w:i/>
          <w:iCs/>
          <w:sz w:val="24"/>
          <w:szCs w:val="24"/>
        </w:rPr>
        <w:t xml:space="preserve"> ruajtje nga bab</w:t>
      </w:r>
      <w:r w:rsidR="00560820" w:rsidRPr="00DB24F5">
        <w:rPr>
          <w:rFonts w:ascii="Times New Roman" w:hAnsi="Times New Roman" w:cs="Times New Roman"/>
          <w:i/>
          <w:iCs/>
          <w:sz w:val="24"/>
          <w:szCs w:val="24"/>
        </w:rPr>
        <w:t>a</w:t>
      </w:r>
      <w:r w:rsidR="00394F4A" w:rsidRPr="00DB24F5">
        <w:rPr>
          <w:rFonts w:ascii="Times New Roman" w:hAnsi="Times New Roman" w:cs="Times New Roman"/>
          <w:i/>
          <w:iCs/>
          <w:sz w:val="24"/>
          <w:szCs w:val="24"/>
        </w:rPr>
        <w:t>i</w:t>
      </w:r>
      <w:r w:rsidR="00C904AC" w:rsidRPr="00DB24F5">
        <w:rPr>
          <w:rFonts w:ascii="Times New Roman" w:hAnsi="Times New Roman" w:cs="Times New Roman"/>
          <w:i/>
          <w:iCs/>
          <w:sz w:val="24"/>
          <w:szCs w:val="24"/>
        </w:rPr>
        <w:t xml:space="preserve"> para</w:t>
      </w:r>
      <w:r w:rsidR="00394F4A" w:rsidRPr="00DB24F5">
        <w:rPr>
          <w:rFonts w:ascii="Times New Roman" w:hAnsi="Times New Roman" w:cs="Times New Roman"/>
          <w:i/>
          <w:iCs/>
          <w:sz w:val="24"/>
          <w:szCs w:val="24"/>
        </w:rPr>
        <w:t xml:space="preserve"> </w:t>
      </w:r>
      <w:proofErr w:type="spellStart"/>
      <w:r w:rsidR="00394F4A" w:rsidRPr="00DB24F5">
        <w:rPr>
          <w:rFonts w:ascii="Times New Roman" w:hAnsi="Times New Roman" w:cs="Times New Roman"/>
          <w:i/>
          <w:iCs/>
          <w:sz w:val="24"/>
          <w:szCs w:val="24"/>
        </w:rPr>
        <w:t>cash</w:t>
      </w:r>
      <w:proofErr w:type="spellEnd"/>
      <w:r w:rsidR="00394F4A" w:rsidRPr="00DB24F5">
        <w:rPr>
          <w:rFonts w:ascii="Times New Roman" w:hAnsi="Times New Roman" w:cs="Times New Roman"/>
          <w:i/>
          <w:iCs/>
          <w:sz w:val="24"/>
          <w:szCs w:val="24"/>
        </w:rPr>
        <w:t>, shuma 10.000 euro”.</w:t>
      </w:r>
      <w:r w:rsidR="00394F4A" w:rsidRPr="00DB24F5">
        <w:rPr>
          <w:rFonts w:ascii="Times New Roman" w:hAnsi="Times New Roman" w:cs="Times New Roman"/>
          <w:sz w:val="24"/>
          <w:szCs w:val="24"/>
        </w:rPr>
        <w:t xml:space="preserve"> </w:t>
      </w:r>
    </w:p>
    <w:p w14:paraId="097F7E16" w14:textId="0DBAA54D" w:rsidR="005F726F" w:rsidRPr="00DB24F5" w:rsidRDefault="005F726F"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Referuar informacionit/dokumentacionit</w:t>
      </w:r>
      <w:r w:rsidR="00023EDC" w:rsidRPr="00DB24F5">
        <w:rPr>
          <w:rFonts w:ascii="Times New Roman" w:hAnsi="Times New Roman" w:cs="Times New Roman"/>
          <w:sz w:val="24"/>
          <w:szCs w:val="24"/>
        </w:rPr>
        <w:t xml:space="preserve"> </w:t>
      </w:r>
      <w:r w:rsidRPr="00DB24F5">
        <w:rPr>
          <w:rFonts w:ascii="Times New Roman" w:hAnsi="Times New Roman" w:cs="Times New Roman"/>
          <w:sz w:val="24"/>
          <w:szCs w:val="24"/>
        </w:rPr>
        <w:t>bankar të administruar në dosjen e hetimit administrativ</w:t>
      </w:r>
      <w:r w:rsidRPr="00DB24F5">
        <w:rPr>
          <w:rStyle w:val="FootnoteReference"/>
          <w:rFonts w:ascii="Times New Roman" w:hAnsi="Times New Roman" w:cs="Times New Roman"/>
          <w:sz w:val="24"/>
          <w:szCs w:val="24"/>
        </w:rPr>
        <w:footnoteReference w:id="29"/>
      </w:r>
      <w:r w:rsidRPr="00DB24F5">
        <w:rPr>
          <w:rFonts w:ascii="Times New Roman" w:hAnsi="Times New Roman" w:cs="Times New Roman"/>
          <w:sz w:val="24"/>
          <w:szCs w:val="24"/>
        </w:rPr>
        <w:t xml:space="preserve"> për llogaritë e personit të lidhur, rezulton se: i) në datën 11.3.2011, personi i lidhur ka depozituar </w:t>
      </w:r>
      <w:proofErr w:type="spellStart"/>
      <w:r w:rsidRPr="00DB24F5">
        <w:rPr>
          <w:rFonts w:ascii="Times New Roman" w:hAnsi="Times New Roman" w:cs="Times New Roman"/>
          <w:i/>
          <w:iCs/>
          <w:sz w:val="24"/>
          <w:szCs w:val="24"/>
        </w:rPr>
        <w:t>cash</w:t>
      </w:r>
      <w:proofErr w:type="spellEnd"/>
      <w:r w:rsidRPr="00DB24F5">
        <w:rPr>
          <w:rFonts w:ascii="Times New Roman" w:hAnsi="Times New Roman" w:cs="Times New Roman"/>
          <w:sz w:val="24"/>
          <w:szCs w:val="24"/>
        </w:rPr>
        <w:t xml:space="preserve"> në BKT vlerën 20.000 euro, duke e kaluar këtë shumë në depozitë me afat 6-mujor;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xml:space="preserve">) në datën 2.4.2012, shuma e depozitës së bashku me interesat e përfituar ka qenë në vlerën 20.543 euro, e cila më pas është investuar në depozitë me afat 5-vjeçar dhe rezulton se është </w:t>
      </w:r>
      <w:proofErr w:type="spellStart"/>
      <w:r w:rsidRPr="00DB24F5">
        <w:rPr>
          <w:rFonts w:ascii="Times New Roman" w:hAnsi="Times New Roman" w:cs="Times New Roman"/>
          <w:sz w:val="24"/>
          <w:szCs w:val="24"/>
        </w:rPr>
        <w:t>maturuar</w:t>
      </w:r>
      <w:proofErr w:type="spellEnd"/>
      <w:r w:rsidRPr="00DB24F5">
        <w:rPr>
          <w:rFonts w:ascii="Times New Roman" w:hAnsi="Times New Roman" w:cs="Times New Roman"/>
          <w:sz w:val="24"/>
          <w:szCs w:val="24"/>
        </w:rPr>
        <w:t xml:space="preserve"> në datën 29.5.2017, në vlerën 21.316 euro.</w:t>
      </w:r>
    </w:p>
    <w:p w14:paraId="046565F4" w14:textId="22AE025E" w:rsidR="00CF2994" w:rsidRPr="00DB24F5" w:rsidRDefault="00044B9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Nga verifikimi i deklaratave të interesave privatë/periodikë vjetorë</w:t>
      </w:r>
      <w:r w:rsidR="006E1ABD" w:rsidRPr="00DB24F5">
        <w:rPr>
          <w:rFonts w:ascii="Times New Roman" w:hAnsi="Times New Roman" w:cs="Times New Roman"/>
          <w:sz w:val="24"/>
          <w:szCs w:val="24"/>
        </w:rPr>
        <w:t xml:space="preserve"> </w:t>
      </w:r>
      <w:r w:rsidRPr="00DB24F5">
        <w:rPr>
          <w:rFonts w:ascii="Times New Roman" w:hAnsi="Times New Roman" w:cs="Times New Roman"/>
          <w:sz w:val="24"/>
          <w:szCs w:val="24"/>
        </w:rPr>
        <w:t>konstatohet se: i) në DIP</w:t>
      </w:r>
      <w:r w:rsidR="003F1A01" w:rsidRPr="00DB24F5">
        <w:rPr>
          <w:rFonts w:ascii="Times New Roman" w:hAnsi="Times New Roman" w:cs="Times New Roman"/>
          <w:sz w:val="24"/>
          <w:szCs w:val="24"/>
        </w:rPr>
        <w:t xml:space="preserve">P </w:t>
      </w:r>
      <w:r w:rsidRPr="00DB24F5">
        <w:rPr>
          <w:rFonts w:ascii="Times New Roman" w:hAnsi="Times New Roman" w:cs="Times New Roman"/>
          <w:sz w:val="24"/>
          <w:szCs w:val="24"/>
        </w:rPr>
        <w:t>2010, subjekti ka deklaruar: “</w:t>
      </w:r>
      <w:r w:rsidRPr="00DB24F5">
        <w:rPr>
          <w:rFonts w:ascii="Times New Roman" w:hAnsi="Times New Roman" w:cs="Times New Roman"/>
          <w:i/>
          <w:iCs/>
          <w:sz w:val="24"/>
          <w:szCs w:val="24"/>
        </w:rPr>
        <w:t>Të ardhura “</w:t>
      </w:r>
      <w:proofErr w:type="spellStart"/>
      <w:r w:rsidRPr="00DB24F5">
        <w:rPr>
          <w:rFonts w:ascii="Times New Roman" w:hAnsi="Times New Roman" w:cs="Times New Roman"/>
          <w:i/>
          <w:iCs/>
          <w:sz w:val="24"/>
          <w:szCs w:val="24"/>
        </w:rPr>
        <w:t>cash</w:t>
      </w:r>
      <w:proofErr w:type="spellEnd"/>
      <w:r w:rsidRPr="00DB24F5">
        <w:rPr>
          <w:rFonts w:ascii="Times New Roman" w:hAnsi="Times New Roman" w:cs="Times New Roman"/>
          <w:i/>
          <w:iCs/>
          <w:sz w:val="24"/>
          <w:szCs w:val="24"/>
        </w:rPr>
        <w:t>” nga babai im pas vdekjes</w:t>
      </w:r>
      <w:r w:rsidR="00447E19" w:rsidRPr="00DB24F5">
        <w:rPr>
          <w:rFonts w:ascii="Times New Roman" w:hAnsi="Times New Roman" w:cs="Times New Roman"/>
          <w:i/>
          <w:iCs/>
          <w:sz w:val="24"/>
          <w:szCs w:val="24"/>
        </w:rPr>
        <w:t>,</w:t>
      </w:r>
      <w:r w:rsidRPr="00DB24F5">
        <w:rPr>
          <w:rFonts w:ascii="Times New Roman" w:hAnsi="Times New Roman" w:cs="Times New Roman"/>
          <w:i/>
          <w:iCs/>
          <w:sz w:val="24"/>
          <w:szCs w:val="24"/>
        </w:rPr>
        <w:t xml:space="preserve"> 10</w:t>
      </w:r>
      <w:r w:rsidR="00BA5132" w:rsidRPr="00DB24F5">
        <w:rPr>
          <w:rFonts w:ascii="Times New Roman" w:hAnsi="Times New Roman" w:cs="Times New Roman"/>
          <w:i/>
          <w:iCs/>
          <w:sz w:val="24"/>
          <w:szCs w:val="24"/>
        </w:rPr>
        <w:t>.</w:t>
      </w:r>
      <w:r w:rsidRPr="00DB24F5">
        <w:rPr>
          <w:rFonts w:ascii="Times New Roman" w:hAnsi="Times New Roman" w:cs="Times New Roman"/>
          <w:i/>
          <w:iCs/>
          <w:sz w:val="24"/>
          <w:szCs w:val="24"/>
        </w:rPr>
        <w:t>000 euro”</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në DIP</w:t>
      </w:r>
      <w:r w:rsidR="003F1A01" w:rsidRPr="00DB24F5">
        <w:rPr>
          <w:rFonts w:ascii="Times New Roman" w:hAnsi="Times New Roman" w:cs="Times New Roman"/>
          <w:sz w:val="24"/>
          <w:szCs w:val="24"/>
        </w:rPr>
        <w:t xml:space="preserve">P </w:t>
      </w:r>
      <w:r w:rsidRPr="00DB24F5">
        <w:rPr>
          <w:rFonts w:ascii="Times New Roman" w:hAnsi="Times New Roman" w:cs="Times New Roman"/>
          <w:sz w:val="24"/>
          <w:szCs w:val="24"/>
        </w:rPr>
        <w:t xml:space="preserve">2011, personi i lidhur ka </w:t>
      </w:r>
      <w:r w:rsidR="003F1A01" w:rsidRPr="00DB24F5">
        <w:rPr>
          <w:rFonts w:ascii="Times New Roman" w:hAnsi="Times New Roman" w:cs="Times New Roman"/>
          <w:sz w:val="24"/>
          <w:szCs w:val="24"/>
        </w:rPr>
        <w:t>deklaruar</w:t>
      </w:r>
      <w:r w:rsidRPr="00DB24F5">
        <w:rPr>
          <w:rFonts w:ascii="Times New Roman" w:hAnsi="Times New Roman" w:cs="Times New Roman"/>
          <w:sz w:val="24"/>
          <w:szCs w:val="24"/>
        </w:rPr>
        <w:t>: “</w:t>
      </w:r>
      <w:r w:rsidRPr="00DB24F5">
        <w:rPr>
          <w:rFonts w:ascii="Times New Roman" w:hAnsi="Times New Roman" w:cs="Times New Roman"/>
          <w:i/>
          <w:iCs/>
          <w:sz w:val="24"/>
          <w:szCs w:val="24"/>
        </w:rPr>
        <w:t>Depozitë kursimi në BKT hapur në datën 13.3.2011. Vlera 20</w:t>
      </w:r>
      <w:r w:rsidR="00BA5132" w:rsidRPr="00DB24F5">
        <w:rPr>
          <w:rFonts w:ascii="Times New Roman" w:hAnsi="Times New Roman" w:cs="Times New Roman"/>
          <w:i/>
          <w:iCs/>
          <w:sz w:val="24"/>
          <w:szCs w:val="24"/>
        </w:rPr>
        <w:t>.</w:t>
      </w:r>
      <w:r w:rsidRPr="00DB24F5">
        <w:rPr>
          <w:rFonts w:ascii="Times New Roman" w:hAnsi="Times New Roman" w:cs="Times New Roman"/>
          <w:i/>
          <w:iCs/>
          <w:sz w:val="24"/>
          <w:szCs w:val="24"/>
        </w:rPr>
        <w:t xml:space="preserve">000 euro, burimi të ardhurave </w:t>
      </w:r>
      <w:proofErr w:type="spellStart"/>
      <w:r w:rsidRPr="00DB24F5">
        <w:rPr>
          <w:rFonts w:ascii="Times New Roman" w:hAnsi="Times New Roman" w:cs="Times New Roman"/>
          <w:i/>
          <w:iCs/>
          <w:sz w:val="24"/>
          <w:szCs w:val="24"/>
        </w:rPr>
        <w:t>cash</w:t>
      </w:r>
      <w:proofErr w:type="spellEnd"/>
      <w:r w:rsidRPr="00DB24F5">
        <w:rPr>
          <w:rFonts w:ascii="Times New Roman" w:hAnsi="Times New Roman" w:cs="Times New Roman"/>
          <w:i/>
          <w:iCs/>
          <w:sz w:val="24"/>
          <w:szCs w:val="24"/>
        </w:rPr>
        <w:t xml:space="preserve"> nga babai i bashkëshortes pas vdekjes dhe kursimet gjendje në shtëpi deklaruar deri në 31.12.2010</w:t>
      </w:r>
      <w:r w:rsidR="003F1A01"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iii</w:t>
      </w:r>
      <w:proofErr w:type="spellEnd"/>
      <w:r w:rsidRPr="00DB24F5">
        <w:rPr>
          <w:rFonts w:ascii="Times New Roman" w:hAnsi="Times New Roman" w:cs="Times New Roman"/>
          <w:sz w:val="24"/>
          <w:szCs w:val="24"/>
        </w:rPr>
        <w:t xml:space="preserve">) në </w:t>
      </w:r>
      <w:r w:rsidR="003F1A01" w:rsidRPr="00DB24F5">
        <w:rPr>
          <w:rFonts w:ascii="Times New Roman" w:hAnsi="Times New Roman" w:cs="Times New Roman"/>
          <w:sz w:val="24"/>
          <w:szCs w:val="24"/>
        </w:rPr>
        <w:t>DIPP 2012</w:t>
      </w:r>
      <w:r w:rsidR="00447E19" w:rsidRPr="00DB24F5">
        <w:rPr>
          <w:rFonts w:ascii="Times New Roman" w:hAnsi="Times New Roman" w:cs="Times New Roman"/>
          <w:sz w:val="24"/>
          <w:szCs w:val="24"/>
        </w:rPr>
        <w:t xml:space="preserve"> </w:t>
      </w:r>
      <w:r w:rsidR="003F1A01" w:rsidRPr="00DB24F5">
        <w:rPr>
          <w:rFonts w:ascii="Times New Roman" w:hAnsi="Times New Roman" w:cs="Times New Roman"/>
          <w:sz w:val="24"/>
          <w:szCs w:val="24"/>
        </w:rPr>
        <w:t>personi i lidhur ka deklaruar t</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 xml:space="preserve"> ardhura nga interesat bankare mbi shum</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n e depozituar pran</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 xml:space="preserve"> BKT</w:t>
      </w:r>
      <w:r w:rsidR="00BA5132" w:rsidRPr="00DB24F5">
        <w:rPr>
          <w:rFonts w:ascii="Times New Roman" w:hAnsi="Times New Roman" w:cs="Times New Roman"/>
          <w:sz w:val="24"/>
          <w:szCs w:val="24"/>
        </w:rPr>
        <w:t>, d</w:t>
      </w:r>
      <w:r w:rsidR="003F1A01" w:rsidRPr="00DB24F5">
        <w:rPr>
          <w:rFonts w:ascii="Times New Roman" w:hAnsi="Times New Roman" w:cs="Times New Roman"/>
          <w:sz w:val="24"/>
          <w:szCs w:val="24"/>
        </w:rPr>
        <w:t>ega Gjirokast</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r p</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r periudh</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 xml:space="preserve">n 01.01.2012 – 31.12.2012 </w:t>
      </w:r>
      <w:r w:rsidR="00BA5132" w:rsidRPr="00DB24F5">
        <w:rPr>
          <w:rFonts w:ascii="Times New Roman" w:hAnsi="Times New Roman" w:cs="Times New Roman"/>
          <w:sz w:val="24"/>
          <w:szCs w:val="24"/>
        </w:rPr>
        <w:t>n</w:t>
      </w:r>
      <w:r w:rsidR="00EE6805" w:rsidRPr="00DB24F5">
        <w:rPr>
          <w:rFonts w:ascii="Times New Roman" w:hAnsi="Times New Roman" w:cs="Times New Roman"/>
          <w:sz w:val="24"/>
          <w:szCs w:val="24"/>
        </w:rPr>
        <w:t>ë</w:t>
      </w:r>
      <w:r w:rsidR="00BA5132" w:rsidRPr="00DB24F5">
        <w:rPr>
          <w:rFonts w:ascii="Times New Roman" w:hAnsi="Times New Roman" w:cs="Times New Roman"/>
          <w:sz w:val="24"/>
          <w:szCs w:val="24"/>
        </w:rPr>
        <w:t xml:space="preserve"> shum</w:t>
      </w:r>
      <w:r w:rsidR="00EE6805" w:rsidRPr="00DB24F5">
        <w:rPr>
          <w:rFonts w:ascii="Times New Roman" w:hAnsi="Times New Roman" w:cs="Times New Roman"/>
          <w:sz w:val="24"/>
          <w:szCs w:val="24"/>
        </w:rPr>
        <w:t>ë</w:t>
      </w:r>
      <w:r w:rsidR="00BA5132" w:rsidRPr="00DB24F5">
        <w:rPr>
          <w:rFonts w:ascii="Times New Roman" w:hAnsi="Times New Roman" w:cs="Times New Roman"/>
          <w:sz w:val="24"/>
          <w:szCs w:val="24"/>
        </w:rPr>
        <w:t xml:space="preserve">n </w:t>
      </w:r>
      <w:r w:rsidR="003F1A01" w:rsidRPr="00DB24F5">
        <w:rPr>
          <w:rFonts w:ascii="Times New Roman" w:hAnsi="Times New Roman" w:cs="Times New Roman"/>
          <w:sz w:val="24"/>
          <w:szCs w:val="24"/>
        </w:rPr>
        <w:t>114</w:t>
      </w:r>
      <w:r w:rsidR="00BA5132" w:rsidRPr="00DB24F5">
        <w:rPr>
          <w:rFonts w:ascii="Times New Roman" w:hAnsi="Times New Roman" w:cs="Times New Roman"/>
          <w:sz w:val="24"/>
          <w:szCs w:val="24"/>
        </w:rPr>
        <w:t>.</w:t>
      </w:r>
      <w:r w:rsidR="003F1A01" w:rsidRPr="00DB24F5">
        <w:rPr>
          <w:rFonts w:ascii="Times New Roman" w:hAnsi="Times New Roman" w:cs="Times New Roman"/>
          <w:sz w:val="24"/>
          <w:szCs w:val="24"/>
        </w:rPr>
        <w:t>356,02 lek</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 n</w:t>
      </w:r>
      <w:r w:rsidR="00422E6E" w:rsidRPr="00DB24F5">
        <w:rPr>
          <w:rFonts w:ascii="Times New Roman" w:hAnsi="Times New Roman" w:cs="Times New Roman"/>
          <w:sz w:val="24"/>
          <w:szCs w:val="24"/>
        </w:rPr>
        <w:t>ë</w:t>
      </w:r>
      <w:r w:rsidR="003F1A01" w:rsidRPr="00DB24F5">
        <w:rPr>
          <w:rFonts w:ascii="Times New Roman" w:hAnsi="Times New Roman" w:cs="Times New Roman"/>
          <w:sz w:val="24"/>
          <w:szCs w:val="24"/>
        </w:rPr>
        <w:t xml:space="preserve"> </w:t>
      </w:r>
      <w:r w:rsidRPr="00DB24F5">
        <w:rPr>
          <w:rFonts w:ascii="Times New Roman" w:hAnsi="Times New Roman" w:cs="Times New Roman"/>
          <w:sz w:val="24"/>
          <w:szCs w:val="24"/>
        </w:rPr>
        <w:t>DIP</w:t>
      </w:r>
      <w:r w:rsidR="003F1A01" w:rsidRPr="00DB24F5">
        <w:rPr>
          <w:rFonts w:ascii="Times New Roman" w:hAnsi="Times New Roman" w:cs="Times New Roman"/>
          <w:sz w:val="24"/>
          <w:szCs w:val="24"/>
        </w:rPr>
        <w:t xml:space="preserve">P </w:t>
      </w:r>
      <w:r w:rsidRPr="00DB24F5">
        <w:rPr>
          <w:rFonts w:ascii="Times New Roman" w:hAnsi="Times New Roman" w:cs="Times New Roman"/>
          <w:sz w:val="24"/>
          <w:szCs w:val="24"/>
        </w:rPr>
        <w:t>2013, personi i lidhur ka deklaruar</w:t>
      </w:r>
      <w:r w:rsidR="006E1ABD" w:rsidRPr="00DB24F5">
        <w:rPr>
          <w:rFonts w:ascii="Times New Roman" w:hAnsi="Times New Roman" w:cs="Times New Roman"/>
          <w:sz w:val="24"/>
          <w:szCs w:val="24"/>
        </w:rPr>
        <w:t xml:space="preserve"> t</w:t>
      </w:r>
      <w:r w:rsidRPr="00DB24F5">
        <w:rPr>
          <w:rFonts w:ascii="Times New Roman" w:hAnsi="Times New Roman" w:cs="Times New Roman"/>
          <w:sz w:val="24"/>
          <w:szCs w:val="24"/>
        </w:rPr>
        <w:t>ë ardhura nga interesat bankarë mbi shumën e depozituar pranë BKT, dega Gjirokastër për periudhën 1.1.2013-31.12.2013, shuma 370 euro</w:t>
      </w:r>
      <w:r w:rsidR="00207530" w:rsidRPr="00DB24F5">
        <w:rPr>
          <w:rFonts w:ascii="Times New Roman" w:hAnsi="Times New Roman" w:cs="Times New Roman"/>
          <w:i/>
          <w:iCs/>
          <w:sz w:val="24"/>
          <w:szCs w:val="24"/>
        </w:rPr>
        <w:t xml:space="preserve"> dhe 44.79 lek</w:t>
      </w:r>
      <w:r w:rsidR="00422E6E" w:rsidRPr="00DB24F5">
        <w:rPr>
          <w:rFonts w:ascii="Times New Roman" w:hAnsi="Times New Roman" w:cs="Times New Roman"/>
          <w:i/>
          <w:iCs/>
          <w:sz w:val="24"/>
          <w:szCs w:val="24"/>
        </w:rPr>
        <w:t>ë</w:t>
      </w:r>
      <w:r w:rsidRPr="00DB24F5">
        <w:rPr>
          <w:rFonts w:ascii="Times New Roman" w:hAnsi="Times New Roman" w:cs="Times New Roman"/>
          <w:i/>
          <w:iCs/>
          <w:sz w:val="24"/>
          <w:szCs w:val="24"/>
        </w:rPr>
        <w:t>”</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iv</w:t>
      </w:r>
      <w:proofErr w:type="spellEnd"/>
      <w:r w:rsidRPr="00DB24F5">
        <w:rPr>
          <w:rFonts w:ascii="Times New Roman" w:hAnsi="Times New Roman" w:cs="Times New Roman"/>
          <w:sz w:val="24"/>
          <w:szCs w:val="24"/>
        </w:rPr>
        <w:t>) në DIP</w:t>
      </w:r>
      <w:r w:rsidR="00640BE3" w:rsidRPr="00DB24F5">
        <w:rPr>
          <w:rFonts w:ascii="Times New Roman" w:hAnsi="Times New Roman" w:cs="Times New Roman"/>
          <w:sz w:val="24"/>
          <w:szCs w:val="24"/>
        </w:rPr>
        <w:t xml:space="preserve">P </w:t>
      </w:r>
      <w:r w:rsidRPr="00DB24F5">
        <w:rPr>
          <w:rFonts w:ascii="Times New Roman" w:hAnsi="Times New Roman" w:cs="Times New Roman"/>
          <w:sz w:val="24"/>
          <w:szCs w:val="24"/>
        </w:rPr>
        <w:t>2015, subjekti ka deklarua</w:t>
      </w:r>
      <w:r w:rsidR="006E1ABD" w:rsidRPr="00DB24F5">
        <w:rPr>
          <w:rFonts w:ascii="Times New Roman" w:hAnsi="Times New Roman" w:cs="Times New Roman"/>
          <w:sz w:val="24"/>
          <w:szCs w:val="24"/>
        </w:rPr>
        <w:t>r se</w:t>
      </w:r>
      <w:r w:rsidR="006E1ABD" w:rsidRPr="00DB24F5">
        <w:rPr>
          <w:rFonts w:ascii="Times New Roman" w:hAnsi="Times New Roman" w:cs="Times New Roman"/>
          <w:i/>
          <w:iCs/>
          <w:sz w:val="24"/>
          <w:szCs w:val="24"/>
        </w:rPr>
        <w:t xml:space="preserve"> </w:t>
      </w:r>
      <w:r w:rsidR="006E1ABD" w:rsidRPr="00DB24F5">
        <w:rPr>
          <w:rFonts w:ascii="Times New Roman" w:hAnsi="Times New Roman" w:cs="Times New Roman"/>
          <w:sz w:val="24"/>
          <w:szCs w:val="24"/>
        </w:rPr>
        <w:t>n</w:t>
      </w:r>
      <w:r w:rsidRPr="00DB24F5">
        <w:rPr>
          <w:rFonts w:ascii="Times New Roman" w:hAnsi="Times New Roman" w:cs="Times New Roman"/>
          <w:sz w:val="24"/>
          <w:szCs w:val="24"/>
        </w:rPr>
        <w:t xml:space="preserve">ë numrin e llogarisë bankare pranë BKT, në emër të bashkëshortit </w:t>
      </w:r>
      <w:r w:rsidR="00CF2994" w:rsidRPr="00DB24F5">
        <w:rPr>
          <w:rFonts w:ascii="Times New Roman" w:hAnsi="Times New Roman" w:cs="Times New Roman"/>
          <w:sz w:val="24"/>
          <w:szCs w:val="24"/>
        </w:rPr>
        <w:t xml:space="preserve">Dritan </w:t>
      </w:r>
      <w:proofErr w:type="spellStart"/>
      <w:r w:rsidR="00CF2994"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janë përfituar interesat bankarë në shumën 89 euro dhe është mbajtur tatim në burim 10%;</w:t>
      </w:r>
      <w:r w:rsidR="00640BE3" w:rsidRPr="00DB24F5">
        <w:rPr>
          <w:rFonts w:ascii="Times New Roman" w:hAnsi="Times New Roman" w:cs="Times New Roman"/>
          <w:sz w:val="24"/>
          <w:szCs w:val="24"/>
        </w:rPr>
        <w:t xml:space="preserve"> </w:t>
      </w:r>
      <w:r w:rsidRPr="00DB24F5">
        <w:rPr>
          <w:rFonts w:ascii="Times New Roman" w:hAnsi="Times New Roman" w:cs="Times New Roman"/>
          <w:sz w:val="24"/>
          <w:szCs w:val="24"/>
        </w:rPr>
        <w:t>v) në DIP</w:t>
      </w:r>
      <w:r w:rsidR="00005A95" w:rsidRPr="00DB24F5">
        <w:rPr>
          <w:rFonts w:ascii="Times New Roman" w:hAnsi="Times New Roman" w:cs="Times New Roman"/>
          <w:sz w:val="24"/>
          <w:szCs w:val="24"/>
        </w:rPr>
        <w:t>P</w:t>
      </w:r>
      <w:r w:rsidR="00640BE3" w:rsidRPr="00DB24F5">
        <w:rPr>
          <w:rFonts w:ascii="Times New Roman" w:hAnsi="Times New Roman" w:cs="Times New Roman"/>
          <w:sz w:val="24"/>
          <w:szCs w:val="24"/>
        </w:rPr>
        <w:t xml:space="preserve"> </w:t>
      </w:r>
      <w:r w:rsidRPr="00DB24F5">
        <w:rPr>
          <w:rFonts w:ascii="Times New Roman" w:hAnsi="Times New Roman" w:cs="Times New Roman"/>
          <w:sz w:val="24"/>
          <w:szCs w:val="24"/>
        </w:rPr>
        <w:t>2016, personi i lidhur ka deklaruar:</w:t>
      </w:r>
      <w:r w:rsidR="006E1ABD" w:rsidRPr="00DB24F5">
        <w:rPr>
          <w:rFonts w:ascii="Times New Roman" w:hAnsi="Times New Roman" w:cs="Times New Roman"/>
          <w:sz w:val="24"/>
          <w:szCs w:val="24"/>
        </w:rPr>
        <w:t xml:space="preserve"> </w:t>
      </w:r>
      <w:r w:rsidR="00CF2994" w:rsidRPr="00DB24F5">
        <w:rPr>
          <w:rFonts w:ascii="Times New Roman" w:hAnsi="Times New Roman" w:cs="Times New Roman"/>
          <w:sz w:val="24"/>
          <w:szCs w:val="24"/>
        </w:rPr>
        <w:t>L</w:t>
      </w:r>
      <w:r w:rsidRPr="00DB24F5">
        <w:rPr>
          <w:rFonts w:ascii="Times New Roman" w:hAnsi="Times New Roman" w:cs="Times New Roman"/>
          <w:sz w:val="24"/>
          <w:szCs w:val="24"/>
        </w:rPr>
        <w:t xml:space="preserve">logari depozitë pranë BKT (shtim) burimi i krijimit interesat bankare shuma </w:t>
      </w:r>
      <w:r w:rsidR="00CF2994" w:rsidRPr="00DB24F5">
        <w:rPr>
          <w:rFonts w:ascii="Times New Roman" w:hAnsi="Times New Roman" w:cs="Times New Roman"/>
          <w:sz w:val="24"/>
          <w:szCs w:val="24"/>
        </w:rPr>
        <w:t>27</w:t>
      </w:r>
      <w:r w:rsidR="00640BE3" w:rsidRPr="00DB24F5">
        <w:rPr>
          <w:rFonts w:ascii="Times New Roman" w:hAnsi="Times New Roman" w:cs="Times New Roman"/>
          <w:sz w:val="24"/>
          <w:szCs w:val="24"/>
        </w:rPr>
        <w:t>.</w:t>
      </w:r>
      <w:r w:rsidR="00CF2994" w:rsidRPr="00DB24F5">
        <w:rPr>
          <w:rFonts w:ascii="Times New Roman" w:hAnsi="Times New Roman" w:cs="Times New Roman"/>
          <w:sz w:val="24"/>
          <w:szCs w:val="24"/>
        </w:rPr>
        <w:t>31</w:t>
      </w:r>
      <w:r w:rsidRPr="00DB24F5">
        <w:rPr>
          <w:rFonts w:ascii="Times New Roman" w:hAnsi="Times New Roman" w:cs="Times New Roman"/>
          <w:sz w:val="24"/>
          <w:szCs w:val="24"/>
        </w:rPr>
        <w:t xml:space="preserve"> euro. </w:t>
      </w:r>
    </w:p>
    <w:p w14:paraId="3F8B7E4F" w14:textId="089D989C" w:rsidR="00F475FF" w:rsidRPr="00DB24F5" w:rsidRDefault="00044B9E"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Konkluzioni i ILDKPKI-së </w:t>
      </w:r>
      <w:r w:rsidR="00F475FF" w:rsidRPr="00DB24F5">
        <w:rPr>
          <w:rFonts w:ascii="Times New Roman" w:hAnsi="Times New Roman" w:cs="Times New Roman"/>
          <w:sz w:val="24"/>
          <w:szCs w:val="24"/>
        </w:rPr>
        <w:t>n</w:t>
      </w:r>
      <w:r w:rsidR="001C7A96" w:rsidRPr="00DB24F5">
        <w:rPr>
          <w:rFonts w:ascii="Times New Roman" w:hAnsi="Times New Roman" w:cs="Times New Roman"/>
          <w:sz w:val="24"/>
          <w:szCs w:val="24"/>
        </w:rPr>
        <w:t>ë</w:t>
      </w:r>
      <w:r w:rsidR="00F475FF" w:rsidRPr="00DB24F5">
        <w:rPr>
          <w:rFonts w:ascii="Times New Roman" w:hAnsi="Times New Roman" w:cs="Times New Roman"/>
          <w:sz w:val="24"/>
          <w:szCs w:val="24"/>
        </w:rPr>
        <w:t xml:space="preserve"> lidhje</w:t>
      </w:r>
      <w:r w:rsidRPr="00DB24F5">
        <w:rPr>
          <w:rFonts w:ascii="Times New Roman" w:hAnsi="Times New Roman" w:cs="Times New Roman"/>
          <w:sz w:val="24"/>
          <w:szCs w:val="24"/>
        </w:rPr>
        <w:t xml:space="preserve"> me këtë pasuri:</w:t>
      </w:r>
      <w:r w:rsidR="005F726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“Mungesë dokumentacioni justifikues ligjor lidhur me të ardhurat e shtetasit </w:t>
      </w:r>
      <w:proofErr w:type="spellStart"/>
      <w:r w:rsidRPr="00DB24F5">
        <w:rPr>
          <w:rFonts w:ascii="Times New Roman" w:hAnsi="Times New Roman" w:cs="Times New Roman"/>
          <w:sz w:val="24"/>
          <w:szCs w:val="24"/>
        </w:rPr>
        <w:t>B</w:t>
      </w:r>
      <w:r w:rsidR="006B375A" w:rsidRPr="00DB24F5">
        <w:rPr>
          <w:rFonts w:ascii="Times New Roman" w:hAnsi="Times New Roman" w:cs="Times New Roman"/>
          <w:sz w:val="24"/>
          <w:szCs w:val="24"/>
        </w:rPr>
        <w:t>aki</w:t>
      </w:r>
      <w:proofErr w:type="spellEnd"/>
      <w:r w:rsidR="006B375A" w:rsidRPr="00DB24F5">
        <w:rPr>
          <w:rFonts w:ascii="Times New Roman" w:hAnsi="Times New Roman" w:cs="Times New Roman"/>
          <w:sz w:val="24"/>
          <w:szCs w:val="24"/>
        </w:rPr>
        <w:t xml:space="preserve"> </w:t>
      </w:r>
      <w:r w:rsidRPr="00DB24F5">
        <w:rPr>
          <w:rFonts w:ascii="Times New Roman" w:hAnsi="Times New Roman" w:cs="Times New Roman"/>
          <w:sz w:val="24"/>
          <w:szCs w:val="24"/>
        </w:rPr>
        <w:t>Ç</w:t>
      </w:r>
      <w:r w:rsidR="006B375A" w:rsidRPr="00DB24F5">
        <w:rPr>
          <w:rFonts w:ascii="Times New Roman" w:hAnsi="Times New Roman" w:cs="Times New Roman"/>
          <w:sz w:val="24"/>
          <w:szCs w:val="24"/>
        </w:rPr>
        <w:t>ibuku,</w:t>
      </w:r>
      <w:r w:rsidRPr="00DB24F5">
        <w:rPr>
          <w:rFonts w:ascii="Times New Roman" w:hAnsi="Times New Roman" w:cs="Times New Roman"/>
          <w:sz w:val="24"/>
          <w:szCs w:val="24"/>
        </w:rPr>
        <w:t xml:space="preserve"> të cilat kanë shërbyer si burim krijimin e depozitës në shumën prej 20</w:t>
      </w:r>
      <w:r w:rsidR="00640BE3" w:rsidRPr="00DB24F5">
        <w:rPr>
          <w:rFonts w:ascii="Times New Roman" w:hAnsi="Times New Roman" w:cs="Times New Roman"/>
          <w:sz w:val="24"/>
          <w:szCs w:val="24"/>
        </w:rPr>
        <w:t>.</w:t>
      </w:r>
      <w:r w:rsidRPr="00DB24F5">
        <w:rPr>
          <w:rFonts w:ascii="Times New Roman" w:hAnsi="Times New Roman" w:cs="Times New Roman"/>
          <w:sz w:val="24"/>
          <w:szCs w:val="24"/>
        </w:rPr>
        <w:t>000 eurosh në vitin 2010; deklarim i pasaktë lidhur me burimin financiar që ka shërbyer për depozitën e hapur në vitin 2010, në shumën 20</w:t>
      </w:r>
      <w:r w:rsidR="00005A95" w:rsidRPr="00DB24F5">
        <w:rPr>
          <w:rFonts w:ascii="Times New Roman" w:hAnsi="Times New Roman" w:cs="Times New Roman"/>
          <w:sz w:val="24"/>
          <w:szCs w:val="24"/>
        </w:rPr>
        <w:t>.</w:t>
      </w:r>
      <w:r w:rsidRPr="00DB24F5">
        <w:rPr>
          <w:rFonts w:ascii="Times New Roman" w:hAnsi="Times New Roman" w:cs="Times New Roman"/>
          <w:sz w:val="24"/>
          <w:szCs w:val="24"/>
        </w:rPr>
        <w:t xml:space="preserve">000 euro, pasi në deklaratën </w:t>
      </w:r>
      <w:proofErr w:type="spellStart"/>
      <w:r w:rsidRPr="00DB24F5">
        <w:rPr>
          <w:rFonts w:ascii="Times New Roman" w:hAnsi="Times New Roman" w:cs="Times New Roman"/>
          <w:i/>
          <w:iCs/>
          <w:sz w:val="24"/>
          <w:szCs w:val="24"/>
        </w:rPr>
        <w:t>vetting</w:t>
      </w:r>
      <w:proofErr w:type="spellEnd"/>
      <w:r w:rsidRPr="00DB24F5">
        <w:rPr>
          <w:rFonts w:ascii="Times New Roman" w:hAnsi="Times New Roman" w:cs="Times New Roman"/>
          <w:sz w:val="24"/>
          <w:szCs w:val="24"/>
        </w:rPr>
        <w:t xml:space="preserve"> ka deklaruar si burim kursimet e babait të subjektit, kurse në DIPP</w:t>
      </w:r>
      <w:r w:rsidR="00005A95" w:rsidRPr="00DB24F5">
        <w:rPr>
          <w:rFonts w:ascii="Times New Roman" w:hAnsi="Times New Roman" w:cs="Times New Roman"/>
          <w:sz w:val="24"/>
          <w:szCs w:val="24"/>
        </w:rPr>
        <w:t xml:space="preserve"> </w:t>
      </w:r>
      <w:r w:rsidRPr="00DB24F5">
        <w:rPr>
          <w:rFonts w:ascii="Times New Roman" w:hAnsi="Times New Roman" w:cs="Times New Roman"/>
          <w:sz w:val="24"/>
          <w:szCs w:val="24"/>
        </w:rPr>
        <w:t>2011 janë deklaruar edhe kursimet familjare ndër vite”.</w:t>
      </w:r>
    </w:p>
    <w:p w14:paraId="762EADA6" w14:textId="06BF9B23" w:rsidR="00B92D15" w:rsidRPr="00DB24F5" w:rsidRDefault="006E1ABD"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E pyetur nga </w:t>
      </w:r>
      <w:r w:rsidR="0021593C" w:rsidRPr="00DB24F5">
        <w:rPr>
          <w:rFonts w:ascii="Times New Roman" w:eastAsia="Times New Roman" w:hAnsi="Times New Roman" w:cs="Times New Roman"/>
          <w:sz w:val="24"/>
          <w:szCs w:val="24"/>
        </w:rPr>
        <w:t>Komis</w:t>
      </w:r>
      <w:r w:rsidR="00640BE3" w:rsidRPr="00DB24F5">
        <w:rPr>
          <w:rFonts w:ascii="Times New Roman" w:eastAsia="Times New Roman" w:hAnsi="Times New Roman" w:cs="Times New Roman"/>
          <w:sz w:val="24"/>
          <w:szCs w:val="24"/>
        </w:rPr>
        <w:t>i</w:t>
      </w:r>
      <w:r w:rsidR="0021593C" w:rsidRPr="00DB24F5">
        <w:rPr>
          <w:rFonts w:ascii="Times New Roman" w:eastAsia="Times New Roman" w:hAnsi="Times New Roman" w:cs="Times New Roman"/>
          <w:sz w:val="24"/>
          <w:szCs w:val="24"/>
        </w:rPr>
        <w:t>oni</w:t>
      </w:r>
      <w:r w:rsidRPr="00DB24F5">
        <w:rPr>
          <w:rFonts w:ascii="Times New Roman" w:eastAsia="Times New Roman" w:hAnsi="Times New Roman" w:cs="Times New Roman"/>
          <w:sz w:val="24"/>
          <w:szCs w:val="24"/>
        </w:rPr>
        <w:t xml:space="preserve"> </w:t>
      </w:r>
      <w:r w:rsidR="00640BE3" w:rsidRPr="00DB24F5">
        <w:rPr>
          <w:rFonts w:ascii="Times New Roman" w:eastAsia="Times New Roman" w:hAnsi="Times New Roman" w:cs="Times New Roman"/>
          <w:sz w:val="24"/>
          <w:szCs w:val="24"/>
        </w:rPr>
        <w:t>n</w:t>
      </w:r>
      <w:r w:rsidR="00EE6805" w:rsidRPr="00DB24F5">
        <w:rPr>
          <w:rFonts w:ascii="Times New Roman" w:eastAsia="Times New Roman" w:hAnsi="Times New Roman" w:cs="Times New Roman"/>
          <w:sz w:val="24"/>
          <w:szCs w:val="24"/>
        </w:rPr>
        <w:t>ë</w:t>
      </w:r>
      <w:r w:rsidR="00640BE3" w:rsidRPr="00DB24F5">
        <w:rPr>
          <w:rFonts w:ascii="Times New Roman" w:eastAsia="Times New Roman" w:hAnsi="Times New Roman" w:cs="Times New Roman"/>
          <w:sz w:val="24"/>
          <w:szCs w:val="24"/>
        </w:rPr>
        <w:t xml:space="preserve">se </w:t>
      </w:r>
      <w:r w:rsidR="0021593C" w:rsidRPr="00DB24F5">
        <w:rPr>
          <w:rFonts w:ascii="Times New Roman" w:eastAsia="Times New Roman" w:hAnsi="Times New Roman" w:cs="Times New Roman"/>
          <w:sz w:val="24"/>
          <w:szCs w:val="24"/>
        </w:rPr>
        <w:t>k</w:t>
      </w:r>
      <w:r w:rsidR="00640BE3" w:rsidRPr="00DB24F5">
        <w:rPr>
          <w:rFonts w:ascii="Times New Roman" w:eastAsia="Times New Roman" w:hAnsi="Times New Roman" w:cs="Times New Roman"/>
          <w:sz w:val="24"/>
          <w:szCs w:val="24"/>
        </w:rPr>
        <w:t>a</w:t>
      </w:r>
      <w:r w:rsidR="0021593C" w:rsidRPr="00DB24F5">
        <w:rPr>
          <w:rFonts w:ascii="Times New Roman" w:eastAsia="Times New Roman" w:hAnsi="Times New Roman" w:cs="Times New Roman"/>
          <w:sz w:val="24"/>
          <w:szCs w:val="24"/>
        </w:rPr>
        <w:t xml:space="preserve"> në emrin </w:t>
      </w:r>
      <w:r w:rsidR="00640BE3" w:rsidRPr="00DB24F5">
        <w:rPr>
          <w:rFonts w:ascii="Times New Roman" w:eastAsia="Times New Roman" w:hAnsi="Times New Roman" w:cs="Times New Roman"/>
          <w:sz w:val="24"/>
          <w:szCs w:val="24"/>
        </w:rPr>
        <w:t>e saj</w:t>
      </w:r>
      <w:r w:rsidR="0021593C" w:rsidRPr="00DB24F5">
        <w:rPr>
          <w:rFonts w:ascii="Times New Roman" w:eastAsia="Times New Roman" w:hAnsi="Times New Roman" w:cs="Times New Roman"/>
          <w:sz w:val="24"/>
          <w:szCs w:val="24"/>
        </w:rPr>
        <w:t xml:space="preserve"> apo </w:t>
      </w:r>
      <w:r w:rsidR="00640BE3" w:rsidRPr="00DB24F5">
        <w:rPr>
          <w:rFonts w:ascii="Times New Roman" w:eastAsia="Times New Roman" w:hAnsi="Times New Roman" w:cs="Times New Roman"/>
          <w:sz w:val="24"/>
          <w:szCs w:val="24"/>
        </w:rPr>
        <w:t>ndonj</w:t>
      </w:r>
      <w:r w:rsidR="00EE6805" w:rsidRPr="00DB24F5">
        <w:rPr>
          <w:rFonts w:ascii="Times New Roman" w:eastAsia="Times New Roman" w:hAnsi="Times New Roman" w:cs="Times New Roman"/>
          <w:sz w:val="24"/>
          <w:szCs w:val="24"/>
        </w:rPr>
        <w:t>ë</w:t>
      </w:r>
      <w:r w:rsidR="00640BE3" w:rsidRPr="00DB24F5">
        <w:rPr>
          <w:rFonts w:ascii="Times New Roman" w:eastAsia="Times New Roman" w:hAnsi="Times New Roman" w:cs="Times New Roman"/>
          <w:sz w:val="24"/>
          <w:szCs w:val="24"/>
        </w:rPr>
        <w:t xml:space="preserve"> </w:t>
      </w:r>
      <w:r w:rsidR="0021593C" w:rsidRPr="00DB24F5">
        <w:rPr>
          <w:rFonts w:ascii="Times New Roman" w:eastAsia="Times New Roman" w:hAnsi="Times New Roman" w:cs="Times New Roman"/>
          <w:sz w:val="24"/>
          <w:szCs w:val="24"/>
        </w:rPr>
        <w:t>autorizim për përdorimin e pasurive/llogarive bankare në emrin e ndonjë personi tjetër në Shqipëri apo jashtë shtetit</w:t>
      </w:r>
      <w:r w:rsidRPr="00DB24F5">
        <w:rPr>
          <w:rFonts w:ascii="Times New Roman" w:eastAsia="Times New Roman" w:hAnsi="Times New Roman" w:cs="Times New Roman"/>
          <w:sz w:val="24"/>
          <w:szCs w:val="24"/>
        </w:rPr>
        <w:t xml:space="preserve">, </w:t>
      </w:r>
      <w:r w:rsidR="005F726F" w:rsidRPr="00DB24F5">
        <w:rPr>
          <w:rFonts w:ascii="Times New Roman" w:eastAsia="Times New Roman" w:hAnsi="Times New Roman" w:cs="Times New Roman"/>
          <w:sz w:val="24"/>
          <w:szCs w:val="24"/>
        </w:rPr>
        <w:t>s</w:t>
      </w:r>
      <w:r w:rsidR="0021593C" w:rsidRPr="00DB24F5">
        <w:rPr>
          <w:rFonts w:ascii="Times New Roman" w:eastAsia="Times New Roman" w:hAnsi="Times New Roman" w:cs="Times New Roman"/>
          <w:sz w:val="24"/>
          <w:szCs w:val="24"/>
        </w:rPr>
        <w:t>ubjekti ka deklaruar</w:t>
      </w:r>
      <w:r w:rsidR="00442BE2" w:rsidRPr="00DB24F5">
        <w:rPr>
          <w:rStyle w:val="FootnoteReference"/>
          <w:rFonts w:ascii="Times New Roman" w:eastAsia="Times New Roman" w:hAnsi="Times New Roman" w:cs="Times New Roman"/>
          <w:sz w:val="24"/>
          <w:szCs w:val="24"/>
        </w:rPr>
        <w:footnoteReference w:id="30"/>
      </w:r>
      <w:r w:rsidR="0021593C" w:rsidRPr="00DB24F5">
        <w:rPr>
          <w:rFonts w:ascii="Times New Roman" w:eastAsia="Times New Roman" w:hAnsi="Times New Roman" w:cs="Times New Roman"/>
          <w:sz w:val="24"/>
          <w:szCs w:val="24"/>
        </w:rPr>
        <w:t xml:space="preserve"> se: </w:t>
      </w:r>
      <w:r w:rsidR="0021593C" w:rsidRPr="00DB24F5">
        <w:rPr>
          <w:rFonts w:ascii="Times New Roman" w:eastAsia="Times New Roman" w:hAnsi="Times New Roman" w:cs="Times New Roman"/>
          <w:i/>
          <w:sz w:val="24"/>
          <w:szCs w:val="24"/>
        </w:rPr>
        <w:t xml:space="preserve">“Në llogarinë e hapur nga bashkëshorti Dritan </w:t>
      </w:r>
      <w:proofErr w:type="spellStart"/>
      <w:r w:rsidR="0021593C" w:rsidRPr="00DB24F5">
        <w:rPr>
          <w:rFonts w:ascii="Times New Roman" w:eastAsia="Times New Roman" w:hAnsi="Times New Roman" w:cs="Times New Roman"/>
          <w:i/>
          <w:sz w:val="24"/>
          <w:szCs w:val="24"/>
        </w:rPr>
        <w:t>Marku</w:t>
      </w:r>
      <w:proofErr w:type="spellEnd"/>
      <w:r w:rsidR="0021593C" w:rsidRPr="00DB24F5">
        <w:rPr>
          <w:rFonts w:ascii="Times New Roman" w:eastAsia="Times New Roman" w:hAnsi="Times New Roman" w:cs="Times New Roman"/>
          <w:i/>
          <w:sz w:val="24"/>
          <w:szCs w:val="24"/>
        </w:rPr>
        <w:t xml:space="preserve"> në BKT,</w:t>
      </w:r>
      <w:r w:rsidR="00640BE3" w:rsidRPr="00DB24F5">
        <w:rPr>
          <w:rFonts w:ascii="Times New Roman" w:eastAsia="Times New Roman" w:hAnsi="Times New Roman" w:cs="Times New Roman"/>
          <w:i/>
          <w:sz w:val="24"/>
          <w:szCs w:val="24"/>
        </w:rPr>
        <w:t xml:space="preserve"> </w:t>
      </w:r>
      <w:r w:rsidR="0021593C" w:rsidRPr="00DB24F5">
        <w:rPr>
          <w:rFonts w:ascii="Times New Roman" w:eastAsia="Times New Roman" w:hAnsi="Times New Roman" w:cs="Times New Roman"/>
          <w:i/>
          <w:sz w:val="24"/>
          <w:szCs w:val="24"/>
        </w:rPr>
        <w:t xml:space="preserve">Dega Gjirokastër në vitin 2011, është depozituar edhe shuma 10.000 euro, shumë kjo lënë nga babai im </w:t>
      </w:r>
      <w:proofErr w:type="spellStart"/>
      <w:r w:rsidR="0021593C" w:rsidRPr="00DB24F5">
        <w:rPr>
          <w:rFonts w:ascii="Times New Roman" w:eastAsia="Times New Roman" w:hAnsi="Times New Roman" w:cs="Times New Roman"/>
          <w:i/>
          <w:sz w:val="24"/>
          <w:szCs w:val="24"/>
        </w:rPr>
        <w:t>Baki</w:t>
      </w:r>
      <w:proofErr w:type="spellEnd"/>
      <w:r w:rsidR="0021593C" w:rsidRPr="00DB24F5">
        <w:rPr>
          <w:rFonts w:ascii="Times New Roman" w:eastAsia="Times New Roman" w:hAnsi="Times New Roman" w:cs="Times New Roman"/>
          <w:i/>
          <w:sz w:val="24"/>
          <w:szCs w:val="24"/>
        </w:rPr>
        <w:t xml:space="preserve"> Çibuku disa ditë para vdekjes. Sqaroj se ...babai im në muajin janar të vitit 2010 kaloi në gjendje të rëndë shëndetësore duke u trajtuar në spitalin </w:t>
      </w:r>
      <w:proofErr w:type="spellStart"/>
      <w:r w:rsidR="0021593C" w:rsidRPr="00DB24F5">
        <w:rPr>
          <w:rFonts w:ascii="Times New Roman" w:eastAsia="Times New Roman" w:hAnsi="Times New Roman" w:cs="Times New Roman"/>
          <w:i/>
          <w:sz w:val="24"/>
          <w:szCs w:val="24"/>
        </w:rPr>
        <w:t>Omer</w:t>
      </w:r>
      <w:proofErr w:type="spellEnd"/>
      <w:r w:rsidR="0021593C" w:rsidRPr="00DB24F5">
        <w:rPr>
          <w:rFonts w:ascii="Times New Roman" w:eastAsia="Times New Roman" w:hAnsi="Times New Roman" w:cs="Times New Roman"/>
          <w:i/>
          <w:sz w:val="24"/>
          <w:szCs w:val="24"/>
        </w:rPr>
        <w:t xml:space="preserve"> Nishani Gjirokastër për rreth 15 ditë nga zemra... Nga biseda që bëra me </w:t>
      </w:r>
      <w:proofErr w:type="spellStart"/>
      <w:r w:rsidR="0021593C" w:rsidRPr="00DB24F5">
        <w:rPr>
          <w:rFonts w:ascii="Times New Roman" w:eastAsia="Times New Roman" w:hAnsi="Times New Roman" w:cs="Times New Roman"/>
          <w:i/>
          <w:sz w:val="24"/>
          <w:szCs w:val="24"/>
        </w:rPr>
        <w:t>babain</w:t>
      </w:r>
      <w:proofErr w:type="spellEnd"/>
      <w:r w:rsidR="0021593C" w:rsidRPr="00DB24F5">
        <w:rPr>
          <w:rFonts w:ascii="Times New Roman" w:eastAsia="Times New Roman" w:hAnsi="Times New Roman" w:cs="Times New Roman"/>
          <w:i/>
          <w:sz w:val="24"/>
          <w:szCs w:val="24"/>
        </w:rPr>
        <w:t xml:space="preserve"> vendosëm se, në rast se do të duhej të kryente ndërhyrje në zemër ata do ta bënin në spital privat “Amerikan”.</w:t>
      </w:r>
      <w:r w:rsidR="004B7A38" w:rsidRPr="00DB24F5">
        <w:rPr>
          <w:rFonts w:ascii="Times New Roman" w:eastAsia="Times New Roman" w:hAnsi="Times New Roman" w:cs="Times New Roman"/>
          <w:i/>
          <w:sz w:val="24"/>
          <w:szCs w:val="24"/>
        </w:rPr>
        <w:t xml:space="preserve"> </w:t>
      </w:r>
      <w:r w:rsidR="0021593C" w:rsidRPr="00DB24F5">
        <w:rPr>
          <w:rFonts w:ascii="Times New Roman" w:eastAsia="Times New Roman" w:hAnsi="Times New Roman" w:cs="Times New Roman"/>
          <w:i/>
          <w:sz w:val="24"/>
          <w:szCs w:val="24"/>
        </w:rPr>
        <w:t>Për këtë ai m</w:t>
      </w:r>
      <w:r w:rsidR="005F726F" w:rsidRPr="00DB24F5">
        <w:rPr>
          <w:rFonts w:ascii="Times New Roman" w:eastAsia="Times New Roman" w:hAnsi="Times New Roman" w:cs="Times New Roman"/>
          <w:i/>
          <w:sz w:val="24"/>
          <w:szCs w:val="24"/>
        </w:rPr>
        <w:t>ë</w:t>
      </w:r>
      <w:r w:rsidR="0021593C" w:rsidRPr="00DB24F5">
        <w:rPr>
          <w:rFonts w:ascii="Times New Roman" w:eastAsia="Times New Roman" w:hAnsi="Times New Roman" w:cs="Times New Roman"/>
          <w:i/>
          <w:sz w:val="24"/>
          <w:szCs w:val="24"/>
        </w:rPr>
        <w:t xml:space="preserve"> tregoi se kishte hequr mënjanë 10</w:t>
      </w:r>
      <w:r w:rsidR="004B7A38"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000 euro, siguruar nga kursimet e tij si dhe lekët që i dërgonin dy vajzat e tjera</w:t>
      </w:r>
      <w:r w:rsidR="004B7A38"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motrat e mia që jetojnë në emigracion që nga vitet 1993 njëra dhe që nga viti 1998 tjetra.</w:t>
      </w:r>
      <w:r w:rsidR="004B7A38" w:rsidRPr="00DB24F5">
        <w:rPr>
          <w:rFonts w:ascii="Times New Roman" w:eastAsia="Times New Roman" w:hAnsi="Times New Roman" w:cs="Times New Roman"/>
          <w:i/>
          <w:sz w:val="24"/>
          <w:szCs w:val="24"/>
        </w:rPr>
        <w:t xml:space="preserve"> </w:t>
      </w:r>
      <w:r w:rsidR="0021593C" w:rsidRPr="00DB24F5">
        <w:rPr>
          <w:rFonts w:ascii="Times New Roman" w:eastAsia="Times New Roman" w:hAnsi="Times New Roman" w:cs="Times New Roman"/>
          <w:i/>
          <w:sz w:val="24"/>
          <w:szCs w:val="24"/>
        </w:rPr>
        <w:t xml:space="preserve">Çdo muaj motrat e mia </w:t>
      </w:r>
      <w:proofErr w:type="spellStart"/>
      <w:r w:rsidR="0021593C" w:rsidRPr="00DB24F5">
        <w:rPr>
          <w:rFonts w:ascii="Times New Roman" w:eastAsia="Times New Roman" w:hAnsi="Times New Roman" w:cs="Times New Roman"/>
          <w:i/>
          <w:sz w:val="24"/>
          <w:szCs w:val="24"/>
        </w:rPr>
        <w:t>Lida</w:t>
      </w:r>
      <w:proofErr w:type="spellEnd"/>
      <w:r w:rsidR="0021593C" w:rsidRPr="00DB24F5">
        <w:rPr>
          <w:rFonts w:ascii="Times New Roman" w:eastAsia="Times New Roman" w:hAnsi="Times New Roman" w:cs="Times New Roman"/>
          <w:i/>
          <w:sz w:val="24"/>
          <w:szCs w:val="24"/>
        </w:rPr>
        <w:t xml:space="preserve"> Gjati dhe </w:t>
      </w:r>
      <w:proofErr w:type="spellStart"/>
      <w:r w:rsidR="0021593C" w:rsidRPr="00DB24F5">
        <w:rPr>
          <w:rFonts w:ascii="Times New Roman" w:eastAsia="Times New Roman" w:hAnsi="Times New Roman" w:cs="Times New Roman"/>
          <w:i/>
          <w:sz w:val="24"/>
          <w:szCs w:val="24"/>
        </w:rPr>
        <w:t>Marjeta</w:t>
      </w:r>
      <w:proofErr w:type="spellEnd"/>
      <w:r w:rsidR="0021593C" w:rsidRPr="00DB24F5">
        <w:rPr>
          <w:rFonts w:ascii="Times New Roman" w:eastAsia="Times New Roman" w:hAnsi="Times New Roman" w:cs="Times New Roman"/>
          <w:i/>
          <w:sz w:val="24"/>
          <w:szCs w:val="24"/>
        </w:rPr>
        <w:t xml:space="preserve"> Myftari u dë</w:t>
      </w:r>
      <w:r w:rsidR="004B7A38" w:rsidRPr="00DB24F5">
        <w:rPr>
          <w:rFonts w:ascii="Times New Roman" w:eastAsia="Times New Roman" w:hAnsi="Times New Roman" w:cs="Times New Roman"/>
          <w:i/>
          <w:sz w:val="24"/>
          <w:szCs w:val="24"/>
        </w:rPr>
        <w:t>r</w:t>
      </w:r>
      <w:r w:rsidR="0021593C" w:rsidRPr="00DB24F5">
        <w:rPr>
          <w:rFonts w:ascii="Times New Roman" w:eastAsia="Times New Roman" w:hAnsi="Times New Roman" w:cs="Times New Roman"/>
          <w:i/>
          <w:sz w:val="24"/>
          <w:szCs w:val="24"/>
        </w:rPr>
        <w:t>gonin prindërve sipas mundësive si një ndihmë për jetën dhe shëndetin e tyre. Këtë shumë ai ma ka dorëzuar mua në Spitalin e Tiranës duke qenë se isha personi që</w:t>
      </w:r>
      <w:r w:rsidR="004B7A38" w:rsidRPr="00DB24F5">
        <w:rPr>
          <w:rFonts w:ascii="Times New Roman" w:eastAsia="Times New Roman" w:hAnsi="Times New Roman" w:cs="Times New Roman"/>
          <w:i/>
          <w:sz w:val="24"/>
          <w:szCs w:val="24"/>
        </w:rPr>
        <w:t xml:space="preserve"> </w:t>
      </w:r>
      <w:r w:rsidR="0021593C" w:rsidRPr="00DB24F5">
        <w:rPr>
          <w:rFonts w:ascii="Times New Roman" w:eastAsia="Times New Roman" w:hAnsi="Times New Roman" w:cs="Times New Roman"/>
          <w:i/>
          <w:sz w:val="24"/>
          <w:szCs w:val="24"/>
        </w:rPr>
        <w:t>interesohesha për të dhe ndiqja gjithë procedurat mjekësore të tij, me qëllim që</w:t>
      </w:r>
      <w:r w:rsidR="00F475FF"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në rast nevoje</w:t>
      </w:r>
      <w:r w:rsidR="00F475FF"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unë ti përdorja ato për shëndetin e tij. Në dijeni të këtij fakti ishte dhe nëna ime </w:t>
      </w:r>
      <w:proofErr w:type="spellStart"/>
      <w:r w:rsidR="0021593C" w:rsidRPr="00DB24F5">
        <w:rPr>
          <w:rFonts w:ascii="Times New Roman" w:eastAsia="Times New Roman" w:hAnsi="Times New Roman" w:cs="Times New Roman"/>
          <w:i/>
          <w:sz w:val="24"/>
          <w:szCs w:val="24"/>
        </w:rPr>
        <w:t>Barije</w:t>
      </w:r>
      <w:proofErr w:type="spellEnd"/>
      <w:r w:rsidR="0021593C" w:rsidRPr="00DB24F5">
        <w:rPr>
          <w:rFonts w:ascii="Times New Roman" w:eastAsia="Times New Roman" w:hAnsi="Times New Roman" w:cs="Times New Roman"/>
          <w:i/>
          <w:sz w:val="24"/>
          <w:szCs w:val="24"/>
        </w:rPr>
        <w:t xml:space="preserve"> Çibuku.</w:t>
      </w:r>
      <w:r w:rsidR="004B7A38" w:rsidRPr="00DB24F5">
        <w:rPr>
          <w:rFonts w:ascii="Times New Roman" w:eastAsia="Times New Roman" w:hAnsi="Times New Roman" w:cs="Times New Roman"/>
          <w:i/>
          <w:sz w:val="24"/>
          <w:szCs w:val="24"/>
        </w:rPr>
        <w:t xml:space="preserve"> </w:t>
      </w:r>
      <w:r w:rsidR="0021593C" w:rsidRPr="00DB24F5">
        <w:rPr>
          <w:rFonts w:ascii="Times New Roman" w:eastAsia="Times New Roman" w:hAnsi="Times New Roman" w:cs="Times New Roman"/>
          <w:i/>
          <w:sz w:val="24"/>
          <w:szCs w:val="24"/>
        </w:rPr>
        <w:t>Më datë 01.02.2010 babai im</w:t>
      </w:r>
      <w:r w:rsidR="00F475FF"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pasi bëri </w:t>
      </w:r>
      <w:proofErr w:type="spellStart"/>
      <w:r w:rsidR="0021593C" w:rsidRPr="00DB24F5">
        <w:rPr>
          <w:rFonts w:ascii="Times New Roman" w:eastAsia="Times New Roman" w:hAnsi="Times New Roman" w:cs="Times New Roman"/>
          <w:i/>
          <w:sz w:val="24"/>
          <w:szCs w:val="24"/>
        </w:rPr>
        <w:t>koron</w:t>
      </w:r>
      <w:r w:rsidR="00CA3055" w:rsidRPr="00DB24F5">
        <w:rPr>
          <w:rFonts w:ascii="Times New Roman" w:eastAsia="Times New Roman" w:hAnsi="Times New Roman" w:cs="Times New Roman"/>
          <w:i/>
          <w:sz w:val="24"/>
          <w:szCs w:val="24"/>
        </w:rPr>
        <w:t>o</w:t>
      </w:r>
      <w:r w:rsidR="0021593C" w:rsidRPr="00DB24F5">
        <w:rPr>
          <w:rFonts w:ascii="Times New Roman" w:eastAsia="Times New Roman" w:hAnsi="Times New Roman" w:cs="Times New Roman"/>
          <w:i/>
          <w:sz w:val="24"/>
          <w:szCs w:val="24"/>
        </w:rPr>
        <w:t>grafinë</w:t>
      </w:r>
      <w:proofErr w:type="spellEnd"/>
      <w:r w:rsidR="00F475FF"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ndërroi jetë. Nga biseda që kam bërë me mamanë ajo duke qenë e vetme në Tepelenë nuk ishte e sigurt për të mbajtur një shumë të tillë dhe më tha që ti </w:t>
      </w:r>
      <w:r w:rsidR="0021593C" w:rsidRPr="00DB24F5">
        <w:rPr>
          <w:rFonts w:ascii="Times New Roman" w:eastAsia="Times New Roman" w:hAnsi="Times New Roman" w:cs="Times New Roman"/>
          <w:i/>
          <w:sz w:val="24"/>
          <w:szCs w:val="24"/>
        </w:rPr>
        <w:lastRenderedPageBreak/>
        <w:t>mbaja unë dhe në rast nevoje madhore për jetën dhe shëndetin e saj ti përdorja. Pra</w:t>
      </w:r>
      <w:r w:rsidR="004B7A38"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kjo shumë i përket sot nënës time </w:t>
      </w:r>
      <w:proofErr w:type="spellStart"/>
      <w:r w:rsidR="0021593C" w:rsidRPr="00DB24F5">
        <w:rPr>
          <w:rFonts w:ascii="Times New Roman" w:eastAsia="Times New Roman" w:hAnsi="Times New Roman" w:cs="Times New Roman"/>
          <w:i/>
          <w:sz w:val="24"/>
          <w:szCs w:val="24"/>
        </w:rPr>
        <w:t>Barije</w:t>
      </w:r>
      <w:proofErr w:type="spellEnd"/>
      <w:r w:rsidR="0021593C" w:rsidRPr="00DB24F5">
        <w:rPr>
          <w:rFonts w:ascii="Times New Roman" w:eastAsia="Times New Roman" w:hAnsi="Times New Roman" w:cs="Times New Roman"/>
          <w:i/>
          <w:sz w:val="24"/>
          <w:szCs w:val="24"/>
        </w:rPr>
        <w:t xml:space="preserve"> Çibuku, por edhe unë për siguri për mos ti mbajtur në shtëpi vendosa ti depozitoj në bankë dhe në </w:t>
      </w:r>
      <w:r w:rsidR="004B7A38" w:rsidRPr="00DB24F5">
        <w:rPr>
          <w:rFonts w:ascii="Times New Roman" w:eastAsia="Times New Roman" w:hAnsi="Times New Roman" w:cs="Times New Roman"/>
          <w:i/>
          <w:sz w:val="24"/>
          <w:szCs w:val="24"/>
        </w:rPr>
        <w:t>çdo</w:t>
      </w:r>
      <w:r w:rsidR="0021593C" w:rsidRPr="00DB24F5">
        <w:rPr>
          <w:rFonts w:ascii="Times New Roman" w:eastAsia="Times New Roman" w:hAnsi="Times New Roman" w:cs="Times New Roman"/>
          <w:i/>
          <w:sz w:val="24"/>
          <w:szCs w:val="24"/>
        </w:rPr>
        <w:t xml:space="preserve"> rast nevoje ti tërheq. Që nga dita që babai im ka ndërruar jetë</w:t>
      </w:r>
      <w:r w:rsidR="004B7A38" w:rsidRPr="00DB24F5">
        <w:rPr>
          <w:rFonts w:ascii="Times New Roman" w:eastAsia="Times New Roman" w:hAnsi="Times New Roman" w:cs="Times New Roman"/>
          <w:i/>
          <w:sz w:val="24"/>
          <w:szCs w:val="24"/>
        </w:rPr>
        <w:t>,</w:t>
      </w:r>
      <w:r w:rsidR="0021593C" w:rsidRPr="00DB24F5">
        <w:rPr>
          <w:rFonts w:ascii="Times New Roman" w:eastAsia="Times New Roman" w:hAnsi="Times New Roman" w:cs="Times New Roman"/>
          <w:i/>
          <w:sz w:val="24"/>
          <w:szCs w:val="24"/>
        </w:rPr>
        <w:t xml:space="preserve"> nëna ime është në kujdesin tim, pasi jam dhe fëmija i vogël në familje</w:t>
      </w:r>
      <w:r w:rsidR="004B7A38" w:rsidRPr="00DB24F5">
        <w:rPr>
          <w:rFonts w:ascii="Times New Roman" w:eastAsia="Times New Roman" w:hAnsi="Times New Roman" w:cs="Times New Roman"/>
          <w:i/>
          <w:sz w:val="24"/>
          <w:szCs w:val="24"/>
        </w:rPr>
        <w:t xml:space="preserve">”. </w:t>
      </w:r>
    </w:p>
    <w:p w14:paraId="222006FF" w14:textId="1606E42C" w:rsidR="0021593C" w:rsidRPr="00DB24F5" w:rsidRDefault="00DA7D7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DB24F5">
        <w:rPr>
          <w:rFonts w:ascii="Times New Roman" w:eastAsia="Times New Roman" w:hAnsi="Times New Roman" w:cs="Times New Roman"/>
          <w:iCs/>
          <w:sz w:val="24"/>
          <w:szCs w:val="24"/>
        </w:rPr>
        <w:t>N</w:t>
      </w:r>
      <w:r w:rsidR="00A9157C"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 xml:space="preserve"> mb</w:t>
      </w:r>
      <w:r w:rsidR="00A9157C"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shtetje t</w:t>
      </w:r>
      <w:r w:rsidR="00A9157C"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 xml:space="preserve"> sa m</w:t>
      </w:r>
      <w:r w:rsidR="00A9157C"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 xml:space="preserve"> sip</w:t>
      </w:r>
      <w:r w:rsidR="00A9157C"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r</w:t>
      </w:r>
      <w:r w:rsidR="00422E6E" w:rsidRPr="00DB24F5">
        <w:rPr>
          <w:rFonts w:ascii="Times New Roman" w:eastAsia="Times New Roman" w:hAnsi="Times New Roman" w:cs="Times New Roman"/>
          <w:iCs/>
          <w:sz w:val="24"/>
          <w:szCs w:val="24"/>
        </w:rPr>
        <w:t>,</w:t>
      </w:r>
      <w:r w:rsidR="004B7A38" w:rsidRPr="00DB24F5">
        <w:rPr>
          <w:rFonts w:ascii="Times New Roman" w:eastAsia="Times New Roman" w:hAnsi="Times New Roman" w:cs="Times New Roman"/>
          <w:iCs/>
          <w:sz w:val="24"/>
          <w:szCs w:val="24"/>
        </w:rPr>
        <w:t xml:space="preserve"> subjekti ka depozituar me pyet</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 xml:space="preserve">sorin nr. </w:t>
      </w:r>
      <w:r w:rsidRPr="00DB24F5">
        <w:rPr>
          <w:rFonts w:ascii="Times New Roman" w:eastAsia="Times New Roman" w:hAnsi="Times New Roman" w:cs="Times New Roman"/>
          <w:iCs/>
          <w:sz w:val="24"/>
          <w:szCs w:val="24"/>
        </w:rPr>
        <w:t xml:space="preserve">1, </w:t>
      </w:r>
      <w:r w:rsidR="004B7A38" w:rsidRPr="00DB24F5">
        <w:rPr>
          <w:rFonts w:ascii="Times New Roman" w:eastAsia="Times New Roman" w:hAnsi="Times New Roman" w:cs="Times New Roman"/>
          <w:iCs/>
          <w:sz w:val="24"/>
          <w:szCs w:val="24"/>
        </w:rPr>
        <w:t>certifikat</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n e vdekjes s</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 xml:space="preserve"> babait, l</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 xml:space="preserve">shuar nga </w:t>
      </w:r>
      <w:r w:rsidR="00B17813" w:rsidRPr="00DB24F5">
        <w:rPr>
          <w:rFonts w:ascii="Times New Roman" w:eastAsia="Times New Roman" w:hAnsi="Times New Roman" w:cs="Times New Roman"/>
          <w:iCs/>
          <w:sz w:val="24"/>
          <w:szCs w:val="24"/>
        </w:rPr>
        <w:t>G</w:t>
      </w:r>
      <w:r w:rsidR="004B7A38" w:rsidRPr="00DB24F5">
        <w:rPr>
          <w:rFonts w:ascii="Times New Roman" w:eastAsia="Times New Roman" w:hAnsi="Times New Roman" w:cs="Times New Roman"/>
          <w:iCs/>
          <w:sz w:val="24"/>
          <w:szCs w:val="24"/>
        </w:rPr>
        <w:t xml:space="preserve">jendja </w:t>
      </w:r>
      <w:r w:rsidR="00B17813" w:rsidRPr="00DB24F5">
        <w:rPr>
          <w:rFonts w:ascii="Times New Roman" w:eastAsia="Times New Roman" w:hAnsi="Times New Roman" w:cs="Times New Roman"/>
          <w:iCs/>
          <w:sz w:val="24"/>
          <w:szCs w:val="24"/>
        </w:rPr>
        <w:t>C</w:t>
      </w:r>
      <w:r w:rsidR="004B7A38" w:rsidRPr="00DB24F5">
        <w:rPr>
          <w:rFonts w:ascii="Times New Roman" w:eastAsia="Times New Roman" w:hAnsi="Times New Roman" w:cs="Times New Roman"/>
          <w:iCs/>
          <w:sz w:val="24"/>
          <w:szCs w:val="24"/>
        </w:rPr>
        <w:t>ivile, Bashkia Tepelen</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 xml:space="preserve"> me dat</w:t>
      </w:r>
      <w:r w:rsidR="00422E6E" w:rsidRPr="00DB24F5">
        <w:rPr>
          <w:rFonts w:ascii="Times New Roman" w:eastAsia="Times New Roman" w:hAnsi="Times New Roman" w:cs="Times New Roman"/>
          <w:iCs/>
          <w:sz w:val="24"/>
          <w:szCs w:val="24"/>
        </w:rPr>
        <w:t>ë</w:t>
      </w:r>
      <w:r w:rsidR="004B7A38" w:rsidRPr="00DB24F5">
        <w:rPr>
          <w:rFonts w:ascii="Times New Roman" w:eastAsia="Times New Roman" w:hAnsi="Times New Roman" w:cs="Times New Roman"/>
          <w:iCs/>
          <w:sz w:val="24"/>
          <w:szCs w:val="24"/>
        </w:rPr>
        <w:t xml:space="preserve"> 13.10.2016</w:t>
      </w:r>
      <w:del w:id="232" w:author="Sokol Çomo" w:date="2025-05-02T08:44:00Z">
        <w:r w:rsidR="00F475FF">
          <w:rPr>
            <w:rFonts w:ascii="Times New Roman" w:eastAsia="Times New Roman" w:hAnsi="Times New Roman" w:cs="Times New Roman"/>
            <w:iCs/>
            <w:sz w:val="24"/>
            <w:szCs w:val="24"/>
          </w:rPr>
          <w:delText>.</w:delText>
        </w:r>
      </w:del>
      <w:ins w:id="233" w:author="Sokol Çomo" w:date="2025-05-02T08:44:00Z">
        <w:r w:rsidR="00490F9D" w:rsidRPr="00DB24F5">
          <w:rPr>
            <w:rFonts w:ascii="Times New Roman" w:eastAsia="Times New Roman" w:hAnsi="Times New Roman" w:cs="Times New Roman"/>
            <w:iCs/>
            <w:sz w:val="24"/>
            <w:szCs w:val="24"/>
          </w:rPr>
          <w:t>,</w:t>
        </w:r>
      </w:ins>
      <w:r w:rsidR="00F475FF" w:rsidRPr="00DB24F5">
        <w:rPr>
          <w:rFonts w:ascii="Times New Roman" w:eastAsia="Times New Roman" w:hAnsi="Times New Roman" w:cs="Times New Roman"/>
          <w:iCs/>
          <w:sz w:val="24"/>
          <w:szCs w:val="24"/>
        </w:rPr>
        <w:t xml:space="preserve"> k</w:t>
      </w:r>
      <w:r w:rsidR="004B7A38" w:rsidRPr="00DB24F5">
        <w:rPr>
          <w:rFonts w:ascii="Times New Roman" w:hAnsi="Times New Roman" w:cs="Times New Roman"/>
          <w:iCs/>
          <w:sz w:val="24"/>
          <w:szCs w:val="24"/>
        </w:rPr>
        <w:t xml:space="preserve">opje të pasaportave dhe kartave të identitetit të </w:t>
      </w:r>
      <w:proofErr w:type="spellStart"/>
      <w:r w:rsidR="004B7A38" w:rsidRPr="00DB24F5">
        <w:rPr>
          <w:rFonts w:ascii="Times New Roman" w:hAnsi="Times New Roman" w:cs="Times New Roman"/>
          <w:iCs/>
          <w:sz w:val="24"/>
          <w:szCs w:val="24"/>
        </w:rPr>
        <w:t>L</w:t>
      </w:r>
      <w:r w:rsidR="00422E6E" w:rsidRPr="00DB24F5">
        <w:rPr>
          <w:rFonts w:ascii="Times New Roman" w:hAnsi="Times New Roman" w:cs="Times New Roman"/>
          <w:iCs/>
          <w:sz w:val="24"/>
          <w:szCs w:val="24"/>
        </w:rPr>
        <w:t>eonidha</w:t>
      </w:r>
      <w:proofErr w:type="spellEnd"/>
      <w:r w:rsidR="004B7A38" w:rsidRPr="00DB24F5">
        <w:rPr>
          <w:rFonts w:ascii="Times New Roman" w:hAnsi="Times New Roman" w:cs="Times New Roman"/>
          <w:iCs/>
          <w:sz w:val="24"/>
          <w:szCs w:val="24"/>
        </w:rPr>
        <w:t xml:space="preserve"> dhe </w:t>
      </w:r>
      <w:proofErr w:type="spellStart"/>
      <w:r w:rsidR="004B7A38" w:rsidRPr="00DB24F5">
        <w:rPr>
          <w:rFonts w:ascii="Times New Roman" w:hAnsi="Times New Roman" w:cs="Times New Roman"/>
          <w:iCs/>
          <w:sz w:val="24"/>
          <w:szCs w:val="24"/>
        </w:rPr>
        <w:t>Lida</w:t>
      </w:r>
      <w:proofErr w:type="spellEnd"/>
      <w:r w:rsidR="004B7A38" w:rsidRPr="00DB24F5">
        <w:rPr>
          <w:rFonts w:ascii="Times New Roman" w:hAnsi="Times New Roman" w:cs="Times New Roman"/>
          <w:iCs/>
          <w:sz w:val="24"/>
          <w:szCs w:val="24"/>
        </w:rPr>
        <w:t xml:space="preserve"> Gjati, </w:t>
      </w:r>
      <w:proofErr w:type="spellStart"/>
      <w:r w:rsidR="004B7A38" w:rsidRPr="00DB24F5">
        <w:rPr>
          <w:rFonts w:ascii="Times New Roman" w:hAnsi="Times New Roman" w:cs="Times New Roman"/>
          <w:iCs/>
          <w:sz w:val="24"/>
          <w:szCs w:val="24"/>
        </w:rPr>
        <w:t>Marjeta</w:t>
      </w:r>
      <w:proofErr w:type="spellEnd"/>
      <w:r w:rsidR="004B7A38" w:rsidRPr="00DB24F5">
        <w:rPr>
          <w:rFonts w:ascii="Times New Roman" w:hAnsi="Times New Roman" w:cs="Times New Roman"/>
          <w:iCs/>
          <w:sz w:val="24"/>
          <w:szCs w:val="24"/>
        </w:rPr>
        <w:t xml:space="preserve"> dhe Arian Myftari, kopje të deklarimit të </w:t>
      </w:r>
      <w:proofErr w:type="spellStart"/>
      <w:r w:rsidR="004B7A38" w:rsidRPr="00DB24F5">
        <w:rPr>
          <w:rFonts w:ascii="Times New Roman" w:hAnsi="Times New Roman" w:cs="Times New Roman"/>
          <w:iCs/>
          <w:sz w:val="24"/>
          <w:szCs w:val="24"/>
        </w:rPr>
        <w:t>të</w:t>
      </w:r>
      <w:proofErr w:type="spellEnd"/>
      <w:r w:rsidR="004B7A38" w:rsidRPr="00DB24F5">
        <w:rPr>
          <w:rFonts w:ascii="Times New Roman" w:hAnsi="Times New Roman" w:cs="Times New Roman"/>
          <w:iCs/>
          <w:sz w:val="24"/>
          <w:szCs w:val="24"/>
        </w:rPr>
        <w:t xml:space="preserve"> ardhurave dhe shpenzime për Arian Myftari prej vitit 2000-2013</w:t>
      </w:r>
      <w:del w:id="234" w:author="Sokol Çomo" w:date="2025-05-02T08:44:00Z">
        <w:r w:rsidR="004B7A38" w:rsidRPr="000725D8">
          <w:rPr>
            <w:rFonts w:ascii="Times New Roman" w:hAnsi="Times New Roman" w:cs="Times New Roman"/>
            <w:iCs/>
            <w:sz w:val="24"/>
            <w:szCs w:val="24"/>
          </w:rPr>
          <w:delText>;</w:delText>
        </w:r>
      </w:del>
      <w:ins w:id="235" w:author="Sokol Çomo" w:date="2025-05-02T08:44:00Z">
        <w:r w:rsidR="00490F9D" w:rsidRPr="00DB24F5">
          <w:rPr>
            <w:rFonts w:ascii="Times New Roman" w:hAnsi="Times New Roman" w:cs="Times New Roman"/>
            <w:iCs/>
            <w:sz w:val="24"/>
            <w:szCs w:val="24"/>
          </w:rPr>
          <w:t>,</w:t>
        </w:r>
      </w:ins>
      <w:r w:rsidR="004B7A38" w:rsidRPr="00DB24F5">
        <w:rPr>
          <w:rFonts w:ascii="Times New Roman" w:hAnsi="Times New Roman" w:cs="Times New Roman"/>
          <w:iCs/>
          <w:sz w:val="24"/>
          <w:szCs w:val="24"/>
        </w:rPr>
        <w:t xml:space="preserve"> kopje të deklarimit të ardhurave për </w:t>
      </w:r>
      <w:proofErr w:type="spellStart"/>
      <w:r w:rsidR="00AA6849" w:rsidRPr="00DB24F5">
        <w:rPr>
          <w:rFonts w:ascii="Times New Roman" w:hAnsi="Times New Roman" w:cs="Times New Roman"/>
          <w:iCs/>
          <w:sz w:val="24"/>
          <w:szCs w:val="24"/>
        </w:rPr>
        <w:t>Lida</w:t>
      </w:r>
      <w:proofErr w:type="spellEnd"/>
      <w:r w:rsidR="00AA6849" w:rsidRPr="00DB24F5">
        <w:rPr>
          <w:rFonts w:ascii="Times New Roman" w:hAnsi="Times New Roman" w:cs="Times New Roman"/>
          <w:iCs/>
          <w:sz w:val="24"/>
          <w:szCs w:val="24"/>
        </w:rPr>
        <w:t xml:space="preserve"> Gjati</w:t>
      </w:r>
      <w:r w:rsidR="004B7A38" w:rsidRPr="00DB24F5">
        <w:rPr>
          <w:rFonts w:ascii="Times New Roman" w:hAnsi="Times New Roman" w:cs="Times New Roman"/>
          <w:iCs/>
          <w:sz w:val="24"/>
          <w:szCs w:val="24"/>
        </w:rPr>
        <w:t xml:space="preserve"> për vitin 2003- 2004</w:t>
      </w:r>
      <w:del w:id="236" w:author="Sokol Çomo" w:date="2025-05-02T08:44:00Z">
        <w:r w:rsidR="004B7A38" w:rsidRPr="000725D8">
          <w:rPr>
            <w:rFonts w:ascii="Times New Roman" w:hAnsi="Times New Roman" w:cs="Times New Roman"/>
            <w:iCs/>
            <w:sz w:val="24"/>
            <w:szCs w:val="24"/>
          </w:rPr>
          <w:delText>;</w:delText>
        </w:r>
      </w:del>
      <w:ins w:id="237" w:author="Sokol Çomo" w:date="2025-05-02T08:44:00Z">
        <w:r w:rsidR="00490F9D" w:rsidRPr="00DB24F5">
          <w:rPr>
            <w:rFonts w:ascii="Times New Roman" w:hAnsi="Times New Roman" w:cs="Times New Roman"/>
            <w:iCs/>
            <w:sz w:val="24"/>
            <w:szCs w:val="24"/>
          </w:rPr>
          <w:t>,</w:t>
        </w:r>
      </w:ins>
      <w:r w:rsidR="004B7A38" w:rsidRPr="00DB24F5">
        <w:rPr>
          <w:rFonts w:ascii="Times New Roman" w:hAnsi="Times New Roman" w:cs="Times New Roman"/>
          <w:iCs/>
          <w:sz w:val="24"/>
          <w:szCs w:val="24"/>
        </w:rPr>
        <w:t xml:space="preserve"> si edhe çeqet e paguara nga puna e bashkëshortit të</w:t>
      </w:r>
      <w:r w:rsidR="00AA6849" w:rsidRPr="00DB24F5">
        <w:rPr>
          <w:rFonts w:ascii="Times New Roman" w:hAnsi="Times New Roman" w:cs="Times New Roman"/>
          <w:iCs/>
          <w:sz w:val="24"/>
          <w:szCs w:val="24"/>
        </w:rPr>
        <w:t xml:space="preserve"> saj </w:t>
      </w:r>
      <w:proofErr w:type="spellStart"/>
      <w:r w:rsidR="00AA6849" w:rsidRPr="00DB24F5">
        <w:rPr>
          <w:rFonts w:ascii="Times New Roman" w:hAnsi="Times New Roman" w:cs="Times New Roman"/>
          <w:iCs/>
          <w:sz w:val="24"/>
          <w:szCs w:val="24"/>
        </w:rPr>
        <w:t>Leonidha</w:t>
      </w:r>
      <w:proofErr w:type="spellEnd"/>
      <w:r w:rsidR="00AA6849" w:rsidRPr="00DB24F5">
        <w:rPr>
          <w:rFonts w:ascii="Times New Roman" w:hAnsi="Times New Roman" w:cs="Times New Roman"/>
          <w:iCs/>
          <w:sz w:val="24"/>
          <w:szCs w:val="24"/>
        </w:rPr>
        <w:t xml:space="preserve"> Gjati.</w:t>
      </w:r>
    </w:p>
    <w:p w14:paraId="274114CB" w14:textId="216C3258" w:rsidR="00005A95" w:rsidRPr="00DB24F5" w:rsidRDefault="004B7A3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iCs/>
          <w:sz w:val="24"/>
          <w:szCs w:val="24"/>
        </w:rPr>
        <w:t>Gjat</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 xml:space="preserve"> hetimit Komisioni</w:t>
      </w:r>
      <w:r w:rsidR="00AA6849" w:rsidRPr="00DB24F5">
        <w:rPr>
          <w:rStyle w:val="FootnoteReference"/>
          <w:rFonts w:ascii="Times New Roman" w:eastAsia="Times New Roman" w:hAnsi="Times New Roman" w:cs="Times New Roman"/>
          <w:iCs/>
          <w:sz w:val="24"/>
          <w:szCs w:val="24"/>
        </w:rPr>
        <w:footnoteReference w:id="31"/>
      </w:r>
      <w:r w:rsidRPr="00DB24F5">
        <w:rPr>
          <w:rFonts w:ascii="Times New Roman" w:eastAsia="Times New Roman" w:hAnsi="Times New Roman" w:cs="Times New Roman"/>
          <w:iCs/>
          <w:sz w:val="24"/>
          <w:szCs w:val="24"/>
        </w:rPr>
        <w:t xml:space="preserve"> </w:t>
      </w:r>
      <w:r w:rsidR="00AA6849" w:rsidRPr="00DB24F5">
        <w:rPr>
          <w:rFonts w:ascii="Times New Roman" w:eastAsia="Times New Roman" w:hAnsi="Times New Roman" w:cs="Times New Roman"/>
          <w:iCs/>
          <w:sz w:val="24"/>
          <w:szCs w:val="24"/>
        </w:rPr>
        <w:t>i</w:t>
      </w:r>
      <w:r w:rsidRPr="00DB24F5">
        <w:rPr>
          <w:rFonts w:ascii="Times New Roman" w:eastAsia="Times New Roman" w:hAnsi="Times New Roman" w:cs="Times New Roman"/>
          <w:iCs/>
          <w:sz w:val="24"/>
          <w:szCs w:val="24"/>
        </w:rPr>
        <w:t xml:space="preserve"> ka k</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rkuar sqarime subjektit</w:t>
      </w:r>
      <w:r w:rsidR="00AA6849" w:rsidRPr="00DB24F5">
        <w:rPr>
          <w:rFonts w:ascii="Times New Roman" w:eastAsia="Times New Roman" w:hAnsi="Times New Roman" w:cs="Times New Roman"/>
          <w:iCs/>
          <w:sz w:val="24"/>
          <w:szCs w:val="24"/>
        </w:rPr>
        <w:t xml:space="preserve"> p</w:t>
      </w:r>
      <w:r w:rsidR="00422E6E" w:rsidRPr="00DB24F5">
        <w:rPr>
          <w:rFonts w:ascii="Times New Roman" w:eastAsia="Times New Roman" w:hAnsi="Times New Roman" w:cs="Times New Roman"/>
          <w:iCs/>
          <w:sz w:val="24"/>
          <w:szCs w:val="24"/>
        </w:rPr>
        <w:t>ë</w:t>
      </w:r>
      <w:r w:rsidR="00AA6849" w:rsidRPr="00DB24F5">
        <w:rPr>
          <w:rFonts w:ascii="Times New Roman" w:eastAsia="Times New Roman" w:hAnsi="Times New Roman" w:cs="Times New Roman"/>
          <w:iCs/>
          <w:sz w:val="24"/>
          <w:szCs w:val="24"/>
        </w:rPr>
        <w:t>r t</w:t>
      </w:r>
      <w:r w:rsidR="00422E6E" w:rsidRPr="00DB24F5">
        <w:rPr>
          <w:rFonts w:ascii="Times New Roman" w:eastAsia="Times New Roman" w:hAnsi="Times New Roman" w:cs="Times New Roman"/>
          <w:iCs/>
          <w:sz w:val="24"/>
          <w:szCs w:val="24"/>
        </w:rPr>
        <w:t>ë</w:t>
      </w:r>
      <w:r w:rsidR="00AA6849" w:rsidRPr="00DB24F5">
        <w:rPr>
          <w:rFonts w:ascii="Times New Roman" w:eastAsia="Times New Roman" w:hAnsi="Times New Roman" w:cs="Times New Roman"/>
          <w:iCs/>
          <w:sz w:val="24"/>
          <w:szCs w:val="24"/>
        </w:rPr>
        <w:t xml:space="preserve"> sakt</w:t>
      </w:r>
      <w:r w:rsidR="00422E6E" w:rsidRPr="00DB24F5">
        <w:rPr>
          <w:rFonts w:ascii="Times New Roman" w:eastAsia="Times New Roman" w:hAnsi="Times New Roman" w:cs="Times New Roman"/>
          <w:iCs/>
          <w:sz w:val="24"/>
          <w:szCs w:val="24"/>
        </w:rPr>
        <w:t>ë</w:t>
      </w:r>
      <w:r w:rsidR="00AA6849" w:rsidRPr="00DB24F5">
        <w:rPr>
          <w:rFonts w:ascii="Times New Roman" w:eastAsia="Times New Roman" w:hAnsi="Times New Roman" w:cs="Times New Roman"/>
          <w:iCs/>
          <w:sz w:val="24"/>
          <w:szCs w:val="24"/>
        </w:rPr>
        <w:t>suar</w:t>
      </w:r>
      <w:del w:id="238" w:author="Sokol Çomo" w:date="2025-05-02T08:44:00Z">
        <w:r w:rsidR="00AA6849" w:rsidRPr="000725D8">
          <w:rPr>
            <w:rFonts w:ascii="Times New Roman" w:eastAsia="Times New Roman" w:hAnsi="Times New Roman" w:cs="Times New Roman"/>
            <w:iCs/>
            <w:sz w:val="24"/>
            <w:szCs w:val="24"/>
          </w:rPr>
          <w:delText xml:space="preserve"> </w:delText>
        </w:r>
        <w:r w:rsidRPr="000725D8">
          <w:rPr>
            <w:rFonts w:ascii="Times New Roman" w:eastAsia="Times New Roman" w:hAnsi="Times New Roman" w:cs="Times New Roman"/>
            <w:iCs/>
            <w:sz w:val="24"/>
            <w:szCs w:val="24"/>
          </w:rPr>
          <w:delText>e</w:delText>
        </w:r>
      </w:del>
      <w:r w:rsidRPr="00DB24F5">
        <w:rPr>
          <w:rFonts w:ascii="Times New Roman" w:eastAsia="Times New Roman" w:hAnsi="Times New Roman" w:cs="Times New Roman"/>
          <w:iCs/>
          <w:sz w:val="24"/>
          <w:szCs w:val="24"/>
        </w:rPr>
        <w:t xml:space="preserve"> kontribu</w:t>
      </w:r>
      <w:r w:rsidR="00AA6849" w:rsidRPr="00DB24F5">
        <w:rPr>
          <w:rFonts w:ascii="Times New Roman" w:eastAsia="Times New Roman" w:hAnsi="Times New Roman" w:cs="Times New Roman"/>
          <w:iCs/>
          <w:sz w:val="24"/>
          <w:szCs w:val="24"/>
        </w:rPr>
        <w:t>ti</w:t>
      </w:r>
      <w:r w:rsidRPr="00DB24F5">
        <w:rPr>
          <w:rFonts w:ascii="Times New Roman" w:eastAsia="Times New Roman" w:hAnsi="Times New Roman" w:cs="Times New Roman"/>
          <w:iCs/>
          <w:sz w:val="24"/>
          <w:szCs w:val="24"/>
        </w:rPr>
        <w:t>n e secil</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s prej motrave t</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 xml:space="preserve"> saj p</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r krijimin e shum</w:t>
      </w:r>
      <w:r w:rsidR="00422E6E" w:rsidRPr="00DB24F5">
        <w:rPr>
          <w:rFonts w:ascii="Times New Roman" w:eastAsia="Times New Roman" w:hAnsi="Times New Roman" w:cs="Times New Roman"/>
          <w:iCs/>
          <w:sz w:val="24"/>
          <w:szCs w:val="24"/>
        </w:rPr>
        <w:t>ë</w:t>
      </w:r>
      <w:r w:rsidRPr="00DB24F5">
        <w:rPr>
          <w:rFonts w:ascii="Times New Roman" w:eastAsia="Times New Roman" w:hAnsi="Times New Roman" w:cs="Times New Roman"/>
          <w:iCs/>
          <w:sz w:val="24"/>
          <w:szCs w:val="24"/>
        </w:rPr>
        <w:t>s 10.000 euro nga bab</w:t>
      </w:r>
      <w:r w:rsidR="00AA6849" w:rsidRPr="00DB24F5">
        <w:rPr>
          <w:rFonts w:ascii="Times New Roman" w:eastAsia="Times New Roman" w:hAnsi="Times New Roman" w:cs="Times New Roman"/>
          <w:iCs/>
          <w:sz w:val="24"/>
          <w:szCs w:val="24"/>
        </w:rPr>
        <w:t>a</w:t>
      </w:r>
      <w:r w:rsidRPr="00DB24F5">
        <w:rPr>
          <w:rFonts w:ascii="Times New Roman" w:eastAsia="Times New Roman" w:hAnsi="Times New Roman" w:cs="Times New Roman"/>
          <w:iCs/>
          <w:sz w:val="24"/>
          <w:szCs w:val="24"/>
        </w:rPr>
        <w:t>i i saj</w:t>
      </w:r>
      <w:r w:rsidR="00AA6849" w:rsidRPr="00DB24F5">
        <w:rPr>
          <w:rFonts w:ascii="Times New Roman" w:eastAsia="Times New Roman" w:hAnsi="Times New Roman" w:cs="Times New Roman"/>
          <w:iCs/>
          <w:sz w:val="24"/>
          <w:szCs w:val="24"/>
        </w:rPr>
        <w:t xml:space="preserve"> para vdekjes,</w:t>
      </w:r>
      <w:r w:rsidR="00422E6E" w:rsidRPr="00DB24F5">
        <w:rPr>
          <w:rFonts w:ascii="Times New Roman" w:eastAsia="Times New Roman" w:hAnsi="Times New Roman" w:cs="Times New Roman"/>
          <w:iCs/>
          <w:sz w:val="24"/>
          <w:szCs w:val="24"/>
        </w:rPr>
        <w:t xml:space="preserve"> duke i kërkuar gjithashtu edhe depozitimin e dokumentacionit në formën e kërkuar nga ligji. </w:t>
      </w:r>
      <w:r w:rsidR="00B92D15" w:rsidRPr="00DB24F5">
        <w:rPr>
          <w:rFonts w:ascii="Times New Roman" w:eastAsia="Times New Roman" w:hAnsi="Times New Roman" w:cs="Times New Roman"/>
          <w:iCs/>
          <w:sz w:val="24"/>
          <w:szCs w:val="24"/>
        </w:rPr>
        <w:t>P</w:t>
      </w:r>
      <w:r w:rsidR="00AB0DFD" w:rsidRPr="00DB24F5">
        <w:rPr>
          <w:rFonts w:ascii="Times New Roman" w:eastAsia="Times New Roman" w:hAnsi="Times New Roman" w:cs="Times New Roman"/>
          <w:iCs/>
          <w:sz w:val="24"/>
          <w:szCs w:val="24"/>
        </w:rPr>
        <w:t>ë</w:t>
      </w:r>
      <w:r w:rsidR="00B92D15" w:rsidRPr="00DB24F5">
        <w:rPr>
          <w:rFonts w:ascii="Times New Roman" w:eastAsia="Times New Roman" w:hAnsi="Times New Roman" w:cs="Times New Roman"/>
          <w:iCs/>
          <w:sz w:val="24"/>
          <w:szCs w:val="24"/>
        </w:rPr>
        <w:t>r sa m</w:t>
      </w:r>
      <w:r w:rsidR="00AB0DFD" w:rsidRPr="00DB24F5">
        <w:rPr>
          <w:rFonts w:ascii="Times New Roman" w:eastAsia="Times New Roman" w:hAnsi="Times New Roman" w:cs="Times New Roman"/>
          <w:iCs/>
          <w:sz w:val="24"/>
          <w:szCs w:val="24"/>
        </w:rPr>
        <w:t>ë</w:t>
      </w:r>
      <w:r w:rsidR="00B92D15" w:rsidRPr="00DB24F5">
        <w:rPr>
          <w:rFonts w:ascii="Times New Roman" w:eastAsia="Times New Roman" w:hAnsi="Times New Roman" w:cs="Times New Roman"/>
          <w:iCs/>
          <w:sz w:val="24"/>
          <w:szCs w:val="24"/>
        </w:rPr>
        <w:t xml:space="preserve"> sip</w:t>
      </w:r>
      <w:r w:rsidR="00AB0DFD" w:rsidRPr="00DB24F5">
        <w:rPr>
          <w:rFonts w:ascii="Times New Roman" w:eastAsia="Times New Roman" w:hAnsi="Times New Roman" w:cs="Times New Roman"/>
          <w:iCs/>
          <w:sz w:val="24"/>
          <w:szCs w:val="24"/>
        </w:rPr>
        <w:t>ë</w:t>
      </w:r>
      <w:r w:rsidR="00B92D15" w:rsidRPr="00DB24F5">
        <w:rPr>
          <w:rFonts w:ascii="Times New Roman" w:eastAsia="Times New Roman" w:hAnsi="Times New Roman" w:cs="Times New Roman"/>
          <w:iCs/>
          <w:sz w:val="24"/>
          <w:szCs w:val="24"/>
        </w:rPr>
        <w:t>r, s</w:t>
      </w:r>
      <w:r w:rsidR="00AA6849" w:rsidRPr="00DB24F5">
        <w:rPr>
          <w:rFonts w:ascii="Times New Roman" w:eastAsia="Times New Roman" w:hAnsi="Times New Roman" w:cs="Times New Roman"/>
          <w:iCs/>
          <w:sz w:val="24"/>
          <w:szCs w:val="24"/>
        </w:rPr>
        <w:t>ubjekti ka sqaruar se</w:t>
      </w:r>
      <w:r w:rsidR="00AA6849" w:rsidRPr="00DB24F5">
        <w:rPr>
          <w:rFonts w:ascii="Times New Roman" w:eastAsia="Times New Roman" w:hAnsi="Times New Roman" w:cs="Times New Roman"/>
          <w:i/>
          <w:sz w:val="24"/>
          <w:szCs w:val="24"/>
        </w:rPr>
        <w:t xml:space="preserve"> </w:t>
      </w:r>
      <w:r w:rsidR="00422E6E" w:rsidRPr="00DB24F5">
        <w:rPr>
          <w:rFonts w:ascii="Times New Roman" w:eastAsia="Times New Roman" w:hAnsi="Times New Roman" w:cs="Times New Roman"/>
          <w:i/>
          <w:sz w:val="24"/>
          <w:szCs w:val="24"/>
        </w:rPr>
        <w:t xml:space="preserve">“Për shumën 10.000 euro babi im i ndjerë ka </w:t>
      </w:r>
      <w:proofErr w:type="spellStart"/>
      <w:r w:rsidR="00422E6E" w:rsidRPr="00DB24F5">
        <w:rPr>
          <w:rFonts w:ascii="Times New Roman" w:eastAsia="Times New Roman" w:hAnsi="Times New Roman" w:cs="Times New Roman"/>
          <w:i/>
          <w:sz w:val="24"/>
          <w:szCs w:val="24"/>
        </w:rPr>
        <w:t>patur</w:t>
      </w:r>
      <w:proofErr w:type="spellEnd"/>
      <w:r w:rsidR="00422E6E" w:rsidRPr="00DB24F5">
        <w:rPr>
          <w:rFonts w:ascii="Times New Roman" w:eastAsia="Times New Roman" w:hAnsi="Times New Roman" w:cs="Times New Roman"/>
          <w:i/>
          <w:sz w:val="24"/>
          <w:szCs w:val="24"/>
        </w:rPr>
        <w:t xml:space="preserve"> kursime ndër vite nga eurot apo dhrahmitë që dy motrat e mia sillnin vetë kur vinin në Shqipëri ose ia dërgonin me persona të njohur nga qyteti apo edhe të afërmve tanë që jetojnë në Greqi.... </w:t>
      </w:r>
      <w:r w:rsidR="00AA6849" w:rsidRPr="00DB24F5">
        <w:rPr>
          <w:rFonts w:ascii="Times New Roman" w:eastAsia="Times New Roman" w:hAnsi="Times New Roman" w:cs="Times New Roman"/>
          <w:i/>
          <w:sz w:val="24"/>
          <w:szCs w:val="24"/>
        </w:rPr>
        <w:t>kontributi</w:t>
      </w:r>
      <w:r w:rsidR="00422E6E" w:rsidRPr="00DB24F5">
        <w:rPr>
          <w:rFonts w:ascii="Times New Roman" w:eastAsia="Times New Roman" w:hAnsi="Times New Roman" w:cs="Times New Roman"/>
          <w:i/>
          <w:sz w:val="24"/>
          <w:szCs w:val="24"/>
        </w:rPr>
        <w:t xml:space="preserve"> i secilës, me sa kam dijeni</w:t>
      </w:r>
      <w:r w:rsidR="00AA6849" w:rsidRPr="00DB24F5">
        <w:rPr>
          <w:rFonts w:ascii="Times New Roman" w:eastAsia="Times New Roman" w:hAnsi="Times New Roman" w:cs="Times New Roman"/>
          <w:i/>
          <w:sz w:val="24"/>
          <w:szCs w:val="24"/>
        </w:rPr>
        <w:t xml:space="preserve"> ka qen</w:t>
      </w:r>
      <w:r w:rsidR="00422E6E" w:rsidRPr="00DB24F5">
        <w:rPr>
          <w:rFonts w:ascii="Times New Roman" w:eastAsia="Times New Roman" w:hAnsi="Times New Roman" w:cs="Times New Roman"/>
          <w:i/>
          <w:sz w:val="24"/>
          <w:szCs w:val="24"/>
        </w:rPr>
        <w:t>ë</w:t>
      </w:r>
      <w:r w:rsidR="00AA6849" w:rsidRPr="00DB24F5">
        <w:rPr>
          <w:rFonts w:ascii="Times New Roman" w:eastAsia="Times New Roman" w:hAnsi="Times New Roman" w:cs="Times New Roman"/>
          <w:i/>
          <w:sz w:val="24"/>
          <w:szCs w:val="24"/>
        </w:rPr>
        <w:t xml:space="preserve"> </w:t>
      </w:r>
      <w:r w:rsidR="00422E6E" w:rsidRPr="00DB24F5">
        <w:rPr>
          <w:rFonts w:ascii="Times New Roman" w:eastAsia="Times New Roman" w:hAnsi="Times New Roman" w:cs="Times New Roman"/>
          <w:i/>
          <w:sz w:val="24"/>
          <w:szCs w:val="24"/>
        </w:rPr>
        <w:t>në mënyrë të barabartë. Unë nuk kam kontribuuar në këtë shumë të bab</w:t>
      </w:r>
      <w:r w:rsidR="006B375A" w:rsidRPr="00DB24F5">
        <w:rPr>
          <w:rFonts w:ascii="Times New Roman" w:eastAsia="Times New Roman" w:hAnsi="Times New Roman" w:cs="Times New Roman"/>
          <w:i/>
          <w:sz w:val="24"/>
          <w:szCs w:val="24"/>
        </w:rPr>
        <w:t>a</w:t>
      </w:r>
      <w:r w:rsidR="00422E6E" w:rsidRPr="00DB24F5">
        <w:rPr>
          <w:rFonts w:ascii="Times New Roman" w:eastAsia="Times New Roman" w:hAnsi="Times New Roman" w:cs="Times New Roman"/>
          <w:i/>
          <w:sz w:val="24"/>
          <w:szCs w:val="24"/>
        </w:rPr>
        <w:t>it”.</w:t>
      </w:r>
    </w:p>
    <w:p w14:paraId="3B9E2BDE" w14:textId="77777777" w:rsidR="00B17813" w:rsidRPr="00DB24F5" w:rsidRDefault="00F158B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ISSH</w:t>
      </w:r>
      <w:r w:rsidRPr="00DB24F5">
        <w:rPr>
          <w:rStyle w:val="FootnoteReference"/>
          <w:rFonts w:ascii="Times New Roman" w:eastAsia="Times New Roman" w:hAnsi="Times New Roman" w:cs="Times New Roman"/>
          <w:sz w:val="24"/>
          <w:szCs w:val="24"/>
        </w:rPr>
        <w:footnoteReference w:id="32"/>
      </w:r>
      <w:r w:rsidRPr="00DB24F5">
        <w:rPr>
          <w:rFonts w:ascii="Times New Roman" w:eastAsia="Times New Roman" w:hAnsi="Times New Roman" w:cs="Times New Roman"/>
          <w:sz w:val="24"/>
          <w:szCs w:val="24"/>
        </w:rPr>
        <w:t xml:space="preserve"> informon Komisionin se </w:t>
      </w:r>
      <w:proofErr w:type="spellStart"/>
      <w:r w:rsidR="00005A95" w:rsidRPr="00DB24F5">
        <w:rPr>
          <w:rFonts w:ascii="Times New Roman" w:eastAsia="Times New Roman" w:hAnsi="Times New Roman" w:cs="Times New Roman"/>
          <w:sz w:val="24"/>
          <w:szCs w:val="24"/>
        </w:rPr>
        <w:t>znj</w:t>
      </w:r>
      <w:proofErr w:type="spellEnd"/>
      <w:r w:rsidR="00005A95" w:rsidRPr="00DB24F5">
        <w:rPr>
          <w:rFonts w:ascii="Times New Roman" w:eastAsia="Times New Roman" w:hAnsi="Times New Roman" w:cs="Times New Roman"/>
          <w:sz w:val="24"/>
          <w:szCs w:val="24"/>
        </w:rPr>
        <w:t xml:space="preserve">. </w:t>
      </w:r>
      <w:proofErr w:type="spellStart"/>
      <w:r w:rsidRPr="00DB24F5">
        <w:rPr>
          <w:rFonts w:ascii="Times New Roman" w:eastAsia="Times New Roman" w:hAnsi="Times New Roman" w:cs="Times New Roman"/>
          <w:sz w:val="24"/>
          <w:szCs w:val="24"/>
        </w:rPr>
        <w:t>Barije</w:t>
      </w:r>
      <w:proofErr w:type="spellEnd"/>
      <w:r w:rsidRPr="00DB24F5">
        <w:rPr>
          <w:rFonts w:ascii="Times New Roman" w:eastAsia="Times New Roman" w:hAnsi="Times New Roman" w:cs="Times New Roman"/>
          <w:sz w:val="24"/>
          <w:szCs w:val="24"/>
        </w:rPr>
        <w:t xml:space="preserve"> Çibuku ka përfituar pension pleqërie prej muajit tetor 1993 me masë mujore aktuale 18</w:t>
      </w:r>
      <w:r w:rsidR="00005A95"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 xml:space="preserve">255 lekë në muaj. Ndërsa sipas dokumentacionit të përcjellë nga subjekti me deklaratën </w:t>
      </w:r>
      <w:proofErr w:type="spellStart"/>
      <w:r w:rsidRPr="00DB24F5">
        <w:rPr>
          <w:rFonts w:ascii="Times New Roman" w:eastAsia="Times New Roman" w:hAnsi="Times New Roman" w:cs="Times New Roman"/>
          <w:i/>
          <w:iCs/>
          <w:sz w:val="24"/>
          <w:szCs w:val="24"/>
        </w:rPr>
        <w:t>vetting</w:t>
      </w:r>
      <w:proofErr w:type="spellEnd"/>
      <w:r w:rsidRPr="00DB24F5">
        <w:rPr>
          <w:rStyle w:val="FootnoteReference"/>
          <w:rFonts w:ascii="Times New Roman" w:eastAsia="Times New Roman" w:hAnsi="Times New Roman" w:cs="Times New Roman"/>
          <w:sz w:val="24"/>
          <w:szCs w:val="24"/>
        </w:rPr>
        <w:footnoteReference w:id="33"/>
      </w:r>
      <w:r w:rsidRPr="00DB24F5">
        <w:rPr>
          <w:rFonts w:ascii="Times New Roman" w:eastAsia="Times New Roman" w:hAnsi="Times New Roman" w:cs="Times New Roman"/>
          <w:sz w:val="24"/>
          <w:szCs w:val="24"/>
        </w:rPr>
        <w:t xml:space="preserve"> babai i subjektit, z. </w:t>
      </w:r>
      <w:proofErr w:type="spellStart"/>
      <w:r w:rsidRPr="00DB24F5">
        <w:rPr>
          <w:rFonts w:ascii="Times New Roman" w:eastAsia="Times New Roman" w:hAnsi="Times New Roman" w:cs="Times New Roman"/>
          <w:sz w:val="24"/>
          <w:szCs w:val="24"/>
        </w:rPr>
        <w:t>Baki</w:t>
      </w:r>
      <w:proofErr w:type="spellEnd"/>
      <w:r w:rsidRPr="00DB24F5">
        <w:rPr>
          <w:rFonts w:ascii="Times New Roman" w:eastAsia="Times New Roman" w:hAnsi="Times New Roman" w:cs="Times New Roman"/>
          <w:sz w:val="24"/>
          <w:szCs w:val="24"/>
        </w:rPr>
        <w:t xml:space="preserve"> Çibuku ka përfituar pension pleqërie prej datës 01.04.1993 - 31.12.2011 me vlerë totale 546</w:t>
      </w:r>
      <w:r w:rsidR="00005A95"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936 lekë dhe nëna e subjektit ka përfituar vlerën totale prej 421</w:t>
      </w:r>
      <w:r w:rsidR="00005A95" w:rsidRPr="00DB24F5">
        <w:rPr>
          <w:rFonts w:ascii="Times New Roman" w:eastAsia="Times New Roman" w:hAnsi="Times New Roman" w:cs="Times New Roman"/>
          <w:sz w:val="24"/>
          <w:szCs w:val="24"/>
        </w:rPr>
        <w:t>.</w:t>
      </w:r>
      <w:r w:rsidRPr="00DB24F5">
        <w:rPr>
          <w:rFonts w:ascii="Times New Roman" w:eastAsia="Times New Roman" w:hAnsi="Times New Roman" w:cs="Times New Roman"/>
          <w:sz w:val="24"/>
          <w:szCs w:val="24"/>
        </w:rPr>
        <w:t>127 lekë.</w:t>
      </w:r>
      <w:r w:rsidR="00005A95" w:rsidRPr="00DB24F5">
        <w:rPr>
          <w:rFonts w:ascii="Times New Roman" w:eastAsia="Times New Roman" w:hAnsi="Times New Roman" w:cs="Times New Roman"/>
          <w:sz w:val="24"/>
          <w:szCs w:val="24"/>
        </w:rPr>
        <w:t xml:space="preserve"> </w:t>
      </w:r>
    </w:p>
    <w:p w14:paraId="2A296AE0" w14:textId="4ED422F3" w:rsidR="00D666D1" w:rsidRPr="00DB24F5" w:rsidRDefault="00B1781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B</w:t>
      </w:r>
      <w:r w:rsidR="00D666D1" w:rsidRPr="00DB24F5">
        <w:rPr>
          <w:rFonts w:ascii="Times New Roman" w:hAnsi="Times New Roman" w:cs="Times New Roman"/>
          <w:bCs/>
          <w:sz w:val="24"/>
          <w:szCs w:val="24"/>
          <w:lang w:eastAsia="ja-JP"/>
        </w:rPr>
        <w:t xml:space="preserve">azuar në nenin 52 të ligjit 84/2016 dhe </w:t>
      </w:r>
      <w:del w:id="239" w:author="Sokol Çomo" w:date="2025-05-02T08:44:00Z">
        <w:r w:rsidR="001C7A96">
          <w:rPr>
            <w:rFonts w:ascii="Times New Roman" w:hAnsi="Times New Roman" w:cs="Times New Roman"/>
            <w:bCs/>
            <w:sz w:val="24"/>
            <w:szCs w:val="24"/>
            <w:lang w:eastAsia="ja-JP"/>
          </w:rPr>
          <w:delText>n</w:delText>
        </w:r>
        <w:r w:rsidR="00D666D1" w:rsidRPr="000725D8">
          <w:rPr>
            <w:rFonts w:ascii="Times New Roman" w:hAnsi="Times New Roman" w:cs="Times New Roman"/>
            <w:bCs/>
            <w:sz w:val="24"/>
            <w:szCs w:val="24"/>
            <w:lang w:eastAsia="ja-JP"/>
          </w:rPr>
          <w:delText>enit</w:delText>
        </w:r>
      </w:del>
      <w:ins w:id="240" w:author="Sokol Çomo" w:date="2025-05-02T08:44:00Z">
        <w:r w:rsidR="001C7A96" w:rsidRPr="00DB24F5">
          <w:rPr>
            <w:rFonts w:ascii="Times New Roman" w:hAnsi="Times New Roman" w:cs="Times New Roman"/>
            <w:bCs/>
            <w:sz w:val="24"/>
            <w:szCs w:val="24"/>
            <w:lang w:eastAsia="ja-JP"/>
          </w:rPr>
          <w:t>n</w:t>
        </w:r>
        <w:r w:rsidR="00D666D1" w:rsidRPr="00DB24F5">
          <w:rPr>
            <w:rFonts w:ascii="Times New Roman" w:hAnsi="Times New Roman" w:cs="Times New Roman"/>
            <w:bCs/>
            <w:sz w:val="24"/>
            <w:szCs w:val="24"/>
            <w:lang w:eastAsia="ja-JP"/>
          </w:rPr>
          <w:t>eni</w:t>
        </w:r>
        <w:r w:rsidR="00490F9D" w:rsidRPr="00DB24F5">
          <w:rPr>
            <w:rFonts w:ascii="Times New Roman" w:hAnsi="Times New Roman" w:cs="Times New Roman"/>
            <w:bCs/>
            <w:sz w:val="24"/>
            <w:szCs w:val="24"/>
            <w:lang w:eastAsia="ja-JP"/>
          </w:rPr>
          <w:t>n</w:t>
        </w:r>
      </w:ins>
      <w:r w:rsidR="00D666D1" w:rsidRPr="00DB24F5">
        <w:rPr>
          <w:rFonts w:ascii="Times New Roman" w:hAnsi="Times New Roman" w:cs="Times New Roman"/>
          <w:bCs/>
          <w:sz w:val="24"/>
          <w:szCs w:val="24"/>
          <w:lang w:eastAsia="ja-JP"/>
        </w:rPr>
        <w:t xml:space="preserve"> D të Aneksit të Kushtetutës, Komisioni i kaloi subjektit barrën e provës, me qëllim që t</w:t>
      </w:r>
      <w:r w:rsidR="001C7A96" w:rsidRPr="00DB24F5">
        <w:rPr>
          <w:rFonts w:ascii="Times New Roman" w:hAnsi="Times New Roman" w:cs="Times New Roman"/>
          <w:bCs/>
          <w:sz w:val="24"/>
          <w:szCs w:val="24"/>
          <w:lang w:eastAsia="ja-JP"/>
        </w:rPr>
        <w:t>ë</w:t>
      </w:r>
      <w:r w:rsidR="00D666D1" w:rsidRPr="00DB24F5">
        <w:rPr>
          <w:rFonts w:ascii="Times New Roman" w:hAnsi="Times New Roman" w:cs="Times New Roman"/>
          <w:bCs/>
          <w:sz w:val="24"/>
          <w:szCs w:val="24"/>
          <w:lang w:eastAsia="ja-JP"/>
        </w:rPr>
        <w:t xml:space="preserve"> paraqes</w:t>
      </w:r>
      <w:r w:rsidR="00AB0DFD" w:rsidRPr="00DB24F5">
        <w:rPr>
          <w:rFonts w:ascii="Times New Roman" w:hAnsi="Times New Roman" w:cs="Times New Roman"/>
          <w:bCs/>
          <w:sz w:val="24"/>
          <w:szCs w:val="24"/>
          <w:lang w:eastAsia="ja-JP"/>
        </w:rPr>
        <w:t>ë</w:t>
      </w:r>
      <w:r w:rsidR="00D666D1" w:rsidRPr="00DB24F5">
        <w:rPr>
          <w:rFonts w:ascii="Times New Roman" w:hAnsi="Times New Roman" w:cs="Times New Roman"/>
          <w:bCs/>
          <w:sz w:val="24"/>
          <w:szCs w:val="24"/>
          <w:lang w:eastAsia="ja-JP"/>
        </w:rPr>
        <w:t xml:space="preserve"> shpjegime apo prova të tjera për të provuar të kundërtën e rezultateve të hetimit </w:t>
      </w:r>
      <w:r w:rsidR="001C7A96" w:rsidRPr="00DB24F5">
        <w:rPr>
          <w:rFonts w:ascii="Times New Roman" w:hAnsi="Times New Roman" w:cs="Times New Roman"/>
          <w:bCs/>
          <w:sz w:val="24"/>
          <w:szCs w:val="24"/>
          <w:lang w:eastAsia="ja-JP"/>
        </w:rPr>
        <w:t xml:space="preserve">për sa duket </w:t>
      </w:r>
      <w:r w:rsidR="00D666D1" w:rsidRPr="00DB24F5">
        <w:rPr>
          <w:rFonts w:ascii="Times New Roman" w:hAnsi="Times New Roman" w:cs="Times New Roman"/>
          <w:bCs/>
          <w:sz w:val="24"/>
          <w:szCs w:val="24"/>
          <w:lang w:eastAsia="ja-JP"/>
        </w:rPr>
        <w:t xml:space="preserve">se: i) </w:t>
      </w:r>
      <w:r w:rsidR="001C7A96" w:rsidRPr="00DB24F5">
        <w:rPr>
          <w:rFonts w:ascii="Times New Roman" w:eastAsia="Times New Roman" w:hAnsi="Times New Roman" w:cs="Times New Roman"/>
          <w:bCs/>
          <w:sz w:val="24"/>
          <w:szCs w:val="24"/>
        </w:rPr>
        <w:t>s</w:t>
      </w:r>
      <w:r w:rsidR="00D666D1" w:rsidRPr="00DB24F5">
        <w:rPr>
          <w:rFonts w:ascii="Times New Roman" w:eastAsia="Times New Roman" w:hAnsi="Times New Roman" w:cs="Times New Roman"/>
          <w:bCs/>
          <w:sz w:val="24"/>
          <w:szCs w:val="24"/>
        </w:rPr>
        <w:t xml:space="preserve">ubjekti nuk provoi  përfitimin e të gjithë shumës 10.000 euro vetëm prej saj dhe mos </w:t>
      </w:r>
      <w:r w:rsidR="00FC3573" w:rsidRPr="00DB24F5">
        <w:rPr>
          <w:rFonts w:ascii="Times New Roman" w:eastAsia="Times New Roman" w:hAnsi="Times New Roman" w:cs="Times New Roman"/>
          <w:bCs/>
          <w:sz w:val="24"/>
          <w:szCs w:val="24"/>
        </w:rPr>
        <w:t>pjesëtimin</w:t>
      </w:r>
      <w:r w:rsidR="00D666D1" w:rsidRPr="00DB24F5">
        <w:rPr>
          <w:rFonts w:ascii="Times New Roman" w:eastAsia="Times New Roman" w:hAnsi="Times New Roman" w:cs="Times New Roman"/>
          <w:bCs/>
          <w:sz w:val="24"/>
          <w:szCs w:val="24"/>
        </w:rPr>
        <w:t xml:space="preserve"> si pasuri trashëgimore të shtetasit </w:t>
      </w:r>
      <w:proofErr w:type="spellStart"/>
      <w:r w:rsidR="00D666D1" w:rsidRPr="00DB24F5">
        <w:rPr>
          <w:rFonts w:ascii="Times New Roman" w:eastAsia="Times New Roman" w:hAnsi="Times New Roman" w:cs="Times New Roman"/>
          <w:bCs/>
          <w:sz w:val="24"/>
          <w:szCs w:val="24"/>
        </w:rPr>
        <w:t>Baki</w:t>
      </w:r>
      <w:proofErr w:type="spellEnd"/>
      <w:r w:rsidR="00D666D1" w:rsidRPr="00DB24F5">
        <w:rPr>
          <w:rFonts w:ascii="Times New Roman" w:eastAsia="Times New Roman" w:hAnsi="Times New Roman" w:cs="Times New Roman"/>
          <w:bCs/>
          <w:sz w:val="24"/>
          <w:szCs w:val="24"/>
        </w:rPr>
        <w:t xml:space="preserve"> Çibuku pas çeljes së trashëgimisë ligjore në vitin 2014; </w:t>
      </w:r>
      <w:proofErr w:type="spellStart"/>
      <w:r w:rsidR="00D666D1" w:rsidRPr="00DB24F5">
        <w:rPr>
          <w:rFonts w:ascii="Times New Roman" w:eastAsia="Times New Roman" w:hAnsi="Times New Roman" w:cs="Times New Roman"/>
          <w:bCs/>
          <w:sz w:val="24"/>
          <w:szCs w:val="24"/>
        </w:rPr>
        <w:t>ii</w:t>
      </w:r>
      <w:proofErr w:type="spellEnd"/>
      <w:r w:rsidR="00D666D1" w:rsidRPr="00DB24F5">
        <w:rPr>
          <w:rFonts w:ascii="Times New Roman" w:eastAsia="Times New Roman" w:hAnsi="Times New Roman" w:cs="Times New Roman"/>
          <w:bCs/>
          <w:sz w:val="24"/>
          <w:szCs w:val="24"/>
        </w:rPr>
        <w:t xml:space="preserve">) </w:t>
      </w:r>
      <w:r w:rsidR="001C7A96" w:rsidRPr="00DB24F5">
        <w:rPr>
          <w:rFonts w:ascii="Times New Roman" w:eastAsia="Times New Roman" w:hAnsi="Times New Roman" w:cs="Times New Roman"/>
          <w:bCs/>
          <w:sz w:val="24"/>
          <w:szCs w:val="24"/>
        </w:rPr>
        <w:t>s</w:t>
      </w:r>
      <w:r w:rsidR="00D666D1" w:rsidRPr="00DB24F5">
        <w:rPr>
          <w:rFonts w:ascii="Times New Roman" w:eastAsia="Times New Roman" w:hAnsi="Times New Roman" w:cs="Times New Roman"/>
          <w:bCs/>
          <w:sz w:val="24"/>
          <w:szCs w:val="24"/>
        </w:rPr>
        <w:t>ubjekti ka mungesë dokumentacioni ligjor për të ardhurat që kanë shërbyer në krijimin e shumës 10</w:t>
      </w:r>
      <w:r w:rsidR="00FC3573" w:rsidRPr="00DB24F5">
        <w:rPr>
          <w:rFonts w:ascii="Times New Roman" w:eastAsia="Times New Roman" w:hAnsi="Times New Roman" w:cs="Times New Roman"/>
          <w:bCs/>
          <w:sz w:val="24"/>
          <w:szCs w:val="24"/>
        </w:rPr>
        <w:t>.</w:t>
      </w:r>
      <w:r w:rsidR="00D666D1" w:rsidRPr="00DB24F5">
        <w:rPr>
          <w:rFonts w:ascii="Times New Roman" w:eastAsia="Times New Roman" w:hAnsi="Times New Roman" w:cs="Times New Roman"/>
          <w:bCs/>
          <w:sz w:val="24"/>
          <w:szCs w:val="24"/>
        </w:rPr>
        <w:t xml:space="preserve">000 euro nga babai </w:t>
      </w:r>
      <w:proofErr w:type="spellStart"/>
      <w:r w:rsidR="00D666D1" w:rsidRPr="00DB24F5">
        <w:rPr>
          <w:rFonts w:ascii="Times New Roman" w:eastAsia="Times New Roman" w:hAnsi="Times New Roman" w:cs="Times New Roman"/>
          <w:bCs/>
          <w:sz w:val="24"/>
          <w:szCs w:val="24"/>
        </w:rPr>
        <w:t>Baki</w:t>
      </w:r>
      <w:proofErr w:type="spellEnd"/>
      <w:r w:rsidR="00D666D1" w:rsidRPr="00DB24F5">
        <w:rPr>
          <w:rFonts w:ascii="Times New Roman" w:eastAsia="Times New Roman" w:hAnsi="Times New Roman" w:cs="Times New Roman"/>
          <w:bCs/>
          <w:sz w:val="24"/>
          <w:szCs w:val="24"/>
        </w:rPr>
        <w:t xml:space="preserve"> Çibuku; </w:t>
      </w:r>
      <w:proofErr w:type="spellStart"/>
      <w:r w:rsidR="00D666D1" w:rsidRPr="00DB24F5">
        <w:rPr>
          <w:rFonts w:ascii="Times New Roman" w:eastAsia="Times New Roman" w:hAnsi="Times New Roman" w:cs="Times New Roman"/>
          <w:bCs/>
          <w:sz w:val="24"/>
          <w:szCs w:val="24"/>
        </w:rPr>
        <w:t>iii</w:t>
      </w:r>
      <w:proofErr w:type="spellEnd"/>
      <w:r w:rsidR="00D666D1" w:rsidRPr="00DB24F5">
        <w:rPr>
          <w:rFonts w:ascii="Times New Roman" w:eastAsia="Times New Roman" w:hAnsi="Times New Roman" w:cs="Times New Roman"/>
          <w:bCs/>
          <w:sz w:val="24"/>
          <w:szCs w:val="24"/>
        </w:rPr>
        <w:t xml:space="preserve">) subjekti dhe personi i lidhur nuk kanë pasur mundësi financiare për të krijuar me të ardhura të ligjshme vlerën e depozitës në shumën 21.316,42 euro. Ai ka pasur mundësi të krijojë me të ardhura të ligjshme vetëm vlerën 700.000 lekë ose 5.061 euro. </w:t>
      </w:r>
    </w:p>
    <w:p w14:paraId="5E808F60" w14:textId="4132A724" w:rsidR="00163F99" w:rsidRPr="00DB24F5" w:rsidRDefault="00D666D1"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Me prap</w:t>
      </w:r>
      <w:r w:rsidR="00AB0DFD"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simet ndaj rezultateve t</w:t>
      </w:r>
      <w:r w:rsidR="00AB0DFD"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hetimit, </w:t>
      </w:r>
      <w:r w:rsidR="00717B30" w:rsidRPr="00DB24F5">
        <w:rPr>
          <w:rFonts w:ascii="Times New Roman" w:hAnsi="Times New Roman" w:cs="Times New Roman"/>
          <w:sz w:val="24"/>
          <w:szCs w:val="24"/>
        </w:rPr>
        <w:t>në lidhje me depozitën në vlerën 20.000 euro, subjekti u ka qëndruar sqarimeve dhe shpjegimeve të dhëna gjatë hetimit administrativ, duke parashtruar se shuma prej 10.000 eurosh, pjesë përbërëse e vlerës 20.000 euro ka statusin e parave në ruajtje, të cilat, edhe me miratimin e motrave të saj, do të përdoreshin në rast nevoje për nënën</w:t>
      </w:r>
      <w:r w:rsidR="00717B30" w:rsidRPr="00DB24F5">
        <w:rPr>
          <w:rStyle w:val="FootnoteReference"/>
          <w:rFonts w:ascii="Times New Roman" w:hAnsi="Times New Roman" w:cs="Times New Roman"/>
          <w:sz w:val="24"/>
          <w:szCs w:val="24"/>
        </w:rPr>
        <w:footnoteReference w:id="34"/>
      </w:r>
      <w:r w:rsidR="00717B30" w:rsidRPr="00DB24F5">
        <w:rPr>
          <w:rFonts w:ascii="Times New Roman" w:hAnsi="Times New Roman" w:cs="Times New Roman"/>
          <w:sz w:val="24"/>
          <w:szCs w:val="24"/>
        </w:rPr>
        <w:t>. Kjo shumë nuk mund të konsiderohet nga Komisioni vetëm si e babait të saj, pasi ajo është krijuar gjatë regjimit martesor të bashkësisë ligjore</w:t>
      </w:r>
      <w:r w:rsidR="001C7A96" w:rsidRPr="00DB24F5">
        <w:rPr>
          <w:rFonts w:ascii="Times New Roman" w:hAnsi="Times New Roman" w:cs="Times New Roman"/>
          <w:sz w:val="24"/>
          <w:szCs w:val="24"/>
        </w:rPr>
        <w:t xml:space="preserve"> për rrjedhojë </w:t>
      </w:r>
      <w:r w:rsidR="00B17813" w:rsidRPr="00DB24F5">
        <w:rPr>
          <w:rFonts w:ascii="Times New Roman" w:hAnsi="Times New Roman" w:cs="Times New Roman"/>
          <w:sz w:val="24"/>
          <w:szCs w:val="24"/>
        </w:rPr>
        <w:t>është</w:t>
      </w:r>
      <w:r w:rsidR="001C7A96" w:rsidRPr="00DB24F5">
        <w:rPr>
          <w:rFonts w:ascii="Times New Roman" w:hAnsi="Times New Roman" w:cs="Times New Roman"/>
          <w:sz w:val="24"/>
          <w:szCs w:val="24"/>
        </w:rPr>
        <w:t xml:space="preserve"> dhe e nënës</w:t>
      </w:r>
      <w:r w:rsidR="00717B30" w:rsidRPr="00DB24F5">
        <w:rPr>
          <w:rFonts w:ascii="Times New Roman" w:hAnsi="Times New Roman" w:cs="Times New Roman"/>
          <w:sz w:val="24"/>
          <w:szCs w:val="24"/>
        </w:rPr>
        <w:t xml:space="preserve">. Në prapësimet e dërguara, por edhe gjatë seancës dëgjimore, subjekti ka </w:t>
      </w:r>
      <w:r w:rsidR="0068708B" w:rsidRPr="00DB24F5">
        <w:rPr>
          <w:rFonts w:ascii="Times New Roman" w:hAnsi="Times New Roman" w:cs="Times New Roman"/>
          <w:sz w:val="24"/>
          <w:szCs w:val="24"/>
        </w:rPr>
        <w:t>pretenduar</w:t>
      </w:r>
      <w:r w:rsidR="00717B30" w:rsidRPr="00DB24F5">
        <w:rPr>
          <w:rFonts w:ascii="Times New Roman" w:hAnsi="Times New Roman" w:cs="Times New Roman"/>
          <w:sz w:val="24"/>
          <w:szCs w:val="24"/>
        </w:rPr>
        <w:t xml:space="preserve"> se, Komisioni legjitimohet të kryejë analizë financiare për personat e lidhur dhe të tjerë të lidhur, por në këtë rast i) këto të holla nuk janë objekt i ndonjë marrëdhënieje financiare; </w:t>
      </w:r>
      <w:proofErr w:type="spellStart"/>
      <w:r w:rsidR="00717B30" w:rsidRPr="00DB24F5">
        <w:rPr>
          <w:rFonts w:ascii="Times New Roman" w:hAnsi="Times New Roman" w:cs="Times New Roman"/>
          <w:sz w:val="24"/>
          <w:szCs w:val="24"/>
        </w:rPr>
        <w:t>ii</w:t>
      </w:r>
      <w:proofErr w:type="spellEnd"/>
      <w:r w:rsidR="00717B30" w:rsidRPr="00DB24F5">
        <w:rPr>
          <w:rFonts w:ascii="Times New Roman" w:hAnsi="Times New Roman" w:cs="Times New Roman"/>
          <w:sz w:val="24"/>
          <w:szCs w:val="24"/>
        </w:rPr>
        <w:t xml:space="preserve">) paratë nuk i janë nënshtruar pjesëtimit pasi nëna është bashkëpronare në gjysmën e kësaj pasurie dhe ato mund të përdoren për nevojat e saj; </w:t>
      </w:r>
      <w:proofErr w:type="spellStart"/>
      <w:r w:rsidR="00717B30" w:rsidRPr="00DB24F5">
        <w:rPr>
          <w:rFonts w:ascii="Times New Roman" w:hAnsi="Times New Roman" w:cs="Times New Roman"/>
          <w:sz w:val="24"/>
          <w:szCs w:val="24"/>
        </w:rPr>
        <w:t>iii</w:t>
      </w:r>
      <w:proofErr w:type="spellEnd"/>
      <w:r w:rsidR="00717B30" w:rsidRPr="00DB24F5">
        <w:rPr>
          <w:rFonts w:ascii="Times New Roman" w:hAnsi="Times New Roman" w:cs="Times New Roman"/>
          <w:sz w:val="24"/>
          <w:szCs w:val="24"/>
        </w:rPr>
        <w:t xml:space="preserve">) paratë nuk kanë pasur ndonjë status tjetër që ta çonte </w:t>
      </w:r>
      <w:r w:rsidR="00717B30" w:rsidRPr="00DB24F5">
        <w:rPr>
          <w:rFonts w:ascii="Times New Roman" w:hAnsi="Times New Roman" w:cs="Times New Roman"/>
          <w:sz w:val="24"/>
          <w:szCs w:val="24"/>
        </w:rPr>
        <w:lastRenderedPageBreak/>
        <w:t>Komisionin të hetonte për mundësinë financiare të prindërve, për rrjedhojë ata nuk janë persona të tjerë të lidhur</w:t>
      </w:r>
      <w:r w:rsidR="001C7A96" w:rsidRPr="00DB24F5">
        <w:rPr>
          <w:rFonts w:ascii="Times New Roman" w:hAnsi="Times New Roman" w:cs="Times New Roman"/>
          <w:sz w:val="24"/>
          <w:szCs w:val="24"/>
        </w:rPr>
        <w:t xml:space="preserve"> në kuptim të nenit 32, pika 4 e ligjit nr. 84/2016.</w:t>
      </w:r>
    </w:p>
    <w:p w14:paraId="2F13AFBC" w14:textId="0B0CFCB1" w:rsidR="006E03DB" w:rsidRPr="00DB24F5" w:rsidRDefault="00163F9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hAnsi="Times New Roman" w:cs="Times New Roman"/>
          <w:sz w:val="24"/>
          <w:szCs w:val="24"/>
        </w:rPr>
        <w:t>N</w:t>
      </w:r>
      <w:r w:rsidR="00971596" w:rsidRPr="00DB24F5">
        <w:rPr>
          <w:rFonts w:ascii="Times New Roman" w:hAnsi="Times New Roman" w:cs="Times New Roman"/>
          <w:sz w:val="24"/>
          <w:szCs w:val="24"/>
        </w:rPr>
        <w:t>ë</w:t>
      </w:r>
      <w:r w:rsidR="00DD283B" w:rsidRPr="00DB24F5">
        <w:rPr>
          <w:rFonts w:ascii="Times New Roman" w:hAnsi="Times New Roman" w:cs="Times New Roman"/>
          <w:sz w:val="24"/>
          <w:szCs w:val="24"/>
        </w:rPr>
        <w:t xml:space="preserve"> lidhje me</w:t>
      </w:r>
      <w:r w:rsidR="00B17813" w:rsidRPr="00DB24F5">
        <w:rPr>
          <w:rFonts w:ascii="Times New Roman" w:hAnsi="Times New Roman" w:cs="Times New Roman"/>
          <w:sz w:val="24"/>
          <w:szCs w:val="24"/>
        </w:rPr>
        <w:t xml:space="preserve"> kursimet </w:t>
      </w:r>
      <w:proofErr w:type="spellStart"/>
      <w:r w:rsidR="00B17813" w:rsidRPr="00DB24F5">
        <w:rPr>
          <w:rFonts w:ascii="Times New Roman" w:hAnsi="Times New Roman" w:cs="Times New Roman"/>
          <w:i/>
          <w:iCs/>
          <w:sz w:val="24"/>
          <w:szCs w:val="24"/>
        </w:rPr>
        <w:t>cash</w:t>
      </w:r>
      <w:proofErr w:type="spellEnd"/>
      <w:r w:rsidR="00B17813" w:rsidRPr="00DB24F5">
        <w:rPr>
          <w:rFonts w:ascii="Times New Roman" w:hAnsi="Times New Roman" w:cs="Times New Roman"/>
          <w:i/>
          <w:iCs/>
          <w:sz w:val="24"/>
          <w:szCs w:val="24"/>
        </w:rPr>
        <w:t xml:space="preserve"> </w:t>
      </w:r>
      <w:r w:rsidR="00DD283B" w:rsidRPr="00DB24F5">
        <w:rPr>
          <w:rFonts w:ascii="Times New Roman" w:hAnsi="Times New Roman" w:cs="Times New Roman"/>
          <w:sz w:val="24"/>
          <w:szCs w:val="24"/>
        </w:rPr>
        <w:t xml:space="preserve">10.000 euro, deklaruar </w:t>
      </w:r>
      <w:r w:rsidR="00B17813" w:rsidRPr="00DB24F5">
        <w:rPr>
          <w:rFonts w:ascii="Times New Roman" w:hAnsi="Times New Roman" w:cs="Times New Roman"/>
          <w:sz w:val="24"/>
          <w:szCs w:val="24"/>
        </w:rPr>
        <w:t>si</w:t>
      </w:r>
      <w:r w:rsidR="00DD283B" w:rsidRPr="00DB24F5">
        <w:rPr>
          <w:rFonts w:ascii="Times New Roman" w:hAnsi="Times New Roman" w:cs="Times New Roman"/>
          <w:sz w:val="24"/>
          <w:szCs w:val="24"/>
        </w:rPr>
        <w:t xml:space="preserve"> </w:t>
      </w:r>
      <w:r w:rsidR="00B17813" w:rsidRPr="00DB24F5">
        <w:rPr>
          <w:rFonts w:ascii="Times New Roman" w:hAnsi="Times New Roman" w:cs="Times New Roman"/>
          <w:sz w:val="24"/>
          <w:szCs w:val="24"/>
        </w:rPr>
        <w:t xml:space="preserve">burim </w:t>
      </w:r>
      <w:r w:rsidR="00DD283B" w:rsidRPr="00DB24F5">
        <w:rPr>
          <w:rFonts w:ascii="Times New Roman" w:hAnsi="Times New Roman" w:cs="Times New Roman"/>
          <w:sz w:val="24"/>
          <w:szCs w:val="24"/>
        </w:rPr>
        <w:t>p</w:t>
      </w:r>
      <w:r w:rsidR="00971596" w:rsidRPr="00DB24F5">
        <w:rPr>
          <w:rFonts w:ascii="Times New Roman" w:hAnsi="Times New Roman" w:cs="Times New Roman"/>
          <w:sz w:val="24"/>
          <w:szCs w:val="24"/>
        </w:rPr>
        <w:t>ë</w:t>
      </w:r>
      <w:r w:rsidR="00DD283B" w:rsidRPr="00DB24F5">
        <w:rPr>
          <w:rFonts w:ascii="Times New Roman" w:hAnsi="Times New Roman" w:cs="Times New Roman"/>
          <w:sz w:val="24"/>
          <w:szCs w:val="24"/>
        </w:rPr>
        <w:t>r krijimin e depozit</w:t>
      </w:r>
      <w:r w:rsidR="00971596" w:rsidRPr="00DB24F5">
        <w:rPr>
          <w:rFonts w:ascii="Times New Roman" w:hAnsi="Times New Roman" w:cs="Times New Roman"/>
          <w:sz w:val="24"/>
          <w:szCs w:val="24"/>
        </w:rPr>
        <w:t>ë</w:t>
      </w:r>
      <w:r w:rsidR="00DD283B" w:rsidRPr="00DB24F5">
        <w:rPr>
          <w:rFonts w:ascii="Times New Roman" w:hAnsi="Times New Roman" w:cs="Times New Roman"/>
          <w:sz w:val="24"/>
          <w:szCs w:val="24"/>
        </w:rPr>
        <w:t>s objekt</w:t>
      </w:r>
      <w:r w:rsidRPr="00DB24F5">
        <w:rPr>
          <w:rFonts w:ascii="Times New Roman" w:hAnsi="Times New Roman" w:cs="Times New Roman"/>
          <w:sz w:val="24"/>
          <w:szCs w:val="24"/>
        </w:rPr>
        <w:t xml:space="preserve"> shqyrtimi, me prap</w:t>
      </w:r>
      <w:r w:rsidR="00717B30" w:rsidRPr="00DB24F5">
        <w:rPr>
          <w:rFonts w:ascii="Times New Roman" w:hAnsi="Times New Roman" w:cs="Times New Roman"/>
          <w:sz w:val="24"/>
          <w:szCs w:val="24"/>
        </w:rPr>
        <w:t>ësime</w:t>
      </w:r>
      <w:r w:rsidRPr="00DB24F5">
        <w:rPr>
          <w:rFonts w:ascii="Times New Roman" w:hAnsi="Times New Roman" w:cs="Times New Roman"/>
          <w:sz w:val="24"/>
          <w:szCs w:val="24"/>
        </w:rPr>
        <w:t>t ndaj rezultateve t</w:t>
      </w:r>
      <w:r w:rsidR="00971596" w:rsidRPr="00DB24F5">
        <w:rPr>
          <w:rFonts w:ascii="Times New Roman" w:hAnsi="Times New Roman" w:cs="Times New Roman"/>
          <w:sz w:val="24"/>
          <w:szCs w:val="24"/>
        </w:rPr>
        <w:t>ë</w:t>
      </w:r>
      <w:r w:rsidRPr="00DB24F5">
        <w:rPr>
          <w:rFonts w:ascii="Times New Roman" w:hAnsi="Times New Roman" w:cs="Times New Roman"/>
          <w:sz w:val="24"/>
          <w:szCs w:val="24"/>
        </w:rPr>
        <w:t xml:space="preserve"> hetimit</w:t>
      </w:r>
      <w:r w:rsidR="00717B30" w:rsidRPr="00DB24F5">
        <w:rPr>
          <w:rFonts w:ascii="Times New Roman" w:hAnsi="Times New Roman" w:cs="Times New Roman"/>
          <w:sz w:val="24"/>
          <w:szCs w:val="24"/>
        </w:rPr>
        <w:t xml:space="preserve"> subjekti ka sqaruar </w:t>
      </w:r>
      <w:r w:rsidR="0068708B" w:rsidRPr="00DB24F5">
        <w:rPr>
          <w:rFonts w:ascii="Times New Roman" w:hAnsi="Times New Roman" w:cs="Times New Roman"/>
          <w:sz w:val="24"/>
          <w:szCs w:val="24"/>
        </w:rPr>
        <w:t>n</w:t>
      </w:r>
      <w:r w:rsidR="00A9157C" w:rsidRPr="00DB24F5">
        <w:rPr>
          <w:rFonts w:ascii="Times New Roman" w:hAnsi="Times New Roman" w:cs="Times New Roman"/>
          <w:sz w:val="24"/>
          <w:szCs w:val="24"/>
        </w:rPr>
        <w:t>ë</w:t>
      </w:r>
      <w:r w:rsidR="0068708B" w:rsidRPr="00DB24F5">
        <w:rPr>
          <w:rFonts w:ascii="Times New Roman" w:hAnsi="Times New Roman" w:cs="Times New Roman"/>
          <w:sz w:val="24"/>
          <w:szCs w:val="24"/>
        </w:rPr>
        <w:t xml:space="preserve"> m</w:t>
      </w:r>
      <w:r w:rsidR="00A9157C" w:rsidRPr="00DB24F5">
        <w:rPr>
          <w:rFonts w:ascii="Times New Roman" w:hAnsi="Times New Roman" w:cs="Times New Roman"/>
          <w:sz w:val="24"/>
          <w:szCs w:val="24"/>
        </w:rPr>
        <w:t>ë</w:t>
      </w:r>
      <w:r w:rsidR="0068708B" w:rsidRPr="00DB24F5">
        <w:rPr>
          <w:rFonts w:ascii="Times New Roman" w:hAnsi="Times New Roman" w:cs="Times New Roman"/>
          <w:sz w:val="24"/>
          <w:szCs w:val="24"/>
        </w:rPr>
        <w:t>nyr</w:t>
      </w:r>
      <w:r w:rsidR="00A9157C" w:rsidRPr="00DB24F5">
        <w:rPr>
          <w:rFonts w:ascii="Times New Roman" w:hAnsi="Times New Roman" w:cs="Times New Roman"/>
          <w:sz w:val="24"/>
          <w:szCs w:val="24"/>
        </w:rPr>
        <w:t>ë</w:t>
      </w:r>
      <w:r w:rsidR="0068708B" w:rsidRPr="00DB24F5">
        <w:rPr>
          <w:rFonts w:ascii="Times New Roman" w:hAnsi="Times New Roman" w:cs="Times New Roman"/>
          <w:sz w:val="24"/>
          <w:szCs w:val="24"/>
        </w:rPr>
        <w:t xml:space="preserve"> t</w:t>
      </w:r>
      <w:r w:rsidR="00A9157C" w:rsidRPr="00DB24F5">
        <w:rPr>
          <w:rFonts w:ascii="Times New Roman" w:hAnsi="Times New Roman" w:cs="Times New Roman"/>
          <w:sz w:val="24"/>
          <w:szCs w:val="24"/>
        </w:rPr>
        <w:t>ë</w:t>
      </w:r>
      <w:r w:rsidR="0068708B" w:rsidRPr="00DB24F5">
        <w:rPr>
          <w:rFonts w:ascii="Times New Roman" w:hAnsi="Times New Roman" w:cs="Times New Roman"/>
          <w:sz w:val="24"/>
          <w:szCs w:val="24"/>
        </w:rPr>
        <w:t xml:space="preserve"> p</w:t>
      </w:r>
      <w:r w:rsidR="00A9157C" w:rsidRPr="00DB24F5">
        <w:rPr>
          <w:rFonts w:ascii="Times New Roman" w:hAnsi="Times New Roman" w:cs="Times New Roman"/>
          <w:sz w:val="24"/>
          <w:szCs w:val="24"/>
        </w:rPr>
        <w:t>ë</w:t>
      </w:r>
      <w:r w:rsidR="0068708B" w:rsidRPr="00DB24F5">
        <w:rPr>
          <w:rFonts w:ascii="Times New Roman" w:hAnsi="Times New Roman" w:cs="Times New Roman"/>
          <w:sz w:val="24"/>
          <w:szCs w:val="24"/>
        </w:rPr>
        <w:t xml:space="preserve">rmbledhur </w:t>
      </w:r>
      <w:r w:rsidR="00717B30" w:rsidRPr="00DB24F5">
        <w:rPr>
          <w:rFonts w:ascii="Times New Roman" w:hAnsi="Times New Roman" w:cs="Times New Roman"/>
          <w:sz w:val="24"/>
          <w:szCs w:val="24"/>
        </w:rPr>
        <w:t xml:space="preserve">se në DIPP 2008 ajo ka deklaruar kursime në vlerën 500.000 lekë dhe në DIPP 2009 ka deklaruar kursime 600.000 lekë, duke pretenduar se këto nuk janë shuma progresive, por shtesa të ndodhura në kursimet </w:t>
      </w:r>
      <w:proofErr w:type="spellStart"/>
      <w:r w:rsidR="00717B30" w:rsidRPr="00DB24F5">
        <w:rPr>
          <w:rFonts w:ascii="Times New Roman" w:hAnsi="Times New Roman" w:cs="Times New Roman"/>
          <w:i/>
          <w:iCs/>
          <w:sz w:val="24"/>
          <w:szCs w:val="24"/>
        </w:rPr>
        <w:t>cash</w:t>
      </w:r>
      <w:proofErr w:type="spellEnd"/>
      <w:r w:rsidR="00717B30" w:rsidRPr="00DB24F5">
        <w:rPr>
          <w:rFonts w:ascii="Times New Roman" w:hAnsi="Times New Roman" w:cs="Times New Roman"/>
          <w:sz w:val="24"/>
          <w:szCs w:val="24"/>
        </w:rPr>
        <w:t xml:space="preserve"> nga viti në vit, porse gabimisht ka përdorur shprehjen “</w:t>
      </w:r>
      <w:r w:rsidR="00717B30" w:rsidRPr="00DB24F5">
        <w:rPr>
          <w:rFonts w:ascii="Times New Roman" w:hAnsi="Times New Roman" w:cs="Times New Roman"/>
          <w:i/>
          <w:iCs/>
          <w:sz w:val="24"/>
          <w:szCs w:val="24"/>
        </w:rPr>
        <w:t>gjendje në shtëpi</w:t>
      </w:r>
      <w:r w:rsidR="00717B30" w:rsidRPr="00DB24F5">
        <w:rPr>
          <w:rFonts w:ascii="Times New Roman" w:hAnsi="Times New Roman" w:cs="Times New Roman"/>
          <w:sz w:val="24"/>
          <w:szCs w:val="24"/>
        </w:rPr>
        <w:t>”, por realisht ka dashur të deklarojë gjendjen progresive prej 1</w:t>
      </w:r>
      <w:r w:rsidR="008D49B5" w:rsidRPr="00DB24F5">
        <w:rPr>
          <w:rFonts w:ascii="Times New Roman" w:hAnsi="Times New Roman" w:cs="Times New Roman"/>
          <w:sz w:val="24"/>
          <w:szCs w:val="24"/>
        </w:rPr>
        <w:t>.</w:t>
      </w:r>
      <w:r w:rsidR="00717B30" w:rsidRPr="00DB24F5">
        <w:rPr>
          <w:rFonts w:ascii="Times New Roman" w:hAnsi="Times New Roman" w:cs="Times New Roman"/>
          <w:sz w:val="24"/>
          <w:szCs w:val="24"/>
        </w:rPr>
        <w:t>100</w:t>
      </w:r>
      <w:r w:rsidR="008D49B5" w:rsidRPr="00DB24F5">
        <w:rPr>
          <w:rFonts w:ascii="Times New Roman" w:hAnsi="Times New Roman" w:cs="Times New Roman"/>
          <w:sz w:val="24"/>
          <w:szCs w:val="24"/>
        </w:rPr>
        <w:t>.</w:t>
      </w:r>
      <w:r w:rsidR="00717B30" w:rsidRPr="00DB24F5">
        <w:rPr>
          <w:rFonts w:ascii="Times New Roman" w:hAnsi="Times New Roman" w:cs="Times New Roman"/>
          <w:sz w:val="24"/>
          <w:szCs w:val="24"/>
        </w:rPr>
        <w:t>000 lekësh (500</w:t>
      </w:r>
      <w:r w:rsidR="008D49B5" w:rsidRPr="00DB24F5">
        <w:rPr>
          <w:rFonts w:ascii="Times New Roman" w:hAnsi="Times New Roman" w:cs="Times New Roman"/>
          <w:sz w:val="24"/>
          <w:szCs w:val="24"/>
        </w:rPr>
        <w:t>.</w:t>
      </w:r>
      <w:r w:rsidR="00717B30" w:rsidRPr="00DB24F5">
        <w:rPr>
          <w:rFonts w:ascii="Times New Roman" w:hAnsi="Times New Roman" w:cs="Times New Roman"/>
          <w:sz w:val="24"/>
          <w:szCs w:val="24"/>
        </w:rPr>
        <w:t>000 lekë + 600</w:t>
      </w:r>
      <w:r w:rsidR="008D49B5" w:rsidRPr="00DB24F5">
        <w:rPr>
          <w:rFonts w:ascii="Times New Roman" w:hAnsi="Times New Roman" w:cs="Times New Roman"/>
          <w:sz w:val="24"/>
          <w:szCs w:val="24"/>
        </w:rPr>
        <w:t>.</w:t>
      </w:r>
      <w:r w:rsidR="00717B30" w:rsidRPr="00DB24F5">
        <w:rPr>
          <w:rFonts w:ascii="Times New Roman" w:hAnsi="Times New Roman" w:cs="Times New Roman"/>
          <w:sz w:val="24"/>
          <w:szCs w:val="24"/>
        </w:rPr>
        <w:t>000 lekë), shumë e cila, së bashku me disa kursime të tjera të krijuara prej saj dhe personit të lidhur nga data 1.1.2011 – 13.3.2011, kanë bërë të mundur krijimin e shumës prej 10</w:t>
      </w:r>
      <w:r w:rsidR="008E71FF" w:rsidRPr="00DB24F5">
        <w:rPr>
          <w:rFonts w:ascii="Times New Roman" w:hAnsi="Times New Roman" w:cs="Times New Roman"/>
          <w:sz w:val="24"/>
          <w:szCs w:val="24"/>
        </w:rPr>
        <w:t>.</w:t>
      </w:r>
      <w:r w:rsidR="00717B30" w:rsidRPr="00DB24F5">
        <w:rPr>
          <w:rFonts w:ascii="Times New Roman" w:hAnsi="Times New Roman" w:cs="Times New Roman"/>
          <w:sz w:val="24"/>
          <w:szCs w:val="24"/>
        </w:rPr>
        <w:t>000 euro</w:t>
      </w:r>
      <w:r w:rsidR="00822CE7" w:rsidRPr="00DB24F5">
        <w:rPr>
          <w:rFonts w:ascii="Times New Roman" w:hAnsi="Times New Roman" w:cs="Times New Roman"/>
          <w:sz w:val="24"/>
          <w:szCs w:val="24"/>
        </w:rPr>
        <w:t xml:space="preserve">. </w:t>
      </w:r>
      <w:r w:rsidR="00717B30" w:rsidRPr="00DB24F5">
        <w:rPr>
          <w:rFonts w:ascii="Times New Roman" w:hAnsi="Times New Roman" w:cs="Times New Roman"/>
          <w:sz w:val="24"/>
          <w:szCs w:val="24"/>
        </w:rPr>
        <w:t>Subjekti gjithashtu ka argumentuar se vlera 700</w:t>
      </w:r>
      <w:r w:rsidR="008E71FF" w:rsidRPr="00DB24F5">
        <w:rPr>
          <w:rFonts w:ascii="Times New Roman" w:hAnsi="Times New Roman" w:cs="Times New Roman"/>
          <w:sz w:val="24"/>
          <w:szCs w:val="24"/>
        </w:rPr>
        <w:t>.</w:t>
      </w:r>
      <w:r w:rsidR="00717B30" w:rsidRPr="00DB24F5">
        <w:rPr>
          <w:rFonts w:ascii="Times New Roman" w:hAnsi="Times New Roman" w:cs="Times New Roman"/>
          <w:sz w:val="24"/>
          <w:szCs w:val="24"/>
        </w:rPr>
        <w:t>000 lekë në DIP</w:t>
      </w:r>
      <w:r w:rsidR="008E71FF" w:rsidRPr="00DB24F5">
        <w:rPr>
          <w:rFonts w:ascii="Times New Roman" w:hAnsi="Times New Roman" w:cs="Times New Roman"/>
          <w:sz w:val="24"/>
          <w:szCs w:val="24"/>
        </w:rPr>
        <w:t xml:space="preserve">P </w:t>
      </w:r>
      <w:r w:rsidR="00717B30" w:rsidRPr="00DB24F5">
        <w:rPr>
          <w:rFonts w:ascii="Times New Roman" w:hAnsi="Times New Roman" w:cs="Times New Roman"/>
          <w:sz w:val="24"/>
          <w:szCs w:val="24"/>
        </w:rPr>
        <w:t xml:space="preserve">2010 është deklaruar gabimisht prej saj, pasi në fakt kjo ka qenë gjendja e llogarisë në </w:t>
      </w:r>
      <w:proofErr w:type="spellStart"/>
      <w:r w:rsidR="00717B30" w:rsidRPr="00DB24F5">
        <w:rPr>
          <w:rFonts w:ascii="Times New Roman" w:hAnsi="Times New Roman" w:cs="Times New Roman"/>
          <w:sz w:val="24"/>
          <w:szCs w:val="24"/>
        </w:rPr>
        <w:t>Raiffeisen</w:t>
      </w:r>
      <w:proofErr w:type="spellEnd"/>
      <w:r w:rsidR="00717B30" w:rsidRPr="00DB24F5">
        <w:rPr>
          <w:rFonts w:ascii="Times New Roman" w:hAnsi="Times New Roman" w:cs="Times New Roman"/>
          <w:sz w:val="24"/>
          <w:szCs w:val="24"/>
        </w:rPr>
        <w:t xml:space="preserve"> </w:t>
      </w:r>
      <w:proofErr w:type="spellStart"/>
      <w:r w:rsidR="00717B30" w:rsidRPr="00DB24F5">
        <w:rPr>
          <w:rFonts w:ascii="Times New Roman" w:hAnsi="Times New Roman" w:cs="Times New Roman"/>
          <w:sz w:val="24"/>
          <w:szCs w:val="24"/>
        </w:rPr>
        <w:t>Bank</w:t>
      </w:r>
      <w:proofErr w:type="spellEnd"/>
      <w:r w:rsidR="00717B30" w:rsidRPr="00DB24F5">
        <w:rPr>
          <w:rFonts w:ascii="Times New Roman" w:hAnsi="Times New Roman" w:cs="Times New Roman"/>
          <w:sz w:val="24"/>
          <w:szCs w:val="24"/>
        </w:rPr>
        <w:t xml:space="preserve"> dhe nuk lidhet me deklarimet e gjendjes </w:t>
      </w:r>
      <w:proofErr w:type="spellStart"/>
      <w:r w:rsidR="00717B30" w:rsidRPr="00DB24F5">
        <w:rPr>
          <w:rFonts w:ascii="Times New Roman" w:hAnsi="Times New Roman" w:cs="Times New Roman"/>
          <w:i/>
          <w:iCs/>
          <w:sz w:val="24"/>
          <w:szCs w:val="24"/>
        </w:rPr>
        <w:t>cash</w:t>
      </w:r>
      <w:proofErr w:type="spellEnd"/>
      <w:r w:rsidR="00717B30" w:rsidRPr="00DB24F5">
        <w:rPr>
          <w:rFonts w:ascii="Times New Roman" w:hAnsi="Times New Roman" w:cs="Times New Roman"/>
          <w:sz w:val="24"/>
          <w:szCs w:val="24"/>
        </w:rPr>
        <w:t xml:space="preserve"> në shtëpi.</w:t>
      </w:r>
    </w:p>
    <w:p w14:paraId="4FFB187F" w14:textId="77777777" w:rsidR="00136F91" w:rsidRPr="00DB24F5"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rPr>
      </w:pPr>
    </w:p>
    <w:p w14:paraId="44FEE71E" w14:textId="52A09FEB" w:rsidR="006E03DB" w:rsidRPr="00DB24F5" w:rsidRDefault="00822CE7"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rPr>
      </w:pPr>
      <w:r w:rsidRPr="00DB24F5">
        <w:rPr>
          <w:rFonts w:ascii="Times New Roman" w:hAnsi="Times New Roman" w:cs="Times New Roman"/>
          <w:sz w:val="24"/>
          <w:szCs w:val="24"/>
        </w:rPr>
        <w:t xml:space="preserve">Për sa më sipër, në lidhje me </w:t>
      </w:r>
      <w:r w:rsidR="00163F99" w:rsidRPr="00DB24F5">
        <w:rPr>
          <w:rFonts w:ascii="Times New Roman" w:hAnsi="Times New Roman" w:cs="Times New Roman"/>
          <w:sz w:val="24"/>
          <w:szCs w:val="24"/>
        </w:rPr>
        <w:t>depozit</w:t>
      </w:r>
      <w:r w:rsidR="00971596" w:rsidRPr="00DB24F5">
        <w:rPr>
          <w:rFonts w:ascii="Times New Roman" w:hAnsi="Times New Roman" w:cs="Times New Roman"/>
          <w:sz w:val="24"/>
          <w:szCs w:val="24"/>
        </w:rPr>
        <w:t>ë</w:t>
      </w:r>
      <w:r w:rsidRPr="00DB24F5">
        <w:rPr>
          <w:rFonts w:ascii="Times New Roman" w:hAnsi="Times New Roman" w:cs="Times New Roman"/>
          <w:sz w:val="24"/>
          <w:szCs w:val="24"/>
        </w:rPr>
        <w:t>n</w:t>
      </w:r>
      <w:r w:rsidR="00163F99" w:rsidRPr="00DB24F5">
        <w:rPr>
          <w:rFonts w:ascii="Times New Roman" w:hAnsi="Times New Roman" w:cs="Times New Roman"/>
          <w:sz w:val="24"/>
          <w:szCs w:val="24"/>
        </w:rPr>
        <w:t xml:space="preserve"> bankare</w:t>
      </w:r>
      <w:r w:rsidR="006E03DB" w:rsidRPr="00DB24F5">
        <w:rPr>
          <w:rFonts w:ascii="Times New Roman" w:hAnsi="Times New Roman" w:cs="Times New Roman"/>
          <w:sz w:val="24"/>
          <w:szCs w:val="24"/>
        </w:rPr>
        <w:t xml:space="preserve"> </w:t>
      </w:r>
      <w:r w:rsidR="00163F99" w:rsidRPr="00DB24F5">
        <w:rPr>
          <w:rFonts w:ascii="Times New Roman" w:hAnsi="Times New Roman" w:cs="Times New Roman"/>
          <w:sz w:val="24"/>
          <w:szCs w:val="24"/>
        </w:rPr>
        <w:t xml:space="preserve">me </w:t>
      </w:r>
      <w:r w:rsidR="006E03DB" w:rsidRPr="00DB24F5">
        <w:rPr>
          <w:rFonts w:ascii="Times New Roman" w:hAnsi="Times New Roman" w:cs="Times New Roman"/>
          <w:sz w:val="24"/>
          <w:szCs w:val="24"/>
        </w:rPr>
        <w:t>vlerë</w:t>
      </w:r>
      <w:r w:rsidR="00163F99" w:rsidRPr="00DB24F5">
        <w:rPr>
          <w:rFonts w:ascii="Times New Roman" w:hAnsi="Times New Roman" w:cs="Times New Roman"/>
          <w:sz w:val="24"/>
          <w:szCs w:val="24"/>
        </w:rPr>
        <w:t xml:space="preserve"> </w:t>
      </w:r>
      <w:r w:rsidR="006E03DB" w:rsidRPr="00DB24F5">
        <w:rPr>
          <w:rFonts w:ascii="Times New Roman" w:hAnsi="Times New Roman" w:cs="Times New Roman"/>
          <w:sz w:val="24"/>
          <w:szCs w:val="24"/>
        </w:rPr>
        <w:t>21.300 euro</w:t>
      </w:r>
      <w:r w:rsidRPr="00DB24F5">
        <w:rPr>
          <w:rFonts w:ascii="Times New Roman" w:hAnsi="Times New Roman" w:cs="Times New Roman"/>
          <w:sz w:val="24"/>
          <w:szCs w:val="24"/>
        </w:rPr>
        <w:t xml:space="preserve"> </w:t>
      </w:r>
      <w:r w:rsidR="006E03DB" w:rsidRPr="00DB24F5">
        <w:rPr>
          <w:rFonts w:ascii="Times New Roman" w:hAnsi="Times New Roman" w:cs="Times New Roman"/>
          <w:sz w:val="24"/>
          <w:szCs w:val="24"/>
        </w:rPr>
        <w:t>në emër të bashkëshortit të</w:t>
      </w:r>
      <w:r w:rsidRPr="00DB24F5">
        <w:rPr>
          <w:rFonts w:ascii="Times New Roman" w:hAnsi="Times New Roman" w:cs="Times New Roman"/>
          <w:sz w:val="24"/>
          <w:szCs w:val="24"/>
        </w:rPr>
        <w:t xml:space="preserve"> subjektit</w:t>
      </w:r>
      <w:r w:rsidR="006E03DB" w:rsidRPr="00DB24F5">
        <w:rPr>
          <w:rFonts w:ascii="Times New Roman" w:hAnsi="Times New Roman" w:cs="Times New Roman"/>
          <w:sz w:val="24"/>
          <w:szCs w:val="24"/>
        </w:rPr>
        <w:t xml:space="preserve">, Komisioni ka arritur në përfundimin se subjekti dhe personat e lidhur nuk kanë pasur burime financiare të ligjshme të mjaftueshme për të justifikuar krijimin </w:t>
      </w:r>
      <w:r w:rsidRPr="00DB24F5">
        <w:rPr>
          <w:rFonts w:ascii="Times New Roman" w:hAnsi="Times New Roman" w:cs="Times New Roman"/>
          <w:sz w:val="24"/>
          <w:szCs w:val="24"/>
        </w:rPr>
        <w:t xml:space="preserve">e </w:t>
      </w:r>
      <w:r w:rsidR="006E03DB" w:rsidRPr="00DB24F5">
        <w:rPr>
          <w:rFonts w:ascii="Times New Roman" w:hAnsi="Times New Roman" w:cs="Times New Roman"/>
          <w:sz w:val="24"/>
          <w:szCs w:val="24"/>
        </w:rPr>
        <w:t>pasurisë së llojit “depozitë”, në vlerën rreth 2</w:t>
      </w:r>
      <w:r w:rsidRPr="00DB24F5">
        <w:rPr>
          <w:rFonts w:ascii="Times New Roman" w:hAnsi="Times New Roman" w:cs="Times New Roman"/>
          <w:sz w:val="24"/>
          <w:szCs w:val="24"/>
        </w:rPr>
        <w:t>0.000</w:t>
      </w:r>
      <w:r w:rsidR="006E03DB" w:rsidRPr="00DB24F5">
        <w:rPr>
          <w:rFonts w:ascii="Times New Roman" w:hAnsi="Times New Roman" w:cs="Times New Roman"/>
          <w:sz w:val="24"/>
          <w:szCs w:val="24"/>
        </w:rPr>
        <w:t xml:space="preserve"> euro</w:t>
      </w:r>
      <w:r w:rsidRPr="00DB24F5">
        <w:rPr>
          <w:rFonts w:ascii="Times New Roman" w:hAnsi="Times New Roman" w:cs="Times New Roman"/>
          <w:sz w:val="24"/>
          <w:szCs w:val="24"/>
        </w:rPr>
        <w:t xml:space="preserve"> në datë 11.03.2011</w:t>
      </w:r>
      <w:r w:rsidR="006E03DB" w:rsidRPr="00DB24F5">
        <w:rPr>
          <w:rFonts w:ascii="Times New Roman" w:hAnsi="Times New Roman" w:cs="Times New Roman"/>
          <w:sz w:val="24"/>
          <w:szCs w:val="24"/>
        </w:rPr>
        <w:t>, duke u gjendur në kushtet e nenit 33, pika 5, germa “b” të ligjit nr. 84/2016.</w:t>
      </w:r>
      <w:r w:rsidR="00D41389" w:rsidRPr="00DB24F5">
        <w:rPr>
          <w:rFonts w:ascii="Times New Roman" w:eastAsia="Times New Roman" w:hAnsi="Times New Roman" w:cs="Times New Roman"/>
          <w:bCs/>
          <w:sz w:val="24"/>
          <w:szCs w:val="24"/>
        </w:rPr>
        <w:t xml:space="preserve"> </w:t>
      </w:r>
      <w:r w:rsidR="006E03DB" w:rsidRPr="00DB24F5">
        <w:rPr>
          <w:rFonts w:ascii="Times New Roman" w:hAnsi="Times New Roman" w:cs="Times New Roman"/>
          <w:sz w:val="24"/>
          <w:szCs w:val="24"/>
        </w:rPr>
        <w:t>K</w:t>
      </w:r>
      <w:r w:rsidR="00E123C8" w:rsidRPr="00DB24F5">
        <w:rPr>
          <w:rFonts w:ascii="Times New Roman" w:hAnsi="Times New Roman" w:cs="Times New Roman"/>
          <w:sz w:val="24"/>
          <w:szCs w:val="24"/>
        </w:rPr>
        <w:t>ë</w:t>
      </w:r>
      <w:r w:rsidR="00D41389" w:rsidRPr="00DB24F5">
        <w:rPr>
          <w:rFonts w:ascii="Times New Roman" w:hAnsi="Times New Roman" w:cs="Times New Roman"/>
          <w:sz w:val="24"/>
          <w:szCs w:val="24"/>
        </w:rPr>
        <w:t>t</w:t>
      </w:r>
      <w:r w:rsidR="00E123C8" w:rsidRPr="00DB24F5">
        <w:rPr>
          <w:rFonts w:ascii="Times New Roman" w:hAnsi="Times New Roman" w:cs="Times New Roman"/>
          <w:sz w:val="24"/>
          <w:szCs w:val="24"/>
        </w:rPr>
        <w:t>ë</w:t>
      </w:r>
      <w:r w:rsidR="00D41389" w:rsidRPr="00DB24F5">
        <w:rPr>
          <w:rFonts w:ascii="Times New Roman" w:hAnsi="Times New Roman" w:cs="Times New Roman"/>
          <w:sz w:val="24"/>
          <w:szCs w:val="24"/>
        </w:rPr>
        <w:t xml:space="preserve"> konkluzion Komisioni e ka </w:t>
      </w:r>
      <w:r w:rsidR="006E03DB" w:rsidRPr="00DB24F5">
        <w:rPr>
          <w:rFonts w:ascii="Times New Roman" w:hAnsi="Times New Roman" w:cs="Times New Roman"/>
          <w:sz w:val="24"/>
          <w:szCs w:val="24"/>
        </w:rPr>
        <w:t>bazuar n</w:t>
      </w:r>
      <w:r w:rsidR="00AB0DFD" w:rsidRPr="00DB24F5">
        <w:rPr>
          <w:rFonts w:ascii="Times New Roman" w:hAnsi="Times New Roman" w:cs="Times New Roman"/>
          <w:sz w:val="24"/>
          <w:szCs w:val="24"/>
        </w:rPr>
        <w:t>ë</w:t>
      </w:r>
      <w:r w:rsidR="006E03DB" w:rsidRPr="00DB24F5">
        <w:rPr>
          <w:rFonts w:ascii="Times New Roman" w:hAnsi="Times New Roman" w:cs="Times New Roman"/>
          <w:sz w:val="24"/>
          <w:szCs w:val="24"/>
        </w:rPr>
        <w:t xml:space="preserve"> arsyetimin se</w:t>
      </w:r>
      <w:r w:rsidR="001C7A96" w:rsidRPr="00DB24F5">
        <w:rPr>
          <w:rFonts w:ascii="Times New Roman" w:hAnsi="Times New Roman" w:cs="Times New Roman"/>
          <w:sz w:val="24"/>
          <w:szCs w:val="24"/>
        </w:rPr>
        <w:t xml:space="preserve"> s</w:t>
      </w:r>
      <w:r w:rsidR="006E03DB" w:rsidRPr="00DB24F5">
        <w:rPr>
          <w:rFonts w:ascii="Times New Roman" w:hAnsi="Times New Roman" w:cs="Times New Roman"/>
          <w:sz w:val="24"/>
          <w:szCs w:val="24"/>
        </w:rPr>
        <w:t>ubjekti nuk ka depozituar dokumentacion justifikues ligjor mbi ligjshmërinë e të ardhurave të pretenduara nga puna në emigracion</w:t>
      </w:r>
      <w:r w:rsidRPr="00DB24F5">
        <w:rPr>
          <w:rFonts w:ascii="Times New Roman" w:hAnsi="Times New Roman" w:cs="Times New Roman"/>
          <w:sz w:val="24"/>
          <w:szCs w:val="24"/>
        </w:rPr>
        <w:t xml:space="preserve"> dhe se s</w:t>
      </w:r>
      <w:r w:rsidR="006E03DB" w:rsidRPr="00DB24F5">
        <w:rPr>
          <w:rFonts w:ascii="Times New Roman" w:hAnsi="Times New Roman" w:cs="Times New Roman"/>
          <w:sz w:val="24"/>
          <w:szCs w:val="24"/>
        </w:rPr>
        <w:t>hpjegimet e dhëna nga subjekti mbi lënien e kësaj shume në ruajtje</w:t>
      </w:r>
      <w:r w:rsidRPr="00DB24F5">
        <w:rPr>
          <w:rFonts w:ascii="Times New Roman" w:hAnsi="Times New Roman" w:cs="Times New Roman"/>
          <w:sz w:val="24"/>
          <w:szCs w:val="24"/>
        </w:rPr>
        <w:t xml:space="preserve"> nga babai i saj</w:t>
      </w:r>
      <w:r w:rsidR="006E03DB" w:rsidRPr="00DB24F5">
        <w:rPr>
          <w:rFonts w:ascii="Times New Roman" w:hAnsi="Times New Roman" w:cs="Times New Roman"/>
          <w:sz w:val="24"/>
          <w:szCs w:val="24"/>
        </w:rPr>
        <w:t>, paraqiten kontradiktore dhe të palogjikshme</w:t>
      </w:r>
      <w:r w:rsidR="001C7A96" w:rsidRPr="00DB24F5">
        <w:rPr>
          <w:rFonts w:ascii="Times New Roman" w:hAnsi="Times New Roman" w:cs="Times New Roman"/>
          <w:sz w:val="24"/>
          <w:szCs w:val="24"/>
        </w:rPr>
        <w:t>.</w:t>
      </w:r>
      <w:r w:rsidR="00136F91" w:rsidRPr="00DB24F5">
        <w:rPr>
          <w:rFonts w:ascii="Times New Roman" w:hAnsi="Times New Roman" w:cs="Times New Roman"/>
          <w:sz w:val="24"/>
          <w:szCs w:val="24"/>
        </w:rPr>
        <w:t xml:space="preserve"> </w:t>
      </w:r>
      <w:r w:rsidR="006E03DB" w:rsidRPr="00DB24F5">
        <w:rPr>
          <w:rFonts w:ascii="Times New Roman" w:hAnsi="Times New Roman" w:cs="Times New Roman"/>
          <w:sz w:val="24"/>
          <w:szCs w:val="24"/>
        </w:rPr>
        <w:t xml:space="preserve">Megjithëse subjekti deklaron se kjo shumë i është lënë në ruajtje asaj, ajo vetë ia ka lënë në </w:t>
      </w:r>
      <w:proofErr w:type="spellStart"/>
      <w:r w:rsidR="006E03DB" w:rsidRPr="00DB24F5">
        <w:rPr>
          <w:rFonts w:ascii="Times New Roman" w:hAnsi="Times New Roman" w:cs="Times New Roman"/>
          <w:sz w:val="24"/>
          <w:szCs w:val="24"/>
        </w:rPr>
        <w:t>disponim</w:t>
      </w:r>
      <w:proofErr w:type="spellEnd"/>
      <w:r w:rsidR="006E03DB" w:rsidRPr="00DB24F5">
        <w:rPr>
          <w:rFonts w:ascii="Times New Roman" w:hAnsi="Times New Roman" w:cs="Times New Roman"/>
          <w:sz w:val="24"/>
          <w:szCs w:val="24"/>
        </w:rPr>
        <w:t xml:space="preserve"> bashkëshortit të saj</w:t>
      </w:r>
      <w:r w:rsidR="00136F91" w:rsidRPr="00DB24F5">
        <w:rPr>
          <w:rFonts w:ascii="Times New Roman" w:hAnsi="Times New Roman" w:cs="Times New Roman"/>
          <w:sz w:val="24"/>
          <w:szCs w:val="24"/>
        </w:rPr>
        <w:t>.</w:t>
      </w:r>
      <w:r w:rsidR="008F6F93" w:rsidRPr="00DB24F5">
        <w:rPr>
          <w:rFonts w:ascii="Times New Roman" w:hAnsi="Times New Roman" w:cs="Times New Roman"/>
          <w:sz w:val="24"/>
          <w:szCs w:val="24"/>
        </w:rPr>
        <w:t xml:space="preserve"> </w:t>
      </w:r>
      <w:r w:rsidR="00136F91" w:rsidRPr="00DB24F5">
        <w:rPr>
          <w:rFonts w:ascii="Times New Roman" w:hAnsi="Times New Roman" w:cs="Times New Roman"/>
          <w:sz w:val="24"/>
          <w:szCs w:val="24"/>
        </w:rPr>
        <w:t>K</w:t>
      </w:r>
      <w:r w:rsidR="006E03DB" w:rsidRPr="00DB24F5">
        <w:rPr>
          <w:rFonts w:ascii="Times New Roman" w:hAnsi="Times New Roman" w:cs="Times New Roman"/>
          <w:sz w:val="24"/>
          <w:szCs w:val="24"/>
        </w:rPr>
        <w:t xml:space="preserve">jo shumë nuk i është nënshtruar pjesëtimit vullnetar në vitin 2014, pas çeljes së dëshmisë së trashëgimisë ligjore të babait, </w:t>
      </w:r>
      <w:r w:rsidR="00136F91" w:rsidRPr="00DB24F5">
        <w:rPr>
          <w:rFonts w:ascii="Times New Roman" w:hAnsi="Times New Roman" w:cs="Times New Roman"/>
          <w:sz w:val="24"/>
          <w:szCs w:val="24"/>
        </w:rPr>
        <w:t xml:space="preserve">dhe </w:t>
      </w:r>
      <w:r w:rsidR="006E03DB" w:rsidRPr="00DB24F5">
        <w:rPr>
          <w:rFonts w:ascii="Times New Roman" w:hAnsi="Times New Roman" w:cs="Times New Roman"/>
          <w:sz w:val="24"/>
          <w:szCs w:val="24"/>
        </w:rPr>
        <w:t>me depozitimin e saj në llogarinë e personit të lidhur, ajo trajtohet si të kishte qenë pjesë e pasurisë së përbashkët bashkëshortore</w:t>
      </w:r>
      <w:r w:rsidRPr="00DB24F5">
        <w:rPr>
          <w:rFonts w:ascii="Times New Roman" w:hAnsi="Times New Roman" w:cs="Times New Roman"/>
          <w:sz w:val="24"/>
          <w:szCs w:val="24"/>
        </w:rPr>
        <w:t>,</w:t>
      </w:r>
      <w:r w:rsidR="008F6F93" w:rsidRPr="00DB24F5">
        <w:rPr>
          <w:rFonts w:ascii="Times New Roman" w:hAnsi="Times New Roman" w:cs="Times New Roman"/>
          <w:sz w:val="24"/>
          <w:szCs w:val="24"/>
        </w:rPr>
        <w:t xml:space="preserve"> për sa</w:t>
      </w:r>
      <w:r w:rsidR="00136F91" w:rsidRPr="00DB24F5">
        <w:rPr>
          <w:rFonts w:ascii="Times New Roman" w:hAnsi="Times New Roman" w:cs="Times New Roman"/>
          <w:sz w:val="24"/>
          <w:szCs w:val="24"/>
        </w:rPr>
        <w:t xml:space="preserve"> </w:t>
      </w:r>
      <w:r w:rsidR="006E03DB" w:rsidRPr="00DB24F5">
        <w:rPr>
          <w:rFonts w:ascii="Times New Roman" w:hAnsi="Times New Roman" w:cs="Times New Roman"/>
          <w:sz w:val="24"/>
          <w:szCs w:val="24"/>
        </w:rPr>
        <w:t xml:space="preserve">rezulton se bashkëshorti i saj ka përfituar interesa nga depozitimi i kësaj shume në sistemin bankar. Gjithashtu, </w:t>
      </w:r>
      <w:r w:rsidR="001C7A96" w:rsidRPr="00DB24F5">
        <w:rPr>
          <w:rFonts w:ascii="Times New Roman" w:hAnsi="Times New Roman" w:cs="Times New Roman"/>
          <w:sz w:val="24"/>
          <w:szCs w:val="24"/>
        </w:rPr>
        <w:t>nuk provohe</w:t>
      </w:r>
      <w:r w:rsidR="008F6F93" w:rsidRPr="00DB24F5">
        <w:rPr>
          <w:rFonts w:ascii="Times New Roman" w:hAnsi="Times New Roman" w:cs="Times New Roman"/>
          <w:sz w:val="24"/>
          <w:szCs w:val="24"/>
        </w:rPr>
        <w:t>t</w:t>
      </w:r>
      <w:r w:rsidR="001C7A96" w:rsidRPr="00DB24F5">
        <w:rPr>
          <w:rFonts w:ascii="Times New Roman" w:hAnsi="Times New Roman" w:cs="Times New Roman"/>
          <w:sz w:val="24"/>
          <w:szCs w:val="24"/>
        </w:rPr>
        <w:t xml:space="preserve"> bindsh</w:t>
      </w:r>
      <w:r w:rsidR="008F6F93" w:rsidRPr="00DB24F5">
        <w:rPr>
          <w:rFonts w:ascii="Times New Roman" w:hAnsi="Times New Roman" w:cs="Times New Roman"/>
          <w:sz w:val="24"/>
          <w:szCs w:val="24"/>
        </w:rPr>
        <w:t>ë</w:t>
      </w:r>
      <w:r w:rsidR="001C7A96" w:rsidRPr="00DB24F5">
        <w:rPr>
          <w:rFonts w:ascii="Times New Roman" w:hAnsi="Times New Roman" w:cs="Times New Roman"/>
          <w:sz w:val="24"/>
          <w:szCs w:val="24"/>
        </w:rPr>
        <w:t xml:space="preserve">m se </w:t>
      </w:r>
      <w:r w:rsidR="006E03DB" w:rsidRPr="00DB24F5">
        <w:rPr>
          <w:rFonts w:ascii="Times New Roman" w:hAnsi="Times New Roman" w:cs="Times New Roman"/>
          <w:sz w:val="24"/>
          <w:szCs w:val="24"/>
        </w:rPr>
        <w:t xml:space="preserve">motrat e </w:t>
      </w:r>
      <w:r w:rsidR="00D41389" w:rsidRPr="00DB24F5">
        <w:rPr>
          <w:rFonts w:ascii="Times New Roman" w:hAnsi="Times New Roman" w:cs="Times New Roman"/>
          <w:sz w:val="24"/>
          <w:szCs w:val="24"/>
        </w:rPr>
        <w:t>subjekti</w:t>
      </w:r>
      <w:r w:rsidR="00136F91" w:rsidRPr="00DB24F5">
        <w:rPr>
          <w:rFonts w:ascii="Times New Roman" w:hAnsi="Times New Roman" w:cs="Times New Roman"/>
          <w:sz w:val="24"/>
          <w:szCs w:val="24"/>
        </w:rPr>
        <w:t>t</w:t>
      </w:r>
      <w:r w:rsidR="006E03DB" w:rsidRPr="00DB24F5">
        <w:rPr>
          <w:rFonts w:ascii="Times New Roman" w:hAnsi="Times New Roman" w:cs="Times New Roman"/>
          <w:sz w:val="24"/>
          <w:szCs w:val="24"/>
        </w:rPr>
        <w:t xml:space="preserve"> janë në dijeni të lënies dhe mbajtjes në ruajtje të kësaj shume nga subjekti apo dhe mbi faktin e deklaruar/konstatuar se ajo disponohet nga bashkëshorti i motrës së tyre. </w:t>
      </w:r>
    </w:p>
    <w:p w14:paraId="329CC15D" w14:textId="77777777" w:rsidR="00822CE7" w:rsidRPr="00DB24F5"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rPr>
      </w:pPr>
    </w:p>
    <w:p w14:paraId="65A513F9" w14:textId="7D3D3F9D" w:rsidR="00822CE7" w:rsidRPr="00DB24F5" w:rsidRDefault="006E03DB" w:rsidP="00822CE7">
      <w:pPr>
        <w:pStyle w:val="ListParagraph"/>
        <w:numPr>
          <w:ilvl w:val="0"/>
          <w:numId w:val="3"/>
        </w:numPr>
        <w:spacing w:before="0" w:after="0"/>
        <w:ind w:left="0"/>
        <w:rPr>
          <w:rFonts w:ascii="Times New Roman" w:hAnsi="Times New Roman" w:cs="Times New Roman"/>
          <w:sz w:val="24"/>
          <w:szCs w:val="24"/>
        </w:rPr>
      </w:pPr>
      <w:r w:rsidRPr="00DB24F5">
        <w:rPr>
          <w:rFonts w:ascii="Times New Roman" w:hAnsi="Times New Roman" w:cs="Times New Roman"/>
          <w:sz w:val="24"/>
          <w:szCs w:val="24"/>
        </w:rPr>
        <w:t>Subjekti kund</w:t>
      </w:r>
      <w:r w:rsidR="00AB0DFD" w:rsidRPr="00DB24F5">
        <w:rPr>
          <w:rFonts w:ascii="Times New Roman" w:hAnsi="Times New Roman" w:cs="Times New Roman"/>
          <w:sz w:val="24"/>
          <w:szCs w:val="24"/>
        </w:rPr>
        <w:t>ë</w:t>
      </w:r>
      <w:r w:rsidRPr="00DB24F5">
        <w:rPr>
          <w:rFonts w:ascii="Times New Roman" w:hAnsi="Times New Roman" w:cs="Times New Roman"/>
          <w:sz w:val="24"/>
          <w:szCs w:val="24"/>
        </w:rPr>
        <w:t xml:space="preserve">rshton konkluzionin e </w:t>
      </w:r>
      <w:r w:rsidR="00AB0DFD" w:rsidRPr="00DB24F5">
        <w:rPr>
          <w:rFonts w:ascii="Times New Roman" w:hAnsi="Times New Roman" w:cs="Times New Roman"/>
          <w:sz w:val="24"/>
          <w:szCs w:val="24"/>
        </w:rPr>
        <w:t>Komisionit</w:t>
      </w:r>
      <w:r w:rsidRPr="00DB24F5">
        <w:rPr>
          <w:rFonts w:ascii="Times New Roman" w:hAnsi="Times New Roman" w:cs="Times New Roman"/>
          <w:sz w:val="24"/>
          <w:szCs w:val="24"/>
        </w:rPr>
        <w:t xml:space="preserve"> n</w:t>
      </w:r>
      <w:r w:rsidR="00AB0D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w:t>
      </w:r>
      <w:r w:rsidR="00AB0DFD" w:rsidRPr="00DB24F5">
        <w:rPr>
          <w:rFonts w:ascii="Times New Roman" w:hAnsi="Times New Roman" w:cs="Times New Roman"/>
          <w:sz w:val="24"/>
          <w:szCs w:val="24"/>
        </w:rPr>
        <w:t>kë</w:t>
      </w:r>
      <w:r w:rsidRPr="00DB24F5">
        <w:rPr>
          <w:rFonts w:ascii="Times New Roman" w:hAnsi="Times New Roman" w:cs="Times New Roman"/>
          <w:sz w:val="24"/>
          <w:szCs w:val="24"/>
        </w:rPr>
        <w:t>t</w:t>
      </w:r>
      <w:r w:rsidR="00AB0D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 duke pretenduar se:</w:t>
      </w:r>
    </w:p>
    <w:p w14:paraId="31561950" w14:textId="7DD4BEB5" w:rsidR="006E03DB" w:rsidRPr="00DB24F5" w:rsidRDefault="006E03DB" w:rsidP="00822CE7">
      <w:pPr>
        <w:spacing w:before="0" w:after="0"/>
        <w:rPr>
          <w:rFonts w:ascii="Times New Roman" w:hAnsi="Times New Roman" w:cs="Times New Roman"/>
          <w:sz w:val="16"/>
          <w:szCs w:val="16"/>
        </w:rPr>
      </w:pPr>
      <w:r w:rsidRPr="00DB24F5">
        <w:rPr>
          <w:rFonts w:ascii="Times New Roman" w:hAnsi="Times New Roman" w:cs="Times New Roman"/>
          <w:sz w:val="24"/>
          <w:szCs w:val="24"/>
        </w:rPr>
        <w:t xml:space="preserve"> </w:t>
      </w:r>
    </w:p>
    <w:p w14:paraId="6CE4A218" w14:textId="2A0A1BAA" w:rsidR="00D41389" w:rsidRPr="00DB24F5" w:rsidRDefault="00D41389" w:rsidP="00822CE7">
      <w:pPr>
        <w:pStyle w:val="ListParagraph"/>
        <w:numPr>
          <w:ilvl w:val="1"/>
          <w:numId w:val="3"/>
        </w:numPr>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Komisioni gabon kur e konsideron </w:t>
      </w:r>
      <w:proofErr w:type="spellStart"/>
      <w:r w:rsidRPr="00DB24F5">
        <w:rPr>
          <w:rFonts w:ascii="Times New Roman" w:hAnsi="Times New Roman" w:cs="Times New Roman"/>
          <w:sz w:val="24"/>
          <w:szCs w:val="24"/>
        </w:rPr>
        <w:t>bab</w:t>
      </w:r>
      <w:r w:rsidR="00822CE7" w:rsidRPr="00DB24F5">
        <w:rPr>
          <w:rFonts w:ascii="Times New Roman" w:hAnsi="Times New Roman" w:cs="Times New Roman"/>
          <w:sz w:val="24"/>
          <w:szCs w:val="24"/>
        </w:rPr>
        <w:t>a</w:t>
      </w:r>
      <w:r w:rsidRPr="00DB24F5">
        <w:rPr>
          <w:rFonts w:ascii="Times New Roman" w:hAnsi="Times New Roman" w:cs="Times New Roman"/>
          <w:sz w:val="24"/>
          <w:szCs w:val="24"/>
        </w:rPr>
        <w:t>in</w:t>
      </w:r>
      <w:proofErr w:type="spellEnd"/>
      <w:r w:rsidRPr="00DB24F5">
        <w:rPr>
          <w:rFonts w:ascii="Times New Roman" w:hAnsi="Times New Roman" w:cs="Times New Roman"/>
          <w:sz w:val="24"/>
          <w:szCs w:val="24"/>
        </w:rPr>
        <w:t xml:space="preserve"> e saj person tjet</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r t</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lidhur dhe n</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kuptim t</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nenit 32 pika 4 e ligjit </w:t>
      </w:r>
      <w:r w:rsidR="00822CE7" w:rsidRPr="00DB24F5">
        <w:rPr>
          <w:rFonts w:ascii="Times New Roman" w:hAnsi="Times New Roman" w:cs="Times New Roman"/>
          <w:sz w:val="24"/>
          <w:szCs w:val="24"/>
        </w:rPr>
        <w:t xml:space="preserve">nr. </w:t>
      </w:r>
      <w:r w:rsidRPr="00DB24F5">
        <w:rPr>
          <w:rFonts w:ascii="Times New Roman" w:hAnsi="Times New Roman" w:cs="Times New Roman"/>
          <w:sz w:val="24"/>
          <w:szCs w:val="24"/>
        </w:rPr>
        <w:t>84/2016</w:t>
      </w:r>
      <w:r w:rsidR="00822CE7" w:rsidRPr="00DB24F5">
        <w:rPr>
          <w:rFonts w:ascii="Times New Roman" w:hAnsi="Times New Roman" w:cs="Times New Roman"/>
          <w:sz w:val="24"/>
          <w:szCs w:val="24"/>
        </w:rPr>
        <w:t xml:space="preserve"> dhe se </w:t>
      </w:r>
      <w:r w:rsidR="002E09E7" w:rsidRPr="00DB24F5">
        <w:rPr>
          <w:rFonts w:ascii="Times New Roman" w:hAnsi="Times New Roman" w:cs="Times New Roman"/>
          <w:sz w:val="24"/>
          <w:szCs w:val="24"/>
        </w:rPr>
        <w:t xml:space="preserve">trajtimi i </w:t>
      </w:r>
      <w:r w:rsidR="004706DE" w:rsidRPr="00DB24F5">
        <w:rPr>
          <w:rFonts w:ascii="Times New Roman" w:hAnsi="Times New Roman" w:cs="Times New Roman"/>
          <w:sz w:val="24"/>
          <w:szCs w:val="24"/>
        </w:rPr>
        <w:t>tij</w:t>
      </w:r>
      <w:r w:rsidR="002E09E7" w:rsidRPr="00DB24F5">
        <w:rPr>
          <w:rFonts w:ascii="Times New Roman" w:hAnsi="Times New Roman" w:cs="Times New Roman"/>
          <w:sz w:val="24"/>
          <w:szCs w:val="24"/>
        </w:rPr>
        <w:t xml:space="preserve"> si person tjet</w:t>
      </w:r>
      <w:r w:rsidR="00971596" w:rsidRPr="00DB24F5">
        <w:rPr>
          <w:rFonts w:ascii="Times New Roman" w:hAnsi="Times New Roman" w:cs="Times New Roman"/>
          <w:sz w:val="24"/>
          <w:szCs w:val="24"/>
        </w:rPr>
        <w:t>ë</w:t>
      </w:r>
      <w:r w:rsidR="002E09E7" w:rsidRPr="00DB24F5">
        <w:rPr>
          <w:rFonts w:ascii="Times New Roman" w:hAnsi="Times New Roman" w:cs="Times New Roman"/>
          <w:sz w:val="24"/>
          <w:szCs w:val="24"/>
        </w:rPr>
        <w:t>r i lidhur</w:t>
      </w:r>
      <w:r w:rsidRPr="00DB24F5">
        <w:rPr>
          <w:rFonts w:ascii="Times New Roman" w:hAnsi="Times New Roman" w:cs="Times New Roman"/>
          <w:sz w:val="24"/>
          <w:szCs w:val="24"/>
        </w:rPr>
        <w:t xml:space="preserve"> </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tejkalim t</w:t>
      </w:r>
      <w:r w:rsidR="00E123C8"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ligjit</w:t>
      </w:r>
      <w:r w:rsidR="006D2D2C" w:rsidRPr="00DB24F5">
        <w:rPr>
          <w:rFonts w:ascii="Times New Roman" w:hAnsi="Times New Roman" w:cs="Times New Roman"/>
          <w:sz w:val="24"/>
          <w:szCs w:val="24"/>
        </w:rPr>
        <w:t xml:space="preserve"> me pasoj</w:t>
      </w:r>
      <w:r w:rsidR="00E123C8" w:rsidRPr="00DB24F5">
        <w:rPr>
          <w:rFonts w:ascii="Times New Roman" w:hAnsi="Times New Roman" w:cs="Times New Roman"/>
          <w:sz w:val="24"/>
          <w:szCs w:val="24"/>
        </w:rPr>
        <w:t>ë</w:t>
      </w:r>
      <w:r w:rsidR="006D2D2C" w:rsidRPr="00DB24F5">
        <w:rPr>
          <w:rFonts w:ascii="Times New Roman" w:hAnsi="Times New Roman" w:cs="Times New Roman"/>
          <w:sz w:val="24"/>
          <w:szCs w:val="24"/>
        </w:rPr>
        <w:t xml:space="preserve"> pavlefshm</w:t>
      </w:r>
      <w:r w:rsidR="00E123C8" w:rsidRPr="00DB24F5">
        <w:rPr>
          <w:rFonts w:ascii="Times New Roman" w:hAnsi="Times New Roman" w:cs="Times New Roman"/>
          <w:sz w:val="24"/>
          <w:szCs w:val="24"/>
        </w:rPr>
        <w:t>ë</w:t>
      </w:r>
      <w:r w:rsidR="006D2D2C" w:rsidRPr="00DB24F5">
        <w:rPr>
          <w:rFonts w:ascii="Times New Roman" w:hAnsi="Times New Roman" w:cs="Times New Roman"/>
          <w:sz w:val="24"/>
          <w:szCs w:val="24"/>
        </w:rPr>
        <w:t>rin</w:t>
      </w:r>
      <w:r w:rsidR="00E123C8" w:rsidRPr="00DB24F5">
        <w:rPr>
          <w:rFonts w:ascii="Times New Roman" w:hAnsi="Times New Roman" w:cs="Times New Roman"/>
          <w:sz w:val="24"/>
          <w:szCs w:val="24"/>
        </w:rPr>
        <w:t>ë</w:t>
      </w:r>
      <w:r w:rsidR="006D2D2C" w:rsidRPr="00DB24F5">
        <w:rPr>
          <w:rFonts w:ascii="Times New Roman" w:hAnsi="Times New Roman" w:cs="Times New Roman"/>
          <w:sz w:val="24"/>
          <w:szCs w:val="24"/>
        </w:rPr>
        <w:t xml:space="preserve"> e hetimit dhe konkluzionit</w:t>
      </w:r>
      <w:r w:rsidR="002E09E7" w:rsidRPr="00DB24F5">
        <w:rPr>
          <w:rFonts w:ascii="Times New Roman" w:hAnsi="Times New Roman" w:cs="Times New Roman"/>
          <w:sz w:val="24"/>
          <w:szCs w:val="24"/>
        </w:rPr>
        <w:t xml:space="preserve"> t</w:t>
      </w:r>
      <w:r w:rsidR="00971596" w:rsidRPr="00DB24F5">
        <w:rPr>
          <w:rFonts w:ascii="Times New Roman" w:hAnsi="Times New Roman" w:cs="Times New Roman"/>
          <w:sz w:val="24"/>
          <w:szCs w:val="24"/>
        </w:rPr>
        <w:t>ë</w:t>
      </w:r>
      <w:r w:rsidR="002E09E7" w:rsidRPr="00DB24F5">
        <w:rPr>
          <w:rFonts w:ascii="Times New Roman" w:hAnsi="Times New Roman" w:cs="Times New Roman"/>
          <w:sz w:val="24"/>
          <w:szCs w:val="24"/>
        </w:rPr>
        <w:t xml:space="preserve"> arritur</w:t>
      </w:r>
      <w:r w:rsidR="00C34FE9" w:rsidRPr="00DB24F5">
        <w:rPr>
          <w:rFonts w:ascii="Times New Roman" w:hAnsi="Times New Roman" w:cs="Times New Roman"/>
          <w:sz w:val="24"/>
          <w:szCs w:val="24"/>
        </w:rPr>
        <w:t>;</w:t>
      </w:r>
    </w:p>
    <w:p w14:paraId="68A7D4AF" w14:textId="04617106" w:rsidR="00C34FE9" w:rsidRPr="00DB24F5"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Tejkalimi i ligjit cenon sigurin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q</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i jep ligji</w:t>
      </w:r>
      <w:r w:rsidR="00DE75F0" w:rsidRPr="00DB24F5">
        <w:rPr>
          <w:rFonts w:ascii="Times New Roman" w:eastAsia="Times New Roman" w:hAnsi="Times New Roman" w:cs="Times New Roman"/>
          <w:bCs/>
          <w:sz w:val="24"/>
          <w:szCs w:val="24"/>
        </w:rPr>
        <w:t>,</w:t>
      </w:r>
      <w:r w:rsidRPr="00DB24F5">
        <w:rPr>
          <w:rFonts w:ascii="Times New Roman" w:eastAsia="Times New Roman" w:hAnsi="Times New Roman" w:cs="Times New Roman"/>
          <w:bCs/>
          <w:sz w:val="24"/>
          <w:szCs w:val="24"/>
        </w:rPr>
        <w:t xml:space="preserve"> pasi sipas saj, askush nuk do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hetohet sepse hetohet ajo</w:t>
      </w:r>
      <w:r w:rsidR="002E09E7" w:rsidRPr="00DB24F5">
        <w:rPr>
          <w:rFonts w:ascii="Times New Roman" w:eastAsia="Times New Roman" w:hAnsi="Times New Roman" w:cs="Times New Roman"/>
          <w:bCs/>
          <w:sz w:val="24"/>
          <w:szCs w:val="24"/>
        </w:rPr>
        <w:t>,</w:t>
      </w:r>
      <w:r w:rsidRPr="00DB24F5">
        <w:rPr>
          <w:rFonts w:ascii="Times New Roman" w:eastAsia="Times New Roman" w:hAnsi="Times New Roman" w:cs="Times New Roman"/>
          <w:bCs/>
          <w:sz w:val="24"/>
          <w:szCs w:val="24"/>
        </w:rPr>
        <w:t xml:space="preserve">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se nuk </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sht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i lidhur me marr</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dh</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nie dhurimi, huaje, huap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rdorje;</w:t>
      </w:r>
    </w:p>
    <w:p w14:paraId="235661CA" w14:textId="1805B3C5" w:rsidR="00F76134" w:rsidRPr="00DB24F5" w:rsidRDefault="00F7613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Nuk e di arsyen se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rse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rastin e saj i </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sht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b</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analiz</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financiare prind</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rve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saj dhe nuk arrin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kuptoj</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rfundimin e arritur nga Komisioni se nuk provohen dh</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nia e parave nga motrat e saj megjith</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se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rtej parashikimeve ligjore ka provuar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ardh</w:t>
      </w:r>
      <w:r w:rsidR="004F4CC8" w:rsidRPr="00DB24F5">
        <w:rPr>
          <w:rFonts w:ascii="Times New Roman" w:eastAsia="Times New Roman" w:hAnsi="Times New Roman" w:cs="Times New Roman"/>
          <w:bCs/>
          <w:sz w:val="24"/>
          <w:szCs w:val="24"/>
        </w:rPr>
        <w:t>u</w:t>
      </w:r>
      <w:r w:rsidRPr="00DB24F5">
        <w:rPr>
          <w:rFonts w:ascii="Times New Roman" w:eastAsia="Times New Roman" w:hAnsi="Times New Roman" w:cs="Times New Roman"/>
          <w:bCs/>
          <w:sz w:val="24"/>
          <w:szCs w:val="24"/>
        </w:rPr>
        <w:t>rat e tyre;</w:t>
      </w:r>
    </w:p>
    <w:p w14:paraId="73772D96" w14:textId="3335382A" w:rsidR="001D7EFF" w:rsidRPr="00DB24F5" w:rsidRDefault="00C34FE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Komisioni jo vet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m keqinterpreton provat por, pa prova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 rreshta thot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se parat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jan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saj</w:t>
      </w:r>
      <w:r w:rsidR="008F6F93" w:rsidRPr="00DB24F5">
        <w:rPr>
          <w:rFonts w:ascii="Times New Roman" w:eastAsia="Times New Roman" w:hAnsi="Times New Roman" w:cs="Times New Roman"/>
          <w:bCs/>
          <w:sz w:val="24"/>
          <w:szCs w:val="24"/>
        </w:rPr>
        <w:t>,</w:t>
      </w:r>
      <w:r w:rsidRPr="00DB24F5">
        <w:rPr>
          <w:rFonts w:ascii="Times New Roman" w:eastAsia="Times New Roman" w:hAnsi="Times New Roman" w:cs="Times New Roman"/>
          <w:bCs/>
          <w:sz w:val="24"/>
          <w:szCs w:val="24"/>
        </w:rPr>
        <w:t xml:space="preserve"> pasi bashk</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shorti ka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rfituar interesat bankare. Sipas </w:t>
      </w:r>
      <w:r w:rsidR="004F4CC8" w:rsidRPr="00DB24F5">
        <w:rPr>
          <w:rFonts w:ascii="Times New Roman" w:eastAsia="Times New Roman" w:hAnsi="Times New Roman" w:cs="Times New Roman"/>
          <w:bCs/>
          <w:sz w:val="24"/>
          <w:szCs w:val="24"/>
        </w:rPr>
        <w:t>subjektit</w:t>
      </w:r>
      <w:r w:rsidR="008F6F93" w:rsidRPr="00DB24F5">
        <w:rPr>
          <w:rFonts w:ascii="Times New Roman" w:eastAsia="Times New Roman" w:hAnsi="Times New Roman" w:cs="Times New Roman"/>
          <w:bCs/>
          <w:sz w:val="24"/>
          <w:szCs w:val="24"/>
        </w:rPr>
        <w:t>,</w:t>
      </w:r>
      <w:r w:rsidRPr="00DB24F5">
        <w:rPr>
          <w:rFonts w:ascii="Times New Roman" w:eastAsia="Times New Roman" w:hAnsi="Times New Roman" w:cs="Times New Roman"/>
          <w:bCs/>
          <w:sz w:val="24"/>
          <w:szCs w:val="24"/>
        </w:rPr>
        <w:t xml:space="preserve"> parat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kan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qen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dhe jan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bank</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nd</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rsa interesat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rfitohen p</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 shkak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kontrat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 s</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depozit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w:t>
      </w:r>
      <w:r w:rsidR="001D7EFF" w:rsidRPr="00DB24F5">
        <w:rPr>
          <w:rFonts w:ascii="Times New Roman" w:eastAsia="Times New Roman" w:hAnsi="Times New Roman" w:cs="Times New Roman"/>
          <w:bCs/>
          <w:sz w:val="24"/>
          <w:szCs w:val="24"/>
        </w:rPr>
        <w:t xml:space="preserve"> t</w:t>
      </w:r>
      <w:r w:rsidR="00E123C8" w:rsidRPr="00DB24F5">
        <w:rPr>
          <w:rFonts w:ascii="Times New Roman" w:eastAsia="Times New Roman" w:hAnsi="Times New Roman" w:cs="Times New Roman"/>
          <w:bCs/>
          <w:sz w:val="24"/>
          <w:szCs w:val="24"/>
        </w:rPr>
        <w:t>ë</w:t>
      </w:r>
      <w:r w:rsidR="001D7EFF" w:rsidRPr="00DB24F5">
        <w:rPr>
          <w:rFonts w:ascii="Times New Roman" w:eastAsia="Times New Roman" w:hAnsi="Times New Roman" w:cs="Times New Roman"/>
          <w:bCs/>
          <w:sz w:val="24"/>
          <w:szCs w:val="24"/>
        </w:rPr>
        <w:t xml:space="preserve"> cilat nuk jan</w:t>
      </w:r>
      <w:r w:rsidR="00E123C8" w:rsidRPr="00DB24F5">
        <w:rPr>
          <w:rFonts w:ascii="Times New Roman" w:eastAsia="Times New Roman" w:hAnsi="Times New Roman" w:cs="Times New Roman"/>
          <w:bCs/>
          <w:sz w:val="24"/>
          <w:szCs w:val="24"/>
        </w:rPr>
        <w:t>ë</w:t>
      </w:r>
      <w:r w:rsidR="001D7EFF" w:rsidRPr="00DB24F5">
        <w:rPr>
          <w:rFonts w:ascii="Times New Roman" w:eastAsia="Times New Roman" w:hAnsi="Times New Roman" w:cs="Times New Roman"/>
          <w:bCs/>
          <w:sz w:val="24"/>
          <w:szCs w:val="24"/>
        </w:rPr>
        <w:t xml:space="preserve"> t</w:t>
      </w:r>
      <w:r w:rsidR="00E123C8" w:rsidRPr="00DB24F5">
        <w:rPr>
          <w:rFonts w:ascii="Times New Roman" w:eastAsia="Times New Roman" w:hAnsi="Times New Roman" w:cs="Times New Roman"/>
          <w:bCs/>
          <w:sz w:val="24"/>
          <w:szCs w:val="24"/>
        </w:rPr>
        <w:t>ë</w:t>
      </w:r>
      <w:r w:rsidR="004F4CC8" w:rsidRPr="00DB24F5">
        <w:rPr>
          <w:rFonts w:ascii="Times New Roman" w:eastAsia="Times New Roman" w:hAnsi="Times New Roman" w:cs="Times New Roman"/>
          <w:bCs/>
          <w:sz w:val="24"/>
          <w:szCs w:val="24"/>
        </w:rPr>
        <w:t>r</w:t>
      </w:r>
      <w:r w:rsidR="001D7EFF" w:rsidRPr="00DB24F5">
        <w:rPr>
          <w:rFonts w:ascii="Times New Roman" w:eastAsia="Times New Roman" w:hAnsi="Times New Roman" w:cs="Times New Roman"/>
          <w:bCs/>
          <w:sz w:val="24"/>
          <w:szCs w:val="24"/>
        </w:rPr>
        <w:t>hequr as prej tyre;</w:t>
      </w:r>
    </w:p>
    <w:p w14:paraId="2BA382DE" w14:textId="1BB86D70" w:rsidR="00F03A62" w:rsidRPr="00DB24F5" w:rsidRDefault="001D7EFF"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rPr>
      </w:pPr>
      <w:r w:rsidRPr="00DB24F5">
        <w:rPr>
          <w:rFonts w:ascii="Times New Roman" w:eastAsia="Times New Roman" w:hAnsi="Times New Roman" w:cs="Times New Roman"/>
          <w:bCs/>
          <w:sz w:val="24"/>
          <w:szCs w:val="24"/>
        </w:rPr>
        <w:t>Komisioni nuk e ka trajtuar çështjen e saj sipas jurisprudenc</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 s</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deritanishme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lidhje me personat e lidhur dhe ç</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shtja e saj duhet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trajtohet sipas jurisprudenc</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 s</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Kolegjit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rastin e SR Irma Balli</w:t>
      </w:r>
      <w:r w:rsidR="00A837F8" w:rsidRPr="00DB24F5">
        <w:rPr>
          <w:rStyle w:val="FootnoteReference"/>
          <w:rFonts w:ascii="Times New Roman" w:eastAsia="Times New Roman" w:hAnsi="Times New Roman" w:cs="Times New Roman"/>
          <w:bCs/>
          <w:sz w:val="24"/>
          <w:szCs w:val="24"/>
        </w:rPr>
        <w:footnoteReference w:id="35"/>
      </w:r>
      <w:r w:rsidRPr="00DB24F5">
        <w:rPr>
          <w:rFonts w:ascii="Times New Roman" w:eastAsia="Times New Roman" w:hAnsi="Times New Roman" w:cs="Times New Roman"/>
          <w:bCs/>
          <w:sz w:val="24"/>
          <w:szCs w:val="24"/>
        </w:rPr>
        <w:t>, sipas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cilit Komisioni nuk duhet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kualifikoj</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trajtoj</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si persona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tjer</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lidhur ata q</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ligji nuk iu jep nj</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status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till</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w:t>
      </w:r>
    </w:p>
    <w:p w14:paraId="5BC856F9" w14:textId="77777777" w:rsidR="006D0280" w:rsidRPr="00DB24F5"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rPr>
      </w:pPr>
    </w:p>
    <w:p w14:paraId="278EB83B" w14:textId="7FC81AD7" w:rsidR="006B711E" w:rsidRPr="00DB24F5" w:rsidRDefault="001D7EFF"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rPr>
      </w:pPr>
      <w:r w:rsidRPr="00DB24F5">
        <w:rPr>
          <w:rFonts w:ascii="Times New Roman" w:eastAsia="Times New Roman" w:hAnsi="Times New Roman" w:cs="Times New Roman"/>
          <w:bCs/>
          <w:sz w:val="24"/>
          <w:szCs w:val="24"/>
        </w:rPr>
        <w:t>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vler</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sim t</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w:t>
      </w:r>
      <w:r w:rsidR="008F6F93" w:rsidRPr="00DB24F5">
        <w:rPr>
          <w:rFonts w:ascii="Times New Roman" w:eastAsia="Times New Roman" w:hAnsi="Times New Roman" w:cs="Times New Roman"/>
          <w:bCs/>
          <w:sz w:val="24"/>
          <w:szCs w:val="24"/>
        </w:rPr>
        <w:t>pretendimeve t</w:t>
      </w:r>
      <w:r w:rsidR="004D5AEA" w:rsidRPr="00DB24F5">
        <w:rPr>
          <w:rFonts w:ascii="Times New Roman" w:eastAsia="Times New Roman" w:hAnsi="Times New Roman" w:cs="Times New Roman"/>
          <w:bCs/>
          <w:sz w:val="24"/>
          <w:szCs w:val="24"/>
        </w:rPr>
        <w:t>ë</w:t>
      </w:r>
      <w:r w:rsidR="008F6F93" w:rsidRPr="00DB24F5">
        <w:rPr>
          <w:rFonts w:ascii="Times New Roman" w:eastAsia="Times New Roman" w:hAnsi="Times New Roman" w:cs="Times New Roman"/>
          <w:bCs/>
          <w:sz w:val="24"/>
          <w:szCs w:val="24"/>
        </w:rPr>
        <w:t xml:space="preserve"> ngritura</w:t>
      </w:r>
      <w:r w:rsidRPr="00DB24F5">
        <w:rPr>
          <w:rFonts w:ascii="Times New Roman" w:eastAsia="Times New Roman" w:hAnsi="Times New Roman" w:cs="Times New Roman"/>
          <w:bCs/>
          <w:sz w:val="24"/>
          <w:szCs w:val="24"/>
        </w:rPr>
        <w:t xml:space="preserve"> nga subjekti n</w:t>
      </w:r>
      <w:r w:rsidR="00E123C8"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ankim NJSHL </w:t>
      </w:r>
      <w:r w:rsidR="001D1C74" w:rsidRPr="00DB24F5">
        <w:rPr>
          <w:rFonts w:ascii="Times New Roman" w:eastAsia="Times New Roman" w:hAnsi="Times New Roman" w:cs="Times New Roman"/>
          <w:bCs/>
          <w:sz w:val="24"/>
          <w:szCs w:val="24"/>
        </w:rPr>
        <w:t>konstaton se Komisioni kontrollin</w:t>
      </w:r>
      <w:r w:rsidR="008F6F93" w:rsidRPr="00DB24F5">
        <w:rPr>
          <w:rFonts w:ascii="Times New Roman" w:eastAsia="Times New Roman" w:hAnsi="Times New Roman" w:cs="Times New Roman"/>
          <w:bCs/>
          <w:sz w:val="24"/>
          <w:szCs w:val="24"/>
        </w:rPr>
        <w:t xml:space="preserve"> </w:t>
      </w:r>
      <w:r w:rsidR="001D1C74" w:rsidRPr="00DB24F5">
        <w:rPr>
          <w:rFonts w:ascii="Times New Roman" w:eastAsia="Times New Roman" w:hAnsi="Times New Roman" w:cs="Times New Roman"/>
          <w:bCs/>
          <w:sz w:val="24"/>
          <w:szCs w:val="24"/>
        </w:rPr>
        <w:t>e kryer n</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lidhje me pasurin</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likuiditet bankar n</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form</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n e depozit</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s n</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vler</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n 20.000 euro pran</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BKT, </w:t>
      </w:r>
      <w:r w:rsidR="009D22A5" w:rsidRPr="00DB24F5">
        <w:rPr>
          <w:rFonts w:ascii="Times New Roman" w:eastAsia="Times New Roman" w:hAnsi="Times New Roman" w:cs="Times New Roman"/>
          <w:bCs/>
          <w:sz w:val="24"/>
          <w:szCs w:val="24"/>
        </w:rPr>
        <w:t>e ka bazuar n</w:t>
      </w:r>
      <w:r w:rsidR="00BF00F3" w:rsidRPr="00DB24F5">
        <w:rPr>
          <w:rFonts w:ascii="Times New Roman" w:eastAsia="Times New Roman" w:hAnsi="Times New Roman" w:cs="Times New Roman"/>
          <w:bCs/>
          <w:sz w:val="24"/>
          <w:szCs w:val="24"/>
        </w:rPr>
        <w:t>ë</w:t>
      </w:r>
      <w:r w:rsidR="009D22A5" w:rsidRPr="00DB24F5">
        <w:rPr>
          <w:rFonts w:ascii="Times New Roman" w:eastAsia="Times New Roman" w:hAnsi="Times New Roman" w:cs="Times New Roman"/>
          <w:bCs/>
          <w:sz w:val="24"/>
          <w:szCs w:val="24"/>
        </w:rPr>
        <w:t xml:space="preserve"> analiz</w:t>
      </w:r>
      <w:r w:rsidR="00BF00F3" w:rsidRPr="00DB24F5">
        <w:rPr>
          <w:rFonts w:ascii="Times New Roman" w:eastAsia="Times New Roman" w:hAnsi="Times New Roman" w:cs="Times New Roman"/>
          <w:bCs/>
          <w:sz w:val="24"/>
          <w:szCs w:val="24"/>
        </w:rPr>
        <w:t>ë</w:t>
      </w:r>
      <w:r w:rsidR="009D22A5" w:rsidRPr="00DB24F5">
        <w:rPr>
          <w:rFonts w:ascii="Times New Roman" w:eastAsia="Times New Roman" w:hAnsi="Times New Roman" w:cs="Times New Roman"/>
          <w:bCs/>
          <w:sz w:val="24"/>
          <w:szCs w:val="24"/>
        </w:rPr>
        <w:t>n e kryer t</w:t>
      </w:r>
      <w:r w:rsidR="00BF00F3" w:rsidRPr="00DB24F5">
        <w:rPr>
          <w:rFonts w:ascii="Times New Roman" w:eastAsia="Times New Roman" w:hAnsi="Times New Roman" w:cs="Times New Roman"/>
          <w:bCs/>
          <w:sz w:val="24"/>
          <w:szCs w:val="24"/>
        </w:rPr>
        <w:t>ë</w:t>
      </w:r>
      <w:r w:rsidR="009D22A5" w:rsidRPr="00DB24F5">
        <w:rPr>
          <w:rFonts w:ascii="Times New Roman" w:eastAsia="Times New Roman" w:hAnsi="Times New Roman" w:cs="Times New Roman"/>
          <w:bCs/>
          <w:sz w:val="24"/>
          <w:szCs w:val="24"/>
        </w:rPr>
        <w:t xml:space="preserve"> secilit </w:t>
      </w:r>
      <w:r w:rsidR="001D1C74" w:rsidRPr="00DB24F5">
        <w:rPr>
          <w:rFonts w:ascii="Times New Roman" w:eastAsia="Times New Roman" w:hAnsi="Times New Roman" w:cs="Times New Roman"/>
          <w:bCs/>
          <w:sz w:val="24"/>
          <w:szCs w:val="24"/>
        </w:rPr>
        <w:t>prej burimeve t</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 xml:space="preserve"> deklaruara nga subjekti</w:t>
      </w:r>
      <w:r w:rsidR="008F6F93" w:rsidRPr="00DB24F5">
        <w:rPr>
          <w:rFonts w:ascii="Times New Roman" w:eastAsia="Times New Roman" w:hAnsi="Times New Roman" w:cs="Times New Roman"/>
          <w:bCs/>
          <w:sz w:val="24"/>
          <w:szCs w:val="24"/>
        </w:rPr>
        <w:t xml:space="preserve"> dhe bashk</w:t>
      </w:r>
      <w:r w:rsidR="004D5AEA" w:rsidRPr="00DB24F5">
        <w:rPr>
          <w:rFonts w:ascii="Times New Roman" w:eastAsia="Times New Roman" w:hAnsi="Times New Roman" w:cs="Times New Roman"/>
          <w:bCs/>
          <w:sz w:val="24"/>
          <w:szCs w:val="24"/>
        </w:rPr>
        <w:t>ë</w:t>
      </w:r>
      <w:r w:rsidR="008F6F93" w:rsidRPr="00DB24F5">
        <w:rPr>
          <w:rFonts w:ascii="Times New Roman" w:eastAsia="Times New Roman" w:hAnsi="Times New Roman" w:cs="Times New Roman"/>
          <w:bCs/>
          <w:sz w:val="24"/>
          <w:szCs w:val="24"/>
        </w:rPr>
        <w:t>shorti i saj</w:t>
      </w:r>
      <w:r w:rsidR="001D1C74" w:rsidRPr="00DB24F5">
        <w:rPr>
          <w:rFonts w:ascii="Times New Roman" w:eastAsia="Times New Roman" w:hAnsi="Times New Roman" w:cs="Times New Roman"/>
          <w:bCs/>
          <w:sz w:val="24"/>
          <w:szCs w:val="24"/>
        </w:rPr>
        <w:t xml:space="preserve"> p</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r krijimin e k</w:t>
      </w:r>
      <w:r w:rsidR="00BF00F3" w:rsidRPr="00DB24F5">
        <w:rPr>
          <w:rFonts w:ascii="Times New Roman" w:eastAsia="Times New Roman" w:hAnsi="Times New Roman" w:cs="Times New Roman"/>
          <w:bCs/>
          <w:sz w:val="24"/>
          <w:szCs w:val="24"/>
        </w:rPr>
        <w:t>ë</w:t>
      </w:r>
      <w:r w:rsidR="001D1C74" w:rsidRPr="00DB24F5">
        <w:rPr>
          <w:rFonts w:ascii="Times New Roman" w:eastAsia="Times New Roman" w:hAnsi="Times New Roman" w:cs="Times New Roman"/>
          <w:bCs/>
          <w:sz w:val="24"/>
          <w:szCs w:val="24"/>
        </w:rPr>
        <w:t>saj depo</w:t>
      </w:r>
      <w:r w:rsidR="009D22A5" w:rsidRPr="00DB24F5">
        <w:rPr>
          <w:rFonts w:ascii="Times New Roman" w:eastAsia="Times New Roman" w:hAnsi="Times New Roman" w:cs="Times New Roman"/>
          <w:bCs/>
          <w:sz w:val="24"/>
          <w:szCs w:val="24"/>
        </w:rPr>
        <w:t>z</w:t>
      </w:r>
      <w:r w:rsidR="001D1C74" w:rsidRPr="00DB24F5">
        <w:rPr>
          <w:rFonts w:ascii="Times New Roman" w:eastAsia="Times New Roman" w:hAnsi="Times New Roman" w:cs="Times New Roman"/>
          <w:bCs/>
          <w:sz w:val="24"/>
          <w:szCs w:val="24"/>
        </w:rPr>
        <w:t>ite</w:t>
      </w:r>
      <w:r w:rsidR="009D22A5" w:rsidRPr="00DB24F5">
        <w:rPr>
          <w:rFonts w:ascii="Times New Roman" w:eastAsia="Times New Roman" w:hAnsi="Times New Roman" w:cs="Times New Roman"/>
          <w:bCs/>
          <w:sz w:val="24"/>
          <w:szCs w:val="24"/>
        </w:rPr>
        <w:t>.</w:t>
      </w:r>
    </w:p>
    <w:p w14:paraId="379C5842" w14:textId="7B528394" w:rsidR="0092180C" w:rsidRPr="00DB24F5"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DB24F5">
        <w:rPr>
          <w:rFonts w:ascii="Times New Roman" w:eastAsia="Times New Roman" w:hAnsi="Times New Roman" w:cs="Times New Roman"/>
          <w:bCs/>
          <w:sz w:val="24"/>
          <w:szCs w:val="24"/>
        </w:rPr>
        <w:t xml:space="preserve"> </w:t>
      </w:r>
    </w:p>
    <w:p w14:paraId="33C73DE4" w14:textId="3B4D9AF8" w:rsidR="0052106B" w:rsidRPr="00DB24F5" w:rsidRDefault="009D22A5"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DB24F5">
        <w:rPr>
          <w:rFonts w:ascii="Times New Roman" w:eastAsia="Times New Roman" w:hAnsi="Times New Roman" w:cs="Times New Roman"/>
          <w:bCs/>
          <w:sz w:val="24"/>
          <w:szCs w:val="24"/>
        </w:rPr>
        <w:t>N</w:t>
      </w:r>
      <w:r w:rsidR="00BF00F3"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lidhje me verifikimin e t</w:t>
      </w:r>
      <w:r w:rsidR="00BF00F3"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ardhurave t</w:t>
      </w:r>
      <w:r w:rsidR="00BF00F3"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deklaruar</w:t>
      </w:r>
      <w:r w:rsidR="0092180C" w:rsidRPr="00DB24F5">
        <w:rPr>
          <w:rFonts w:ascii="Times New Roman" w:eastAsia="Times New Roman" w:hAnsi="Times New Roman" w:cs="Times New Roman"/>
          <w:bCs/>
          <w:sz w:val="24"/>
          <w:szCs w:val="24"/>
        </w:rPr>
        <w:t>a me burim</w:t>
      </w:r>
      <w:r w:rsidR="008F6F93" w:rsidRPr="00DB24F5">
        <w:rPr>
          <w:rFonts w:ascii="Times New Roman" w:eastAsia="Times New Roman" w:hAnsi="Times New Roman" w:cs="Times New Roman"/>
          <w:bCs/>
          <w:sz w:val="24"/>
          <w:szCs w:val="24"/>
        </w:rPr>
        <w:t xml:space="preserve"> nga</w:t>
      </w:r>
      <w:r w:rsidR="0092180C" w:rsidRPr="00DB24F5">
        <w:rPr>
          <w:rFonts w:ascii="Times New Roman" w:eastAsia="Times New Roman" w:hAnsi="Times New Roman" w:cs="Times New Roman"/>
          <w:bCs/>
          <w:sz w:val="24"/>
          <w:szCs w:val="24"/>
        </w:rPr>
        <w:t xml:space="preserve"> “</w:t>
      </w:r>
      <w:r w:rsidR="0092180C" w:rsidRPr="00DB24F5">
        <w:rPr>
          <w:rFonts w:ascii="Times New Roman" w:eastAsia="Times New Roman" w:hAnsi="Times New Roman" w:cs="Times New Roman"/>
          <w:bCs/>
          <w:i/>
          <w:iCs/>
          <w:sz w:val="24"/>
          <w:szCs w:val="24"/>
        </w:rPr>
        <w:t>t</w:t>
      </w:r>
      <w:r w:rsidR="00BF00F3" w:rsidRPr="00DB24F5">
        <w:rPr>
          <w:rFonts w:ascii="Times New Roman" w:eastAsia="Times New Roman" w:hAnsi="Times New Roman" w:cs="Times New Roman"/>
          <w:bCs/>
          <w:i/>
          <w:iCs/>
          <w:sz w:val="24"/>
          <w:szCs w:val="24"/>
        </w:rPr>
        <w:t>ë</w:t>
      </w:r>
      <w:r w:rsidR="0092180C" w:rsidRPr="00DB24F5">
        <w:rPr>
          <w:rFonts w:ascii="Times New Roman" w:eastAsia="Times New Roman" w:hAnsi="Times New Roman" w:cs="Times New Roman"/>
          <w:bCs/>
          <w:i/>
          <w:iCs/>
          <w:sz w:val="24"/>
          <w:szCs w:val="24"/>
        </w:rPr>
        <w:t xml:space="preserve"> ardhurat </w:t>
      </w:r>
      <w:proofErr w:type="spellStart"/>
      <w:r w:rsidR="0092180C" w:rsidRPr="00DB24F5">
        <w:rPr>
          <w:rFonts w:ascii="Times New Roman" w:eastAsia="Times New Roman" w:hAnsi="Times New Roman" w:cs="Times New Roman"/>
          <w:bCs/>
          <w:i/>
          <w:iCs/>
          <w:sz w:val="24"/>
          <w:szCs w:val="24"/>
        </w:rPr>
        <w:t>cash</w:t>
      </w:r>
      <w:proofErr w:type="spellEnd"/>
      <w:r w:rsidR="0092180C" w:rsidRPr="00DB24F5">
        <w:rPr>
          <w:rFonts w:ascii="Times New Roman" w:eastAsia="Times New Roman" w:hAnsi="Times New Roman" w:cs="Times New Roman"/>
          <w:bCs/>
          <w:i/>
          <w:iCs/>
          <w:sz w:val="24"/>
          <w:szCs w:val="24"/>
        </w:rPr>
        <w:t xml:space="preserve"> nga babai i bashk</w:t>
      </w:r>
      <w:r w:rsidR="00BF00F3" w:rsidRPr="00DB24F5">
        <w:rPr>
          <w:rFonts w:ascii="Times New Roman" w:eastAsia="Times New Roman" w:hAnsi="Times New Roman" w:cs="Times New Roman"/>
          <w:bCs/>
          <w:i/>
          <w:iCs/>
          <w:sz w:val="24"/>
          <w:szCs w:val="24"/>
        </w:rPr>
        <w:t>ë</w:t>
      </w:r>
      <w:r w:rsidR="0092180C" w:rsidRPr="00DB24F5">
        <w:rPr>
          <w:rFonts w:ascii="Times New Roman" w:eastAsia="Times New Roman" w:hAnsi="Times New Roman" w:cs="Times New Roman"/>
          <w:bCs/>
          <w:i/>
          <w:iCs/>
          <w:sz w:val="24"/>
          <w:szCs w:val="24"/>
        </w:rPr>
        <w:t>shortes pas vdekjes”</w:t>
      </w:r>
      <w:r w:rsidR="0092180C" w:rsidRPr="00DB24F5">
        <w:rPr>
          <w:rFonts w:ascii="Times New Roman" w:eastAsia="Times New Roman" w:hAnsi="Times New Roman" w:cs="Times New Roman"/>
          <w:bCs/>
          <w:sz w:val="24"/>
          <w:szCs w:val="24"/>
        </w:rPr>
        <w:t xml:space="preserve"> NJSHL </w:t>
      </w:r>
      <w:r w:rsidR="001D7EFF" w:rsidRPr="00DB24F5">
        <w:rPr>
          <w:rFonts w:ascii="Times New Roman" w:eastAsia="Times New Roman" w:hAnsi="Times New Roman" w:cs="Times New Roman"/>
          <w:bCs/>
          <w:sz w:val="24"/>
          <w:szCs w:val="24"/>
        </w:rPr>
        <w:t>ver</w:t>
      </w:r>
      <w:r w:rsidR="00E123C8" w:rsidRPr="00DB24F5">
        <w:rPr>
          <w:rFonts w:ascii="Times New Roman" w:eastAsia="Times New Roman" w:hAnsi="Times New Roman" w:cs="Times New Roman"/>
          <w:bCs/>
          <w:sz w:val="24"/>
          <w:szCs w:val="24"/>
        </w:rPr>
        <w:t>ë</w:t>
      </w:r>
      <w:r w:rsidR="001D7EFF" w:rsidRPr="00DB24F5">
        <w:rPr>
          <w:rFonts w:ascii="Times New Roman" w:eastAsia="Times New Roman" w:hAnsi="Times New Roman" w:cs="Times New Roman"/>
          <w:bCs/>
          <w:sz w:val="24"/>
          <w:szCs w:val="24"/>
        </w:rPr>
        <w:t xml:space="preserve">n se </w:t>
      </w:r>
      <w:r w:rsidR="00AB3BAA" w:rsidRPr="00DB24F5">
        <w:rPr>
          <w:rFonts w:ascii="Times New Roman" w:eastAsia="Times New Roman" w:hAnsi="Times New Roman" w:cs="Times New Roman"/>
          <w:bCs/>
          <w:sz w:val="24"/>
          <w:szCs w:val="24"/>
        </w:rPr>
        <w:t>Komisioni</w:t>
      </w:r>
      <w:r w:rsidR="00673842" w:rsidRPr="00DB24F5">
        <w:rPr>
          <w:rFonts w:ascii="Times New Roman" w:eastAsia="Times New Roman" w:hAnsi="Times New Roman" w:cs="Times New Roman"/>
          <w:bCs/>
          <w:sz w:val="24"/>
          <w:szCs w:val="24"/>
        </w:rPr>
        <w:t xml:space="preserve">, </w:t>
      </w:r>
      <w:r w:rsidR="00AB3BAA" w:rsidRPr="00DB24F5">
        <w:rPr>
          <w:rFonts w:ascii="Times New Roman" w:eastAsia="Times New Roman" w:hAnsi="Times New Roman" w:cs="Times New Roman"/>
          <w:bCs/>
          <w:sz w:val="24"/>
          <w:szCs w:val="24"/>
        </w:rPr>
        <w:t>verifikimin e k</w:t>
      </w:r>
      <w:r w:rsidR="00A362CC" w:rsidRPr="00DB24F5">
        <w:rPr>
          <w:rFonts w:ascii="Times New Roman" w:eastAsia="Times New Roman" w:hAnsi="Times New Roman" w:cs="Times New Roman"/>
          <w:bCs/>
          <w:sz w:val="24"/>
          <w:szCs w:val="24"/>
        </w:rPr>
        <w:t>ë</w:t>
      </w:r>
      <w:r w:rsidR="00BF00F3" w:rsidRPr="00DB24F5">
        <w:rPr>
          <w:rFonts w:ascii="Times New Roman" w:eastAsia="Times New Roman" w:hAnsi="Times New Roman" w:cs="Times New Roman"/>
          <w:bCs/>
          <w:sz w:val="24"/>
          <w:szCs w:val="24"/>
        </w:rPr>
        <w:t>tyre</w:t>
      </w:r>
      <w:r w:rsidR="00AB3BAA" w:rsidRPr="00DB24F5">
        <w:rPr>
          <w:rFonts w:ascii="Times New Roman" w:eastAsia="Times New Roman" w:hAnsi="Times New Roman" w:cs="Times New Roman"/>
          <w:bCs/>
          <w:sz w:val="24"/>
          <w:szCs w:val="24"/>
        </w:rPr>
        <w:t xml:space="preserve"> </w:t>
      </w:r>
      <w:r w:rsidR="0092180C" w:rsidRPr="00DB24F5">
        <w:rPr>
          <w:rFonts w:ascii="Times New Roman" w:eastAsia="Times New Roman" w:hAnsi="Times New Roman" w:cs="Times New Roman"/>
          <w:bCs/>
          <w:sz w:val="24"/>
          <w:szCs w:val="24"/>
        </w:rPr>
        <w:t>t</w:t>
      </w:r>
      <w:r w:rsidR="00BF00F3" w:rsidRPr="00DB24F5">
        <w:rPr>
          <w:rFonts w:ascii="Times New Roman" w:eastAsia="Times New Roman" w:hAnsi="Times New Roman" w:cs="Times New Roman"/>
          <w:bCs/>
          <w:sz w:val="24"/>
          <w:szCs w:val="24"/>
        </w:rPr>
        <w:t>ë</w:t>
      </w:r>
      <w:r w:rsidR="0092180C" w:rsidRPr="00DB24F5">
        <w:rPr>
          <w:rFonts w:ascii="Times New Roman" w:eastAsia="Times New Roman" w:hAnsi="Times New Roman" w:cs="Times New Roman"/>
          <w:bCs/>
          <w:sz w:val="24"/>
          <w:szCs w:val="24"/>
        </w:rPr>
        <w:t xml:space="preserve"> ardhur</w:t>
      </w:r>
      <w:r w:rsidR="00BF00F3" w:rsidRPr="00DB24F5">
        <w:rPr>
          <w:rFonts w:ascii="Times New Roman" w:eastAsia="Times New Roman" w:hAnsi="Times New Roman" w:cs="Times New Roman"/>
          <w:bCs/>
          <w:sz w:val="24"/>
          <w:szCs w:val="24"/>
        </w:rPr>
        <w:t>ave</w:t>
      </w:r>
      <w:r w:rsidR="0092180C" w:rsidRPr="00DB24F5">
        <w:rPr>
          <w:rFonts w:ascii="Times New Roman" w:eastAsia="Times New Roman" w:hAnsi="Times New Roman" w:cs="Times New Roman"/>
          <w:bCs/>
          <w:sz w:val="24"/>
          <w:szCs w:val="24"/>
        </w:rPr>
        <w:t xml:space="preserve"> </w:t>
      </w:r>
      <w:r w:rsidR="00AB3BAA" w:rsidRPr="00DB24F5">
        <w:rPr>
          <w:rFonts w:ascii="Times New Roman" w:eastAsia="Times New Roman" w:hAnsi="Times New Roman" w:cs="Times New Roman"/>
          <w:bCs/>
          <w:sz w:val="24"/>
          <w:szCs w:val="24"/>
        </w:rPr>
        <w:t>e ka nisur me kualifikimin e babait t</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subjektit n</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cil</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sin</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e personit t</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lidhur n</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aplikim t</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nenit 3, pika 14 dhe nenit 32, pika 4 t</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 ligjit nr. 84/2016</w:t>
      </w:r>
      <w:r w:rsidR="00D83B97" w:rsidRPr="00DB24F5">
        <w:rPr>
          <w:rFonts w:ascii="Times New Roman" w:eastAsia="Times New Roman" w:hAnsi="Times New Roman" w:cs="Times New Roman"/>
          <w:bCs/>
          <w:sz w:val="24"/>
          <w:szCs w:val="24"/>
        </w:rPr>
        <w:t>,</w:t>
      </w:r>
      <w:r w:rsidR="00AB3BAA" w:rsidRPr="00DB24F5">
        <w:rPr>
          <w:rFonts w:ascii="Times New Roman" w:eastAsia="Times New Roman" w:hAnsi="Times New Roman" w:cs="Times New Roman"/>
          <w:bCs/>
          <w:sz w:val="24"/>
          <w:szCs w:val="24"/>
        </w:rPr>
        <w:t xml:space="preserve"> duke i ngarkuar subjektit det</w:t>
      </w:r>
      <w:r w:rsidR="00673842" w:rsidRPr="00DB24F5">
        <w:rPr>
          <w:rFonts w:ascii="Times New Roman" w:eastAsia="Times New Roman" w:hAnsi="Times New Roman" w:cs="Times New Roman"/>
          <w:bCs/>
          <w:sz w:val="24"/>
          <w:szCs w:val="24"/>
        </w:rPr>
        <w:t>y</w:t>
      </w:r>
      <w:r w:rsidR="00AB3BAA" w:rsidRPr="00DB24F5">
        <w:rPr>
          <w:rFonts w:ascii="Times New Roman" w:eastAsia="Times New Roman" w:hAnsi="Times New Roman" w:cs="Times New Roman"/>
          <w:bCs/>
          <w:sz w:val="24"/>
          <w:szCs w:val="24"/>
        </w:rPr>
        <w:t>rimin p</w:t>
      </w:r>
      <w:r w:rsidR="00A362CC" w:rsidRPr="00DB24F5">
        <w:rPr>
          <w:rFonts w:ascii="Times New Roman" w:eastAsia="Times New Roman" w:hAnsi="Times New Roman" w:cs="Times New Roman"/>
          <w:bCs/>
          <w:sz w:val="24"/>
          <w:szCs w:val="24"/>
        </w:rPr>
        <w:t>ë</w:t>
      </w:r>
      <w:r w:rsidR="00AB3BAA" w:rsidRPr="00DB24F5">
        <w:rPr>
          <w:rFonts w:ascii="Times New Roman" w:eastAsia="Times New Roman" w:hAnsi="Times New Roman" w:cs="Times New Roman"/>
          <w:bCs/>
          <w:sz w:val="24"/>
          <w:szCs w:val="24"/>
        </w:rPr>
        <w:t xml:space="preserve">r </w:t>
      </w:r>
      <w:r w:rsidR="003E3B88" w:rsidRPr="00DB24F5">
        <w:rPr>
          <w:rFonts w:ascii="Times New Roman" w:eastAsia="Times New Roman" w:hAnsi="Times New Roman" w:cs="Times New Roman"/>
          <w:bCs/>
          <w:sz w:val="24"/>
          <w:szCs w:val="24"/>
        </w:rPr>
        <w:t>justifikimin e ligjshm</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ris</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 xml:space="preserve"> s</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 xml:space="preserve"> t</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 xml:space="preserve"> ardhurave q</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 xml:space="preserve"> kan</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 xml:space="preserve"> sh</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rbyer p</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r krijimin e shum</w:t>
      </w:r>
      <w:r w:rsidR="00A362CC" w:rsidRPr="00DB24F5">
        <w:rPr>
          <w:rFonts w:ascii="Times New Roman" w:eastAsia="Times New Roman" w:hAnsi="Times New Roman" w:cs="Times New Roman"/>
          <w:bCs/>
          <w:sz w:val="24"/>
          <w:szCs w:val="24"/>
        </w:rPr>
        <w:t>ë</w:t>
      </w:r>
      <w:r w:rsidR="003E3B88" w:rsidRPr="00DB24F5">
        <w:rPr>
          <w:rFonts w:ascii="Times New Roman" w:eastAsia="Times New Roman" w:hAnsi="Times New Roman" w:cs="Times New Roman"/>
          <w:bCs/>
          <w:sz w:val="24"/>
          <w:szCs w:val="24"/>
        </w:rPr>
        <w:t>s prej 10.000 euro</w:t>
      </w:r>
      <w:r w:rsidR="0092180C" w:rsidRPr="00DB24F5">
        <w:rPr>
          <w:rFonts w:ascii="Times New Roman" w:eastAsia="Times New Roman" w:hAnsi="Times New Roman" w:cs="Times New Roman"/>
          <w:bCs/>
          <w:sz w:val="24"/>
          <w:szCs w:val="24"/>
        </w:rPr>
        <w:t>,</w:t>
      </w:r>
      <w:r w:rsidR="0092223C" w:rsidRPr="00DB24F5">
        <w:rPr>
          <w:rFonts w:ascii="Times New Roman" w:eastAsia="Times New Roman" w:hAnsi="Times New Roman" w:cs="Times New Roman"/>
          <w:bCs/>
          <w:sz w:val="24"/>
          <w:szCs w:val="24"/>
        </w:rPr>
        <w:t xml:space="preserve"> </w:t>
      </w:r>
      <w:r w:rsidR="00C666E8" w:rsidRPr="00DB24F5">
        <w:rPr>
          <w:rFonts w:ascii="Times New Roman" w:eastAsia="Times New Roman" w:hAnsi="Times New Roman" w:cs="Times New Roman"/>
          <w:bCs/>
          <w:sz w:val="24"/>
          <w:szCs w:val="24"/>
        </w:rPr>
        <w:t>n</w:t>
      </w:r>
      <w:r w:rsidR="009C60B3" w:rsidRPr="00DB24F5">
        <w:rPr>
          <w:rFonts w:ascii="Times New Roman" w:eastAsia="Times New Roman" w:hAnsi="Times New Roman" w:cs="Times New Roman"/>
          <w:bCs/>
          <w:sz w:val="24"/>
          <w:szCs w:val="24"/>
        </w:rPr>
        <w:t>d</w:t>
      </w:r>
      <w:r w:rsidR="00A362CC" w:rsidRPr="00DB24F5">
        <w:rPr>
          <w:rFonts w:ascii="Times New Roman" w:eastAsia="Times New Roman" w:hAnsi="Times New Roman" w:cs="Times New Roman"/>
          <w:bCs/>
          <w:sz w:val="24"/>
          <w:szCs w:val="24"/>
        </w:rPr>
        <w:t>ë</w:t>
      </w:r>
      <w:r w:rsidR="009C60B3" w:rsidRPr="00DB24F5">
        <w:rPr>
          <w:rFonts w:ascii="Times New Roman" w:eastAsia="Times New Roman" w:hAnsi="Times New Roman" w:cs="Times New Roman"/>
          <w:bCs/>
          <w:sz w:val="24"/>
          <w:szCs w:val="24"/>
        </w:rPr>
        <w:t>rkoh</w:t>
      </w:r>
      <w:r w:rsidR="00A362CC" w:rsidRPr="00DB24F5">
        <w:rPr>
          <w:rFonts w:ascii="Times New Roman" w:eastAsia="Times New Roman" w:hAnsi="Times New Roman" w:cs="Times New Roman"/>
          <w:bCs/>
          <w:sz w:val="24"/>
          <w:szCs w:val="24"/>
        </w:rPr>
        <w:t>ë</w:t>
      </w:r>
      <w:r w:rsidR="0092223C" w:rsidRPr="00DB24F5">
        <w:rPr>
          <w:rFonts w:ascii="Times New Roman" w:eastAsia="Times New Roman" w:hAnsi="Times New Roman" w:cs="Times New Roman"/>
          <w:bCs/>
          <w:sz w:val="24"/>
          <w:szCs w:val="24"/>
        </w:rPr>
        <w:t xml:space="preserve">, </w:t>
      </w:r>
      <w:r w:rsidR="0059338B" w:rsidRPr="00DB24F5">
        <w:rPr>
          <w:rFonts w:ascii="Times New Roman" w:eastAsia="Times New Roman" w:hAnsi="Times New Roman" w:cs="Times New Roman"/>
          <w:bCs/>
          <w:sz w:val="24"/>
          <w:szCs w:val="24"/>
        </w:rPr>
        <w:t>n</w:t>
      </w:r>
      <w:r w:rsidR="00A362CC" w:rsidRPr="00DB24F5">
        <w:rPr>
          <w:rFonts w:ascii="Times New Roman" w:eastAsia="Times New Roman" w:hAnsi="Times New Roman" w:cs="Times New Roman"/>
          <w:bCs/>
          <w:sz w:val="24"/>
          <w:szCs w:val="24"/>
        </w:rPr>
        <w:t>ë</w:t>
      </w:r>
      <w:r w:rsidR="0059338B" w:rsidRPr="00DB24F5">
        <w:rPr>
          <w:rFonts w:ascii="Times New Roman" w:eastAsia="Times New Roman" w:hAnsi="Times New Roman" w:cs="Times New Roman"/>
          <w:bCs/>
          <w:sz w:val="24"/>
          <w:szCs w:val="24"/>
        </w:rPr>
        <w:t xml:space="preserve"> arsyetimin e vendimit</w:t>
      </w:r>
      <w:r w:rsidR="009C60B3" w:rsidRPr="00DB24F5">
        <w:rPr>
          <w:rFonts w:ascii="Times New Roman" w:eastAsia="Times New Roman" w:hAnsi="Times New Roman" w:cs="Times New Roman"/>
          <w:bCs/>
          <w:sz w:val="24"/>
          <w:szCs w:val="24"/>
        </w:rPr>
        <w:t xml:space="preserve"> </w:t>
      </w:r>
      <w:r w:rsidR="0092223C" w:rsidRPr="00DB24F5">
        <w:rPr>
          <w:rFonts w:ascii="Times New Roman" w:eastAsia="Times New Roman" w:hAnsi="Times New Roman" w:cs="Times New Roman"/>
          <w:bCs/>
          <w:sz w:val="24"/>
          <w:szCs w:val="24"/>
        </w:rPr>
        <w:t>duket se</w:t>
      </w:r>
      <w:r w:rsidR="00B970CB" w:rsidRPr="00DB24F5">
        <w:rPr>
          <w:rFonts w:ascii="Times New Roman" w:eastAsia="Times New Roman" w:hAnsi="Times New Roman" w:cs="Times New Roman"/>
          <w:bCs/>
          <w:sz w:val="24"/>
          <w:szCs w:val="24"/>
        </w:rPr>
        <w:t xml:space="preserve"> </w:t>
      </w:r>
      <w:r w:rsidR="008D49B5" w:rsidRPr="00DB24F5">
        <w:rPr>
          <w:rFonts w:ascii="Times New Roman" w:eastAsia="Times New Roman" w:hAnsi="Times New Roman" w:cs="Times New Roman"/>
          <w:bCs/>
          <w:sz w:val="24"/>
          <w:szCs w:val="24"/>
        </w:rPr>
        <w:t>kjo pasuri</w:t>
      </w:r>
      <w:r w:rsidR="00B970CB" w:rsidRPr="00DB24F5">
        <w:rPr>
          <w:rFonts w:ascii="Times New Roman" w:eastAsia="Times New Roman" w:hAnsi="Times New Roman" w:cs="Times New Roman"/>
          <w:bCs/>
          <w:sz w:val="24"/>
          <w:szCs w:val="24"/>
        </w:rPr>
        <w:t xml:space="preserve"> </w:t>
      </w:r>
      <w:r w:rsidR="008D49B5" w:rsidRPr="00DB24F5">
        <w:rPr>
          <w:rFonts w:ascii="Times New Roman" w:eastAsia="Times New Roman" w:hAnsi="Times New Roman" w:cs="Times New Roman"/>
          <w:bCs/>
          <w:sz w:val="24"/>
          <w:szCs w:val="24"/>
        </w:rPr>
        <w:t>trajtohet si t</w:t>
      </w:r>
      <w:r w:rsidR="00A362CC" w:rsidRPr="00DB24F5">
        <w:rPr>
          <w:rFonts w:ascii="Times New Roman" w:eastAsia="Times New Roman" w:hAnsi="Times New Roman" w:cs="Times New Roman"/>
          <w:bCs/>
          <w:sz w:val="24"/>
          <w:szCs w:val="24"/>
        </w:rPr>
        <w:t>ë</w:t>
      </w:r>
      <w:r w:rsidR="008D49B5" w:rsidRPr="00DB24F5">
        <w:rPr>
          <w:rFonts w:ascii="Times New Roman" w:eastAsia="Times New Roman" w:hAnsi="Times New Roman" w:cs="Times New Roman"/>
          <w:bCs/>
          <w:sz w:val="24"/>
          <w:szCs w:val="24"/>
        </w:rPr>
        <w:t xml:space="preserve"> isht</w:t>
      </w:r>
      <w:r w:rsidR="002E5D6C" w:rsidRPr="00DB24F5">
        <w:rPr>
          <w:rFonts w:ascii="Times New Roman" w:eastAsia="Times New Roman" w:hAnsi="Times New Roman" w:cs="Times New Roman"/>
          <w:bCs/>
          <w:sz w:val="24"/>
          <w:szCs w:val="24"/>
        </w:rPr>
        <w:t xml:space="preserve">e </w:t>
      </w:r>
      <w:r w:rsidR="00B970CB" w:rsidRPr="00DB24F5">
        <w:rPr>
          <w:rFonts w:ascii="Times New Roman" w:eastAsia="Times New Roman" w:hAnsi="Times New Roman" w:cs="Times New Roman"/>
          <w:bCs/>
          <w:sz w:val="24"/>
          <w:szCs w:val="24"/>
        </w:rPr>
        <w:t>pasuri e p</w:t>
      </w:r>
      <w:r w:rsidR="00D357CF" w:rsidRPr="00DB24F5">
        <w:rPr>
          <w:rFonts w:ascii="Times New Roman" w:eastAsia="Times New Roman" w:hAnsi="Times New Roman" w:cs="Times New Roman"/>
          <w:bCs/>
          <w:sz w:val="24"/>
          <w:szCs w:val="24"/>
        </w:rPr>
        <w:t>ë</w:t>
      </w:r>
      <w:r w:rsidR="00B970CB" w:rsidRPr="00DB24F5">
        <w:rPr>
          <w:rFonts w:ascii="Times New Roman" w:eastAsia="Times New Roman" w:hAnsi="Times New Roman" w:cs="Times New Roman"/>
          <w:bCs/>
          <w:sz w:val="24"/>
          <w:szCs w:val="24"/>
        </w:rPr>
        <w:t>rbashk</w:t>
      </w:r>
      <w:r w:rsidR="00D357CF" w:rsidRPr="00DB24F5">
        <w:rPr>
          <w:rFonts w:ascii="Times New Roman" w:eastAsia="Times New Roman" w:hAnsi="Times New Roman" w:cs="Times New Roman"/>
          <w:bCs/>
          <w:sz w:val="24"/>
          <w:szCs w:val="24"/>
        </w:rPr>
        <w:t>ë</w:t>
      </w:r>
      <w:r w:rsidR="00B970CB" w:rsidRPr="00DB24F5">
        <w:rPr>
          <w:rFonts w:ascii="Times New Roman" w:eastAsia="Times New Roman" w:hAnsi="Times New Roman" w:cs="Times New Roman"/>
          <w:bCs/>
          <w:sz w:val="24"/>
          <w:szCs w:val="24"/>
        </w:rPr>
        <w:t>t bashk</w:t>
      </w:r>
      <w:r w:rsidR="00D357CF" w:rsidRPr="00DB24F5">
        <w:rPr>
          <w:rFonts w:ascii="Times New Roman" w:eastAsia="Times New Roman" w:hAnsi="Times New Roman" w:cs="Times New Roman"/>
          <w:bCs/>
          <w:sz w:val="24"/>
          <w:szCs w:val="24"/>
        </w:rPr>
        <w:t>ë</w:t>
      </w:r>
      <w:r w:rsidR="00B970CB" w:rsidRPr="00DB24F5">
        <w:rPr>
          <w:rFonts w:ascii="Times New Roman" w:eastAsia="Times New Roman" w:hAnsi="Times New Roman" w:cs="Times New Roman"/>
          <w:bCs/>
          <w:sz w:val="24"/>
          <w:szCs w:val="24"/>
        </w:rPr>
        <w:t>shortore</w:t>
      </w:r>
      <w:r w:rsidR="002E6DA4" w:rsidRPr="00DB24F5">
        <w:rPr>
          <w:rFonts w:ascii="Times New Roman" w:eastAsia="Times New Roman" w:hAnsi="Times New Roman" w:cs="Times New Roman"/>
          <w:bCs/>
          <w:sz w:val="24"/>
          <w:szCs w:val="24"/>
        </w:rPr>
        <w:t xml:space="preserve"> (</w:t>
      </w:r>
      <w:del w:id="241" w:author="Sokol Çomo" w:date="2025-05-02T08:44:00Z">
        <w:r w:rsidR="002E6DA4" w:rsidRPr="000725D8">
          <w:rPr>
            <w:rFonts w:ascii="Times New Roman" w:eastAsia="Times New Roman" w:hAnsi="Times New Roman" w:cs="Times New Roman"/>
            <w:bCs/>
            <w:sz w:val="24"/>
            <w:szCs w:val="24"/>
          </w:rPr>
          <w:delText>pika</w:delText>
        </w:r>
      </w:del>
      <w:ins w:id="242" w:author="Sokol Çomo" w:date="2025-05-02T08:44:00Z">
        <w:r w:rsidR="002E6DA4" w:rsidRPr="00DB24F5">
          <w:rPr>
            <w:rFonts w:ascii="Times New Roman" w:eastAsia="Times New Roman" w:hAnsi="Times New Roman" w:cs="Times New Roman"/>
            <w:bCs/>
            <w:sz w:val="24"/>
            <w:szCs w:val="24"/>
          </w:rPr>
          <w:t>p</w:t>
        </w:r>
        <w:r w:rsidR="00490F9D" w:rsidRPr="00DB24F5">
          <w:rPr>
            <w:rFonts w:ascii="Times New Roman" w:eastAsia="Times New Roman" w:hAnsi="Times New Roman" w:cs="Times New Roman"/>
            <w:bCs/>
            <w:sz w:val="24"/>
            <w:szCs w:val="24"/>
          </w:rPr>
          <w:t>aragrafi</w:t>
        </w:r>
      </w:ins>
      <w:r w:rsidR="002E6DA4" w:rsidRPr="00DB24F5">
        <w:rPr>
          <w:rFonts w:ascii="Times New Roman" w:eastAsia="Times New Roman" w:hAnsi="Times New Roman" w:cs="Times New Roman"/>
          <w:bCs/>
          <w:sz w:val="24"/>
          <w:szCs w:val="24"/>
        </w:rPr>
        <w:t xml:space="preserve"> 65 germa “c” e vendimit t</w:t>
      </w:r>
      <w:r w:rsidR="00D357CF" w:rsidRPr="00DB24F5">
        <w:rPr>
          <w:rFonts w:ascii="Times New Roman" w:eastAsia="Times New Roman" w:hAnsi="Times New Roman" w:cs="Times New Roman"/>
          <w:bCs/>
          <w:sz w:val="24"/>
          <w:szCs w:val="24"/>
        </w:rPr>
        <w:t>ë</w:t>
      </w:r>
      <w:r w:rsidR="002E6DA4" w:rsidRPr="00DB24F5">
        <w:rPr>
          <w:rFonts w:ascii="Times New Roman" w:eastAsia="Times New Roman" w:hAnsi="Times New Roman" w:cs="Times New Roman"/>
          <w:bCs/>
          <w:sz w:val="24"/>
          <w:szCs w:val="24"/>
        </w:rPr>
        <w:t xml:space="preserve"> Komisionit). </w:t>
      </w:r>
    </w:p>
    <w:p w14:paraId="472EE6FA" w14:textId="77777777" w:rsidR="0052106B" w:rsidRPr="00DB24F5"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13493077" w14:textId="4A0968A1" w:rsidR="00C666E8" w:rsidRPr="00DB24F5" w:rsidRDefault="002E6DA4"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DB24F5">
        <w:rPr>
          <w:rFonts w:ascii="Times New Roman" w:eastAsia="Times New Roman" w:hAnsi="Times New Roman" w:cs="Times New Roman"/>
          <w:bCs/>
          <w:sz w:val="24"/>
          <w:szCs w:val="24"/>
        </w:rPr>
        <w:t>Sa m</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sip</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 n</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vler</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simin e NJSHL Komisioni nuk ka qen</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i qart</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n</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trajtimin q</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w:t>
      </w:r>
      <w:r w:rsidRPr="00DB24F5">
        <w:rPr>
          <w:rFonts w:ascii="Times New Roman" w:eastAsia="Times New Roman" w:hAnsi="Times New Roman" w:cs="Times New Roman"/>
          <w:bCs/>
          <w:sz w:val="24"/>
          <w:szCs w:val="24"/>
        </w:rPr>
        <w:t>i ka b</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w:t>
      </w:r>
      <w:r w:rsidR="00D357CF"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shum</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s 10.000 euro deklaruar </w:t>
      </w:r>
      <w:r w:rsidR="00C666E8" w:rsidRPr="00DB24F5">
        <w:rPr>
          <w:rFonts w:ascii="Times New Roman" w:eastAsia="Times New Roman" w:hAnsi="Times New Roman" w:cs="Times New Roman"/>
          <w:bCs/>
          <w:sz w:val="24"/>
          <w:szCs w:val="24"/>
        </w:rPr>
        <w:t xml:space="preserve">nga subjekti </w:t>
      </w:r>
      <w:r w:rsidR="00D03FB2" w:rsidRPr="00DB24F5">
        <w:rPr>
          <w:rFonts w:ascii="Times New Roman" w:eastAsia="Times New Roman" w:hAnsi="Times New Roman" w:cs="Times New Roman"/>
          <w:bCs/>
          <w:sz w:val="24"/>
          <w:szCs w:val="24"/>
        </w:rPr>
        <w:t xml:space="preserve">si </w:t>
      </w:r>
      <w:r w:rsidR="00D03FB2" w:rsidRPr="00DB24F5">
        <w:rPr>
          <w:rFonts w:ascii="Times New Roman" w:eastAsia="Times New Roman" w:hAnsi="Times New Roman" w:cs="Times New Roman"/>
          <w:bCs/>
          <w:i/>
          <w:iCs/>
          <w:sz w:val="24"/>
          <w:szCs w:val="24"/>
        </w:rPr>
        <w:t>e ardhur</w:t>
      </w:r>
      <w:r w:rsidR="008F6F93" w:rsidRPr="00DB24F5">
        <w:rPr>
          <w:rFonts w:ascii="Times New Roman" w:eastAsia="Times New Roman" w:hAnsi="Times New Roman" w:cs="Times New Roman"/>
          <w:bCs/>
          <w:i/>
          <w:iCs/>
          <w:sz w:val="24"/>
          <w:szCs w:val="24"/>
        </w:rPr>
        <w:t xml:space="preserve"> </w:t>
      </w:r>
      <w:proofErr w:type="spellStart"/>
      <w:r w:rsidR="008F6F93" w:rsidRPr="00DB24F5">
        <w:rPr>
          <w:rFonts w:ascii="Times New Roman" w:eastAsia="Times New Roman" w:hAnsi="Times New Roman" w:cs="Times New Roman"/>
          <w:bCs/>
          <w:i/>
          <w:iCs/>
          <w:sz w:val="24"/>
          <w:szCs w:val="24"/>
        </w:rPr>
        <w:t>cash</w:t>
      </w:r>
      <w:proofErr w:type="spellEnd"/>
      <w:r w:rsidR="00D03FB2" w:rsidRPr="00DB24F5">
        <w:rPr>
          <w:rFonts w:ascii="Times New Roman" w:eastAsia="Times New Roman" w:hAnsi="Times New Roman" w:cs="Times New Roman"/>
          <w:bCs/>
          <w:i/>
          <w:iCs/>
          <w:sz w:val="24"/>
          <w:szCs w:val="24"/>
        </w:rPr>
        <w:t xml:space="preserve"> </w:t>
      </w:r>
      <w:r w:rsidR="008F6F93" w:rsidRPr="00DB24F5">
        <w:rPr>
          <w:rFonts w:ascii="Times New Roman" w:eastAsia="Times New Roman" w:hAnsi="Times New Roman" w:cs="Times New Roman"/>
          <w:bCs/>
          <w:i/>
          <w:iCs/>
          <w:sz w:val="24"/>
          <w:szCs w:val="24"/>
        </w:rPr>
        <w:t>l</w:t>
      </w:r>
      <w:r w:rsidR="004D5AEA" w:rsidRPr="00DB24F5">
        <w:rPr>
          <w:rFonts w:ascii="Times New Roman" w:eastAsia="Times New Roman" w:hAnsi="Times New Roman" w:cs="Times New Roman"/>
          <w:bCs/>
          <w:i/>
          <w:iCs/>
          <w:sz w:val="24"/>
          <w:szCs w:val="24"/>
        </w:rPr>
        <w:t>ë</w:t>
      </w:r>
      <w:r w:rsidR="008F6F93" w:rsidRPr="00DB24F5">
        <w:rPr>
          <w:rFonts w:ascii="Times New Roman" w:eastAsia="Times New Roman" w:hAnsi="Times New Roman" w:cs="Times New Roman"/>
          <w:bCs/>
          <w:i/>
          <w:iCs/>
          <w:sz w:val="24"/>
          <w:szCs w:val="24"/>
        </w:rPr>
        <w:t>n</w:t>
      </w:r>
      <w:r w:rsidR="004D5AEA" w:rsidRPr="00DB24F5">
        <w:rPr>
          <w:rFonts w:ascii="Times New Roman" w:eastAsia="Times New Roman" w:hAnsi="Times New Roman" w:cs="Times New Roman"/>
          <w:bCs/>
          <w:i/>
          <w:iCs/>
          <w:sz w:val="24"/>
          <w:szCs w:val="24"/>
        </w:rPr>
        <w:t>ë</w:t>
      </w:r>
      <w:r w:rsidR="008F6F93" w:rsidRPr="00DB24F5">
        <w:rPr>
          <w:rFonts w:ascii="Times New Roman" w:eastAsia="Times New Roman" w:hAnsi="Times New Roman" w:cs="Times New Roman"/>
          <w:bCs/>
          <w:i/>
          <w:iCs/>
          <w:sz w:val="24"/>
          <w:szCs w:val="24"/>
        </w:rPr>
        <w:t xml:space="preserve"> n</w:t>
      </w:r>
      <w:r w:rsidR="004D5AEA" w:rsidRPr="00DB24F5">
        <w:rPr>
          <w:rFonts w:ascii="Times New Roman" w:eastAsia="Times New Roman" w:hAnsi="Times New Roman" w:cs="Times New Roman"/>
          <w:bCs/>
          <w:i/>
          <w:iCs/>
          <w:sz w:val="24"/>
          <w:szCs w:val="24"/>
        </w:rPr>
        <w:t>ë</w:t>
      </w:r>
      <w:r w:rsidR="008F6F93" w:rsidRPr="00DB24F5">
        <w:rPr>
          <w:rFonts w:ascii="Times New Roman" w:eastAsia="Times New Roman" w:hAnsi="Times New Roman" w:cs="Times New Roman"/>
          <w:bCs/>
          <w:i/>
          <w:iCs/>
          <w:sz w:val="24"/>
          <w:szCs w:val="24"/>
        </w:rPr>
        <w:t xml:space="preserve"> ruajte</w:t>
      </w:r>
      <w:r w:rsidR="00D03FB2" w:rsidRPr="00DB24F5">
        <w:rPr>
          <w:rFonts w:ascii="Times New Roman" w:eastAsia="Times New Roman" w:hAnsi="Times New Roman" w:cs="Times New Roman"/>
          <w:bCs/>
          <w:i/>
          <w:iCs/>
          <w:sz w:val="24"/>
          <w:szCs w:val="24"/>
        </w:rPr>
        <w:t xml:space="preserve"> </w:t>
      </w:r>
      <w:r w:rsidR="00D03FB2" w:rsidRPr="00DB24F5">
        <w:rPr>
          <w:rFonts w:ascii="Times New Roman" w:eastAsia="Times New Roman" w:hAnsi="Times New Roman" w:cs="Times New Roman"/>
          <w:bCs/>
          <w:sz w:val="24"/>
          <w:szCs w:val="24"/>
        </w:rPr>
        <w:t>nga bab</w:t>
      </w:r>
      <w:r w:rsidR="005924F2" w:rsidRPr="00DB24F5">
        <w:rPr>
          <w:rFonts w:ascii="Times New Roman" w:eastAsia="Times New Roman" w:hAnsi="Times New Roman" w:cs="Times New Roman"/>
          <w:bCs/>
          <w:sz w:val="24"/>
          <w:szCs w:val="24"/>
        </w:rPr>
        <w:t>a</w:t>
      </w:r>
      <w:r w:rsidR="00D03FB2" w:rsidRPr="00DB24F5">
        <w:rPr>
          <w:rFonts w:ascii="Times New Roman" w:eastAsia="Times New Roman" w:hAnsi="Times New Roman" w:cs="Times New Roman"/>
          <w:bCs/>
          <w:sz w:val="24"/>
          <w:szCs w:val="24"/>
        </w:rPr>
        <w:t>i, pasi nj</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her</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e trajton sipas regjimit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parashikimeve ligjore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nenit 32, pika 4 </w:t>
      </w:r>
      <w:r w:rsidR="00C166FE" w:rsidRPr="00DB24F5">
        <w:rPr>
          <w:rFonts w:ascii="Times New Roman" w:eastAsia="Times New Roman" w:hAnsi="Times New Roman" w:cs="Times New Roman"/>
          <w:bCs/>
          <w:sz w:val="24"/>
          <w:szCs w:val="24"/>
        </w:rPr>
        <w:t>t</w:t>
      </w:r>
      <w:r w:rsidR="001B60D7"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ligjit</w:t>
      </w:r>
      <w:r w:rsidR="0052106B" w:rsidRPr="00DB24F5">
        <w:rPr>
          <w:rFonts w:ascii="Times New Roman" w:eastAsia="Times New Roman" w:hAnsi="Times New Roman" w:cs="Times New Roman"/>
          <w:bCs/>
          <w:sz w:val="24"/>
          <w:szCs w:val="24"/>
        </w:rPr>
        <w:t>,</w:t>
      </w:r>
      <w:r w:rsidR="00D03FB2" w:rsidRPr="00DB24F5">
        <w:rPr>
          <w:rFonts w:ascii="Times New Roman" w:eastAsia="Times New Roman" w:hAnsi="Times New Roman" w:cs="Times New Roman"/>
          <w:bCs/>
          <w:sz w:val="24"/>
          <w:szCs w:val="24"/>
        </w:rPr>
        <w:t xml:space="preserve"> nd</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rsa n</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konkluzion</w:t>
      </w:r>
      <w:r w:rsidR="00C166FE" w:rsidRPr="00DB24F5">
        <w:rPr>
          <w:rFonts w:ascii="Times New Roman" w:eastAsia="Times New Roman" w:hAnsi="Times New Roman" w:cs="Times New Roman"/>
          <w:bCs/>
          <w:sz w:val="24"/>
          <w:szCs w:val="24"/>
        </w:rPr>
        <w:t>in e arritur n</w:t>
      </w:r>
      <w:r w:rsidR="001B60D7" w:rsidRPr="00DB24F5">
        <w:rPr>
          <w:rFonts w:ascii="Times New Roman" w:eastAsia="Times New Roman" w:hAnsi="Times New Roman" w:cs="Times New Roman"/>
          <w:bCs/>
          <w:sz w:val="24"/>
          <w:szCs w:val="24"/>
        </w:rPr>
        <w:t>ë</w:t>
      </w:r>
      <w:r w:rsidR="00C166FE" w:rsidRPr="00DB24F5">
        <w:rPr>
          <w:rFonts w:ascii="Times New Roman" w:eastAsia="Times New Roman" w:hAnsi="Times New Roman" w:cs="Times New Roman"/>
          <w:bCs/>
          <w:sz w:val="24"/>
          <w:szCs w:val="24"/>
        </w:rPr>
        <w:t xml:space="preserve"> vendim</w:t>
      </w:r>
      <w:r w:rsidR="00D03FB2" w:rsidRPr="00DB24F5">
        <w:rPr>
          <w:rFonts w:ascii="Times New Roman" w:eastAsia="Times New Roman" w:hAnsi="Times New Roman" w:cs="Times New Roman"/>
          <w:bCs/>
          <w:sz w:val="24"/>
          <w:szCs w:val="24"/>
        </w:rPr>
        <w:t xml:space="preserve"> duket se ka ngritur d</w:t>
      </w:r>
      <w:r w:rsidR="000971CA" w:rsidRPr="00DB24F5">
        <w:rPr>
          <w:rFonts w:ascii="Times New Roman" w:eastAsia="Times New Roman" w:hAnsi="Times New Roman" w:cs="Times New Roman"/>
          <w:bCs/>
          <w:sz w:val="24"/>
          <w:szCs w:val="24"/>
        </w:rPr>
        <w:t>y</w:t>
      </w:r>
      <w:r w:rsidR="00D03FB2" w:rsidRPr="00DB24F5">
        <w:rPr>
          <w:rFonts w:ascii="Times New Roman" w:eastAsia="Times New Roman" w:hAnsi="Times New Roman" w:cs="Times New Roman"/>
          <w:bCs/>
          <w:sz w:val="24"/>
          <w:szCs w:val="24"/>
        </w:rPr>
        <w:t xml:space="preserve">shimet se kjo pasuri </w:t>
      </w:r>
      <w:r w:rsidR="00D357CF" w:rsidRPr="00DB24F5">
        <w:rPr>
          <w:rFonts w:ascii="Times New Roman" w:eastAsia="Times New Roman" w:hAnsi="Times New Roman" w:cs="Times New Roman"/>
          <w:bCs/>
          <w:sz w:val="24"/>
          <w:szCs w:val="24"/>
        </w:rPr>
        <w:t>ë</w:t>
      </w:r>
      <w:r w:rsidR="000971CA" w:rsidRPr="00DB24F5">
        <w:rPr>
          <w:rFonts w:ascii="Times New Roman" w:eastAsia="Times New Roman" w:hAnsi="Times New Roman" w:cs="Times New Roman"/>
          <w:bCs/>
          <w:sz w:val="24"/>
          <w:szCs w:val="24"/>
        </w:rPr>
        <w:t>s</w:t>
      </w:r>
      <w:r w:rsidR="00D03FB2" w:rsidRPr="00DB24F5">
        <w:rPr>
          <w:rFonts w:ascii="Times New Roman" w:eastAsia="Times New Roman" w:hAnsi="Times New Roman" w:cs="Times New Roman"/>
          <w:bCs/>
          <w:sz w:val="24"/>
          <w:szCs w:val="24"/>
        </w:rPr>
        <w:t>ht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e subjektit dhe bashk</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shortit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saj. </w:t>
      </w:r>
      <w:r w:rsidR="000971CA" w:rsidRPr="00DB24F5">
        <w:rPr>
          <w:rFonts w:ascii="Times New Roman" w:eastAsia="Times New Roman" w:hAnsi="Times New Roman" w:cs="Times New Roman"/>
          <w:bCs/>
          <w:sz w:val="24"/>
          <w:szCs w:val="24"/>
        </w:rPr>
        <w:t>D</w:t>
      </w:r>
      <w:r w:rsidR="00D03FB2" w:rsidRPr="00DB24F5">
        <w:rPr>
          <w:rFonts w:ascii="Times New Roman" w:eastAsia="Times New Roman" w:hAnsi="Times New Roman" w:cs="Times New Roman"/>
          <w:bCs/>
          <w:sz w:val="24"/>
          <w:szCs w:val="24"/>
        </w:rPr>
        <w:t>uket po ashtu se</w:t>
      </w:r>
      <w:r w:rsidR="00BF00F3" w:rsidRPr="00DB24F5">
        <w:rPr>
          <w:rFonts w:ascii="Times New Roman" w:eastAsia="Times New Roman" w:hAnsi="Times New Roman" w:cs="Times New Roman"/>
          <w:bCs/>
          <w:sz w:val="24"/>
          <w:szCs w:val="24"/>
        </w:rPr>
        <w:t xml:space="preserve"> </w:t>
      </w:r>
      <w:r w:rsidR="00D03FB2" w:rsidRPr="00DB24F5">
        <w:rPr>
          <w:rFonts w:ascii="Times New Roman" w:eastAsia="Times New Roman" w:hAnsi="Times New Roman" w:cs="Times New Roman"/>
          <w:bCs/>
          <w:sz w:val="24"/>
          <w:szCs w:val="24"/>
        </w:rPr>
        <w:t>Komisioni ka qen</w:t>
      </w:r>
      <w:r w:rsidR="00D357CF" w:rsidRPr="00DB24F5">
        <w:rPr>
          <w:rFonts w:ascii="Times New Roman" w:eastAsia="Times New Roman" w:hAnsi="Times New Roman" w:cs="Times New Roman"/>
          <w:bCs/>
          <w:sz w:val="24"/>
          <w:szCs w:val="24"/>
        </w:rPr>
        <w:t>ë</w:t>
      </w:r>
      <w:r w:rsidR="000971CA" w:rsidRPr="00DB24F5">
        <w:rPr>
          <w:rFonts w:ascii="Times New Roman" w:eastAsia="Times New Roman" w:hAnsi="Times New Roman" w:cs="Times New Roman"/>
          <w:bCs/>
          <w:sz w:val="24"/>
          <w:szCs w:val="24"/>
        </w:rPr>
        <w:t xml:space="preserve"> </w:t>
      </w:r>
      <w:r w:rsidR="00D03FB2" w:rsidRPr="00DB24F5">
        <w:rPr>
          <w:rFonts w:ascii="Times New Roman" w:eastAsia="Times New Roman" w:hAnsi="Times New Roman" w:cs="Times New Roman"/>
          <w:bCs/>
          <w:sz w:val="24"/>
          <w:szCs w:val="24"/>
        </w:rPr>
        <w:t>i paqart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n</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lidhje me q</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ndrimin q</w:t>
      </w:r>
      <w:r w:rsidR="00D357CF" w:rsidRPr="00DB24F5">
        <w:rPr>
          <w:rFonts w:ascii="Times New Roman" w:eastAsia="Times New Roman" w:hAnsi="Times New Roman" w:cs="Times New Roman"/>
          <w:bCs/>
          <w:sz w:val="24"/>
          <w:szCs w:val="24"/>
        </w:rPr>
        <w:t>ë</w:t>
      </w:r>
      <w:r w:rsidR="000971CA" w:rsidRPr="00DB24F5">
        <w:rPr>
          <w:rFonts w:ascii="Times New Roman" w:eastAsia="Times New Roman" w:hAnsi="Times New Roman" w:cs="Times New Roman"/>
          <w:bCs/>
          <w:sz w:val="24"/>
          <w:szCs w:val="24"/>
        </w:rPr>
        <w:t xml:space="preserve"> d</w:t>
      </w:r>
      <w:r w:rsidR="00D03FB2" w:rsidRPr="00DB24F5">
        <w:rPr>
          <w:rFonts w:ascii="Times New Roman" w:eastAsia="Times New Roman" w:hAnsi="Times New Roman" w:cs="Times New Roman"/>
          <w:bCs/>
          <w:sz w:val="24"/>
          <w:szCs w:val="24"/>
        </w:rPr>
        <w:t>o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mbante mbi k</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ardhur</w:t>
      </w:r>
      <w:r w:rsidR="00A0593F" w:rsidRPr="00DB24F5">
        <w:rPr>
          <w:rFonts w:ascii="Times New Roman" w:eastAsia="Times New Roman" w:hAnsi="Times New Roman" w:cs="Times New Roman"/>
          <w:bCs/>
          <w:sz w:val="24"/>
          <w:szCs w:val="24"/>
        </w:rPr>
        <w:t xml:space="preserve"> </w:t>
      </w:r>
      <w:r w:rsidR="00D03FB2" w:rsidRPr="00DB24F5">
        <w:rPr>
          <w:rFonts w:ascii="Times New Roman" w:eastAsia="Times New Roman" w:hAnsi="Times New Roman" w:cs="Times New Roman"/>
          <w:bCs/>
          <w:sz w:val="24"/>
          <w:szCs w:val="24"/>
        </w:rPr>
        <w:t>p</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r shkak se </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sht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e paqart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marr</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dh</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nia q</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subjekti ka n</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lidhje me k</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to t</w:t>
      </w:r>
      <w:r w:rsidR="00D357CF" w:rsidRPr="00DB24F5">
        <w:rPr>
          <w:rFonts w:ascii="Times New Roman" w:eastAsia="Times New Roman" w:hAnsi="Times New Roman" w:cs="Times New Roman"/>
          <w:bCs/>
          <w:sz w:val="24"/>
          <w:szCs w:val="24"/>
        </w:rPr>
        <w:t>ë</w:t>
      </w:r>
      <w:r w:rsidR="00D03FB2" w:rsidRPr="00DB24F5">
        <w:rPr>
          <w:rFonts w:ascii="Times New Roman" w:eastAsia="Times New Roman" w:hAnsi="Times New Roman" w:cs="Times New Roman"/>
          <w:bCs/>
          <w:sz w:val="24"/>
          <w:szCs w:val="24"/>
        </w:rPr>
        <w:t xml:space="preserve"> ardhura</w:t>
      </w:r>
      <w:r w:rsidR="00BF00F3" w:rsidRPr="00DB24F5">
        <w:rPr>
          <w:rFonts w:ascii="Times New Roman" w:eastAsia="Times New Roman" w:hAnsi="Times New Roman" w:cs="Times New Roman"/>
          <w:bCs/>
          <w:sz w:val="24"/>
          <w:szCs w:val="24"/>
        </w:rPr>
        <w:t xml:space="preserve">. </w:t>
      </w:r>
    </w:p>
    <w:p w14:paraId="6BCAE8E8" w14:textId="77777777" w:rsidR="00C666E8" w:rsidRPr="00DB24F5"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rPr>
      </w:pPr>
    </w:p>
    <w:p w14:paraId="45311B15" w14:textId="7FFECEDD" w:rsidR="001B60D7" w:rsidRPr="00DB24F5" w:rsidRDefault="00810F9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rPr>
      </w:pPr>
      <w:r w:rsidRPr="00DB24F5">
        <w:rPr>
          <w:rFonts w:ascii="Times New Roman" w:hAnsi="Times New Roman" w:cs="Times New Roman"/>
          <w:sz w:val="24"/>
          <w:szCs w:val="24"/>
        </w:rPr>
        <w:t>Me qëllim krijimin e një panorame sa më të qartë, NJSHL fillimisht mori në shqyrtim deklarimet e subjektit për këtë pasuri</w:t>
      </w:r>
      <w:r w:rsidR="00D357CF" w:rsidRPr="00DB24F5">
        <w:rPr>
          <w:rFonts w:ascii="Times New Roman" w:hAnsi="Times New Roman" w:cs="Times New Roman"/>
          <w:sz w:val="24"/>
          <w:szCs w:val="24"/>
        </w:rPr>
        <w:t xml:space="preserve"> nga ku r</w:t>
      </w:r>
      <w:r w:rsidRPr="00DB24F5">
        <w:rPr>
          <w:rFonts w:ascii="Times New Roman" w:hAnsi="Times New Roman" w:cs="Times New Roman"/>
          <w:sz w:val="24"/>
          <w:szCs w:val="24"/>
        </w:rPr>
        <w:t xml:space="preserve">ezulton se subjekti </w:t>
      </w:r>
      <w:r w:rsidR="005D0BF7" w:rsidRPr="00DB24F5">
        <w:rPr>
          <w:rFonts w:ascii="Times New Roman" w:hAnsi="Times New Roman" w:cs="Times New Roman"/>
          <w:sz w:val="24"/>
          <w:szCs w:val="24"/>
        </w:rPr>
        <w:t xml:space="preserve">dhe bashkëshorti i saj </w:t>
      </w:r>
      <w:r w:rsidR="00D357CF" w:rsidRPr="00DB24F5">
        <w:rPr>
          <w:rFonts w:ascii="Times New Roman" w:hAnsi="Times New Roman" w:cs="Times New Roman"/>
          <w:sz w:val="24"/>
          <w:szCs w:val="24"/>
        </w:rPr>
        <w:t>n</w:t>
      </w:r>
      <w:r w:rsidR="001B60D7" w:rsidRPr="00DB24F5">
        <w:rPr>
          <w:rFonts w:ascii="Times New Roman" w:hAnsi="Times New Roman" w:cs="Times New Roman"/>
          <w:sz w:val="24"/>
          <w:szCs w:val="24"/>
        </w:rPr>
        <w:t>ë</w:t>
      </w:r>
      <w:r w:rsidR="00D357CF" w:rsidRPr="00DB24F5">
        <w:rPr>
          <w:rFonts w:ascii="Times New Roman" w:hAnsi="Times New Roman" w:cs="Times New Roman"/>
          <w:sz w:val="24"/>
          <w:szCs w:val="24"/>
        </w:rPr>
        <w:t xml:space="preserve"> m</w:t>
      </w:r>
      <w:r w:rsidR="001B60D7" w:rsidRPr="00DB24F5">
        <w:rPr>
          <w:rFonts w:ascii="Times New Roman" w:hAnsi="Times New Roman" w:cs="Times New Roman"/>
          <w:sz w:val="24"/>
          <w:szCs w:val="24"/>
        </w:rPr>
        <w:t>ë</w:t>
      </w:r>
      <w:r w:rsidR="00D357CF" w:rsidRPr="00DB24F5">
        <w:rPr>
          <w:rFonts w:ascii="Times New Roman" w:hAnsi="Times New Roman" w:cs="Times New Roman"/>
          <w:sz w:val="24"/>
          <w:szCs w:val="24"/>
        </w:rPr>
        <w:t>nyr</w:t>
      </w:r>
      <w:r w:rsidR="001B60D7" w:rsidRPr="00DB24F5">
        <w:rPr>
          <w:rFonts w:ascii="Times New Roman" w:hAnsi="Times New Roman" w:cs="Times New Roman"/>
          <w:sz w:val="24"/>
          <w:szCs w:val="24"/>
        </w:rPr>
        <w:t>ë</w:t>
      </w:r>
      <w:r w:rsidR="00D357CF" w:rsidRPr="00DB24F5">
        <w:rPr>
          <w:rFonts w:ascii="Times New Roman" w:hAnsi="Times New Roman" w:cs="Times New Roman"/>
          <w:sz w:val="24"/>
          <w:szCs w:val="24"/>
        </w:rPr>
        <w:t xml:space="preserve"> kronologjike </w:t>
      </w:r>
      <w:r w:rsidRPr="00DB24F5">
        <w:rPr>
          <w:rFonts w:ascii="Times New Roman" w:hAnsi="Times New Roman" w:cs="Times New Roman"/>
          <w:sz w:val="24"/>
          <w:szCs w:val="24"/>
        </w:rPr>
        <w:t>ka</w:t>
      </w:r>
      <w:r w:rsidR="005D0BF7" w:rsidRPr="00DB24F5">
        <w:rPr>
          <w:rFonts w:ascii="Times New Roman" w:hAnsi="Times New Roman" w:cs="Times New Roman"/>
          <w:sz w:val="24"/>
          <w:szCs w:val="24"/>
        </w:rPr>
        <w:t>në</w:t>
      </w:r>
      <w:r w:rsidRPr="00DB24F5">
        <w:rPr>
          <w:rFonts w:ascii="Times New Roman" w:hAnsi="Times New Roman" w:cs="Times New Roman"/>
          <w:sz w:val="24"/>
          <w:szCs w:val="24"/>
        </w:rPr>
        <w:t xml:space="preserve"> deklaruar</w:t>
      </w:r>
      <w:r w:rsidR="009752B9" w:rsidRPr="00DB24F5">
        <w:rPr>
          <w:rFonts w:ascii="Times New Roman" w:hAnsi="Times New Roman" w:cs="Times New Roman"/>
          <w:sz w:val="24"/>
          <w:szCs w:val="24"/>
        </w:rPr>
        <w:t xml:space="preserve">: </w:t>
      </w:r>
      <w:r w:rsidR="00F262DA" w:rsidRPr="00DB24F5">
        <w:rPr>
          <w:rFonts w:ascii="Times New Roman" w:hAnsi="Times New Roman" w:cs="Times New Roman"/>
          <w:sz w:val="24"/>
          <w:szCs w:val="24"/>
        </w:rPr>
        <w:t>në DIPP 2010</w:t>
      </w:r>
      <w:r w:rsidR="005D0BF7" w:rsidRPr="00DB24F5">
        <w:rPr>
          <w:rFonts w:ascii="Times New Roman" w:hAnsi="Times New Roman" w:cs="Times New Roman"/>
          <w:sz w:val="24"/>
          <w:szCs w:val="24"/>
        </w:rPr>
        <w:t xml:space="preserve"> subjekti deklaron</w:t>
      </w:r>
      <w:r w:rsidR="009752B9" w:rsidRPr="00DB24F5">
        <w:rPr>
          <w:rFonts w:ascii="Times New Roman" w:hAnsi="Times New Roman" w:cs="Times New Roman"/>
          <w:sz w:val="24"/>
          <w:szCs w:val="24"/>
        </w:rPr>
        <w:t xml:space="preserve"> </w:t>
      </w:r>
      <w:r w:rsidR="00F262DA" w:rsidRPr="00DB24F5">
        <w:rPr>
          <w:rFonts w:ascii="Times New Roman" w:hAnsi="Times New Roman" w:cs="Times New Roman"/>
          <w:sz w:val="24"/>
          <w:szCs w:val="24"/>
        </w:rPr>
        <w:t>“</w:t>
      </w:r>
      <w:r w:rsidR="00F262DA" w:rsidRPr="00DB24F5">
        <w:rPr>
          <w:rFonts w:ascii="Times New Roman" w:hAnsi="Times New Roman" w:cs="Times New Roman"/>
          <w:i/>
          <w:iCs/>
          <w:sz w:val="24"/>
          <w:szCs w:val="24"/>
        </w:rPr>
        <w:t>Të ardhura “</w:t>
      </w:r>
      <w:proofErr w:type="spellStart"/>
      <w:r w:rsidR="00F262DA" w:rsidRPr="00DB24F5">
        <w:rPr>
          <w:rFonts w:ascii="Times New Roman" w:hAnsi="Times New Roman" w:cs="Times New Roman"/>
          <w:i/>
          <w:iCs/>
          <w:sz w:val="24"/>
          <w:szCs w:val="24"/>
        </w:rPr>
        <w:t>cash</w:t>
      </w:r>
      <w:proofErr w:type="spellEnd"/>
      <w:r w:rsidR="00F262DA" w:rsidRPr="00DB24F5">
        <w:rPr>
          <w:rFonts w:ascii="Times New Roman" w:hAnsi="Times New Roman" w:cs="Times New Roman"/>
          <w:i/>
          <w:iCs/>
          <w:sz w:val="24"/>
          <w:szCs w:val="24"/>
        </w:rPr>
        <w:t>” nga babai im pas vdekjes</w:t>
      </w:r>
      <w:r w:rsidR="00BF00F3" w:rsidRPr="00DB24F5">
        <w:rPr>
          <w:rFonts w:ascii="Times New Roman" w:hAnsi="Times New Roman" w:cs="Times New Roman"/>
          <w:i/>
          <w:iCs/>
          <w:sz w:val="24"/>
          <w:szCs w:val="24"/>
        </w:rPr>
        <w:t>,</w:t>
      </w:r>
      <w:r w:rsidR="00F262DA" w:rsidRPr="00DB24F5">
        <w:rPr>
          <w:rFonts w:ascii="Times New Roman" w:hAnsi="Times New Roman" w:cs="Times New Roman"/>
          <w:i/>
          <w:iCs/>
          <w:sz w:val="24"/>
          <w:szCs w:val="24"/>
        </w:rPr>
        <w:t xml:space="preserve"> 10.000 euro”</w:t>
      </w:r>
      <w:r w:rsidR="00F262DA" w:rsidRPr="00DB24F5">
        <w:rPr>
          <w:rFonts w:ascii="Times New Roman" w:hAnsi="Times New Roman" w:cs="Times New Roman"/>
          <w:sz w:val="24"/>
          <w:szCs w:val="24"/>
        </w:rPr>
        <w:t xml:space="preserve">; </w:t>
      </w:r>
      <w:proofErr w:type="spellStart"/>
      <w:r w:rsidR="00F262DA" w:rsidRPr="00DB24F5">
        <w:rPr>
          <w:rFonts w:ascii="Times New Roman" w:hAnsi="Times New Roman" w:cs="Times New Roman"/>
          <w:sz w:val="24"/>
          <w:szCs w:val="24"/>
        </w:rPr>
        <w:t>ii</w:t>
      </w:r>
      <w:proofErr w:type="spellEnd"/>
      <w:r w:rsidR="00F262DA" w:rsidRPr="00DB24F5">
        <w:rPr>
          <w:rFonts w:ascii="Times New Roman" w:hAnsi="Times New Roman" w:cs="Times New Roman"/>
          <w:sz w:val="24"/>
          <w:szCs w:val="24"/>
        </w:rPr>
        <w:t>) në DIPP 2011, personi i lidhur deklar</w:t>
      </w:r>
      <w:r w:rsidR="008F6F93" w:rsidRPr="00DB24F5">
        <w:rPr>
          <w:rFonts w:ascii="Times New Roman" w:hAnsi="Times New Roman" w:cs="Times New Roman"/>
          <w:sz w:val="24"/>
          <w:szCs w:val="24"/>
        </w:rPr>
        <w:t>on</w:t>
      </w:r>
      <w:r w:rsidR="00F262DA" w:rsidRPr="00DB24F5">
        <w:rPr>
          <w:rFonts w:ascii="Times New Roman" w:hAnsi="Times New Roman" w:cs="Times New Roman"/>
          <w:sz w:val="24"/>
          <w:szCs w:val="24"/>
        </w:rPr>
        <w:t>: “</w:t>
      </w:r>
      <w:r w:rsidR="00F262DA" w:rsidRPr="00DB24F5">
        <w:rPr>
          <w:rFonts w:ascii="Times New Roman" w:hAnsi="Times New Roman" w:cs="Times New Roman"/>
          <w:i/>
          <w:iCs/>
          <w:sz w:val="24"/>
          <w:szCs w:val="24"/>
        </w:rPr>
        <w:t>Depozitë kursimi në BKT</w:t>
      </w:r>
      <w:r w:rsidR="005D0BF7" w:rsidRPr="00DB24F5">
        <w:rPr>
          <w:rFonts w:ascii="Times New Roman" w:hAnsi="Times New Roman" w:cs="Times New Roman"/>
          <w:i/>
          <w:iCs/>
          <w:sz w:val="24"/>
          <w:szCs w:val="24"/>
        </w:rPr>
        <w:t>,</w:t>
      </w:r>
      <w:r w:rsidR="00F262DA" w:rsidRPr="00DB24F5">
        <w:rPr>
          <w:rFonts w:ascii="Times New Roman" w:hAnsi="Times New Roman" w:cs="Times New Roman"/>
          <w:i/>
          <w:iCs/>
          <w:sz w:val="24"/>
          <w:szCs w:val="24"/>
        </w:rPr>
        <w:t xml:space="preserve"> hapur në datën 1</w:t>
      </w:r>
      <w:r w:rsidR="005D0BF7" w:rsidRPr="00DB24F5">
        <w:rPr>
          <w:rFonts w:ascii="Times New Roman" w:hAnsi="Times New Roman" w:cs="Times New Roman"/>
          <w:i/>
          <w:iCs/>
          <w:sz w:val="24"/>
          <w:szCs w:val="24"/>
        </w:rPr>
        <w:t>1</w:t>
      </w:r>
      <w:r w:rsidR="00F262DA" w:rsidRPr="00DB24F5">
        <w:rPr>
          <w:rFonts w:ascii="Times New Roman" w:hAnsi="Times New Roman" w:cs="Times New Roman"/>
          <w:i/>
          <w:iCs/>
          <w:sz w:val="24"/>
          <w:szCs w:val="24"/>
        </w:rPr>
        <w:t>.3.2011. Vlera 20.000 euro, burimi të ardhura</w:t>
      </w:r>
      <w:r w:rsidR="005D0BF7" w:rsidRPr="00DB24F5">
        <w:rPr>
          <w:rFonts w:ascii="Times New Roman" w:hAnsi="Times New Roman" w:cs="Times New Roman"/>
          <w:i/>
          <w:iCs/>
          <w:sz w:val="24"/>
          <w:szCs w:val="24"/>
        </w:rPr>
        <w:t>t</w:t>
      </w:r>
      <w:r w:rsidR="00F262DA" w:rsidRPr="00DB24F5">
        <w:rPr>
          <w:rFonts w:ascii="Times New Roman" w:hAnsi="Times New Roman" w:cs="Times New Roman"/>
          <w:i/>
          <w:iCs/>
          <w:sz w:val="24"/>
          <w:szCs w:val="24"/>
        </w:rPr>
        <w:t xml:space="preserve"> </w:t>
      </w:r>
      <w:proofErr w:type="spellStart"/>
      <w:r w:rsidR="00F262DA" w:rsidRPr="00DB24F5">
        <w:rPr>
          <w:rFonts w:ascii="Times New Roman" w:hAnsi="Times New Roman" w:cs="Times New Roman"/>
          <w:i/>
          <w:iCs/>
          <w:sz w:val="24"/>
          <w:szCs w:val="24"/>
        </w:rPr>
        <w:t>cash</w:t>
      </w:r>
      <w:proofErr w:type="spellEnd"/>
      <w:r w:rsidR="00F262DA" w:rsidRPr="00DB24F5">
        <w:rPr>
          <w:rFonts w:ascii="Times New Roman" w:hAnsi="Times New Roman" w:cs="Times New Roman"/>
          <w:i/>
          <w:iCs/>
          <w:sz w:val="24"/>
          <w:szCs w:val="24"/>
        </w:rPr>
        <w:t xml:space="preserve"> nga babai i bashkëshortes pas vdekjes dhe kursimet gjendje në shtëpi deklaruar deri në 31.12.2010</w:t>
      </w:r>
      <w:r w:rsidR="00F262DA" w:rsidRPr="00DB24F5">
        <w:rPr>
          <w:rFonts w:ascii="Times New Roman" w:hAnsi="Times New Roman" w:cs="Times New Roman"/>
          <w:sz w:val="24"/>
          <w:szCs w:val="24"/>
        </w:rPr>
        <w:t xml:space="preserve">”; </w:t>
      </w:r>
      <w:r w:rsidR="001E0017" w:rsidRPr="00DB24F5">
        <w:rPr>
          <w:rFonts w:ascii="Times New Roman" w:eastAsia="Times New Roman" w:hAnsi="Times New Roman" w:cs="Times New Roman"/>
          <w:bCs/>
          <w:sz w:val="24"/>
          <w:szCs w:val="24"/>
        </w:rPr>
        <w:t xml:space="preserve">Në deklaratën </w:t>
      </w:r>
      <w:proofErr w:type="spellStart"/>
      <w:r w:rsidR="001E0017" w:rsidRPr="00DB24F5">
        <w:rPr>
          <w:rFonts w:ascii="Times New Roman" w:eastAsia="Times New Roman" w:hAnsi="Times New Roman" w:cs="Times New Roman"/>
          <w:bCs/>
          <w:i/>
          <w:iCs/>
          <w:sz w:val="24"/>
          <w:szCs w:val="24"/>
        </w:rPr>
        <w:t>vetting</w:t>
      </w:r>
      <w:proofErr w:type="spellEnd"/>
      <w:r w:rsidR="001E0017" w:rsidRPr="00DB24F5">
        <w:rPr>
          <w:rFonts w:ascii="Times New Roman" w:eastAsia="Times New Roman" w:hAnsi="Times New Roman" w:cs="Times New Roman"/>
          <w:bCs/>
          <w:sz w:val="24"/>
          <w:szCs w:val="24"/>
        </w:rPr>
        <w:t xml:space="preserve"> subjekti </w:t>
      </w:r>
      <w:r w:rsidR="001B60D7" w:rsidRPr="00DB24F5">
        <w:rPr>
          <w:rFonts w:ascii="Times New Roman" w:eastAsia="Times New Roman" w:hAnsi="Times New Roman" w:cs="Times New Roman"/>
          <w:bCs/>
          <w:sz w:val="24"/>
          <w:szCs w:val="24"/>
        </w:rPr>
        <w:t>e</w:t>
      </w:r>
      <w:r w:rsidR="001E0017" w:rsidRPr="00DB24F5">
        <w:rPr>
          <w:rFonts w:ascii="Times New Roman" w:eastAsia="Times New Roman" w:hAnsi="Times New Roman" w:cs="Times New Roman"/>
          <w:bCs/>
          <w:sz w:val="24"/>
          <w:szCs w:val="24"/>
        </w:rPr>
        <w:t xml:space="preserve"> deklar</w:t>
      </w:r>
      <w:r w:rsidR="001B60D7" w:rsidRPr="00DB24F5">
        <w:rPr>
          <w:rFonts w:ascii="Times New Roman" w:eastAsia="Times New Roman" w:hAnsi="Times New Roman" w:cs="Times New Roman"/>
          <w:bCs/>
          <w:sz w:val="24"/>
          <w:szCs w:val="24"/>
        </w:rPr>
        <w:t>on</w:t>
      </w:r>
      <w:r w:rsidR="001E0017" w:rsidRPr="00DB24F5">
        <w:rPr>
          <w:rFonts w:ascii="Times New Roman" w:eastAsia="Times New Roman" w:hAnsi="Times New Roman" w:cs="Times New Roman"/>
          <w:bCs/>
          <w:sz w:val="24"/>
          <w:szCs w:val="24"/>
        </w:rPr>
        <w:t xml:space="preserve"> shumën 10.000 euro si “</w:t>
      </w:r>
      <w:r w:rsidR="001E0017" w:rsidRPr="00DB24F5">
        <w:rPr>
          <w:rFonts w:ascii="Times New Roman" w:eastAsia="Times New Roman" w:hAnsi="Times New Roman" w:cs="Times New Roman"/>
          <w:bCs/>
          <w:i/>
          <w:iCs/>
          <w:sz w:val="24"/>
          <w:szCs w:val="24"/>
        </w:rPr>
        <w:t xml:space="preserve">të ardhura të lëna në ruajte nga babai para </w:t>
      </w:r>
      <w:proofErr w:type="spellStart"/>
      <w:r w:rsidR="001E0017" w:rsidRPr="00DB24F5">
        <w:rPr>
          <w:rFonts w:ascii="Times New Roman" w:eastAsia="Times New Roman" w:hAnsi="Times New Roman" w:cs="Times New Roman"/>
          <w:bCs/>
          <w:i/>
          <w:iCs/>
          <w:sz w:val="24"/>
          <w:szCs w:val="24"/>
        </w:rPr>
        <w:t>cash</w:t>
      </w:r>
      <w:proofErr w:type="spellEnd"/>
      <w:r w:rsidR="001E0017" w:rsidRPr="00DB24F5">
        <w:rPr>
          <w:rFonts w:ascii="Times New Roman" w:eastAsia="Times New Roman" w:hAnsi="Times New Roman" w:cs="Times New Roman"/>
          <w:bCs/>
          <w:i/>
          <w:iCs/>
          <w:sz w:val="24"/>
          <w:szCs w:val="24"/>
        </w:rPr>
        <w:t>,</w:t>
      </w:r>
      <w:r w:rsidR="005D0BF7" w:rsidRPr="00DB24F5">
        <w:rPr>
          <w:rFonts w:ascii="Times New Roman" w:eastAsia="Times New Roman" w:hAnsi="Times New Roman" w:cs="Times New Roman"/>
          <w:bCs/>
          <w:i/>
          <w:iCs/>
          <w:sz w:val="24"/>
          <w:szCs w:val="24"/>
        </w:rPr>
        <w:t xml:space="preserve"> </w:t>
      </w:r>
      <w:r w:rsidR="001E0017" w:rsidRPr="00DB24F5">
        <w:rPr>
          <w:rFonts w:ascii="Times New Roman" w:eastAsia="Times New Roman" w:hAnsi="Times New Roman" w:cs="Times New Roman"/>
          <w:bCs/>
          <w:i/>
          <w:iCs/>
          <w:sz w:val="24"/>
          <w:szCs w:val="24"/>
        </w:rPr>
        <w:t>10.000 euro”</w:t>
      </w:r>
      <w:r w:rsidR="004D5AEA" w:rsidRPr="00DB24F5">
        <w:rPr>
          <w:rFonts w:ascii="Times New Roman" w:eastAsia="Times New Roman" w:hAnsi="Times New Roman" w:cs="Times New Roman"/>
          <w:bCs/>
          <w:i/>
          <w:iCs/>
          <w:sz w:val="24"/>
          <w:szCs w:val="24"/>
        </w:rPr>
        <w:t>,</w:t>
      </w:r>
      <w:r w:rsidR="001E0017" w:rsidRPr="00DB24F5">
        <w:rPr>
          <w:rFonts w:ascii="Times New Roman" w:eastAsia="Times New Roman" w:hAnsi="Times New Roman" w:cs="Times New Roman"/>
          <w:bCs/>
          <w:sz w:val="24"/>
          <w:szCs w:val="24"/>
        </w:rPr>
        <w:t xml:space="preserve"> ndërsa bashkëshorti i saj e deklaron si pjesë të depozitës bankare</w:t>
      </w:r>
      <w:r w:rsidR="00BF00F3" w:rsidRPr="00DB24F5">
        <w:rPr>
          <w:rFonts w:ascii="Times New Roman" w:eastAsia="Times New Roman" w:hAnsi="Times New Roman" w:cs="Times New Roman"/>
          <w:bCs/>
          <w:sz w:val="24"/>
          <w:szCs w:val="24"/>
        </w:rPr>
        <w:t>,</w:t>
      </w:r>
      <w:r w:rsidR="001E0017" w:rsidRPr="00DB24F5">
        <w:rPr>
          <w:rFonts w:ascii="Times New Roman" w:eastAsia="Times New Roman" w:hAnsi="Times New Roman" w:cs="Times New Roman"/>
          <w:bCs/>
          <w:sz w:val="24"/>
          <w:szCs w:val="24"/>
        </w:rPr>
        <w:t xml:space="preserve"> pasuri në formën e likuiditetit</w:t>
      </w:r>
      <w:r w:rsidR="008F6F93" w:rsidRPr="00DB24F5">
        <w:rPr>
          <w:rFonts w:ascii="Times New Roman" w:eastAsia="Times New Roman" w:hAnsi="Times New Roman" w:cs="Times New Roman"/>
          <w:bCs/>
          <w:sz w:val="24"/>
          <w:szCs w:val="24"/>
        </w:rPr>
        <w:t xml:space="preserve"> bankar</w:t>
      </w:r>
      <w:r w:rsidR="001E0017" w:rsidRPr="00DB24F5">
        <w:rPr>
          <w:rFonts w:ascii="Times New Roman" w:eastAsia="Times New Roman" w:hAnsi="Times New Roman" w:cs="Times New Roman"/>
          <w:bCs/>
          <w:sz w:val="24"/>
          <w:szCs w:val="24"/>
        </w:rPr>
        <w:t xml:space="preserve"> </w:t>
      </w:r>
      <w:r w:rsidR="00BF00F3" w:rsidRPr="00DB24F5">
        <w:rPr>
          <w:rFonts w:ascii="Times New Roman" w:eastAsia="Times New Roman" w:hAnsi="Times New Roman" w:cs="Times New Roman"/>
          <w:bCs/>
          <w:sz w:val="24"/>
          <w:szCs w:val="24"/>
        </w:rPr>
        <w:t>në vlerën 21.307,40 euro në emër të tij.</w:t>
      </w:r>
    </w:p>
    <w:p w14:paraId="53C851D8" w14:textId="77777777" w:rsidR="004D5AEA" w:rsidRPr="00DB24F5"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rPr>
      </w:pPr>
    </w:p>
    <w:p w14:paraId="4722AFC5" w14:textId="7E2CE851" w:rsidR="00652345" w:rsidRPr="00DB24F5" w:rsidRDefault="005D0BF7"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rPr>
      </w:pPr>
      <w:r w:rsidRPr="00DB24F5">
        <w:rPr>
          <w:rFonts w:ascii="Times New Roman" w:eastAsia="Times New Roman" w:hAnsi="Times New Roman" w:cs="Times New Roman"/>
          <w:bCs/>
          <w:sz w:val="24"/>
          <w:szCs w:val="24"/>
        </w:rPr>
        <w:t>Gjatë hetimit administrativ, l</w:t>
      </w:r>
      <w:r w:rsidR="009752B9" w:rsidRPr="00DB24F5">
        <w:rPr>
          <w:rFonts w:ascii="Times New Roman" w:eastAsia="Times New Roman" w:hAnsi="Times New Roman" w:cs="Times New Roman"/>
          <w:bCs/>
          <w:sz w:val="24"/>
          <w:szCs w:val="24"/>
        </w:rPr>
        <w:t>idhur me shum</w:t>
      </w:r>
      <w:r w:rsidR="001B60D7" w:rsidRPr="00DB24F5">
        <w:rPr>
          <w:rFonts w:ascii="Times New Roman" w:eastAsia="Times New Roman" w:hAnsi="Times New Roman" w:cs="Times New Roman"/>
          <w:bCs/>
          <w:sz w:val="24"/>
          <w:szCs w:val="24"/>
        </w:rPr>
        <w:t>ë</w:t>
      </w:r>
      <w:r w:rsidR="009752B9" w:rsidRPr="00DB24F5">
        <w:rPr>
          <w:rFonts w:ascii="Times New Roman" w:eastAsia="Times New Roman" w:hAnsi="Times New Roman" w:cs="Times New Roman"/>
          <w:bCs/>
          <w:sz w:val="24"/>
          <w:szCs w:val="24"/>
        </w:rPr>
        <w:t>n 10.000 euro t</w:t>
      </w:r>
      <w:r w:rsidR="001B60D7" w:rsidRPr="00DB24F5">
        <w:rPr>
          <w:rFonts w:ascii="Times New Roman" w:eastAsia="Times New Roman" w:hAnsi="Times New Roman" w:cs="Times New Roman"/>
          <w:bCs/>
          <w:sz w:val="24"/>
          <w:szCs w:val="24"/>
        </w:rPr>
        <w:t>ë</w:t>
      </w:r>
      <w:r w:rsidR="009752B9" w:rsidRPr="00DB24F5">
        <w:rPr>
          <w:rFonts w:ascii="Times New Roman" w:eastAsia="Times New Roman" w:hAnsi="Times New Roman" w:cs="Times New Roman"/>
          <w:bCs/>
          <w:sz w:val="24"/>
          <w:szCs w:val="24"/>
        </w:rPr>
        <w:t xml:space="preserve"> ardhura </w:t>
      </w:r>
      <w:proofErr w:type="spellStart"/>
      <w:r w:rsidR="009752B9" w:rsidRPr="00DB24F5">
        <w:rPr>
          <w:rFonts w:ascii="Times New Roman" w:eastAsia="Times New Roman" w:hAnsi="Times New Roman" w:cs="Times New Roman"/>
          <w:bCs/>
          <w:i/>
          <w:iCs/>
          <w:sz w:val="24"/>
          <w:szCs w:val="24"/>
        </w:rPr>
        <w:t>cash</w:t>
      </w:r>
      <w:proofErr w:type="spellEnd"/>
      <w:r w:rsidR="009752B9" w:rsidRPr="00DB24F5">
        <w:rPr>
          <w:rFonts w:ascii="Times New Roman" w:eastAsia="Times New Roman" w:hAnsi="Times New Roman" w:cs="Times New Roman"/>
          <w:bCs/>
          <w:sz w:val="24"/>
          <w:szCs w:val="24"/>
        </w:rPr>
        <w:t xml:space="preserve"> nga babai</w:t>
      </w:r>
      <w:r w:rsidR="001B60D7" w:rsidRPr="00DB24F5">
        <w:rPr>
          <w:rFonts w:ascii="Times New Roman" w:eastAsia="Times New Roman" w:hAnsi="Times New Roman" w:cs="Times New Roman"/>
          <w:bCs/>
          <w:sz w:val="24"/>
          <w:szCs w:val="24"/>
        </w:rPr>
        <w:t xml:space="preserve">, </w:t>
      </w:r>
      <w:r w:rsidR="009752B9" w:rsidRPr="00DB24F5">
        <w:rPr>
          <w:rFonts w:ascii="Times New Roman" w:eastAsia="Times New Roman" w:hAnsi="Times New Roman" w:cs="Times New Roman"/>
          <w:bCs/>
          <w:sz w:val="24"/>
          <w:szCs w:val="24"/>
        </w:rPr>
        <w:t xml:space="preserve">subjekti ka sqaruar </w:t>
      </w:r>
      <w:r w:rsidR="004D5AEA" w:rsidRPr="00DB24F5">
        <w:rPr>
          <w:rFonts w:ascii="Times New Roman" w:eastAsia="Times New Roman" w:hAnsi="Times New Roman" w:cs="Times New Roman"/>
          <w:bCs/>
          <w:sz w:val="24"/>
          <w:szCs w:val="24"/>
        </w:rPr>
        <w:t xml:space="preserve">rrethanat mbi të cilat kjo shumë i është lënë në ruajtje </w:t>
      </w:r>
      <w:r w:rsidR="00C666E8" w:rsidRPr="00DB24F5">
        <w:rPr>
          <w:rFonts w:ascii="Times New Roman" w:eastAsia="Times New Roman" w:hAnsi="Times New Roman" w:cs="Times New Roman"/>
          <w:bCs/>
          <w:sz w:val="24"/>
          <w:szCs w:val="24"/>
        </w:rPr>
        <w:t>dhe</w:t>
      </w:r>
      <w:r w:rsidR="004D5AEA" w:rsidRPr="00DB24F5">
        <w:rPr>
          <w:rFonts w:ascii="Times New Roman" w:eastAsia="Times New Roman" w:hAnsi="Times New Roman" w:cs="Times New Roman"/>
          <w:bCs/>
          <w:sz w:val="24"/>
          <w:szCs w:val="24"/>
        </w:rPr>
        <w:t xml:space="preserve"> arsyet se përse kjo shumë është depozituar në llogari bankare të bashkëshortit,</w:t>
      </w:r>
      <w:r w:rsidR="00C666E8" w:rsidRPr="00DB24F5">
        <w:rPr>
          <w:rFonts w:ascii="Times New Roman" w:eastAsia="Times New Roman" w:hAnsi="Times New Roman" w:cs="Times New Roman"/>
          <w:bCs/>
          <w:sz w:val="24"/>
          <w:szCs w:val="24"/>
        </w:rPr>
        <w:t xml:space="preserve"> me </w:t>
      </w:r>
      <w:r w:rsidR="004D5AEA" w:rsidRPr="00DB24F5">
        <w:rPr>
          <w:rFonts w:ascii="Times New Roman" w:eastAsia="Times New Roman" w:hAnsi="Times New Roman" w:cs="Times New Roman"/>
          <w:bCs/>
          <w:sz w:val="24"/>
          <w:szCs w:val="24"/>
        </w:rPr>
        <w:t xml:space="preserve">qëllim që të jetë e gatshme në rast nevoje për nënën e saj. </w:t>
      </w:r>
    </w:p>
    <w:p w14:paraId="64A17D0A" w14:textId="77777777" w:rsidR="004D5AEA" w:rsidRPr="00DB24F5"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62D9F35B" w14:textId="707D2520" w:rsidR="00652345" w:rsidRPr="00DB24F5" w:rsidRDefault="004E2B16"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DB24F5">
        <w:rPr>
          <w:rFonts w:ascii="Times New Roman" w:eastAsia="Times New Roman" w:hAnsi="Times New Roman" w:cs="Times New Roman"/>
          <w:bCs/>
          <w:iCs/>
          <w:sz w:val="24"/>
          <w:szCs w:val="24"/>
        </w:rPr>
        <w:t>Sa m</w:t>
      </w:r>
      <w:r w:rsidR="001B60D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sip</w:t>
      </w:r>
      <w:r w:rsidR="001B60D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r, NJSHL </w:t>
      </w:r>
      <w:r w:rsidR="00F80A92" w:rsidRPr="00DB24F5">
        <w:rPr>
          <w:rFonts w:ascii="Times New Roman" w:eastAsia="Times New Roman" w:hAnsi="Times New Roman" w:cs="Times New Roman"/>
          <w:bCs/>
          <w:iCs/>
          <w:sz w:val="24"/>
          <w:szCs w:val="24"/>
        </w:rPr>
        <w:t>v</w:t>
      </w:r>
      <w:r w:rsidR="001B60D7" w:rsidRPr="00DB24F5">
        <w:rPr>
          <w:rFonts w:ascii="Times New Roman" w:eastAsia="Times New Roman" w:hAnsi="Times New Roman" w:cs="Times New Roman"/>
          <w:bCs/>
          <w:iCs/>
          <w:sz w:val="24"/>
          <w:szCs w:val="24"/>
        </w:rPr>
        <w:t>ë</w:t>
      </w:r>
      <w:r w:rsidR="00F80A92" w:rsidRPr="00DB24F5">
        <w:rPr>
          <w:rFonts w:ascii="Times New Roman" w:eastAsia="Times New Roman" w:hAnsi="Times New Roman" w:cs="Times New Roman"/>
          <w:bCs/>
          <w:iCs/>
          <w:sz w:val="24"/>
          <w:szCs w:val="24"/>
        </w:rPr>
        <w:t>ren</w:t>
      </w:r>
      <w:r w:rsidRPr="00DB24F5">
        <w:rPr>
          <w:rFonts w:ascii="Times New Roman" w:eastAsia="Times New Roman" w:hAnsi="Times New Roman" w:cs="Times New Roman"/>
          <w:bCs/>
          <w:iCs/>
          <w:sz w:val="24"/>
          <w:szCs w:val="24"/>
        </w:rPr>
        <w:t xml:space="preserve"> se nuk ndodhemi para kushteve t</w:t>
      </w:r>
      <w:r w:rsidR="001B60D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cilat </w:t>
      </w:r>
      <w:r w:rsidR="002F3A3D" w:rsidRPr="00DB24F5">
        <w:rPr>
          <w:rFonts w:ascii="Times New Roman" w:eastAsia="Times New Roman" w:hAnsi="Times New Roman" w:cs="Times New Roman"/>
          <w:bCs/>
          <w:iCs/>
          <w:sz w:val="24"/>
          <w:szCs w:val="24"/>
        </w:rPr>
        <w:t>mund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aplikohet neni 32</w:t>
      </w:r>
      <w:r w:rsidR="00C666E8" w:rsidRPr="00DB24F5">
        <w:rPr>
          <w:rFonts w:ascii="Times New Roman" w:eastAsia="Times New Roman" w:hAnsi="Times New Roman" w:cs="Times New Roman"/>
          <w:bCs/>
          <w:iCs/>
          <w:sz w:val="24"/>
          <w:szCs w:val="24"/>
        </w:rPr>
        <w:t xml:space="preserve">, pika </w:t>
      </w:r>
      <w:r w:rsidR="002F3A3D" w:rsidRPr="00DB24F5">
        <w:rPr>
          <w:rFonts w:ascii="Times New Roman" w:eastAsia="Times New Roman" w:hAnsi="Times New Roman" w:cs="Times New Roman"/>
          <w:bCs/>
          <w:iCs/>
          <w:sz w:val="24"/>
          <w:szCs w:val="24"/>
        </w:rPr>
        <w:t>4 e ligjit nr. 84/2016 p</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r shkak se nuk provohet q</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mes subjektit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rivler</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simit dhe </w:t>
      </w:r>
      <w:r w:rsidR="009752B9" w:rsidRPr="00DB24F5">
        <w:rPr>
          <w:rFonts w:ascii="Times New Roman" w:eastAsia="Times New Roman" w:hAnsi="Times New Roman" w:cs="Times New Roman"/>
          <w:bCs/>
          <w:iCs/>
          <w:sz w:val="24"/>
          <w:szCs w:val="24"/>
        </w:rPr>
        <w:t>t</w:t>
      </w:r>
      <w:r w:rsidR="001B60D7" w:rsidRPr="00DB24F5">
        <w:rPr>
          <w:rFonts w:ascii="Times New Roman" w:eastAsia="Times New Roman" w:hAnsi="Times New Roman" w:cs="Times New Roman"/>
          <w:bCs/>
          <w:iCs/>
          <w:sz w:val="24"/>
          <w:szCs w:val="24"/>
        </w:rPr>
        <w:t>ë</w:t>
      </w:r>
      <w:r w:rsidR="009752B9" w:rsidRPr="00DB24F5">
        <w:rPr>
          <w:rFonts w:ascii="Times New Roman" w:eastAsia="Times New Roman" w:hAnsi="Times New Roman" w:cs="Times New Roman"/>
          <w:bCs/>
          <w:iCs/>
          <w:sz w:val="24"/>
          <w:szCs w:val="24"/>
        </w:rPr>
        <w:t xml:space="preserve"> atit</w:t>
      </w:r>
      <w:r w:rsidR="002F3A3D" w:rsidRPr="00DB24F5">
        <w:rPr>
          <w:rFonts w:ascii="Times New Roman" w:eastAsia="Times New Roman" w:hAnsi="Times New Roman" w:cs="Times New Roman"/>
          <w:bCs/>
          <w:iCs/>
          <w:sz w:val="24"/>
          <w:szCs w:val="24"/>
        </w:rPr>
        <w:t xml:space="preserve">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ket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ekzistuar nj</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marr</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dh</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nie </w:t>
      </w:r>
      <w:r w:rsidR="00AB731E" w:rsidRPr="00DB24F5">
        <w:rPr>
          <w:rFonts w:ascii="Times New Roman" w:eastAsia="Times New Roman" w:hAnsi="Times New Roman" w:cs="Times New Roman"/>
          <w:bCs/>
          <w:iCs/>
          <w:sz w:val="24"/>
          <w:szCs w:val="24"/>
        </w:rPr>
        <w:t xml:space="preserve">e konfirmuar </w:t>
      </w:r>
      <w:r w:rsidR="002F3A3D" w:rsidRPr="00DB24F5">
        <w:rPr>
          <w:rFonts w:ascii="Times New Roman" w:eastAsia="Times New Roman" w:hAnsi="Times New Roman" w:cs="Times New Roman"/>
          <w:bCs/>
          <w:iCs/>
          <w:sz w:val="24"/>
          <w:szCs w:val="24"/>
        </w:rPr>
        <w:t>dhurimi, huadh</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nie apo huamarrje</w:t>
      </w:r>
      <w:r w:rsidR="001B60D7" w:rsidRPr="00DB24F5">
        <w:rPr>
          <w:rFonts w:ascii="Times New Roman" w:eastAsia="Times New Roman" w:hAnsi="Times New Roman" w:cs="Times New Roman"/>
          <w:bCs/>
          <w:iCs/>
          <w:sz w:val="24"/>
          <w:szCs w:val="24"/>
        </w:rPr>
        <w:t xml:space="preserve">, </w:t>
      </w:r>
      <w:r w:rsidR="002F3A3D" w:rsidRPr="00DB24F5">
        <w:rPr>
          <w:rFonts w:ascii="Times New Roman" w:eastAsia="Times New Roman" w:hAnsi="Times New Roman" w:cs="Times New Roman"/>
          <w:bCs/>
          <w:iCs/>
          <w:sz w:val="24"/>
          <w:szCs w:val="24"/>
        </w:rPr>
        <w:t>mbi baz</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n e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cil</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s do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lindte detyrimi p</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r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justifikuar ligjshm</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rin</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e </w:t>
      </w:r>
      <w:r w:rsidR="009752B9" w:rsidRPr="00DB24F5">
        <w:rPr>
          <w:rFonts w:ascii="Times New Roman" w:eastAsia="Times New Roman" w:hAnsi="Times New Roman" w:cs="Times New Roman"/>
          <w:bCs/>
          <w:iCs/>
          <w:sz w:val="24"/>
          <w:szCs w:val="24"/>
        </w:rPr>
        <w:t>burimit</w:t>
      </w:r>
      <w:r w:rsidR="002F3A3D" w:rsidRPr="00DB24F5">
        <w:rPr>
          <w:rFonts w:ascii="Times New Roman" w:eastAsia="Times New Roman" w:hAnsi="Times New Roman" w:cs="Times New Roman"/>
          <w:bCs/>
          <w:iCs/>
          <w:sz w:val="24"/>
          <w:szCs w:val="24"/>
        </w:rPr>
        <w:t xml:space="preserve"> t</w:t>
      </w:r>
      <w:r w:rsidR="001B60D7" w:rsidRPr="00DB24F5">
        <w:rPr>
          <w:rFonts w:ascii="Times New Roman" w:eastAsia="Times New Roman" w:hAnsi="Times New Roman" w:cs="Times New Roman"/>
          <w:bCs/>
          <w:iCs/>
          <w:sz w:val="24"/>
          <w:szCs w:val="24"/>
        </w:rPr>
        <w:t>ë</w:t>
      </w:r>
      <w:r w:rsidR="002F3A3D" w:rsidRPr="00DB24F5">
        <w:rPr>
          <w:rFonts w:ascii="Times New Roman" w:eastAsia="Times New Roman" w:hAnsi="Times New Roman" w:cs="Times New Roman"/>
          <w:bCs/>
          <w:iCs/>
          <w:sz w:val="24"/>
          <w:szCs w:val="24"/>
        </w:rPr>
        <w:t xml:space="preserve"> krijimit</w:t>
      </w:r>
      <w:r w:rsidR="00F80A92" w:rsidRPr="00DB24F5">
        <w:rPr>
          <w:rFonts w:ascii="Times New Roman" w:eastAsia="Times New Roman" w:hAnsi="Times New Roman" w:cs="Times New Roman"/>
          <w:bCs/>
          <w:iCs/>
          <w:sz w:val="24"/>
          <w:szCs w:val="24"/>
        </w:rPr>
        <w:t>.</w:t>
      </w:r>
      <w:r w:rsidR="00453221" w:rsidRPr="00DB24F5">
        <w:rPr>
          <w:rFonts w:ascii="Times New Roman" w:eastAsia="Times New Roman" w:hAnsi="Times New Roman" w:cs="Times New Roman"/>
          <w:bCs/>
          <w:iCs/>
          <w:sz w:val="24"/>
          <w:szCs w:val="24"/>
        </w:rPr>
        <w:t xml:space="preserve"> </w:t>
      </w:r>
      <w:r w:rsidR="005924F2" w:rsidRPr="00DB24F5">
        <w:rPr>
          <w:rFonts w:ascii="Times New Roman" w:eastAsia="Times New Roman" w:hAnsi="Times New Roman" w:cs="Times New Roman"/>
          <w:bCs/>
          <w:iCs/>
          <w:sz w:val="24"/>
          <w:szCs w:val="24"/>
        </w:rPr>
        <w:t>Nga ana tjet</w:t>
      </w:r>
      <w:r w:rsidR="005D5580" w:rsidRPr="00DB24F5">
        <w:rPr>
          <w:rFonts w:ascii="Times New Roman" w:eastAsia="Times New Roman" w:hAnsi="Times New Roman" w:cs="Times New Roman"/>
          <w:bCs/>
          <w:iCs/>
          <w:sz w:val="24"/>
          <w:szCs w:val="24"/>
        </w:rPr>
        <w:t>ë</w:t>
      </w:r>
      <w:r w:rsidR="005924F2" w:rsidRPr="00DB24F5">
        <w:rPr>
          <w:rFonts w:ascii="Times New Roman" w:eastAsia="Times New Roman" w:hAnsi="Times New Roman" w:cs="Times New Roman"/>
          <w:bCs/>
          <w:iCs/>
          <w:sz w:val="24"/>
          <w:szCs w:val="24"/>
        </w:rPr>
        <w:t>r</w:t>
      </w:r>
      <w:r w:rsidR="004D5AEA" w:rsidRPr="00DB24F5">
        <w:rPr>
          <w:rFonts w:ascii="Times New Roman" w:eastAsia="Times New Roman" w:hAnsi="Times New Roman" w:cs="Times New Roman"/>
          <w:bCs/>
          <w:iCs/>
          <w:sz w:val="24"/>
          <w:szCs w:val="24"/>
        </w:rPr>
        <w:t>,</w:t>
      </w:r>
      <w:r w:rsidR="005924F2" w:rsidRPr="00DB24F5">
        <w:rPr>
          <w:rFonts w:ascii="Times New Roman" w:eastAsia="Times New Roman" w:hAnsi="Times New Roman" w:cs="Times New Roman"/>
          <w:bCs/>
          <w:iCs/>
          <w:sz w:val="24"/>
          <w:szCs w:val="24"/>
        </w:rPr>
        <w:t xml:space="preserve"> mbetet </w:t>
      </w:r>
      <w:r w:rsidR="004D5AEA" w:rsidRPr="00DB24F5">
        <w:rPr>
          <w:rFonts w:ascii="Times New Roman" w:eastAsia="Times New Roman" w:hAnsi="Times New Roman" w:cs="Times New Roman"/>
          <w:bCs/>
          <w:iCs/>
          <w:sz w:val="24"/>
          <w:szCs w:val="24"/>
        </w:rPr>
        <w:t>i</w:t>
      </w:r>
      <w:r w:rsidR="005924F2" w:rsidRPr="00DB24F5">
        <w:rPr>
          <w:rFonts w:ascii="Times New Roman" w:eastAsia="Times New Roman" w:hAnsi="Times New Roman" w:cs="Times New Roman"/>
          <w:bCs/>
          <w:iCs/>
          <w:sz w:val="24"/>
          <w:szCs w:val="24"/>
        </w:rPr>
        <w:t xml:space="preserve"> paprovuar pretendimi i subjektit p</w:t>
      </w:r>
      <w:r w:rsidR="005D5580" w:rsidRPr="00DB24F5">
        <w:rPr>
          <w:rFonts w:ascii="Times New Roman" w:eastAsia="Times New Roman" w:hAnsi="Times New Roman" w:cs="Times New Roman"/>
          <w:bCs/>
          <w:iCs/>
          <w:sz w:val="24"/>
          <w:szCs w:val="24"/>
        </w:rPr>
        <w:t>ë</w:t>
      </w:r>
      <w:r w:rsidR="005924F2" w:rsidRPr="00DB24F5">
        <w:rPr>
          <w:rFonts w:ascii="Times New Roman" w:eastAsia="Times New Roman" w:hAnsi="Times New Roman" w:cs="Times New Roman"/>
          <w:bCs/>
          <w:iCs/>
          <w:sz w:val="24"/>
          <w:szCs w:val="24"/>
        </w:rPr>
        <w:t>r</w:t>
      </w:r>
      <w:r w:rsidR="005D0BF7" w:rsidRPr="00DB24F5">
        <w:rPr>
          <w:rFonts w:ascii="Times New Roman" w:eastAsia="Times New Roman" w:hAnsi="Times New Roman" w:cs="Times New Roman"/>
          <w:bCs/>
          <w:iCs/>
          <w:sz w:val="24"/>
          <w:szCs w:val="24"/>
        </w:rPr>
        <w:t xml:space="preserve"> </w:t>
      </w:r>
      <w:r w:rsidR="00453221" w:rsidRPr="00DB24F5">
        <w:rPr>
          <w:rFonts w:ascii="Times New Roman" w:eastAsia="Times New Roman" w:hAnsi="Times New Roman" w:cs="Times New Roman"/>
          <w:bCs/>
          <w:iCs/>
          <w:sz w:val="24"/>
          <w:szCs w:val="24"/>
        </w:rPr>
        <w:t>l</w:t>
      </w:r>
      <w:r w:rsidR="001B60D7" w:rsidRPr="00DB24F5">
        <w:rPr>
          <w:rFonts w:ascii="Times New Roman" w:eastAsia="Times New Roman" w:hAnsi="Times New Roman" w:cs="Times New Roman"/>
          <w:bCs/>
          <w:iCs/>
          <w:sz w:val="24"/>
          <w:szCs w:val="24"/>
        </w:rPr>
        <w:t>ë</w:t>
      </w:r>
      <w:r w:rsidR="00453221" w:rsidRPr="00DB24F5">
        <w:rPr>
          <w:rFonts w:ascii="Times New Roman" w:eastAsia="Times New Roman" w:hAnsi="Times New Roman" w:cs="Times New Roman"/>
          <w:bCs/>
          <w:iCs/>
          <w:sz w:val="24"/>
          <w:szCs w:val="24"/>
        </w:rPr>
        <w:t>ni</w:t>
      </w:r>
      <w:r w:rsidR="005924F2" w:rsidRPr="00DB24F5">
        <w:rPr>
          <w:rFonts w:ascii="Times New Roman" w:eastAsia="Times New Roman" w:hAnsi="Times New Roman" w:cs="Times New Roman"/>
          <w:bCs/>
          <w:iCs/>
          <w:sz w:val="24"/>
          <w:szCs w:val="24"/>
        </w:rPr>
        <w:t>en</w:t>
      </w:r>
      <w:r w:rsidR="00453221" w:rsidRPr="00DB24F5">
        <w:rPr>
          <w:rFonts w:ascii="Times New Roman" w:eastAsia="Times New Roman" w:hAnsi="Times New Roman" w:cs="Times New Roman"/>
          <w:bCs/>
          <w:iCs/>
          <w:sz w:val="24"/>
          <w:szCs w:val="24"/>
        </w:rPr>
        <w:t xml:space="preserve"> n</w:t>
      </w:r>
      <w:r w:rsidR="001B60D7" w:rsidRPr="00DB24F5">
        <w:rPr>
          <w:rFonts w:ascii="Times New Roman" w:eastAsia="Times New Roman" w:hAnsi="Times New Roman" w:cs="Times New Roman"/>
          <w:bCs/>
          <w:iCs/>
          <w:sz w:val="24"/>
          <w:szCs w:val="24"/>
        </w:rPr>
        <w:t>ë</w:t>
      </w:r>
      <w:r w:rsidR="00453221" w:rsidRPr="00DB24F5">
        <w:rPr>
          <w:rFonts w:ascii="Times New Roman" w:eastAsia="Times New Roman" w:hAnsi="Times New Roman" w:cs="Times New Roman"/>
          <w:bCs/>
          <w:iCs/>
          <w:sz w:val="24"/>
          <w:szCs w:val="24"/>
        </w:rPr>
        <w:t xml:space="preserve"> ruajtje</w:t>
      </w:r>
      <w:r w:rsidR="004C19B6" w:rsidRPr="00DB24F5">
        <w:rPr>
          <w:rFonts w:ascii="Times New Roman" w:eastAsia="Times New Roman" w:hAnsi="Times New Roman" w:cs="Times New Roman"/>
          <w:bCs/>
          <w:iCs/>
          <w:sz w:val="24"/>
          <w:szCs w:val="24"/>
        </w:rPr>
        <w:t xml:space="preserve"> </w:t>
      </w:r>
      <w:r w:rsidR="004D5AEA" w:rsidRPr="00DB24F5">
        <w:rPr>
          <w:rFonts w:ascii="Times New Roman" w:eastAsia="Times New Roman" w:hAnsi="Times New Roman" w:cs="Times New Roman"/>
          <w:bCs/>
          <w:iCs/>
          <w:sz w:val="24"/>
          <w:szCs w:val="24"/>
        </w:rPr>
        <w:t>t</w:t>
      </w:r>
      <w:r w:rsidR="00C23F78" w:rsidRPr="00DB24F5">
        <w:rPr>
          <w:rFonts w:ascii="Times New Roman" w:eastAsia="Times New Roman" w:hAnsi="Times New Roman" w:cs="Times New Roman"/>
          <w:bCs/>
          <w:iCs/>
          <w:sz w:val="24"/>
          <w:szCs w:val="24"/>
        </w:rPr>
        <w:t>ë</w:t>
      </w:r>
      <w:r w:rsidR="00453221" w:rsidRPr="00DB24F5">
        <w:rPr>
          <w:rFonts w:ascii="Times New Roman" w:eastAsia="Times New Roman" w:hAnsi="Times New Roman" w:cs="Times New Roman"/>
          <w:bCs/>
          <w:iCs/>
          <w:sz w:val="24"/>
          <w:szCs w:val="24"/>
        </w:rPr>
        <w:t xml:space="preserve"> k</w:t>
      </w:r>
      <w:r w:rsidR="001B60D7" w:rsidRPr="00DB24F5">
        <w:rPr>
          <w:rFonts w:ascii="Times New Roman" w:eastAsia="Times New Roman" w:hAnsi="Times New Roman" w:cs="Times New Roman"/>
          <w:bCs/>
          <w:iCs/>
          <w:sz w:val="24"/>
          <w:szCs w:val="24"/>
        </w:rPr>
        <w:t>ë</w:t>
      </w:r>
      <w:r w:rsidR="00453221" w:rsidRPr="00DB24F5">
        <w:rPr>
          <w:rFonts w:ascii="Times New Roman" w:eastAsia="Times New Roman" w:hAnsi="Times New Roman" w:cs="Times New Roman"/>
          <w:bCs/>
          <w:iCs/>
          <w:sz w:val="24"/>
          <w:szCs w:val="24"/>
        </w:rPr>
        <w:t>tyre t</w:t>
      </w:r>
      <w:r w:rsidR="001B60D7" w:rsidRPr="00DB24F5">
        <w:rPr>
          <w:rFonts w:ascii="Times New Roman" w:eastAsia="Times New Roman" w:hAnsi="Times New Roman" w:cs="Times New Roman"/>
          <w:bCs/>
          <w:iCs/>
          <w:sz w:val="24"/>
          <w:szCs w:val="24"/>
        </w:rPr>
        <w:t>ë</w:t>
      </w:r>
      <w:r w:rsidR="00453221" w:rsidRPr="00DB24F5">
        <w:rPr>
          <w:rFonts w:ascii="Times New Roman" w:eastAsia="Times New Roman" w:hAnsi="Times New Roman" w:cs="Times New Roman"/>
          <w:bCs/>
          <w:iCs/>
          <w:sz w:val="24"/>
          <w:szCs w:val="24"/>
        </w:rPr>
        <w:t xml:space="preserve"> ardhurave</w:t>
      </w:r>
      <w:r w:rsidR="004C19B6" w:rsidRPr="00DB24F5">
        <w:rPr>
          <w:rFonts w:ascii="Times New Roman" w:eastAsia="Times New Roman" w:hAnsi="Times New Roman" w:cs="Times New Roman"/>
          <w:bCs/>
          <w:iCs/>
          <w:sz w:val="24"/>
          <w:szCs w:val="24"/>
        </w:rPr>
        <w:t xml:space="preserve"> nga bab</w:t>
      </w:r>
      <w:r w:rsidR="00E2343E" w:rsidRPr="00DB24F5">
        <w:rPr>
          <w:rFonts w:ascii="Times New Roman" w:eastAsia="Times New Roman" w:hAnsi="Times New Roman" w:cs="Times New Roman"/>
          <w:bCs/>
          <w:iCs/>
          <w:sz w:val="24"/>
          <w:szCs w:val="24"/>
        </w:rPr>
        <w:t>a</w:t>
      </w:r>
      <w:r w:rsidR="004C19B6" w:rsidRPr="00DB24F5">
        <w:rPr>
          <w:rFonts w:ascii="Times New Roman" w:eastAsia="Times New Roman" w:hAnsi="Times New Roman" w:cs="Times New Roman"/>
          <w:bCs/>
          <w:iCs/>
          <w:sz w:val="24"/>
          <w:szCs w:val="24"/>
        </w:rPr>
        <w:t xml:space="preserve">i i </w:t>
      </w:r>
      <w:r w:rsidR="005924F2" w:rsidRPr="00DB24F5">
        <w:rPr>
          <w:rFonts w:ascii="Times New Roman" w:eastAsia="Times New Roman" w:hAnsi="Times New Roman" w:cs="Times New Roman"/>
          <w:bCs/>
          <w:iCs/>
          <w:sz w:val="24"/>
          <w:szCs w:val="24"/>
        </w:rPr>
        <w:t>saj</w:t>
      </w:r>
      <w:r w:rsidR="004C19B6" w:rsidRPr="00DB24F5">
        <w:rPr>
          <w:rFonts w:ascii="Times New Roman" w:eastAsia="Times New Roman" w:hAnsi="Times New Roman" w:cs="Times New Roman"/>
          <w:bCs/>
          <w:iCs/>
          <w:sz w:val="24"/>
          <w:szCs w:val="24"/>
        </w:rPr>
        <w:t xml:space="preserve"> pasi</w:t>
      </w:r>
      <w:r w:rsidR="001B60D7" w:rsidRPr="00DB24F5">
        <w:rPr>
          <w:rFonts w:ascii="Times New Roman" w:eastAsia="Times New Roman" w:hAnsi="Times New Roman" w:cs="Times New Roman"/>
          <w:bCs/>
          <w:iCs/>
          <w:sz w:val="24"/>
          <w:szCs w:val="24"/>
        </w:rPr>
        <w:t>,</w:t>
      </w:r>
      <w:r w:rsidR="004C19B6" w:rsidRPr="00DB24F5">
        <w:rPr>
          <w:rFonts w:ascii="Times New Roman" w:eastAsia="Times New Roman" w:hAnsi="Times New Roman" w:cs="Times New Roman"/>
          <w:bCs/>
          <w:iCs/>
          <w:sz w:val="24"/>
          <w:szCs w:val="24"/>
        </w:rPr>
        <w:t xml:space="preserve"> </w:t>
      </w:r>
      <w:r w:rsidR="00E2343E" w:rsidRPr="00DB24F5">
        <w:rPr>
          <w:rFonts w:ascii="Times New Roman" w:eastAsia="Times New Roman" w:hAnsi="Times New Roman" w:cs="Times New Roman"/>
          <w:bCs/>
          <w:iCs/>
          <w:sz w:val="24"/>
          <w:szCs w:val="24"/>
        </w:rPr>
        <w:t>përveç</w:t>
      </w:r>
      <w:r w:rsidR="004C19B6" w:rsidRPr="00DB24F5">
        <w:rPr>
          <w:rFonts w:ascii="Times New Roman" w:eastAsia="Times New Roman" w:hAnsi="Times New Roman" w:cs="Times New Roman"/>
          <w:bCs/>
          <w:iCs/>
          <w:sz w:val="24"/>
          <w:szCs w:val="24"/>
        </w:rPr>
        <w:t xml:space="preserve"> deklarimit t</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w:t>
      </w:r>
      <w:r w:rsidR="001B60D7" w:rsidRPr="00DB24F5">
        <w:rPr>
          <w:rFonts w:ascii="Times New Roman" w:eastAsia="Times New Roman" w:hAnsi="Times New Roman" w:cs="Times New Roman"/>
          <w:bCs/>
          <w:iCs/>
          <w:sz w:val="24"/>
          <w:szCs w:val="24"/>
        </w:rPr>
        <w:t xml:space="preserve">këtyre të ardhurave në vitin 2010, ku </w:t>
      </w:r>
      <w:r w:rsidR="005D0BF7" w:rsidRPr="00DB24F5">
        <w:rPr>
          <w:rFonts w:ascii="Times New Roman" w:eastAsia="Times New Roman" w:hAnsi="Times New Roman" w:cs="Times New Roman"/>
          <w:bCs/>
          <w:iCs/>
          <w:sz w:val="24"/>
          <w:szCs w:val="24"/>
        </w:rPr>
        <w:t xml:space="preserve">rezulton që </w:t>
      </w:r>
      <w:r w:rsidR="0067392D" w:rsidRPr="00DB24F5">
        <w:rPr>
          <w:rFonts w:ascii="Times New Roman" w:eastAsia="Times New Roman" w:hAnsi="Times New Roman" w:cs="Times New Roman"/>
          <w:bCs/>
          <w:iCs/>
          <w:sz w:val="24"/>
          <w:szCs w:val="24"/>
        </w:rPr>
        <w:t xml:space="preserve">subjekti </w:t>
      </w:r>
      <w:r w:rsidR="005D0BF7" w:rsidRPr="00DB24F5">
        <w:rPr>
          <w:rFonts w:ascii="Times New Roman" w:eastAsia="Times New Roman" w:hAnsi="Times New Roman" w:cs="Times New Roman"/>
          <w:bCs/>
          <w:iCs/>
          <w:sz w:val="24"/>
          <w:szCs w:val="24"/>
        </w:rPr>
        <w:t xml:space="preserve">të ketë </w:t>
      </w:r>
      <w:r w:rsidR="0067392D" w:rsidRPr="00DB24F5">
        <w:rPr>
          <w:rFonts w:ascii="Times New Roman" w:eastAsia="Times New Roman" w:hAnsi="Times New Roman" w:cs="Times New Roman"/>
          <w:bCs/>
          <w:iCs/>
          <w:sz w:val="24"/>
          <w:szCs w:val="24"/>
        </w:rPr>
        <w:t xml:space="preserve">deklaruar </w:t>
      </w:r>
      <w:r w:rsidR="0067392D" w:rsidRPr="00DB24F5">
        <w:rPr>
          <w:rFonts w:ascii="Times New Roman" w:eastAsia="Times New Roman" w:hAnsi="Times New Roman" w:cs="Times New Roman"/>
          <w:bCs/>
          <w:i/>
          <w:sz w:val="24"/>
          <w:szCs w:val="24"/>
        </w:rPr>
        <w:t>t</w:t>
      </w:r>
      <w:r w:rsidR="00811A6E" w:rsidRPr="00DB24F5">
        <w:rPr>
          <w:rFonts w:ascii="Times New Roman" w:eastAsia="Times New Roman" w:hAnsi="Times New Roman" w:cs="Times New Roman"/>
          <w:bCs/>
          <w:i/>
          <w:sz w:val="24"/>
          <w:szCs w:val="24"/>
        </w:rPr>
        <w:t>ë</w:t>
      </w:r>
      <w:r w:rsidR="0067392D" w:rsidRPr="00DB24F5">
        <w:rPr>
          <w:rFonts w:ascii="Times New Roman" w:eastAsia="Times New Roman" w:hAnsi="Times New Roman" w:cs="Times New Roman"/>
          <w:bCs/>
          <w:i/>
          <w:sz w:val="24"/>
          <w:szCs w:val="24"/>
        </w:rPr>
        <w:t xml:space="preserve"> ardhura </w:t>
      </w:r>
      <w:proofErr w:type="spellStart"/>
      <w:r w:rsidR="0067392D" w:rsidRPr="00DB24F5">
        <w:rPr>
          <w:rFonts w:ascii="Times New Roman" w:eastAsia="Times New Roman" w:hAnsi="Times New Roman" w:cs="Times New Roman"/>
          <w:bCs/>
          <w:i/>
          <w:sz w:val="24"/>
          <w:szCs w:val="24"/>
        </w:rPr>
        <w:t>cash</w:t>
      </w:r>
      <w:proofErr w:type="spellEnd"/>
      <w:r w:rsidR="0067392D" w:rsidRPr="00DB24F5">
        <w:rPr>
          <w:rFonts w:ascii="Times New Roman" w:eastAsia="Times New Roman" w:hAnsi="Times New Roman" w:cs="Times New Roman"/>
          <w:bCs/>
          <w:i/>
          <w:sz w:val="24"/>
          <w:szCs w:val="24"/>
        </w:rPr>
        <w:t xml:space="preserve"> nga babai pas vdekjes</w:t>
      </w:r>
      <w:r w:rsidR="004D5AEA" w:rsidRPr="00DB24F5">
        <w:rPr>
          <w:rFonts w:ascii="Times New Roman" w:eastAsia="Times New Roman" w:hAnsi="Times New Roman" w:cs="Times New Roman"/>
          <w:bCs/>
          <w:iCs/>
          <w:sz w:val="24"/>
          <w:szCs w:val="24"/>
        </w:rPr>
        <w:t xml:space="preserve">, </w:t>
      </w:r>
      <w:r w:rsidR="005D0BF7" w:rsidRPr="00DB24F5">
        <w:rPr>
          <w:rFonts w:ascii="Times New Roman" w:eastAsia="Times New Roman" w:hAnsi="Times New Roman" w:cs="Times New Roman"/>
          <w:bCs/>
          <w:iCs/>
          <w:sz w:val="24"/>
          <w:szCs w:val="24"/>
        </w:rPr>
        <w:t>pa saktësuar nëse këto të ardhura ishin në ruajtje, trashëgimi, dhurim apo në përdorim</w:t>
      </w:r>
      <w:r w:rsidR="004C19B6" w:rsidRPr="00DB24F5">
        <w:rPr>
          <w:rFonts w:ascii="Times New Roman" w:eastAsia="Times New Roman" w:hAnsi="Times New Roman" w:cs="Times New Roman"/>
          <w:bCs/>
          <w:iCs/>
          <w:sz w:val="24"/>
          <w:szCs w:val="24"/>
        </w:rPr>
        <w:t>, nuk rezulton asnj</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dokument apo e dh</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n</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tjet</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r</w:t>
      </w:r>
      <w:r w:rsidR="001B60D7" w:rsidRPr="00DB24F5">
        <w:rPr>
          <w:rFonts w:ascii="Times New Roman" w:eastAsia="Times New Roman" w:hAnsi="Times New Roman" w:cs="Times New Roman"/>
          <w:bCs/>
          <w:iCs/>
          <w:sz w:val="24"/>
          <w:szCs w:val="24"/>
        </w:rPr>
        <w:t xml:space="preserve"> e kohës</w:t>
      </w:r>
      <w:r w:rsidR="004C19B6" w:rsidRPr="00DB24F5">
        <w:rPr>
          <w:rFonts w:ascii="Times New Roman" w:eastAsia="Times New Roman" w:hAnsi="Times New Roman" w:cs="Times New Roman"/>
          <w:bCs/>
          <w:iCs/>
          <w:sz w:val="24"/>
          <w:szCs w:val="24"/>
        </w:rPr>
        <w:t xml:space="preserve"> q</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t</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provoj</w:t>
      </w:r>
      <w:r w:rsidR="001B60D7" w:rsidRPr="00DB24F5">
        <w:rPr>
          <w:rFonts w:ascii="Times New Roman" w:eastAsia="Times New Roman" w:hAnsi="Times New Roman" w:cs="Times New Roman"/>
          <w:bCs/>
          <w:iCs/>
          <w:sz w:val="24"/>
          <w:szCs w:val="24"/>
        </w:rPr>
        <w:t>ë</w:t>
      </w:r>
      <w:r w:rsidR="004C19B6" w:rsidRPr="00DB24F5">
        <w:rPr>
          <w:rFonts w:ascii="Times New Roman" w:eastAsia="Times New Roman" w:hAnsi="Times New Roman" w:cs="Times New Roman"/>
          <w:bCs/>
          <w:iCs/>
          <w:sz w:val="24"/>
          <w:szCs w:val="24"/>
        </w:rPr>
        <w:t xml:space="preserve"> sa subjekti ka </w:t>
      </w:r>
      <w:r w:rsidR="001B60D7" w:rsidRPr="00DB24F5">
        <w:rPr>
          <w:rFonts w:ascii="Times New Roman" w:eastAsia="Times New Roman" w:hAnsi="Times New Roman" w:cs="Times New Roman"/>
          <w:bCs/>
          <w:iCs/>
          <w:sz w:val="24"/>
          <w:szCs w:val="24"/>
        </w:rPr>
        <w:t xml:space="preserve">pretenduar mbi </w:t>
      </w:r>
      <w:r w:rsidR="00AB731E" w:rsidRPr="00DB24F5">
        <w:rPr>
          <w:rFonts w:ascii="Times New Roman" w:eastAsia="Times New Roman" w:hAnsi="Times New Roman" w:cs="Times New Roman"/>
          <w:bCs/>
          <w:iCs/>
          <w:sz w:val="24"/>
          <w:szCs w:val="24"/>
        </w:rPr>
        <w:t>origjin</w:t>
      </w:r>
      <w:r w:rsidR="00811A6E" w:rsidRPr="00DB24F5">
        <w:rPr>
          <w:rFonts w:ascii="Times New Roman" w:eastAsia="Times New Roman" w:hAnsi="Times New Roman" w:cs="Times New Roman"/>
          <w:bCs/>
          <w:iCs/>
          <w:sz w:val="24"/>
          <w:szCs w:val="24"/>
        </w:rPr>
        <w:t>ë</w:t>
      </w:r>
      <w:r w:rsidR="00AB731E" w:rsidRPr="00DB24F5">
        <w:rPr>
          <w:rFonts w:ascii="Times New Roman" w:eastAsia="Times New Roman" w:hAnsi="Times New Roman" w:cs="Times New Roman"/>
          <w:bCs/>
          <w:iCs/>
          <w:sz w:val="24"/>
          <w:szCs w:val="24"/>
        </w:rPr>
        <w:t>n e k</w:t>
      </w:r>
      <w:r w:rsidR="00811A6E" w:rsidRPr="00DB24F5">
        <w:rPr>
          <w:rFonts w:ascii="Times New Roman" w:eastAsia="Times New Roman" w:hAnsi="Times New Roman" w:cs="Times New Roman"/>
          <w:bCs/>
          <w:iCs/>
          <w:sz w:val="24"/>
          <w:szCs w:val="24"/>
        </w:rPr>
        <w:t>ë</w:t>
      </w:r>
      <w:r w:rsidR="00AB731E" w:rsidRPr="00DB24F5">
        <w:rPr>
          <w:rFonts w:ascii="Times New Roman" w:eastAsia="Times New Roman" w:hAnsi="Times New Roman" w:cs="Times New Roman"/>
          <w:bCs/>
          <w:iCs/>
          <w:sz w:val="24"/>
          <w:szCs w:val="24"/>
        </w:rPr>
        <w:t>t</w:t>
      </w:r>
      <w:r w:rsidR="0067392D" w:rsidRPr="00DB24F5">
        <w:rPr>
          <w:rFonts w:ascii="Times New Roman" w:eastAsia="Times New Roman" w:hAnsi="Times New Roman" w:cs="Times New Roman"/>
          <w:bCs/>
          <w:iCs/>
          <w:sz w:val="24"/>
          <w:szCs w:val="24"/>
        </w:rPr>
        <w:t>y</w:t>
      </w:r>
      <w:r w:rsidR="00AB731E" w:rsidRPr="00DB24F5">
        <w:rPr>
          <w:rFonts w:ascii="Times New Roman" w:eastAsia="Times New Roman" w:hAnsi="Times New Roman" w:cs="Times New Roman"/>
          <w:bCs/>
          <w:iCs/>
          <w:sz w:val="24"/>
          <w:szCs w:val="24"/>
        </w:rPr>
        <w:t>re t</w:t>
      </w:r>
      <w:r w:rsidR="00811A6E" w:rsidRPr="00DB24F5">
        <w:rPr>
          <w:rFonts w:ascii="Times New Roman" w:eastAsia="Times New Roman" w:hAnsi="Times New Roman" w:cs="Times New Roman"/>
          <w:bCs/>
          <w:iCs/>
          <w:sz w:val="24"/>
          <w:szCs w:val="24"/>
        </w:rPr>
        <w:t>ë</w:t>
      </w:r>
      <w:r w:rsidR="00AB731E" w:rsidRPr="00DB24F5">
        <w:rPr>
          <w:rFonts w:ascii="Times New Roman" w:eastAsia="Times New Roman" w:hAnsi="Times New Roman" w:cs="Times New Roman"/>
          <w:bCs/>
          <w:iCs/>
          <w:sz w:val="24"/>
          <w:szCs w:val="24"/>
        </w:rPr>
        <w:t xml:space="preserve"> ardhurave dhe faktin e </w:t>
      </w:r>
      <w:r w:rsidR="001B60D7" w:rsidRPr="00DB24F5">
        <w:rPr>
          <w:rFonts w:ascii="Times New Roman" w:eastAsia="Times New Roman" w:hAnsi="Times New Roman" w:cs="Times New Roman"/>
          <w:bCs/>
          <w:iCs/>
          <w:sz w:val="24"/>
          <w:szCs w:val="24"/>
        </w:rPr>
        <w:t>lënie</w:t>
      </w:r>
      <w:r w:rsidR="00AB731E" w:rsidRPr="00DB24F5">
        <w:rPr>
          <w:rFonts w:ascii="Times New Roman" w:eastAsia="Times New Roman" w:hAnsi="Times New Roman" w:cs="Times New Roman"/>
          <w:bCs/>
          <w:iCs/>
          <w:sz w:val="24"/>
          <w:szCs w:val="24"/>
        </w:rPr>
        <w:t>s</w:t>
      </w:r>
      <w:r w:rsidR="001B60D7" w:rsidRPr="00DB24F5">
        <w:rPr>
          <w:rFonts w:ascii="Times New Roman" w:eastAsia="Times New Roman" w:hAnsi="Times New Roman" w:cs="Times New Roman"/>
          <w:bCs/>
          <w:iCs/>
          <w:sz w:val="24"/>
          <w:szCs w:val="24"/>
        </w:rPr>
        <w:t xml:space="preserve"> në </w:t>
      </w:r>
      <w:r w:rsidR="00AB731E" w:rsidRPr="00DB24F5">
        <w:rPr>
          <w:rFonts w:ascii="Times New Roman" w:eastAsia="Times New Roman" w:hAnsi="Times New Roman" w:cs="Times New Roman"/>
          <w:bCs/>
          <w:iCs/>
          <w:sz w:val="24"/>
          <w:szCs w:val="24"/>
        </w:rPr>
        <w:t xml:space="preserve">ruajtje </w:t>
      </w:r>
      <w:r w:rsidR="001B60D7" w:rsidRPr="00DB24F5">
        <w:rPr>
          <w:rFonts w:ascii="Times New Roman" w:eastAsia="Times New Roman" w:hAnsi="Times New Roman" w:cs="Times New Roman"/>
          <w:bCs/>
          <w:iCs/>
          <w:sz w:val="24"/>
          <w:szCs w:val="24"/>
        </w:rPr>
        <w:t>të kësaj shume</w:t>
      </w:r>
      <w:r w:rsidR="00811A6E" w:rsidRPr="00DB24F5">
        <w:rPr>
          <w:rFonts w:ascii="Times New Roman" w:eastAsia="Times New Roman" w:hAnsi="Times New Roman" w:cs="Times New Roman"/>
          <w:bCs/>
          <w:iCs/>
          <w:sz w:val="24"/>
          <w:szCs w:val="24"/>
        </w:rPr>
        <w:t xml:space="preserve"> nga babai i saj</w:t>
      </w:r>
      <w:r w:rsidR="001B60D7" w:rsidRPr="00DB24F5">
        <w:rPr>
          <w:rFonts w:ascii="Times New Roman" w:eastAsia="Times New Roman" w:hAnsi="Times New Roman" w:cs="Times New Roman"/>
          <w:bCs/>
          <w:iCs/>
          <w:sz w:val="24"/>
          <w:szCs w:val="24"/>
        </w:rPr>
        <w:t>.</w:t>
      </w:r>
    </w:p>
    <w:p w14:paraId="3AD1C630" w14:textId="72668A71" w:rsidR="004E2B16" w:rsidRPr="00DB24F5"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rPr>
      </w:pPr>
      <w:r w:rsidRPr="00DB24F5">
        <w:rPr>
          <w:rFonts w:ascii="Times New Roman" w:eastAsia="Times New Roman" w:hAnsi="Times New Roman" w:cs="Times New Roman"/>
          <w:bCs/>
          <w:iCs/>
          <w:sz w:val="24"/>
          <w:szCs w:val="24"/>
        </w:rPr>
        <w:t xml:space="preserve"> </w:t>
      </w:r>
    </w:p>
    <w:p w14:paraId="6ED39369" w14:textId="4404FC0D" w:rsidR="00652345" w:rsidRPr="00DB24F5" w:rsidRDefault="004D5AEA"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DB24F5">
        <w:rPr>
          <w:rFonts w:ascii="Times New Roman" w:hAnsi="Times New Roman" w:cs="Times New Roman"/>
          <w:sz w:val="24"/>
          <w:szCs w:val="24"/>
        </w:rPr>
        <w:t xml:space="preserve">Referuar dispozitave kushtetuese dhe ligjore </w:t>
      </w:r>
      <w:r w:rsidR="00F262DA" w:rsidRPr="00DB24F5">
        <w:rPr>
          <w:rFonts w:ascii="Times New Roman" w:hAnsi="Times New Roman" w:cs="Times New Roman"/>
          <w:sz w:val="24"/>
          <w:szCs w:val="24"/>
        </w:rPr>
        <w:t>objekt kontrolli në funksion të procesit të rivlerësimit kalimtar është pasuria në pronësi e subjektit të rivlerësimit dhe e personit t</w:t>
      </w:r>
      <w:r w:rsidR="00971596" w:rsidRPr="00DB24F5">
        <w:rPr>
          <w:rFonts w:ascii="Times New Roman" w:hAnsi="Times New Roman" w:cs="Times New Roman"/>
          <w:sz w:val="24"/>
          <w:szCs w:val="24"/>
        </w:rPr>
        <w:t>ë</w:t>
      </w:r>
      <w:r w:rsidR="00F262DA" w:rsidRPr="00DB24F5">
        <w:rPr>
          <w:rFonts w:ascii="Times New Roman" w:hAnsi="Times New Roman" w:cs="Times New Roman"/>
          <w:sz w:val="24"/>
          <w:szCs w:val="24"/>
        </w:rPr>
        <w:t xml:space="preserve"> lidhur, </w:t>
      </w:r>
      <w:r w:rsidR="00F262DA" w:rsidRPr="00DB24F5">
        <w:rPr>
          <w:rFonts w:ascii="Times New Roman" w:hAnsi="Times New Roman" w:cs="Times New Roman"/>
          <w:sz w:val="24"/>
          <w:szCs w:val="24"/>
        </w:rPr>
        <w:lastRenderedPageBreak/>
        <w:t>siç rezulton të jetë pasuria e llojit likuiditet bankar</w:t>
      </w:r>
      <w:r w:rsidR="00F03A62" w:rsidRPr="00DB24F5">
        <w:rPr>
          <w:rFonts w:ascii="Times New Roman" w:hAnsi="Times New Roman" w:cs="Times New Roman"/>
          <w:sz w:val="24"/>
          <w:szCs w:val="24"/>
        </w:rPr>
        <w:t xml:space="preserve"> </w:t>
      </w:r>
      <w:r w:rsidR="00971596" w:rsidRPr="00DB24F5">
        <w:rPr>
          <w:rFonts w:ascii="Times New Roman" w:hAnsi="Times New Roman" w:cs="Times New Roman"/>
          <w:sz w:val="24"/>
          <w:szCs w:val="24"/>
        </w:rPr>
        <w:t>në formën e depozitës në shumën 21.30</w:t>
      </w:r>
      <w:r w:rsidR="00652345" w:rsidRPr="00DB24F5">
        <w:rPr>
          <w:rFonts w:ascii="Times New Roman" w:hAnsi="Times New Roman" w:cs="Times New Roman"/>
          <w:sz w:val="24"/>
          <w:szCs w:val="24"/>
        </w:rPr>
        <w:t>0</w:t>
      </w:r>
      <w:r w:rsidR="00535177" w:rsidRPr="00DB24F5">
        <w:rPr>
          <w:rStyle w:val="FootnoteReference"/>
          <w:rFonts w:ascii="Times New Roman" w:hAnsi="Times New Roman" w:cs="Times New Roman"/>
          <w:sz w:val="24"/>
          <w:szCs w:val="24"/>
        </w:rPr>
        <w:footnoteReference w:id="36"/>
      </w:r>
      <w:r w:rsidR="00971596" w:rsidRPr="00DB24F5">
        <w:rPr>
          <w:rFonts w:ascii="Times New Roman" w:hAnsi="Times New Roman" w:cs="Times New Roman"/>
          <w:sz w:val="24"/>
          <w:szCs w:val="24"/>
        </w:rPr>
        <w:t xml:space="preserve"> euro në BKT</w:t>
      </w:r>
      <w:r w:rsidR="00F262DA" w:rsidRPr="00DB24F5">
        <w:rPr>
          <w:rFonts w:ascii="Times New Roman" w:hAnsi="Times New Roman" w:cs="Times New Roman"/>
          <w:sz w:val="24"/>
          <w:szCs w:val="24"/>
        </w:rPr>
        <w:t>, e cila i nënshtrohet vlerësimit në drejtim të ligjshmërisë së burimit të krijimit të saj</w:t>
      </w:r>
      <w:r w:rsidR="006B711E" w:rsidRPr="00DB24F5">
        <w:rPr>
          <w:rFonts w:ascii="Times New Roman" w:hAnsi="Times New Roman" w:cs="Times New Roman"/>
          <w:sz w:val="24"/>
          <w:szCs w:val="24"/>
        </w:rPr>
        <w:t xml:space="preserve"> sipas detyrimeve q</w:t>
      </w:r>
      <w:r w:rsidR="00A9157C" w:rsidRPr="00DB24F5">
        <w:rPr>
          <w:rFonts w:ascii="Times New Roman" w:hAnsi="Times New Roman" w:cs="Times New Roman"/>
          <w:sz w:val="24"/>
          <w:szCs w:val="24"/>
        </w:rPr>
        <w:t>ë</w:t>
      </w:r>
      <w:r w:rsidR="006B711E" w:rsidRPr="00DB24F5">
        <w:rPr>
          <w:rFonts w:ascii="Times New Roman" w:hAnsi="Times New Roman" w:cs="Times New Roman"/>
          <w:sz w:val="24"/>
          <w:szCs w:val="24"/>
        </w:rPr>
        <w:t xml:space="preserve"> </w:t>
      </w:r>
      <w:r w:rsidR="00F262DA" w:rsidRPr="00DB24F5">
        <w:rPr>
          <w:rFonts w:ascii="Times New Roman" w:hAnsi="Times New Roman" w:cs="Times New Roman"/>
          <w:sz w:val="24"/>
          <w:szCs w:val="24"/>
        </w:rPr>
        <w:t>rrjedh</w:t>
      </w:r>
      <w:r w:rsidR="006B711E" w:rsidRPr="00DB24F5">
        <w:rPr>
          <w:rFonts w:ascii="Times New Roman" w:hAnsi="Times New Roman" w:cs="Times New Roman"/>
          <w:sz w:val="24"/>
          <w:szCs w:val="24"/>
        </w:rPr>
        <w:t>in</w:t>
      </w:r>
      <w:r w:rsidR="00F262DA" w:rsidRPr="00DB24F5">
        <w:rPr>
          <w:rFonts w:ascii="Times New Roman" w:hAnsi="Times New Roman" w:cs="Times New Roman"/>
          <w:sz w:val="24"/>
          <w:szCs w:val="24"/>
        </w:rPr>
        <w:t xml:space="preserve"> nga parashikimi i nenit D, pika 1 e Aneksit të Kushtetutës, nenit 3, pikat 11 dhe 13, </w:t>
      </w:r>
      <w:r w:rsidR="006B711E" w:rsidRPr="00DB24F5">
        <w:rPr>
          <w:rFonts w:ascii="Times New Roman" w:hAnsi="Times New Roman" w:cs="Times New Roman"/>
          <w:sz w:val="24"/>
          <w:szCs w:val="24"/>
        </w:rPr>
        <w:t xml:space="preserve">si dhe </w:t>
      </w:r>
      <w:r w:rsidR="00F262DA" w:rsidRPr="00DB24F5">
        <w:rPr>
          <w:rFonts w:ascii="Times New Roman" w:hAnsi="Times New Roman" w:cs="Times New Roman"/>
          <w:sz w:val="24"/>
          <w:szCs w:val="24"/>
        </w:rPr>
        <w:t>nen</w:t>
      </w:r>
      <w:r w:rsidR="006B711E" w:rsidRPr="00DB24F5">
        <w:rPr>
          <w:rFonts w:ascii="Times New Roman" w:hAnsi="Times New Roman" w:cs="Times New Roman"/>
          <w:sz w:val="24"/>
          <w:szCs w:val="24"/>
        </w:rPr>
        <w:t xml:space="preserve">eve </w:t>
      </w:r>
      <w:r w:rsidR="00F262DA" w:rsidRPr="00DB24F5">
        <w:rPr>
          <w:rFonts w:ascii="Times New Roman" w:hAnsi="Times New Roman" w:cs="Times New Roman"/>
          <w:sz w:val="24"/>
          <w:szCs w:val="24"/>
        </w:rPr>
        <w:t>30</w:t>
      </w:r>
      <w:r w:rsidR="000F5B74" w:rsidRPr="00DB24F5">
        <w:rPr>
          <w:rFonts w:ascii="Times New Roman" w:hAnsi="Times New Roman" w:cs="Times New Roman"/>
          <w:sz w:val="24"/>
          <w:szCs w:val="24"/>
        </w:rPr>
        <w:t xml:space="preserve"> dhe 32, pika 1 e </w:t>
      </w:r>
      <w:r w:rsidR="00F262DA" w:rsidRPr="00DB24F5">
        <w:rPr>
          <w:rFonts w:ascii="Times New Roman" w:hAnsi="Times New Roman" w:cs="Times New Roman"/>
          <w:sz w:val="24"/>
          <w:szCs w:val="24"/>
        </w:rPr>
        <w:t>ligjit nr. 84/2016, pasqyruar nëpërmjet detyrimit për deklarim në shtojcën 2 të po këtij ligji.</w:t>
      </w:r>
      <w:r w:rsidR="005924F2" w:rsidRPr="00DB24F5">
        <w:rPr>
          <w:rFonts w:ascii="Times New Roman" w:eastAsia="Times New Roman" w:hAnsi="Times New Roman" w:cs="Times New Roman"/>
          <w:bCs/>
          <w:iCs/>
          <w:sz w:val="24"/>
          <w:szCs w:val="24"/>
        </w:rPr>
        <w:t xml:space="preserve"> </w:t>
      </w:r>
      <w:r w:rsidR="00971596" w:rsidRPr="00DB24F5">
        <w:rPr>
          <w:rFonts w:ascii="Times New Roman" w:hAnsi="Times New Roman" w:cs="Times New Roman"/>
          <w:sz w:val="24"/>
          <w:szCs w:val="24"/>
        </w:rPr>
        <w:t xml:space="preserve">Në kushtet kur pasuria </w:t>
      </w:r>
      <w:r w:rsidR="005924F2" w:rsidRPr="00DB24F5">
        <w:rPr>
          <w:rFonts w:ascii="Times New Roman" w:hAnsi="Times New Roman" w:cs="Times New Roman"/>
          <w:sz w:val="24"/>
          <w:szCs w:val="24"/>
        </w:rPr>
        <w:t>likuiditet bankar n</w:t>
      </w:r>
      <w:r w:rsidR="005D5580" w:rsidRPr="00DB24F5">
        <w:rPr>
          <w:rFonts w:ascii="Times New Roman" w:hAnsi="Times New Roman" w:cs="Times New Roman"/>
          <w:sz w:val="24"/>
          <w:szCs w:val="24"/>
        </w:rPr>
        <w:t>ë</w:t>
      </w:r>
      <w:r w:rsidR="005924F2" w:rsidRPr="00DB24F5">
        <w:rPr>
          <w:rFonts w:ascii="Times New Roman" w:hAnsi="Times New Roman" w:cs="Times New Roman"/>
          <w:sz w:val="24"/>
          <w:szCs w:val="24"/>
        </w:rPr>
        <w:t xml:space="preserve"> form</w:t>
      </w:r>
      <w:r w:rsidR="005D5580" w:rsidRPr="00DB24F5">
        <w:rPr>
          <w:rFonts w:ascii="Times New Roman" w:hAnsi="Times New Roman" w:cs="Times New Roman"/>
          <w:sz w:val="24"/>
          <w:szCs w:val="24"/>
        </w:rPr>
        <w:t>ë</w:t>
      </w:r>
      <w:r w:rsidR="005924F2" w:rsidRPr="00DB24F5">
        <w:rPr>
          <w:rFonts w:ascii="Times New Roman" w:hAnsi="Times New Roman" w:cs="Times New Roman"/>
          <w:sz w:val="24"/>
          <w:szCs w:val="24"/>
        </w:rPr>
        <w:t>n e depozit</w:t>
      </w:r>
      <w:r w:rsidR="005D5580" w:rsidRPr="00DB24F5">
        <w:rPr>
          <w:rFonts w:ascii="Times New Roman" w:hAnsi="Times New Roman" w:cs="Times New Roman"/>
          <w:sz w:val="24"/>
          <w:szCs w:val="24"/>
        </w:rPr>
        <w:t>ë</w:t>
      </w:r>
      <w:r w:rsidR="005924F2" w:rsidRPr="00DB24F5">
        <w:rPr>
          <w:rFonts w:ascii="Times New Roman" w:hAnsi="Times New Roman" w:cs="Times New Roman"/>
          <w:sz w:val="24"/>
          <w:szCs w:val="24"/>
        </w:rPr>
        <w:t>s</w:t>
      </w:r>
      <w:r w:rsidR="00971596" w:rsidRPr="00DB24F5">
        <w:rPr>
          <w:rFonts w:ascii="Times New Roman" w:hAnsi="Times New Roman" w:cs="Times New Roman"/>
          <w:sz w:val="24"/>
          <w:szCs w:val="24"/>
        </w:rPr>
        <w:t xml:space="preserve"> dhe njëri prej burimeve të krijimit t</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saj (</w:t>
      </w:r>
      <w:r w:rsidR="001C2297" w:rsidRPr="00DB24F5">
        <w:rPr>
          <w:rFonts w:ascii="Times New Roman" w:hAnsi="Times New Roman" w:cs="Times New Roman"/>
          <w:sz w:val="24"/>
          <w:szCs w:val="24"/>
        </w:rPr>
        <w:t xml:space="preserve">deklaruar si </w:t>
      </w:r>
      <w:r w:rsidR="00971596" w:rsidRPr="00DB24F5">
        <w:rPr>
          <w:rFonts w:ascii="Times New Roman" w:hAnsi="Times New Roman" w:cs="Times New Roman"/>
          <w:sz w:val="24"/>
          <w:szCs w:val="24"/>
        </w:rPr>
        <w:t>t</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ardhura t</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l</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na n</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ruajtje n</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shum</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n 10.000 euro) janë deklaruar në deklaratën e pasurisë </w:t>
      </w:r>
      <w:proofErr w:type="spellStart"/>
      <w:r w:rsidR="00971596" w:rsidRPr="00DB24F5">
        <w:rPr>
          <w:rFonts w:ascii="Times New Roman" w:hAnsi="Times New Roman" w:cs="Times New Roman"/>
          <w:i/>
          <w:iCs/>
          <w:sz w:val="24"/>
          <w:szCs w:val="24"/>
        </w:rPr>
        <w:t>vetting</w:t>
      </w:r>
      <w:proofErr w:type="spellEnd"/>
      <w:ins w:id="243" w:author="Sokol Çomo" w:date="2025-05-02T08:44:00Z">
        <w:r w:rsidR="00D02BA0" w:rsidRPr="00DB24F5">
          <w:rPr>
            <w:rStyle w:val="FootnoteReference"/>
            <w:rFonts w:ascii="Times New Roman" w:hAnsi="Times New Roman" w:cs="Times New Roman"/>
            <w:i/>
            <w:iCs/>
            <w:sz w:val="24"/>
            <w:szCs w:val="24"/>
          </w:rPr>
          <w:footnoteReference w:id="37"/>
        </w:r>
      </w:ins>
      <w:r w:rsidR="00971596" w:rsidRPr="00DB24F5">
        <w:rPr>
          <w:rFonts w:ascii="Times New Roman" w:hAnsi="Times New Roman" w:cs="Times New Roman"/>
          <w:sz w:val="24"/>
          <w:szCs w:val="24"/>
        </w:rPr>
        <w:t>,</w:t>
      </w:r>
      <w:r w:rsidR="00D02BA0" w:rsidRPr="00DB24F5">
        <w:rPr>
          <w:rFonts w:ascii="Times New Roman" w:hAnsi="Times New Roman" w:cs="Times New Roman"/>
          <w:sz w:val="24"/>
          <w:szCs w:val="24"/>
        </w:rPr>
        <w:t xml:space="preserve"> </w:t>
      </w:r>
      <w:r w:rsidRPr="00DB24F5">
        <w:rPr>
          <w:rFonts w:ascii="Times New Roman" w:hAnsi="Times New Roman" w:cs="Times New Roman"/>
          <w:sz w:val="24"/>
          <w:szCs w:val="24"/>
        </w:rPr>
        <w:t>n</w:t>
      </w:r>
      <w:r w:rsidR="00C23F78"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C23F78" w:rsidRPr="00DB24F5">
        <w:rPr>
          <w:rFonts w:ascii="Times New Roman" w:hAnsi="Times New Roman" w:cs="Times New Roman"/>
          <w:sz w:val="24"/>
          <w:szCs w:val="24"/>
        </w:rPr>
        <w:t>ë</w:t>
      </w:r>
      <w:r w:rsidRPr="00DB24F5">
        <w:rPr>
          <w:rFonts w:ascii="Times New Roman" w:hAnsi="Times New Roman" w:cs="Times New Roman"/>
          <w:sz w:val="24"/>
          <w:szCs w:val="24"/>
        </w:rPr>
        <w:t xml:space="preserve">simin e NJSHL </w:t>
      </w:r>
      <w:r w:rsidR="00971596" w:rsidRPr="00DB24F5">
        <w:rPr>
          <w:rFonts w:ascii="Times New Roman" w:hAnsi="Times New Roman" w:cs="Times New Roman"/>
          <w:sz w:val="24"/>
          <w:szCs w:val="24"/>
        </w:rPr>
        <w:t>subjekti ka detyrimin ligjor të shpjegojë bindshëm burimin e krijimit të saj</w:t>
      </w:r>
      <w:r w:rsidRPr="00DB24F5">
        <w:rPr>
          <w:rFonts w:ascii="Times New Roman" w:hAnsi="Times New Roman" w:cs="Times New Roman"/>
          <w:sz w:val="24"/>
          <w:szCs w:val="24"/>
        </w:rPr>
        <w:t>.  E</w:t>
      </w:r>
      <w:r w:rsidR="00971596" w:rsidRPr="00DB24F5">
        <w:rPr>
          <w:rFonts w:ascii="Times New Roman" w:hAnsi="Times New Roman" w:cs="Times New Roman"/>
          <w:sz w:val="24"/>
          <w:szCs w:val="24"/>
        </w:rPr>
        <w:t xml:space="preserve">dhe nëse do të pranohej pretendimi i subjektit </w:t>
      </w:r>
      <w:r w:rsidR="00C962B2" w:rsidRPr="00DB24F5">
        <w:rPr>
          <w:rFonts w:ascii="Times New Roman" w:hAnsi="Times New Roman" w:cs="Times New Roman"/>
          <w:sz w:val="24"/>
          <w:szCs w:val="24"/>
        </w:rPr>
        <w:t>se bab</w:t>
      </w:r>
      <w:r w:rsidR="00FA3236" w:rsidRPr="00DB24F5">
        <w:rPr>
          <w:rFonts w:ascii="Times New Roman" w:hAnsi="Times New Roman" w:cs="Times New Roman"/>
          <w:sz w:val="24"/>
          <w:szCs w:val="24"/>
        </w:rPr>
        <w:t>a</w:t>
      </w:r>
      <w:r w:rsidR="00C962B2" w:rsidRPr="00DB24F5">
        <w:rPr>
          <w:rFonts w:ascii="Times New Roman" w:hAnsi="Times New Roman" w:cs="Times New Roman"/>
          <w:sz w:val="24"/>
          <w:szCs w:val="24"/>
        </w:rPr>
        <w:t>i / prind</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rit e saj</w:t>
      </w:r>
      <w:r w:rsidR="00971596" w:rsidRPr="00DB24F5">
        <w:rPr>
          <w:rFonts w:ascii="Times New Roman" w:hAnsi="Times New Roman" w:cs="Times New Roman"/>
          <w:sz w:val="24"/>
          <w:szCs w:val="24"/>
        </w:rPr>
        <w:t xml:space="preserve"> nuk </w:t>
      </w:r>
      <w:r w:rsidR="00C962B2" w:rsidRPr="00DB24F5">
        <w:rPr>
          <w:rFonts w:ascii="Times New Roman" w:hAnsi="Times New Roman" w:cs="Times New Roman"/>
          <w:sz w:val="24"/>
          <w:szCs w:val="24"/>
        </w:rPr>
        <w:t>jan</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person</w:t>
      </w:r>
      <w:r w:rsidR="00C962B2" w:rsidRPr="00DB24F5">
        <w:rPr>
          <w:rFonts w:ascii="Times New Roman" w:hAnsi="Times New Roman" w:cs="Times New Roman"/>
          <w:sz w:val="24"/>
          <w:szCs w:val="24"/>
        </w:rPr>
        <w:t>a t</w:t>
      </w:r>
      <w:r w:rsidR="009B6A7F" w:rsidRPr="00DB24F5">
        <w:rPr>
          <w:rFonts w:ascii="Times New Roman" w:hAnsi="Times New Roman" w:cs="Times New Roman"/>
          <w:sz w:val="24"/>
          <w:szCs w:val="24"/>
        </w:rPr>
        <w:t>ë</w:t>
      </w:r>
      <w:r w:rsidR="00971596" w:rsidRPr="00DB24F5">
        <w:rPr>
          <w:rFonts w:ascii="Times New Roman" w:hAnsi="Times New Roman" w:cs="Times New Roman"/>
          <w:sz w:val="24"/>
          <w:szCs w:val="24"/>
        </w:rPr>
        <w:t xml:space="preserve"> tje</w:t>
      </w:r>
      <w:r w:rsidR="00C962B2" w:rsidRPr="00DB24F5">
        <w:rPr>
          <w:rFonts w:ascii="Times New Roman" w:hAnsi="Times New Roman" w:cs="Times New Roman"/>
          <w:sz w:val="24"/>
          <w:szCs w:val="24"/>
        </w:rPr>
        <w:t>r</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t</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w:t>
      </w:r>
      <w:r w:rsidR="00971596" w:rsidRPr="00DB24F5">
        <w:rPr>
          <w:rFonts w:ascii="Times New Roman" w:hAnsi="Times New Roman" w:cs="Times New Roman"/>
          <w:sz w:val="24"/>
          <w:szCs w:val="24"/>
        </w:rPr>
        <w:t>lidhur me të</w:t>
      </w:r>
      <w:r w:rsidRPr="00DB24F5">
        <w:rPr>
          <w:rFonts w:ascii="Times New Roman" w:hAnsi="Times New Roman" w:cs="Times New Roman"/>
          <w:sz w:val="24"/>
          <w:szCs w:val="24"/>
        </w:rPr>
        <w:t>,</w:t>
      </w:r>
      <w:r w:rsidR="00971596" w:rsidRPr="00DB24F5">
        <w:rPr>
          <w:rFonts w:ascii="Times New Roman" w:hAnsi="Times New Roman" w:cs="Times New Roman"/>
          <w:sz w:val="24"/>
          <w:szCs w:val="24"/>
        </w:rPr>
        <w:t xml:space="preserve"> në funksion të provimit të ligjshmërisë së burimit të krijimit të shumës </w:t>
      </w:r>
      <w:r w:rsidR="001C2297" w:rsidRPr="00DB24F5">
        <w:rPr>
          <w:rFonts w:ascii="Times New Roman" w:hAnsi="Times New Roman" w:cs="Times New Roman"/>
          <w:sz w:val="24"/>
          <w:szCs w:val="24"/>
        </w:rPr>
        <w:t>10.000 euro t</w:t>
      </w:r>
      <w:r w:rsidR="00971596" w:rsidRPr="00DB24F5">
        <w:rPr>
          <w:rFonts w:ascii="Times New Roman" w:hAnsi="Times New Roman" w:cs="Times New Roman"/>
          <w:sz w:val="24"/>
          <w:szCs w:val="24"/>
        </w:rPr>
        <w:t xml:space="preserve">ë </w:t>
      </w:r>
      <w:r w:rsidR="00C962B2" w:rsidRPr="00DB24F5">
        <w:rPr>
          <w:rFonts w:ascii="Times New Roman" w:hAnsi="Times New Roman" w:cs="Times New Roman"/>
          <w:sz w:val="24"/>
          <w:szCs w:val="24"/>
        </w:rPr>
        <w:t>l</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n</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n</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ruajtje</w:t>
      </w:r>
      <w:r w:rsidR="00971596" w:rsidRPr="00DB24F5">
        <w:rPr>
          <w:rFonts w:ascii="Times New Roman" w:hAnsi="Times New Roman" w:cs="Times New Roman"/>
          <w:sz w:val="24"/>
          <w:szCs w:val="24"/>
        </w:rPr>
        <w:t xml:space="preserve">, kjo nuk e përjashton subjektin dhe personin e lidhur nga detyrimi për të provuar ligjshmërinë e burimit të </w:t>
      </w:r>
      <w:r w:rsidR="00C962B2" w:rsidRPr="00DB24F5">
        <w:rPr>
          <w:rFonts w:ascii="Times New Roman" w:hAnsi="Times New Roman" w:cs="Times New Roman"/>
          <w:sz w:val="24"/>
          <w:szCs w:val="24"/>
        </w:rPr>
        <w:t>k</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saj shume t</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p</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rdorur p</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r krijimin e pasuris</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s</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llojit depozit</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w:t>
      </w:r>
      <w:r w:rsidR="00000E2B" w:rsidRPr="00DB24F5">
        <w:rPr>
          <w:rFonts w:ascii="Times New Roman" w:hAnsi="Times New Roman" w:cs="Times New Roman"/>
          <w:sz w:val="24"/>
          <w:szCs w:val="24"/>
        </w:rPr>
        <w:t>n</w:t>
      </w:r>
      <w:r w:rsidR="00FF1864" w:rsidRPr="00DB24F5">
        <w:rPr>
          <w:rFonts w:ascii="Times New Roman" w:hAnsi="Times New Roman" w:cs="Times New Roman"/>
          <w:sz w:val="24"/>
          <w:szCs w:val="24"/>
        </w:rPr>
        <w:t>ë</w:t>
      </w:r>
      <w:r w:rsidR="00000E2B" w:rsidRPr="00DB24F5">
        <w:rPr>
          <w:rFonts w:ascii="Times New Roman" w:hAnsi="Times New Roman" w:cs="Times New Roman"/>
          <w:sz w:val="24"/>
          <w:szCs w:val="24"/>
        </w:rPr>
        <w:t xml:space="preserve"> shum</w:t>
      </w:r>
      <w:r w:rsidR="00FF1864" w:rsidRPr="00DB24F5">
        <w:rPr>
          <w:rFonts w:ascii="Times New Roman" w:hAnsi="Times New Roman" w:cs="Times New Roman"/>
          <w:sz w:val="24"/>
          <w:szCs w:val="24"/>
        </w:rPr>
        <w:t>ë</w:t>
      </w:r>
      <w:r w:rsidR="00000E2B" w:rsidRPr="00DB24F5">
        <w:rPr>
          <w:rFonts w:ascii="Times New Roman" w:hAnsi="Times New Roman" w:cs="Times New Roman"/>
          <w:sz w:val="24"/>
          <w:szCs w:val="24"/>
        </w:rPr>
        <w:t>n</w:t>
      </w:r>
      <w:r w:rsidR="00C962B2" w:rsidRPr="00DB24F5">
        <w:rPr>
          <w:rFonts w:ascii="Times New Roman" w:hAnsi="Times New Roman" w:cs="Times New Roman"/>
          <w:sz w:val="24"/>
          <w:szCs w:val="24"/>
        </w:rPr>
        <w:t xml:space="preserve"> 2</w:t>
      </w:r>
      <w:r w:rsidR="00A8132B" w:rsidRPr="00DB24F5">
        <w:rPr>
          <w:rFonts w:ascii="Times New Roman" w:hAnsi="Times New Roman" w:cs="Times New Roman"/>
          <w:sz w:val="24"/>
          <w:szCs w:val="24"/>
        </w:rPr>
        <w:t>0</w:t>
      </w:r>
      <w:r w:rsidR="00C962B2" w:rsidRPr="00DB24F5">
        <w:rPr>
          <w:rFonts w:ascii="Times New Roman" w:hAnsi="Times New Roman" w:cs="Times New Roman"/>
          <w:sz w:val="24"/>
          <w:szCs w:val="24"/>
        </w:rPr>
        <w:t>.</w:t>
      </w:r>
      <w:r w:rsidR="00270EA9" w:rsidRPr="00DB24F5">
        <w:rPr>
          <w:rFonts w:ascii="Times New Roman" w:hAnsi="Times New Roman" w:cs="Times New Roman"/>
          <w:sz w:val="24"/>
          <w:szCs w:val="24"/>
        </w:rPr>
        <w:t>000</w:t>
      </w:r>
      <w:r w:rsidR="00BF4793" w:rsidRPr="00DB24F5">
        <w:rPr>
          <w:rFonts w:ascii="Times New Roman" w:hAnsi="Times New Roman" w:cs="Times New Roman"/>
          <w:sz w:val="24"/>
          <w:szCs w:val="24"/>
        </w:rPr>
        <w:t xml:space="preserve"> </w:t>
      </w:r>
      <w:r w:rsidR="00C962B2" w:rsidRPr="00DB24F5">
        <w:rPr>
          <w:rFonts w:ascii="Times New Roman" w:hAnsi="Times New Roman" w:cs="Times New Roman"/>
          <w:sz w:val="24"/>
          <w:szCs w:val="24"/>
        </w:rPr>
        <w:t>euro n</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em</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r t</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bashk</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shortit t</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subjektit</w:t>
      </w:r>
      <w:r w:rsidR="00971596" w:rsidRPr="00DB24F5">
        <w:rPr>
          <w:rFonts w:ascii="Times New Roman" w:hAnsi="Times New Roman" w:cs="Times New Roman"/>
          <w:sz w:val="24"/>
          <w:szCs w:val="24"/>
        </w:rPr>
        <w:t xml:space="preserve">, </w:t>
      </w:r>
      <w:r w:rsidR="00C962B2" w:rsidRPr="00DB24F5">
        <w:rPr>
          <w:rFonts w:ascii="Times New Roman" w:hAnsi="Times New Roman" w:cs="Times New Roman"/>
          <w:sz w:val="24"/>
          <w:szCs w:val="24"/>
        </w:rPr>
        <w:t xml:space="preserve">detyrim </w:t>
      </w:r>
      <w:r w:rsidR="00971596" w:rsidRPr="00DB24F5">
        <w:rPr>
          <w:rFonts w:ascii="Times New Roman" w:hAnsi="Times New Roman" w:cs="Times New Roman"/>
          <w:sz w:val="24"/>
          <w:szCs w:val="24"/>
        </w:rPr>
        <w:t>i cili</w:t>
      </w:r>
      <w:r w:rsidR="00C962B2" w:rsidRPr="00DB24F5">
        <w:rPr>
          <w:rFonts w:ascii="Times New Roman" w:hAnsi="Times New Roman" w:cs="Times New Roman"/>
          <w:sz w:val="24"/>
          <w:szCs w:val="24"/>
        </w:rPr>
        <w:t>, n</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 xml:space="preserve"> vler</w:t>
      </w:r>
      <w:r w:rsidR="009B6A7F" w:rsidRPr="00DB24F5">
        <w:rPr>
          <w:rFonts w:ascii="Times New Roman" w:hAnsi="Times New Roman" w:cs="Times New Roman"/>
          <w:sz w:val="24"/>
          <w:szCs w:val="24"/>
        </w:rPr>
        <w:t>ë</w:t>
      </w:r>
      <w:r w:rsidR="00C962B2" w:rsidRPr="00DB24F5">
        <w:rPr>
          <w:rFonts w:ascii="Times New Roman" w:hAnsi="Times New Roman" w:cs="Times New Roman"/>
          <w:sz w:val="24"/>
          <w:szCs w:val="24"/>
        </w:rPr>
        <w:t>s</w:t>
      </w:r>
      <w:r w:rsidR="00FA3236" w:rsidRPr="00DB24F5">
        <w:rPr>
          <w:rFonts w:ascii="Times New Roman" w:hAnsi="Times New Roman" w:cs="Times New Roman"/>
          <w:sz w:val="24"/>
          <w:szCs w:val="24"/>
        </w:rPr>
        <w:t>i</w:t>
      </w:r>
      <w:r w:rsidR="00C962B2" w:rsidRPr="00DB24F5">
        <w:rPr>
          <w:rFonts w:ascii="Times New Roman" w:hAnsi="Times New Roman" w:cs="Times New Roman"/>
          <w:sz w:val="24"/>
          <w:szCs w:val="24"/>
        </w:rPr>
        <w:t>min e NJSH</w:t>
      </w:r>
      <w:r w:rsidR="001C2297" w:rsidRPr="00DB24F5">
        <w:rPr>
          <w:rFonts w:ascii="Times New Roman" w:hAnsi="Times New Roman" w:cs="Times New Roman"/>
          <w:sz w:val="24"/>
          <w:szCs w:val="24"/>
        </w:rPr>
        <w:t>L</w:t>
      </w:r>
      <w:r w:rsidR="00C962B2" w:rsidRPr="00DB24F5">
        <w:rPr>
          <w:rFonts w:ascii="Times New Roman" w:hAnsi="Times New Roman" w:cs="Times New Roman"/>
          <w:sz w:val="24"/>
          <w:szCs w:val="24"/>
        </w:rPr>
        <w:t xml:space="preserve"> </w:t>
      </w:r>
      <w:proofErr w:type="spellStart"/>
      <w:r w:rsidR="00971596" w:rsidRPr="00DB24F5">
        <w:rPr>
          <w:rFonts w:ascii="Times New Roman" w:hAnsi="Times New Roman" w:cs="Times New Roman"/>
          <w:sz w:val="24"/>
          <w:szCs w:val="24"/>
        </w:rPr>
        <w:t>prevalon</w:t>
      </w:r>
      <w:proofErr w:type="spellEnd"/>
      <w:r w:rsidR="00971596" w:rsidRPr="00DB24F5">
        <w:rPr>
          <w:rFonts w:ascii="Times New Roman" w:hAnsi="Times New Roman" w:cs="Times New Roman"/>
          <w:sz w:val="24"/>
          <w:szCs w:val="24"/>
        </w:rPr>
        <w:t xml:space="preserve"> në raport me kualifikimin e marrëdhënies</w:t>
      </w:r>
      <w:r w:rsidR="005E2DED" w:rsidRPr="00DB24F5">
        <w:rPr>
          <w:rFonts w:ascii="Times New Roman" w:hAnsi="Times New Roman" w:cs="Times New Roman"/>
          <w:sz w:val="24"/>
          <w:szCs w:val="24"/>
        </w:rPr>
        <w:t xml:space="preserve"> se interesit mes </w:t>
      </w:r>
      <w:r w:rsidR="00270EA9" w:rsidRPr="00DB24F5">
        <w:rPr>
          <w:rFonts w:ascii="Times New Roman" w:hAnsi="Times New Roman" w:cs="Times New Roman"/>
          <w:sz w:val="24"/>
          <w:szCs w:val="24"/>
        </w:rPr>
        <w:t>subjektit</w:t>
      </w:r>
      <w:r w:rsidR="005E2DED" w:rsidRPr="00DB24F5">
        <w:rPr>
          <w:rFonts w:ascii="Times New Roman" w:hAnsi="Times New Roman" w:cs="Times New Roman"/>
          <w:sz w:val="24"/>
          <w:szCs w:val="24"/>
        </w:rPr>
        <w:t xml:space="preserve"> dhe prind</w:t>
      </w:r>
      <w:r w:rsidR="009B6A7F" w:rsidRPr="00DB24F5">
        <w:rPr>
          <w:rFonts w:ascii="Times New Roman" w:hAnsi="Times New Roman" w:cs="Times New Roman"/>
          <w:sz w:val="24"/>
          <w:szCs w:val="24"/>
        </w:rPr>
        <w:t>ë</w:t>
      </w:r>
      <w:r w:rsidR="005E2DED" w:rsidRPr="00DB24F5">
        <w:rPr>
          <w:rFonts w:ascii="Times New Roman" w:hAnsi="Times New Roman" w:cs="Times New Roman"/>
          <w:sz w:val="24"/>
          <w:szCs w:val="24"/>
        </w:rPr>
        <w:t>rve t</w:t>
      </w:r>
      <w:r w:rsidR="009B6A7F" w:rsidRPr="00DB24F5">
        <w:rPr>
          <w:rFonts w:ascii="Times New Roman" w:hAnsi="Times New Roman" w:cs="Times New Roman"/>
          <w:sz w:val="24"/>
          <w:szCs w:val="24"/>
        </w:rPr>
        <w:t>ë</w:t>
      </w:r>
      <w:r w:rsidR="005E2DED" w:rsidRPr="00DB24F5">
        <w:rPr>
          <w:rFonts w:ascii="Times New Roman" w:hAnsi="Times New Roman" w:cs="Times New Roman"/>
          <w:sz w:val="24"/>
          <w:szCs w:val="24"/>
        </w:rPr>
        <w:t xml:space="preserve"> saj. </w:t>
      </w:r>
    </w:p>
    <w:p w14:paraId="746A4E94" w14:textId="77777777" w:rsidR="006B711E" w:rsidRPr="00DB24F5"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rPr>
      </w:pPr>
    </w:p>
    <w:p w14:paraId="45139163" w14:textId="5C761531" w:rsidR="005D5580" w:rsidRPr="00DB24F5" w:rsidRDefault="006B711E" w:rsidP="007973C4">
      <w:pPr>
        <w:pStyle w:val="ListParagraph"/>
        <w:numPr>
          <w:ilvl w:val="1"/>
          <w:numId w:val="3"/>
        </w:numPr>
        <w:tabs>
          <w:tab w:val="left" w:pos="0"/>
          <w:tab w:val="left" w:pos="270"/>
        </w:tabs>
        <w:spacing w:before="0" w:after="0"/>
        <w:ind w:left="0" w:firstLine="0"/>
        <w:rPr>
          <w:rFonts w:ascii="Times New Roman" w:hAnsi="Times New Roman"/>
          <w:sz w:val="24"/>
          <w:rPrChange w:id="245" w:author="Sokol Çomo" w:date="2025-05-02T08:44:00Z">
            <w:rPr>
              <w:rFonts w:ascii="Times New Roman" w:hAnsi="Times New Roman"/>
              <w:color w:val="A20000"/>
              <w:sz w:val="24"/>
            </w:rPr>
          </w:rPrChange>
        </w:rPr>
      </w:pPr>
      <w:r w:rsidRPr="00DB24F5">
        <w:rPr>
          <w:rFonts w:ascii="Times New Roman" w:hAnsi="Times New Roman"/>
          <w:sz w:val="24"/>
          <w:rPrChange w:id="246" w:author="Sokol Çomo" w:date="2025-05-02T08:44:00Z">
            <w:rPr>
              <w:rFonts w:ascii="Times New Roman" w:hAnsi="Times New Roman"/>
              <w:color w:val="A20000"/>
              <w:sz w:val="24"/>
            </w:rPr>
          </w:rPrChange>
        </w:rPr>
        <w:t>Pavar</w:t>
      </w:r>
      <w:r w:rsidR="00A9157C" w:rsidRPr="00DB24F5">
        <w:rPr>
          <w:rFonts w:ascii="Times New Roman" w:hAnsi="Times New Roman"/>
          <w:sz w:val="24"/>
          <w:rPrChange w:id="247" w:author="Sokol Çomo" w:date="2025-05-02T08:44:00Z">
            <w:rPr>
              <w:rFonts w:ascii="Times New Roman" w:hAnsi="Times New Roman"/>
              <w:color w:val="A20000"/>
              <w:sz w:val="24"/>
            </w:rPr>
          </w:rPrChange>
        </w:rPr>
        <w:t>ë</w:t>
      </w:r>
      <w:r w:rsidRPr="00DB24F5">
        <w:rPr>
          <w:rFonts w:ascii="Times New Roman" w:hAnsi="Times New Roman"/>
          <w:sz w:val="24"/>
          <w:rPrChange w:id="248" w:author="Sokol Çomo" w:date="2025-05-02T08:44:00Z">
            <w:rPr>
              <w:rFonts w:ascii="Times New Roman" w:hAnsi="Times New Roman"/>
              <w:color w:val="A20000"/>
              <w:sz w:val="24"/>
            </w:rPr>
          </w:rPrChange>
        </w:rPr>
        <w:t>sisht sa m</w:t>
      </w:r>
      <w:r w:rsidR="00A9157C" w:rsidRPr="00DB24F5">
        <w:rPr>
          <w:rFonts w:ascii="Times New Roman" w:hAnsi="Times New Roman"/>
          <w:sz w:val="24"/>
          <w:rPrChange w:id="249" w:author="Sokol Çomo" w:date="2025-05-02T08:44:00Z">
            <w:rPr>
              <w:rFonts w:ascii="Times New Roman" w:hAnsi="Times New Roman"/>
              <w:color w:val="A20000"/>
              <w:sz w:val="24"/>
            </w:rPr>
          </w:rPrChange>
        </w:rPr>
        <w:t>ë</w:t>
      </w:r>
      <w:r w:rsidRPr="00DB24F5">
        <w:rPr>
          <w:rFonts w:ascii="Times New Roman" w:hAnsi="Times New Roman"/>
          <w:sz w:val="24"/>
          <w:rPrChange w:id="250" w:author="Sokol Çomo" w:date="2025-05-02T08:44:00Z">
            <w:rPr>
              <w:rFonts w:ascii="Times New Roman" w:hAnsi="Times New Roman"/>
              <w:color w:val="A20000"/>
              <w:sz w:val="24"/>
            </w:rPr>
          </w:rPrChange>
        </w:rPr>
        <w:t xml:space="preserve"> sip</w:t>
      </w:r>
      <w:r w:rsidR="00A9157C" w:rsidRPr="00DB24F5">
        <w:rPr>
          <w:rFonts w:ascii="Times New Roman" w:hAnsi="Times New Roman"/>
          <w:sz w:val="24"/>
          <w:rPrChange w:id="251" w:author="Sokol Çomo" w:date="2025-05-02T08:44:00Z">
            <w:rPr>
              <w:rFonts w:ascii="Times New Roman" w:hAnsi="Times New Roman"/>
              <w:color w:val="A20000"/>
              <w:sz w:val="24"/>
            </w:rPr>
          </w:rPrChange>
        </w:rPr>
        <w:t>ë</w:t>
      </w:r>
      <w:r w:rsidRPr="00DB24F5">
        <w:rPr>
          <w:rFonts w:ascii="Times New Roman" w:hAnsi="Times New Roman"/>
          <w:sz w:val="24"/>
          <w:rPrChange w:id="252" w:author="Sokol Çomo" w:date="2025-05-02T08:44:00Z">
            <w:rPr>
              <w:rFonts w:ascii="Times New Roman" w:hAnsi="Times New Roman"/>
              <w:color w:val="A20000"/>
              <w:sz w:val="24"/>
            </w:rPr>
          </w:rPrChange>
        </w:rPr>
        <w:t>r, duke v</w:t>
      </w:r>
      <w:r w:rsidR="00A9157C" w:rsidRPr="00DB24F5">
        <w:rPr>
          <w:rFonts w:ascii="Times New Roman" w:hAnsi="Times New Roman"/>
          <w:sz w:val="24"/>
          <w:rPrChange w:id="253" w:author="Sokol Çomo" w:date="2025-05-02T08:44:00Z">
            <w:rPr>
              <w:rFonts w:ascii="Times New Roman" w:hAnsi="Times New Roman"/>
              <w:color w:val="A20000"/>
              <w:sz w:val="24"/>
            </w:rPr>
          </w:rPrChange>
        </w:rPr>
        <w:t>ë</w:t>
      </w:r>
      <w:r w:rsidRPr="00DB24F5">
        <w:rPr>
          <w:rFonts w:ascii="Times New Roman" w:hAnsi="Times New Roman"/>
          <w:sz w:val="24"/>
          <w:rPrChange w:id="254" w:author="Sokol Çomo" w:date="2025-05-02T08:44:00Z">
            <w:rPr>
              <w:rFonts w:ascii="Times New Roman" w:hAnsi="Times New Roman"/>
              <w:color w:val="A20000"/>
              <w:sz w:val="24"/>
            </w:rPr>
          </w:rPrChange>
        </w:rPr>
        <w:t>rejtur paqart</w:t>
      </w:r>
      <w:r w:rsidR="00A9157C" w:rsidRPr="00DB24F5">
        <w:rPr>
          <w:rFonts w:ascii="Times New Roman" w:hAnsi="Times New Roman"/>
          <w:sz w:val="24"/>
          <w:rPrChange w:id="255" w:author="Sokol Çomo" w:date="2025-05-02T08:44:00Z">
            <w:rPr>
              <w:rFonts w:ascii="Times New Roman" w:hAnsi="Times New Roman"/>
              <w:color w:val="A20000"/>
              <w:sz w:val="24"/>
            </w:rPr>
          </w:rPrChange>
        </w:rPr>
        <w:t>ë</w:t>
      </w:r>
      <w:r w:rsidRPr="00DB24F5">
        <w:rPr>
          <w:rFonts w:ascii="Times New Roman" w:hAnsi="Times New Roman"/>
          <w:sz w:val="24"/>
          <w:rPrChange w:id="256" w:author="Sokol Çomo" w:date="2025-05-02T08:44:00Z">
            <w:rPr>
              <w:rFonts w:ascii="Times New Roman" w:hAnsi="Times New Roman"/>
              <w:color w:val="A20000"/>
              <w:sz w:val="24"/>
            </w:rPr>
          </w:rPrChange>
        </w:rPr>
        <w:t>sit</w:t>
      </w:r>
      <w:r w:rsidR="00A9157C" w:rsidRPr="00DB24F5">
        <w:rPr>
          <w:rFonts w:ascii="Times New Roman" w:hAnsi="Times New Roman"/>
          <w:sz w:val="24"/>
          <w:rPrChange w:id="257" w:author="Sokol Çomo" w:date="2025-05-02T08:44:00Z">
            <w:rPr>
              <w:rFonts w:ascii="Times New Roman" w:hAnsi="Times New Roman"/>
              <w:color w:val="A20000"/>
              <w:sz w:val="24"/>
            </w:rPr>
          </w:rPrChange>
        </w:rPr>
        <w:t>ë</w:t>
      </w:r>
      <w:r w:rsidRPr="00DB24F5">
        <w:rPr>
          <w:rFonts w:ascii="Times New Roman" w:hAnsi="Times New Roman"/>
          <w:sz w:val="24"/>
          <w:rPrChange w:id="258" w:author="Sokol Çomo" w:date="2025-05-02T08:44:00Z">
            <w:rPr>
              <w:rFonts w:ascii="Times New Roman" w:hAnsi="Times New Roman"/>
              <w:color w:val="A20000"/>
              <w:sz w:val="24"/>
            </w:rPr>
          </w:rPrChange>
        </w:rPr>
        <w:t xml:space="preserve"> n</w:t>
      </w:r>
      <w:r w:rsidR="00A9157C" w:rsidRPr="00DB24F5">
        <w:rPr>
          <w:rFonts w:ascii="Times New Roman" w:hAnsi="Times New Roman"/>
          <w:sz w:val="24"/>
          <w:rPrChange w:id="259" w:author="Sokol Çomo" w:date="2025-05-02T08:44:00Z">
            <w:rPr>
              <w:rFonts w:ascii="Times New Roman" w:hAnsi="Times New Roman"/>
              <w:color w:val="A20000"/>
              <w:sz w:val="24"/>
            </w:rPr>
          </w:rPrChange>
        </w:rPr>
        <w:t>ë</w:t>
      </w:r>
      <w:r w:rsidRPr="00DB24F5">
        <w:rPr>
          <w:rFonts w:ascii="Times New Roman" w:hAnsi="Times New Roman"/>
          <w:sz w:val="24"/>
          <w:rPrChange w:id="260" w:author="Sokol Çomo" w:date="2025-05-02T08:44:00Z">
            <w:rPr>
              <w:rFonts w:ascii="Times New Roman" w:hAnsi="Times New Roman"/>
              <w:color w:val="A20000"/>
              <w:sz w:val="24"/>
            </w:rPr>
          </w:rPrChange>
        </w:rPr>
        <w:t xml:space="preserve"> vendimin e Komisionit n</w:t>
      </w:r>
      <w:r w:rsidR="00A9157C" w:rsidRPr="00DB24F5">
        <w:rPr>
          <w:rFonts w:ascii="Times New Roman" w:hAnsi="Times New Roman"/>
          <w:sz w:val="24"/>
          <w:rPrChange w:id="261" w:author="Sokol Çomo" w:date="2025-05-02T08:44:00Z">
            <w:rPr>
              <w:rFonts w:ascii="Times New Roman" w:hAnsi="Times New Roman"/>
              <w:color w:val="A20000"/>
              <w:sz w:val="24"/>
            </w:rPr>
          </w:rPrChange>
        </w:rPr>
        <w:t>ë</w:t>
      </w:r>
      <w:r w:rsidRPr="00DB24F5">
        <w:rPr>
          <w:rFonts w:ascii="Times New Roman" w:hAnsi="Times New Roman"/>
          <w:sz w:val="24"/>
          <w:rPrChange w:id="262" w:author="Sokol Çomo" w:date="2025-05-02T08:44:00Z">
            <w:rPr>
              <w:rFonts w:ascii="Times New Roman" w:hAnsi="Times New Roman"/>
              <w:color w:val="A20000"/>
              <w:sz w:val="24"/>
            </w:rPr>
          </w:rPrChange>
        </w:rPr>
        <w:t xml:space="preserve"> lidhje me m</w:t>
      </w:r>
      <w:r w:rsidR="00A9157C" w:rsidRPr="00DB24F5">
        <w:rPr>
          <w:rFonts w:ascii="Times New Roman" w:hAnsi="Times New Roman"/>
          <w:sz w:val="24"/>
          <w:rPrChange w:id="263" w:author="Sokol Çomo" w:date="2025-05-02T08:44:00Z">
            <w:rPr>
              <w:rFonts w:ascii="Times New Roman" w:hAnsi="Times New Roman"/>
              <w:color w:val="A20000"/>
              <w:sz w:val="24"/>
            </w:rPr>
          </w:rPrChange>
        </w:rPr>
        <w:t>ë</w:t>
      </w:r>
      <w:r w:rsidRPr="00DB24F5">
        <w:rPr>
          <w:rFonts w:ascii="Times New Roman" w:hAnsi="Times New Roman"/>
          <w:sz w:val="24"/>
          <w:rPrChange w:id="264" w:author="Sokol Çomo" w:date="2025-05-02T08:44:00Z">
            <w:rPr>
              <w:rFonts w:ascii="Times New Roman" w:hAnsi="Times New Roman"/>
              <w:color w:val="A20000"/>
              <w:sz w:val="24"/>
            </w:rPr>
          </w:rPrChange>
        </w:rPr>
        <w:t>nyr</w:t>
      </w:r>
      <w:r w:rsidR="00A9157C" w:rsidRPr="00DB24F5">
        <w:rPr>
          <w:rFonts w:ascii="Times New Roman" w:hAnsi="Times New Roman"/>
          <w:sz w:val="24"/>
          <w:rPrChange w:id="265" w:author="Sokol Çomo" w:date="2025-05-02T08:44:00Z">
            <w:rPr>
              <w:rFonts w:ascii="Times New Roman" w:hAnsi="Times New Roman"/>
              <w:color w:val="A20000"/>
              <w:sz w:val="24"/>
            </w:rPr>
          </w:rPrChange>
        </w:rPr>
        <w:t>ë</w:t>
      </w:r>
      <w:r w:rsidRPr="00DB24F5">
        <w:rPr>
          <w:rFonts w:ascii="Times New Roman" w:hAnsi="Times New Roman"/>
          <w:sz w:val="24"/>
          <w:rPrChange w:id="266" w:author="Sokol Çomo" w:date="2025-05-02T08:44:00Z">
            <w:rPr>
              <w:rFonts w:ascii="Times New Roman" w:hAnsi="Times New Roman"/>
              <w:color w:val="A20000"/>
              <w:sz w:val="24"/>
            </w:rPr>
          </w:rPrChange>
        </w:rPr>
        <w:t>n e trajtimit t</w:t>
      </w:r>
      <w:r w:rsidR="00A9157C" w:rsidRPr="00DB24F5">
        <w:rPr>
          <w:rFonts w:ascii="Times New Roman" w:hAnsi="Times New Roman"/>
          <w:sz w:val="24"/>
          <w:rPrChange w:id="267" w:author="Sokol Çomo" w:date="2025-05-02T08:44:00Z">
            <w:rPr>
              <w:rFonts w:ascii="Times New Roman" w:hAnsi="Times New Roman"/>
              <w:color w:val="A20000"/>
              <w:sz w:val="24"/>
            </w:rPr>
          </w:rPrChange>
        </w:rPr>
        <w:t>ë</w:t>
      </w:r>
      <w:r w:rsidRPr="00DB24F5">
        <w:rPr>
          <w:rFonts w:ascii="Times New Roman" w:hAnsi="Times New Roman"/>
          <w:sz w:val="24"/>
          <w:rPrChange w:id="268" w:author="Sokol Çomo" w:date="2025-05-02T08:44:00Z">
            <w:rPr>
              <w:rFonts w:ascii="Times New Roman" w:hAnsi="Times New Roman"/>
              <w:color w:val="A20000"/>
              <w:sz w:val="24"/>
            </w:rPr>
          </w:rPrChange>
        </w:rPr>
        <w:t xml:space="preserve"> shum</w:t>
      </w:r>
      <w:r w:rsidR="00A9157C" w:rsidRPr="00DB24F5">
        <w:rPr>
          <w:rFonts w:ascii="Times New Roman" w:hAnsi="Times New Roman"/>
          <w:sz w:val="24"/>
          <w:rPrChange w:id="269" w:author="Sokol Çomo" w:date="2025-05-02T08:44:00Z">
            <w:rPr>
              <w:rFonts w:ascii="Times New Roman" w:hAnsi="Times New Roman"/>
              <w:color w:val="A20000"/>
              <w:sz w:val="24"/>
            </w:rPr>
          </w:rPrChange>
        </w:rPr>
        <w:t>ë</w:t>
      </w:r>
      <w:r w:rsidRPr="00DB24F5">
        <w:rPr>
          <w:rFonts w:ascii="Times New Roman" w:hAnsi="Times New Roman"/>
          <w:sz w:val="24"/>
          <w:rPrChange w:id="270" w:author="Sokol Çomo" w:date="2025-05-02T08:44:00Z">
            <w:rPr>
              <w:rFonts w:ascii="Times New Roman" w:hAnsi="Times New Roman"/>
              <w:color w:val="A20000"/>
              <w:sz w:val="24"/>
            </w:rPr>
          </w:rPrChange>
        </w:rPr>
        <w:t>s 10.000 euro si dhe referua</w:t>
      </w:r>
      <w:r w:rsidR="009E6809" w:rsidRPr="00DB24F5">
        <w:rPr>
          <w:rFonts w:ascii="Times New Roman" w:hAnsi="Times New Roman"/>
          <w:sz w:val="24"/>
          <w:rPrChange w:id="271" w:author="Sokol Çomo" w:date="2025-05-02T08:44:00Z">
            <w:rPr>
              <w:rFonts w:ascii="Times New Roman" w:hAnsi="Times New Roman"/>
              <w:color w:val="A20000"/>
              <w:sz w:val="24"/>
            </w:rPr>
          </w:rPrChange>
        </w:rPr>
        <w:t>r</w:t>
      </w:r>
      <w:r w:rsidRPr="00DB24F5">
        <w:rPr>
          <w:rFonts w:ascii="Times New Roman" w:hAnsi="Times New Roman"/>
          <w:sz w:val="24"/>
          <w:rPrChange w:id="272" w:author="Sokol Çomo" w:date="2025-05-02T08:44:00Z">
            <w:rPr>
              <w:rFonts w:ascii="Times New Roman" w:hAnsi="Times New Roman"/>
              <w:color w:val="A20000"/>
              <w:sz w:val="24"/>
            </w:rPr>
          </w:rPrChange>
        </w:rPr>
        <w:t xml:space="preserve"> </w:t>
      </w:r>
      <w:r w:rsidR="009A5762" w:rsidRPr="00DB24F5">
        <w:rPr>
          <w:rFonts w:ascii="Times New Roman" w:hAnsi="Times New Roman"/>
          <w:sz w:val="24"/>
          <w:rPrChange w:id="273" w:author="Sokol Çomo" w:date="2025-05-02T08:44:00Z">
            <w:rPr>
              <w:rFonts w:ascii="Times New Roman" w:hAnsi="Times New Roman"/>
              <w:color w:val="A20000"/>
              <w:sz w:val="24"/>
            </w:rPr>
          </w:rPrChange>
        </w:rPr>
        <w:t>konkluzioni</w:t>
      </w:r>
      <w:r w:rsidRPr="00DB24F5">
        <w:rPr>
          <w:rFonts w:ascii="Times New Roman" w:hAnsi="Times New Roman"/>
          <w:sz w:val="24"/>
          <w:rPrChange w:id="274" w:author="Sokol Çomo" w:date="2025-05-02T08:44:00Z">
            <w:rPr>
              <w:rFonts w:ascii="Times New Roman" w:hAnsi="Times New Roman"/>
              <w:color w:val="A20000"/>
              <w:sz w:val="24"/>
            </w:rPr>
          </w:rPrChange>
        </w:rPr>
        <w:t>t t</w:t>
      </w:r>
      <w:r w:rsidR="00A9157C" w:rsidRPr="00DB24F5">
        <w:rPr>
          <w:rFonts w:ascii="Times New Roman" w:hAnsi="Times New Roman"/>
          <w:sz w:val="24"/>
          <w:rPrChange w:id="275" w:author="Sokol Çomo" w:date="2025-05-02T08:44:00Z">
            <w:rPr>
              <w:rFonts w:ascii="Times New Roman" w:hAnsi="Times New Roman"/>
              <w:color w:val="A20000"/>
              <w:sz w:val="24"/>
            </w:rPr>
          </w:rPrChange>
        </w:rPr>
        <w:t>ë</w:t>
      </w:r>
      <w:r w:rsidR="009A5762" w:rsidRPr="00DB24F5">
        <w:rPr>
          <w:rFonts w:ascii="Times New Roman" w:hAnsi="Times New Roman"/>
          <w:sz w:val="24"/>
          <w:rPrChange w:id="276" w:author="Sokol Çomo" w:date="2025-05-02T08:44:00Z">
            <w:rPr>
              <w:rFonts w:ascii="Times New Roman" w:hAnsi="Times New Roman"/>
              <w:color w:val="A20000"/>
              <w:sz w:val="24"/>
            </w:rPr>
          </w:rPrChange>
        </w:rPr>
        <w:t xml:space="preserve"> arritur nga Komisioni</w:t>
      </w:r>
      <w:r w:rsidRPr="00DB24F5">
        <w:rPr>
          <w:rFonts w:ascii="Times New Roman" w:hAnsi="Times New Roman"/>
          <w:sz w:val="24"/>
          <w:rPrChange w:id="277" w:author="Sokol Çomo" w:date="2025-05-02T08:44:00Z">
            <w:rPr>
              <w:rFonts w:ascii="Times New Roman" w:hAnsi="Times New Roman"/>
              <w:color w:val="A20000"/>
              <w:sz w:val="24"/>
            </w:rPr>
          </w:rPrChange>
        </w:rPr>
        <w:t>,</w:t>
      </w:r>
      <w:r w:rsidR="009A5762" w:rsidRPr="00DB24F5">
        <w:rPr>
          <w:rFonts w:ascii="Times New Roman" w:hAnsi="Times New Roman"/>
          <w:sz w:val="24"/>
          <w:rPrChange w:id="278" w:author="Sokol Çomo" w:date="2025-05-02T08:44:00Z">
            <w:rPr>
              <w:rFonts w:ascii="Times New Roman" w:hAnsi="Times New Roman"/>
              <w:color w:val="A20000"/>
              <w:sz w:val="24"/>
            </w:rPr>
          </w:rPrChange>
        </w:rPr>
        <w:t xml:space="preserve"> n</w:t>
      </w:r>
      <w:r w:rsidR="00BF00F3" w:rsidRPr="00DB24F5">
        <w:rPr>
          <w:rFonts w:ascii="Times New Roman" w:hAnsi="Times New Roman"/>
          <w:sz w:val="24"/>
          <w:rPrChange w:id="279" w:author="Sokol Çomo" w:date="2025-05-02T08:44:00Z">
            <w:rPr>
              <w:rFonts w:ascii="Times New Roman" w:hAnsi="Times New Roman"/>
              <w:color w:val="A20000"/>
              <w:sz w:val="24"/>
            </w:rPr>
          </w:rPrChange>
        </w:rPr>
        <w:t>ë</w:t>
      </w:r>
      <w:r w:rsidR="009A5762" w:rsidRPr="00DB24F5">
        <w:rPr>
          <w:rFonts w:ascii="Times New Roman" w:hAnsi="Times New Roman"/>
          <w:sz w:val="24"/>
          <w:rPrChange w:id="280" w:author="Sokol Çomo" w:date="2025-05-02T08:44:00Z">
            <w:rPr>
              <w:rFonts w:ascii="Times New Roman" w:hAnsi="Times New Roman"/>
              <w:color w:val="A20000"/>
              <w:sz w:val="24"/>
            </w:rPr>
          </w:rPrChange>
        </w:rPr>
        <w:t xml:space="preserve"> raport me situat</w:t>
      </w:r>
      <w:r w:rsidR="00BF00F3" w:rsidRPr="00DB24F5">
        <w:rPr>
          <w:rFonts w:ascii="Times New Roman" w:hAnsi="Times New Roman"/>
          <w:sz w:val="24"/>
          <w:rPrChange w:id="281" w:author="Sokol Çomo" w:date="2025-05-02T08:44:00Z">
            <w:rPr>
              <w:rFonts w:ascii="Times New Roman" w:hAnsi="Times New Roman"/>
              <w:color w:val="A20000"/>
              <w:sz w:val="24"/>
            </w:rPr>
          </w:rPrChange>
        </w:rPr>
        <w:t>ë</w:t>
      </w:r>
      <w:r w:rsidR="009A5762" w:rsidRPr="00DB24F5">
        <w:rPr>
          <w:rFonts w:ascii="Times New Roman" w:hAnsi="Times New Roman"/>
          <w:sz w:val="24"/>
          <w:rPrChange w:id="282" w:author="Sokol Çomo" w:date="2025-05-02T08:44:00Z">
            <w:rPr>
              <w:rFonts w:ascii="Times New Roman" w:hAnsi="Times New Roman"/>
              <w:color w:val="A20000"/>
              <w:sz w:val="24"/>
            </w:rPr>
          </w:rPrChange>
        </w:rPr>
        <w:t>n faktike t</w:t>
      </w:r>
      <w:r w:rsidR="00BF00F3" w:rsidRPr="00DB24F5">
        <w:rPr>
          <w:rFonts w:ascii="Times New Roman" w:hAnsi="Times New Roman"/>
          <w:sz w:val="24"/>
          <w:rPrChange w:id="283" w:author="Sokol Çomo" w:date="2025-05-02T08:44:00Z">
            <w:rPr>
              <w:rFonts w:ascii="Times New Roman" w:hAnsi="Times New Roman"/>
              <w:color w:val="A20000"/>
              <w:sz w:val="24"/>
            </w:rPr>
          </w:rPrChange>
        </w:rPr>
        <w:t>ë</w:t>
      </w:r>
      <w:r w:rsidR="009A5762" w:rsidRPr="00DB24F5">
        <w:rPr>
          <w:rFonts w:ascii="Times New Roman" w:hAnsi="Times New Roman"/>
          <w:sz w:val="24"/>
          <w:rPrChange w:id="284" w:author="Sokol Çomo" w:date="2025-05-02T08:44:00Z">
            <w:rPr>
              <w:rFonts w:ascii="Times New Roman" w:hAnsi="Times New Roman"/>
              <w:color w:val="A20000"/>
              <w:sz w:val="24"/>
            </w:rPr>
          </w:rPrChange>
        </w:rPr>
        <w:t xml:space="preserve"> </w:t>
      </w:r>
      <w:r w:rsidR="001C2297" w:rsidRPr="00DB24F5">
        <w:rPr>
          <w:rFonts w:ascii="Times New Roman" w:hAnsi="Times New Roman"/>
          <w:sz w:val="24"/>
          <w:rPrChange w:id="285" w:author="Sokol Çomo" w:date="2025-05-02T08:44:00Z">
            <w:rPr>
              <w:rFonts w:ascii="Times New Roman" w:hAnsi="Times New Roman"/>
              <w:color w:val="A20000"/>
              <w:sz w:val="24"/>
            </w:rPr>
          </w:rPrChange>
        </w:rPr>
        <w:t>k</w:t>
      </w:r>
      <w:r w:rsidR="00BF00F3" w:rsidRPr="00DB24F5">
        <w:rPr>
          <w:rFonts w:ascii="Times New Roman" w:hAnsi="Times New Roman"/>
          <w:sz w:val="24"/>
          <w:rPrChange w:id="286" w:author="Sokol Çomo" w:date="2025-05-02T08:44:00Z">
            <w:rPr>
              <w:rFonts w:ascii="Times New Roman" w:hAnsi="Times New Roman"/>
              <w:color w:val="A20000"/>
              <w:sz w:val="24"/>
            </w:rPr>
          </w:rPrChange>
        </w:rPr>
        <w:t>ë</w:t>
      </w:r>
      <w:r w:rsidR="001C2297" w:rsidRPr="00DB24F5">
        <w:rPr>
          <w:rFonts w:ascii="Times New Roman" w:hAnsi="Times New Roman"/>
          <w:sz w:val="24"/>
          <w:rPrChange w:id="287" w:author="Sokol Çomo" w:date="2025-05-02T08:44:00Z">
            <w:rPr>
              <w:rFonts w:ascii="Times New Roman" w:hAnsi="Times New Roman"/>
              <w:color w:val="A20000"/>
              <w:sz w:val="24"/>
            </w:rPr>
          </w:rPrChange>
        </w:rPr>
        <w:t>saj çështjeje</w:t>
      </w:r>
      <w:r w:rsidR="009A5762" w:rsidRPr="00DB24F5">
        <w:rPr>
          <w:rFonts w:ascii="Times New Roman" w:hAnsi="Times New Roman"/>
          <w:sz w:val="24"/>
          <w:rPrChange w:id="288" w:author="Sokol Çomo" w:date="2025-05-02T08:44:00Z">
            <w:rPr>
              <w:rFonts w:ascii="Times New Roman" w:hAnsi="Times New Roman"/>
              <w:color w:val="A20000"/>
              <w:sz w:val="24"/>
            </w:rPr>
          </w:rPrChange>
        </w:rPr>
        <w:t xml:space="preserve">, </w:t>
      </w:r>
      <w:r w:rsidRPr="00DB24F5">
        <w:rPr>
          <w:rFonts w:ascii="Times New Roman" w:hAnsi="Times New Roman"/>
          <w:sz w:val="24"/>
          <w:rPrChange w:id="289" w:author="Sokol Çomo" w:date="2025-05-02T08:44:00Z">
            <w:rPr>
              <w:rFonts w:ascii="Times New Roman" w:hAnsi="Times New Roman"/>
              <w:color w:val="A20000"/>
              <w:sz w:val="24"/>
            </w:rPr>
          </w:rPrChange>
        </w:rPr>
        <w:t xml:space="preserve">NJSHL </w:t>
      </w:r>
      <w:r w:rsidR="009A5762" w:rsidRPr="00DB24F5">
        <w:rPr>
          <w:rFonts w:ascii="Times New Roman" w:hAnsi="Times New Roman"/>
          <w:sz w:val="24"/>
          <w:rPrChange w:id="290" w:author="Sokol Çomo" w:date="2025-05-02T08:44:00Z">
            <w:rPr>
              <w:rFonts w:ascii="Times New Roman" w:hAnsi="Times New Roman"/>
              <w:color w:val="A20000"/>
              <w:sz w:val="24"/>
            </w:rPr>
          </w:rPrChange>
        </w:rPr>
        <w:t>e l</w:t>
      </w:r>
      <w:r w:rsidR="00BF00F3" w:rsidRPr="00DB24F5">
        <w:rPr>
          <w:rFonts w:ascii="Times New Roman" w:hAnsi="Times New Roman"/>
          <w:sz w:val="24"/>
          <w:rPrChange w:id="291" w:author="Sokol Çomo" w:date="2025-05-02T08:44:00Z">
            <w:rPr>
              <w:rFonts w:ascii="Times New Roman" w:hAnsi="Times New Roman"/>
              <w:color w:val="A20000"/>
              <w:sz w:val="24"/>
            </w:rPr>
          </w:rPrChange>
        </w:rPr>
        <w:t>ë</w:t>
      </w:r>
      <w:r w:rsidR="009A5762" w:rsidRPr="00DB24F5">
        <w:rPr>
          <w:rFonts w:ascii="Times New Roman" w:hAnsi="Times New Roman"/>
          <w:sz w:val="24"/>
          <w:rPrChange w:id="292" w:author="Sokol Çomo" w:date="2025-05-02T08:44:00Z">
            <w:rPr>
              <w:rFonts w:ascii="Times New Roman" w:hAnsi="Times New Roman"/>
              <w:color w:val="A20000"/>
              <w:sz w:val="24"/>
            </w:rPr>
          </w:rPrChange>
        </w:rPr>
        <w:t xml:space="preserve"> n</w:t>
      </w:r>
      <w:r w:rsidR="00BF00F3" w:rsidRPr="00DB24F5">
        <w:rPr>
          <w:rFonts w:ascii="Times New Roman" w:hAnsi="Times New Roman"/>
          <w:sz w:val="24"/>
          <w:rPrChange w:id="293" w:author="Sokol Çomo" w:date="2025-05-02T08:44:00Z">
            <w:rPr>
              <w:rFonts w:ascii="Times New Roman" w:hAnsi="Times New Roman"/>
              <w:color w:val="A20000"/>
              <w:sz w:val="24"/>
            </w:rPr>
          </w:rPrChange>
        </w:rPr>
        <w:t>ë</w:t>
      </w:r>
      <w:r w:rsidR="009A5762" w:rsidRPr="00DB24F5">
        <w:rPr>
          <w:rFonts w:ascii="Times New Roman" w:hAnsi="Times New Roman"/>
          <w:sz w:val="24"/>
          <w:rPrChange w:id="294" w:author="Sokol Çomo" w:date="2025-05-02T08:44:00Z">
            <w:rPr>
              <w:rFonts w:ascii="Times New Roman" w:hAnsi="Times New Roman"/>
              <w:color w:val="A20000"/>
              <w:sz w:val="24"/>
            </w:rPr>
          </w:rPrChange>
        </w:rPr>
        <w:t xml:space="preserve"> </w:t>
      </w:r>
      <w:r w:rsidR="005A24E9" w:rsidRPr="00DB24F5">
        <w:rPr>
          <w:rFonts w:ascii="Times New Roman" w:hAnsi="Times New Roman"/>
          <w:sz w:val="24"/>
          <w:rPrChange w:id="295" w:author="Sokol Çomo" w:date="2025-05-02T08:44:00Z">
            <w:rPr>
              <w:rFonts w:ascii="Times New Roman" w:hAnsi="Times New Roman"/>
              <w:color w:val="A20000"/>
              <w:sz w:val="24"/>
            </w:rPr>
          </w:rPrChange>
        </w:rPr>
        <w:t xml:space="preserve">çmim të </w:t>
      </w:r>
      <w:r w:rsidR="009A5762" w:rsidRPr="00DB24F5">
        <w:rPr>
          <w:rFonts w:ascii="Times New Roman" w:hAnsi="Times New Roman"/>
          <w:sz w:val="24"/>
          <w:rPrChange w:id="296" w:author="Sokol Çomo" w:date="2025-05-02T08:44:00Z">
            <w:rPr>
              <w:rFonts w:ascii="Times New Roman" w:hAnsi="Times New Roman"/>
              <w:color w:val="A20000"/>
              <w:sz w:val="24"/>
            </w:rPr>
          </w:rPrChange>
        </w:rPr>
        <w:t xml:space="preserve">trupit gjykues </w:t>
      </w:r>
      <w:r w:rsidR="005A24E9" w:rsidRPr="00DB24F5">
        <w:rPr>
          <w:rFonts w:ascii="Times New Roman" w:hAnsi="Times New Roman"/>
          <w:sz w:val="24"/>
          <w:rPrChange w:id="297" w:author="Sokol Çomo" w:date="2025-05-02T08:44:00Z">
            <w:rPr>
              <w:rFonts w:ascii="Times New Roman" w:hAnsi="Times New Roman"/>
              <w:color w:val="A20000"/>
              <w:sz w:val="24"/>
            </w:rPr>
          </w:rPrChange>
        </w:rPr>
        <w:t xml:space="preserve">vlerësimin </w:t>
      </w:r>
      <w:r w:rsidR="009A5762" w:rsidRPr="00DB24F5">
        <w:rPr>
          <w:rFonts w:ascii="Times New Roman" w:hAnsi="Times New Roman"/>
          <w:sz w:val="24"/>
          <w:rPrChange w:id="298" w:author="Sokol Çomo" w:date="2025-05-02T08:44:00Z">
            <w:rPr>
              <w:rFonts w:ascii="Times New Roman" w:hAnsi="Times New Roman"/>
              <w:color w:val="A20000"/>
              <w:sz w:val="24"/>
            </w:rPr>
          </w:rPrChange>
        </w:rPr>
        <w:t>n</w:t>
      </w:r>
      <w:r w:rsidR="00BF00F3" w:rsidRPr="00DB24F5">
        <w:rPr>
          <w:rFonts w:ascii="Times New Roman" w:hAnsi="Times New Roman"/>
          <w:sz w:val="24"/>
          <w:rPrChange w:id="299" w:author="Sokol Çomo" w:date="2025-05-02T08:44:00Z">
            <w:rPr>
              <w:rFonts w:ascii="Times New Roman" w:hAnsi="Times New Roman"/>
              <w:color w:val="A20000"/>
              <w:sz w:val="24"/>
            </w:rPr>
          </w:rPrChange>
        </w:rPr>
        <w:t>ë</w:t>
      </w:r>
      <w:r w:rsidR="009A5762" w:rsidRPr="00DB24F5">
        <w:rPr>
          <w:rFonts w:ascii="Times New Roman" w:hAnsi="Times New Roman"/>
          <w:sz w:val="24"/>
          <w:rPrChange w:id="300" w:author="Sokol Çomo" w:date="2025-05-02T08:44:00Z">
            <w:rPr>
              <w:rFonts w:ascii="Times New Roman" w:hAnsi="Times New Roman"/>
              <w:color w:val="A20000"/>
              <w:sz w:val="24"/>
            </w:rPr>
          </w:rPrChange>
        </w:rPr>
        <w:t>se</w:t>
      </w:r>
      <w:r w:rsidRPr="00DB24F5">
        <w:rPr>
          <w:rFonts w:ascii="Times New Roman" w:hAnsi="Times New Roman"/>
          <w:sz w:val="24"/>
          <w:rPrChange w:id="301" w:author="Sokol Çomo" w:date="2025-05-02T08:44:00Z">
            <w:rPr>
              <w:rFonts w:ascii="Times New Roman" w:hAnsi="Times New Roman"/>
              <w:color w:val="A20000"/>
              <w:sz w:val="24"/>
            </w:rPr>
          </w:rPrChange>
        </w:rPr>
        <w:t xml:space="preserve"> situata faktike e përshkruar n</w:t>
      </w:r>
      <w:r w:rsidR="00A9157C" w:rsidRPr="00DB24F5">
        <w:rPr>
          <w:rFonts w:ascii="Times New Roman" w:hAnsi="Times New Roman"/>
          <w:sz w:val="24"/>
          <w:rPrChange w:id="302" w:author="Sokol Çomo" w:date="2025-05-02T08:44:00Z">
            <w:rPr>
              <w:rFonts w:ascii="Times New Roman" w:hAnsi="Times New Roman"/>
              <w:color w:val="A20000"/>
              <w:sz w:val="24"/>
            </w:rPr>
          </w:rPrChange>
        </w:rPr>
        <w:t>ë</w:t>
      </w:r>
      <w:r w:rsidRPr="00DB24F5">
        <w:rPr>
          <w:rFonts w:ascii="Times New Roman" w:hAnsi="Times New Roman"/>
          <w:sz w:val="24"/>
          <w:rPrChange w:id="303" w:author="Sokol Çomo" w:date="2025-05-02T08:44:00Z">
            <w:rPr>
              <w:rFonts w:ascii="Times New Roman" w:hAnsi="Times New Roman"/>
              <w:color w:val="A20000"/>
              <w:sz w:val="24"/>
            </w:rPr>
          </w:rPrChange>
        </w:rPr>
        <w:t xml:space="preserve"> lart</w:t>
      </w:r>
      <w:r w:rsidR="001C2297" w:rsidRPr="00DB24F5">
        <w:rPr>
          <w:rFonts w:ascii="Times New Roman" w:hAnsi="Times New Roman"/>
          <w:sz w:val="24"/>
          <w:rPrChange w:id="304" w:author="Sokol Çomo" w:date="2025-05-02T08:44:00Z">
            <w:rPr>
              <w:rFonts w:ascii="Times New Roman" w:hAnsi="Times New Roman"/>
              <w:color w:val="A20000"/>
              <w:sz w:val="24"/>
            </w:rPr>
          </w:rPrChange>
        </w:rPr>
        <w:t xml:space="preserve"> mund t</w:t>
      </w:r>
      <w:r w:rsidR="00BF00F3" w:rsidRPr="00DB24F5">
        <w:rPr>
          <w:rFonts w:ascii="Times New Roman" w:hAnsi="Times New Roman"/>
          <w:sz w:val="24"/>
          <w:rPrChange w:id="305" w:author="Sokol Çomo" w:date="2025-05-02T08:44:00Z">
            <w:rPr>
              <w:rFonts w:ascii="Times New Roman" w:hAnsi="Times New Roman"/>
              <w:color w:val="A20000"/>
              <w:sz w:val="24"/>
            </w:rPr>
          </w:rPrChange>
        </w:rPr>
        <w:t>ë</w:t>
      </w:r>
      <w:r w:rsidR="000F5B74" w:rsidRPr="00DB24F5">
        <w:rPr>
          <w:rFonts w:ascii="Times New Roman" w:hAnsi="Times New Roman"/>
          <w:sz w:val="24"/>
          <w:rPrChange w:id="306" w:author="Sokol Çomo" w:date="2025-05-02T08:44:00Z">
            <w:rPr>
              <w:rFonts w:ascii="Times New Roman" w:hAnsi="Times New Roman"/>
              <w:color w:val="A20000"/>
              <w:sz w:val="24"/>
            </w:rPr>
          </w:rPrChange>
        </w:rPr>
        <w:t xml:space="preserve"> kualifikohet n</w:t>
      </w:r>
      <w:r w:rsidR="00811A6E" w:rsidRPr="00DB24F5">
        <w:rPr>
          <w:rFonts w:ascii="Times New Roman" w:hAnsi="Times New Roman"/>
          <w:sz w:val="24"/>
          <w:rPrChange w:id="307" w:author="Sokol Çomo" w:date="2025-05-02T08:44:00Z">
            <w:rPr>
              <w:rFonts w:ascii="Times New Roman" w:hAnsi="Times New Roman"/>
              <w:color w:val="A20000"/>
              <w:sz w:val="24"/>
            </w:rPr>
          </w:rPrChange>
        </w:rPr>
        <w:t>ë</w:t>
      </w:r>
      <w:r w:rsidR="000F5B74" w:rsidRPr="00DB24F5">
        <w:rPr>
          <w:rFonts w:ascii="Times New Roman" w:hAnsi="Times New Roman"/>
          <w:sz w:val="24"/>
          <w:rPrChange w:id="308" w:author="Sokol Çomo" w:date="2025-05-02T08:44:00Z">
            <w:rPr>
              <w:rFonts w:ascii="Times New Roman" w:hAnsi="Times New Roman"/>
              <w:color w:val="A20000"/>
              <w:sz w:val="24"/>
            </w:rPr>
          </w:rPrChange>
        </w:rPr>
        <w:t xml:space="preserve"> ndonj</w:t>
      </w:r>
      <w:r w:rsidR="00811A6E" w:rsidRPr="00DB24F5">
        <w:rPr>
          <w:rFonts w:ascii="Times New Roman" w:hAnsi="Times New Roman"/>
          <w:sz w:val="24"/>
          <w:rPrChange w:id="309" w:author="Sokol Çomo" w:date="2025-05-02T08:44:00Z">
            <w:rPr>
              <w:rFonts w:ascii="Times New Roman" w:hAnsi="Times New Roman"/>
              <w:color w:val="A20000"/>
              <w:sz w:val="24"/>
            </w:rPr>
          </w:rPrChange>
        </w:rPr>
        <w:t>ë</w:t>
      </w:r>
      <w:r w:rsidR="000F5B74" w:rsidRPr="00DB24F5">
        <w:rPr>
          <w:rFonts w:ascii="Times New Roman" w:hAnsi="Times New Roman"/>
          <w:sz w:val="24"/>
          <w:rPrChange w:id="310" w:author="Sokol Çomo" w:date="2025-05-02T08:44:00Z">
            <w:rPr>
              <w:rFonts w:ascii="Times New Roman" w:hAnsi="Times New Roman"/>
              <w:color w:val="A20000"/>
              <w:sz w:val="24"/>
            </w:rPr>
          </w:rPrChange>
        </w:rPr>
        <w:t xml:space="preserve"> nga situatat e parashikuara n</w:t>
      </w:r>
      <w:r w:rsidR="00811A6E" w:rsidRPr="00DB24F5">
        <w:rPr>
          <w:rFonts w:ascii="Times New Roman" w:hAnsi="Times New Roman"/>
          <w:sz w:val="24"/>
          <w:rPrChange w:id="311" w:author="Sokol Çomo" w:date="2025-05-02T08:44:00Z">
            <w:rPr>
              <w:rFonts w:ascii="Times New Roman" w:hAnsi="Times New Roman"/>
              <w:color w:val="A20000"/>
              <w:sz w:val="24"/>
            </w:rPr>
          </w:rPrChange>
        </w:rPr>
        <w:t>ë</w:t>
      </w:r>
      <w:r w:rsidR="000F5B74" w:rsidRPr="00DB24F5">
        <w:rPr>
          <w:rFonts w:ascii="Times New Roman" w:hAnsi="Times New Roman"/>
          <w:sz w:val="24"/>
          <w:rPrChange w:id="312" w:author="Sokol Çomo" w:date="2025-05-02T08:44:00Z">
            <w:rPr>
              <w:rFonts w:ascii="Times New Roman" w:hAnsi="Times New Roman"/>
              <w:color w:val="A20000"/>
              <w:sz w:val="24"/>
            </w:rPr>
          </w:rPrChange>
        </w:rPr>
        <w:t xml:space="preserve"> </w:t>
      </w:r>
      <w:r w:rsidR="00AB731E" w:rsidRPr="00DB24F5">
        <w:rPr>
          <w:rFonts w:ascii="Times New Roman" w:hAnsi="Times New Roman"/>
          <w:sz w:val="24"/>
          <w:rPrChange w:id="313" w:author="Sokol Çomo" w:date="2025-05-02T08:44:00Z">
            <w:rPr>
              <w:rFonts w:ascii="Times New Roman" w:hAnsi="Times New Roman"/>
              <w:color w:val="A20000"/>
              <w:sz w:val="24"/>
            </w:rPr>
          </w:rPrChange>
        </w:rPr>
        <w:t>p</w:t>
      </w:r>
      <w:r w:rsidR="000F5B74" w:rsidRPr="00DB24F5">
        <w:rPr>
          <w:rFonts w:ascii="Times New Roman" w:hAnsi="Times New Roman"/>
          <w:sz w:val="24"/>
          <w:rPrChange w:id="314" w:author="Sokol Çomo" w:date="2025-05-02T08:44:00Z">
            <w:rPr>
              <w:rFonts w:ascii="Times New Roman" w:hAnsi="Times New Roman"/>
              <w:color w:val="A20000"/>
              <w:sz w:val="24"/>
            </w:rPr>
          </w:rPrChange>
        </w:rPr>
        <w:t>ik</w:t>
      </w:r>
      <w:r w:rsidR="00811A6E" w:rsidRPr="00DB24F5">
        <w:rPr>
          <w:rFonts w:ascii="Times New Roman" w:hAnsi="Times New Roman"/>
          <w:sz w:val="24"/>
          <w:rPrChange w:id="315" w:author="Sokol Çomo" w:date="2025-05-02T08:44:00Z">
            <w:rPr>
              <w:rFonts w:ascii="Times New Roman" w:hAnsi="Times New Roman"/>
              <w:color w:val="A20000"/>
              <w:sz w:val="24"/>
            </w:rPr>
          </w:rPrChange>
        </w:rPr>
        <w:t>ë</w:t>
      </w:r>
      <w:r w:rsidR="000F5B74" w:rsidRPr="00DB24F5">
        <w:rPr>
          <w:rFonts w:ascii="Times New Roman" w:hAnsi="Times New Roman"/>
          <w:sz w:val="24"/>
          <w:rPrChange w:id="316" w:author="Sokol Çomo" w:date="2025-05-02T08:44:00Z">
            <w:rPr>
              <w:rFonts w:ascii="Times New Roman" w:hAnsi="Times New Roman"/>
              <w:color w:val="A20000"/>
              <w:sz w:val="24"/>
            </w:rPr>
          </w:rPrChange>
        </w:rPr>
        <w:t>n 5 t</w:t>
      </w:r>
      <w:r w:rsidR="00811A6E" w:rsidRPr="00DB24F5">
        <w:rPr>
          <w:rFonts w:ascii="Times New Roman" w:hAnsi="Times New Roman"/>
          <w:sz w:val="24"/>
          <w:rPrChange w:id="317" w:author="Sokol Çomo" w:date="2025-05-02T08:44:00Z">
            <w:rPr>
              <w:rFonts w:ascii="Times New Roman" w:hAnsi="Times New Roman"/>
              <w:color w:val="A20000"/>
              <w:sz w:val="24"/>
            </w:rPr>
          </w:rPrChange>
        </w:rPr>
        <w:t>ë</w:t>
      </w:r>
      <w:r w:rsidR="000F5B74" w:rsidRPr="00DB24F5">
        <w:rPr>
          <w:rFonts w:ascii="Times New Roman" w:hAnsi="Times New Roman"/>
          <w:sz w:val="24"/>
          <w:rPrChange w:id="318" w:author="Sokol Çomo" w:date="2025-05-02T08:44:00Z">
            <w:rPr>
              <w:rFonts w:ascii="Times New Roman" w:hAnsi="Times New Roman"/>
              <w:color w:val="A20000"/>
              <w:sz w:val="24"/>
            </w:rPr>
          </w:rPrChange>
        </w:rPr>
        <w:t xml:space="preserve"> </w:t>
      </w:r>
      <w:r w:rsidR="00652345" w:rsidRPr="00DB24F5">
        <w:rPr>
          <w:rFonts w:ascii="Times New Roman" w:hAnsi="Times New Roman"/>
          <w:sz w:val="24"/>
          <w:rPrChange w:id="319" w:author="Sokol Çomo" w:date="2025-05-02T08:44:00Z">
            <w:rPr>
              <w:rFonts w:ascii="Times New Roman" w:hAnsi="Times New Roman"/>
              <w:color w:val="A20000"/>
              <w:sz w:val="24"/>
            </w:rPr>
          </w:rPrChange>
        </w:rPr>
        <w:t>nenit</w:t>
      </w:r>
      <w:r w:rsidR="000F5B74" w:rsidRPr="00DB24F5">
        <w:rPr>
          <w:rFonts w:ascii="Times New Roman" w:hAnsi="Times New Roman"/>
          <w:sz w:val="24"/>
          <w:rPrChange w:id="320" w:author="Sokol Çomo" w:date="2025-05-02T08:44:00Z">
            <w:rPr>
              <w:rFonts w:ascii="Times New Roman" w:hAnsi="Times New Roman"/>
              <w:color w:val="A20000"/>
              <w:sz w:val="24"/>
            </w:rPr>
          </w:rPrChange>
        </w:rPr>
        <w:t xml:space="preserve"> 33 t</w:t>
      </w:r>
      <w:r w:rsidR="00811A6E" w:rsidRPr="00DB24F5">
        <w:rPr>
          <w:rFonts w:ascii="Times New Roman" w:hAnsi="Times New Roman"/>
          <w:sz w:val="24"/>
          <w:rPrChange w:id="321" w:author="Sokol Çomo" w:date="2025-05-02T08:44:00Z">
            <w:rPr>
              <w:rFonts w:ascii="Times New Roman" w:hAnsi="Times New Roman"/>
              <w:color w:val="A20000"/>
              <w:sz w:val="24"/>
            </w:rPr>
          </w:rPrChange>
        </w:rPr>
        <w:t>ë</w:t>
      </w:r>
      <w:r w:rsidR="000F5B74" w:rsidRPr="00DB24F5">
        <w:rPr>
          <w:rFonts w:ascii="Times New Roman" w:hAnsi="Times New Roman"/>
          <w:sz w:val="24"/>
          <w:rPrChange w:id="322" w:author="Sokol Çomo" w:date="2025-05-02T08:44:00Z">
            <w:rPr>
              <w:rFonts w:ascii="Times New Roman" w:hAnsi="Times New Roman"/>
              <w:color w:val="A20000"/>
              <w:sz w:val="24"/>
            </w:rPr>
          </w:rPrChange>
        </w:rPr>
        <w:t xml:space="preserve"> ligjit nr. 84/2016.</w:t>
      </w:r>
    </w:p>
    <w:p w14:paraId="2B3EFC01" w14:textId="77777777" w:rsidR="005D5580" w:rsidRPr="005A24E9" w:rsidRDefault="005D5580" w:rsidP="005D5580">
      <w:pPr>
        <w:pStyle w:val="ListParagraph"/>
        <w:rPr>
          <w:del w:id="323" w:author="Sokol Çomo" w:date="2025-05-02T08:44:00Z"/>
          <w:rFonts w:ascii="Times New Roman" w:eastAsia="Times New Roman" w:hAnsi="Times New Roman" w:cs="Times New Roman"/>
          <w:bCs/>
          <w:color w:val="A20000"/>
          <w:sz w:val="12"/>
          <w:szCs w:val="12"/>
        </w:rPr>
      </w:pPr>
    </w:p>
    <w:p w14:paraId="5BB3DDFE" w14:textId="2A567906" w:rsidR="00A9157C" w:rsidRPr="00DB24F5" w:rsidRDefault="00447E19" w:rsidP="005A24E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rPr>
      </w:pPr>
      <w:r w:rsidRPr="00DB24F5">
        <w:rPr>
          <w:rFonts w:ascii="Times New Roman" w:eastAsia="Times New Roman" w:hAnsi="Times New Roman" w:cs="Times New Roman"/>
          <w:bCs/>
          <w:sz w:val="24"/>
          <w:szCs w:val="24"/>
        </w:rPr>
        <w:t>Sa i takon verifikimit t</w:t>
      </w:r>
      <w:r w:rsidR="00A9157C"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w:t>
      </w:r>
      <w:proofErr w:type="spellStart"/>
      <w:r w:rsidRPr="00DB24F5">
        <w:rPr>
          <w:rFonts w:ascii="Times New Roman" w:eastAsia="Times New Roman" w:hAnsi="Times New Roman" w:cs="Times New Roman"/>
          <w:bCs/>
          <w:sz w:val="24"/>
          <w:szCs w:val="24"/>
        </w:rPr>
        <w:t>të</w:t>
      </w:r>
      <w:proofErr w:type="spellEnd"/>
      <w:r w:rsidRPr="00DB24F5">
        <w:rPr>
          <w:rFonts w:ascii="Times New Roman" w:eastAsia="Times New Roman" w:hAnsi="Times New Roman" w:cs="Times New Roman"/>
          <w:bCs/>
          <w:sz w:val="24"/>
          <w:szCs w:val="24"/>
        </w:rPr>
        <w:t xml:space="preserve"> ardhurave të deklaruara me burim “</w:t>
      </w:r>
      <w:r w:rsidRPr="00DB24F5">
        <w:rPr>
          <w:rFonts w:ascii="Times New Roman" w:eastAsia="Times New Roman" w:hAnsi="Times New Roman" w:cs="Times New Roman"/>
          <w:bCs/>
          <w:i/>
          <w:iCs/>
          <w:sz w:val="24"/>
          <w:szCs w:val="24"/>
        </w:rPr>
        <w:t xml:space="preserve">kursime </w:t>
      </w:r>
      <w:proofErr w:type="spellStart"/>
      <w:r w:rsidRPr="00DB24F5">
        <w:rPr>
          <w:rFonts w:ascii="Times New Roman" w:eastAsia="Times New Roman" w:hAnsi="Times New Roman" w:cs="Times New Roman"/>
          <w:bCs/>
          <w:i/>
          <w:iCs/>
          <w:sz w:val="24"/>
          <w:szCs w:val="24"/>
        </w:rPr>
        <w:t>cash</w:t>
      </w:r>
      <w:proofErr w:type="spellEnd"/>
      <w:r w:rsidRPr="00DB24F5">
        <w:rPr>
          <w:rFonts w:ascii="Times New Roman" w:eastAsia="Times New Roman" w:hAnsi="Times New Roman" w:cs="Times New Roman"/>
          <w:bCs/>
          <w:i/>
          <w:iCs/>
          <w:sz w:val="24"/>
          <w:szCs w:val="24"/>
        </w:rPr>
        <w:t xml:space="preserve"> gjendje deri n</w:t>
      </w:r>
      <w:r w:rsidR="00A9157C" w:rsidRPr="00DB24F5">
        <w:rPr>
          <w:rFonts w:ascii="Times New Roman" w:eastAsia="Times New Roman" w:hAnsi="Times New Roman" w:cs="Times New Roman"/>
          <w:bCs/>
          <w:i/>
          <w:iCs/>
          <w:sz w:val="24"/>
          <w:szCs w:val="24"/>
        </w:rPr>
        <w:t>ë</w:t>
      </w:r>
      <w:r w:rsidRPr="00DB24F5">
        <w:rPr>
          <w:rFonts w:ascii="Times New Roman" w:eastAsia="Times New Roman" w:hAnsi="Times New Roman" w:cs="Times New Roman"/>
          <w:bCs/>
          <w:i/>
          <w:iCs/>
          <w:sz w:val="24"/>
          <w:szCs w:val="24"/>
        </w:rPr>
        <w:t xml:space="preserve"> dat</w:t>
      </w:r>
      <w:r w:rsidR="00A9157C" w:rsidRPr="00DB24F5">
        <w:rPr>
          <w:rFonts w:ascii="Times New Roman" w:eastAsia="Times New Roman" w:hAnsi="Times New Roman" w:cs="Times New Roman"/>
          <w:bCs/>
          <w:i/>
          <w:iCs/>
          <w:sz w:val="24"/>
          <w:szCs w:val="24"/>
        </w:rPr>
        <w:t>ë</w:t>
      </w:r>
      <w:r w:rsidRPr="00DB24F5">
        <w:rPr>
          <w:rFonts w:ascii="Times New Roman" w:eastAsia="Times New Roman" w:hAnsi="Times New Roman" w:cs="Times New Roman"/>
          <w:bCs/>
          <w:i/>
          <w:iCs/>
          <w:sz w:val="24"/>
          <w:szCs w:val="24"/>
        </w:rPr>
        <w:t xml:space="preserve">n 31.12.2010” </w:t>
      </w:r>
      <w:r w:rsidR="00270EA9" w:rsidRPr="00DB24F5">
        <w:rPr>
          <w:rFonts w:ascii="Times New Roman" w:eastAsia="Times New Roman" w:hAnsi="Times New Roman" w:cs="Times New Roman"/>
          <w:bCs/>
          <w:sz w:val="24"/>
          <w:szCs w:val="24"/>
        </w:rPr>
        <w:t>t</w:t>
      </w:r>
      <w:r w:rsidR="00C23F78" w:rsidRPr="00DB24F5">
        <w:rPr>
          <w:rFonts w:ascii="Times New Roman" w:eastAsia="Times New Roman" w:hAnsi="Times New Roman" w:cs="Times New Roman"/>
          <w:bCs/>
          <w:sz w:val="24"/>
          <w:szCs w:val="24"/>
        </w:rPr>
        <w:t>ë</w:t>
      </w:r>
      <w:r w:rsidR="00270EA9" w:rsidRPr="00DB24F5">
        <w:rPr>
          <w:rFonts w:ascii="Times New Roman" w:eastAsia="Times New Roman" w:hAnsi="Times New Roman" w:cs="Times New Roman"/>
          <w:bCs/>
          <w:sz w:val="24"/>
          <w:szCs w:val="24"/>
        </w:rPr>
        <w:t xml:space="preserve"> cilat</w:t>
      </w:r>
      <w:r w:rsidRPr="00DB24F5">
        <w:rPr>
          <w:rFonts w:ascii="Times New Roman" w:eastAsia="Times New Roman" w:hAnsi="Times New Roman" w:cs="Times New Roman"/>
          <w:bCs/>
          <w:sz w:val="24"/>
          <w:szCs w:val="24"/>
        </w:rPr>
        <w:t xml:space="preserve"> kan</w:t>
      </w:r>
      <w:r w:rsidR="00A9157C"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sh</w:t>
      </w:r>
      <w:r w:rsidR="00A9157C"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rbyer si burim p</w:t>
      </w:r>
      <w:r w:rsidR="00A9157C"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r krijimin e</w:t>
      </w:r>
      <w:r w:rsidR="00000E2B" w:rsidRPr="00DB24F5">
        <w:rPr>
          <w:rFonts w:ascii="Times New Roman" w:eastAsia="Times New Roman" w:hAnsi="Times New Roman" w:cs="Times New Roman"/>
          <w:bCs/>
          <w:sz w:val="24"/>
          <w:szCs w:val="24"/>
        </w:rPr>
        <w:t xml:space="preserve"> pasuris</w:t>
      </w:r>
      <w:r w:rsidR="00FF1864" w:rsidRPr="00DB24F5">
        <w:rPr>
          <w:rFonts w:ascii="Times New Roman" w:eastAsia="Times New Roman" w:hAnsi="Times New Roman" w:cs="Times New Roman"/>
          <w:bCs/>
          <w:sz w:val="24"/>
          <w:szCs w:val="24"/>
        </w:rPr>
        <w:t>ë</w:t>
      </w:r>
      <w:r w:rsidR="00000E2B" w:rsidRPr="00DB24F5">
        <w:rPr>
          <w:rFonts w:ascii="Times New Roman" w:eastAsia="Times New Roman" w:hAnsi="Times New Roman" w:cs="Times New Roman"/>
          <w:bCs/>
          <w:sz w:val="24"/>
          <w:szCs w:val="24"/>
        </w:rPr>
        <w:t xml:space="preserve"> s</w:t>
      </w:r>
      <w:r w:rsidR="00FF1864" w:rsidRPr="00DB24F5">
        <w:rPr>
          <w:rFonts w:ascii="Times New Roman" w:eastAsia="Times New Roman" w:hAnsi="Times New Roman" w:cs="Times New Roman"/>
          <w:bCs/>
          <w:sz w:val="24"/>
          <w:szCs w:val="24"/>
        </w:rPr>
        <w:t>ë</w:t>
      </w:r>
      <w:r w:rsidR="00000E2B" w:rsidRPr="00DB24F5">
        <w:rPr>
          <w:rFonts w:ascii="Times New Roman" w:eastAsia="Times New Roman" w:hAnsi="Times New Roman" w:cs="Times New Roman"/>
          <w:bCs/>
          <w:sz w:val="24"/>
          <w:szCs w:val="24"/>
        </w:rPr>
        <w:t xml:space="preserve"> llojit</w:t>
      </w:r>
      <w:r w:rsidRPr="00DB24F5">
        <w:rPr>
          <w:rFonts w:ascii="Times New Roman" w:eastAsia="Times New Roman" w:hAnsi="Times New Roman" w:cs="Times New Roman"/>
          <w:bCs/>
          <w:sz w:val="24"/>
          <w:szCs w:val="24"/>
        </w:rPr>
        <w:t xml:space="preserve"> depozit</w:t>
      </w:r>
      <w:r w:rsidR="00A9157C" w:rsidRPr="00DB24F5">
        <w:rPr>
          <w:rFonts w:ascii="Times New Roman" w:eastAsia="Times New Roman" w:hAnsi="Times New Roman" w:cs="Times New Roman"/>
          <w:bCs/>
          <w:sz w:val="24"/>
          <w:szCs w:val="24"/>
        </w:rPr>
        <w:t>ë</w:t>
      </w:r>
      <w:r w:rsidRPr="00DB24F5">
        <w:rPr>
          <w:rFonts w:ascii="Times New Roman" w:eastAsia="Times New Roman" w:hAnsi="Times New Roman" w:cs="Times New Roman"/>
          <w:bCs/>
          <w:sz w:val="24"/>
          <w:szCs w:val="24"/>
        </w:rPr>
        <w:t xml:space="preserve"> objekt </w:t>
      </w:r>
      <w:r w:rsidR="009E6809" w:rsidRPr="00DB24F5">
        <w:rPr>
          <w:rFonts w:ascii="Times New Roman" w:eastAsia="Times New Roman" w:hAnsi="Times New Roman" w:cs="Times New Roman"/>
          <w:bCs/>
          <w:sz w:val="24"/>
          <w:szCs w:val="24"/>
        </w:rPr>
        <w:t>s</w:t>
      </w:r>
      <w:r w:rsidRPr="00DB24F5">
        <w:rPr>
          <w:rFonts w:ascii="Times New Roman" w:eastAsia="Times New Roman" w:hAnsi="Times New Roman" w:cs="Times New Roman"/>
          <w:bCs/>
          <w:sz w:val="24"/>
          <w:szCs w:val="24"/>
        </w:rPr>
        <w:t>hqyrtimi</w:t>
      </w:r>
      <w:r w:rsidR="00A9157C" w:rsidRPr="00DB24F5">
        <w:rPr>
          <w:rFonts w:ascii="Times New Roman" w:eastAsia="Times New Roman" w:hAnsi="Times New Roman" w:cs="Times New Roman"/>
          <w:bCs/>
          <w:sz w:val="24"/>
          <w:szCs w:val="24"/>
        </w:rPr>
        <w:t>,</w:t>
      </w:r>
      <w:r w:rsidR="009E6809" w:rsidRPr="00DB24F5">
        <w:rPr>
          <w:rFonts w:ascii="Times New Roman" w:eastAsia="Times New Roman" w:hAnsi="Times New Roman" w:cs="Times New Roman"/>
          <w:bCs/>
          <w:sz w:val="24"/>
          <w:szCs w:val="24"/>
        </w:rPr>
        <w:t xml:space="preserve"> Komisioni </w:t>
      </w:r>
      <w:r w:rsidR="00A9157C" w:rsidRPr="00DB24F5">
        <w:rPr>
          <w:rFonts w:ascii="Times New Roman" w:eastAsia="Times New Roman" w:hAnsi="Times New Roman" w:cs="Times New Roman"/>
          <w:bCs/>
          <w:sz w:val="24"/>
          <w:szCs w:val="24"/>
        </w:rPr>
        <w:t>është</w:t>
      </w:r>
      <w:r w:rsidR="009E6809" w:rsidRPr="00DB24F5">
        <w:rPr>
          <w:rFonts w:ascii="Times New Roman" w:eastAsia="Times New Roman" w:hAnsi="Times New Roman" w:cs="Times New Roman"/>
          <w:bCs/>
          <w:sz w:val="24"/>
          <w:szCs w:val="24"/>
        </w:rPr>
        <w:t xml:space="preserve"> shprehur n</w:t>
      </w:r>
      <w:r w:rsidR="00A9157C" w:rsidRPr="00DB24F5">
        <w:rPr>
          <w:rFonts w:ascii="Times New Roman" w:eastAsia="Times New Roman" w:hAnsi="Times New Roman" w:cs="Times New Roman"/>
          <w:bCs/>
          <w:sz w:val="24"/>
          <w:szCs w:val="24"/>
        </w:rPr>
        <w:t>ë</w:t>
      </w:r>
      <w:r w:rsidR="009E6809" w:rsidRPr="00DB24F5">
        <w:rPr>
          <w:rFonts w:ascii="Times New Roman" w:eastAsia="Times New Roman" w:hAnsi="Times New Roman" w:cs="Times New Roman"/>
          <w:bCs/>
          <w:sz w:val="24"/>
          <w:szCs w:val="24"/>
        </w:rPr>
        <w:t xml:space="preserve"> vendim se “</w:t>
      </w:r>
      <w:r w:rsidR="009E6809" w:rsidRPr="00DB24F5">
        <w:rPr>
          <w:rFonts w:ascii="Times New Roman" w:hAnsi="Times New Roman" w:cs="Times New Roman"/>
          <w:i/>
          <w:iCs/>
          <w:sz w:val="24"/>
          <w:szCs w:val="24"/>
        </w:rPr>
        <w:t xml:space="preserve">Lidhur me pretendimet e ngritura mbi mënyrën e deklarimit të likuiditeteve, Komisioni i qëndron konstatimit fillestar se në DIPP 2010, subjekti ka deklaruar gjendje të likuiditeteve në formë </w:t>
      </w:r>
      <w:proofErr w:type="spellStart"/>
      <w:r w:rsidR="009E6809" w:rsidRPr="00DB24F5">
        <w:rPr>
          <w:rFonts w:ascii="Times New Roman" w:hAnsi="Times New Roman" w:cs="Times New Roman"/>
          <w:i/>
          <w:iCs/>
          <w:sz w:val="24"/>
          <w:szCs w:val="24"/>
        </w:rPr>
        <w:t>cash</w:t>
      </w:r>
      <w:proofErr w:type="spellEnd"/>
      <w:r w:rsidR="009E6809" w:rsidRPr="00DB24F5">
        <w:rPr>
          <w:rFonts w:ascii="Times New Roman" w:hAnsi="Times New Roman" w:cs="Times New Roman"/>
          <w:i/>
          <w:iCs/>
          <w:sz w:val="24"/>
          <w:szCs w:val="24"/>
        </w:rPr>
        <w:t xml:space="preserve">, rrethanë e cila është  vlerësuar në harmoni me deklarimet e mëparshme dhe vijuese të bëra nga subjekti mbi </w:t>
      </w:r>
      <w:proofErr w:type="spellStart"/>
      <w:r w:rsidR="009E6809" w:rsidRPr="00DB24F5">
        <w:rPr>
          <w:rFonts w:ascii="Times New Roman" w:hAnsi="Times New Roman" w:cs="Times New Roman"/>
          <w:i/>
          <w:iCs/>
          <w:sz w:val="24"/>
          <w:szCs w:val="24"/>
        </w:rPr>
        <w:t>disponimin</w:t>
      </w:r>
      <w:proofErr w:type="spellEnd"/>
      <w:r w:rsidR="009E6809" w:rsidRPr="00DB24F5">
        <w:rPr>
          <w:rFonts w:ascii="Times New Roman" w:hAnsi="Times New Roman" w:cs="Times New Roman"/>
          <w:i/>
          <w:iCs/>
          <w:sz w:val="24"/>
          <w:szCs w:val="24"/>
        </w:rPr>
        <w:t xml:space="preserve"> e likuiditeteve, duke u ndjekur logjika e deklarimit të saj dhe personit të lidhur</w:t>
      </w:r>
      <w:r w:rsidR="00A9157C" w:rsidRPr="00DB24F5">
        <w:rPr>
          <w:rFonts w:ascii="Times New Roman" w:hAnsi="Times New Roman" w:cs="Times New Roman"/>
          <w:i/>
          <w:iCs/>
          <w:sz w:val="24"/>
          <w:szCs w:val="24"/>
        </w:rPr>
        <w:t>”</w:t>
      </w:r>
      <w:r w:rsidR="009E6809" w:rsidRPr="00DB24F5">
        <w:rPr>
          <w:rFonts w:ascii="Times New Roman" w:hAnsi="Times New Roman" w:cs="Times New Roman"/>
          <w:sz w:val="24"/>
          <w:szCs w:val="24"/>
        </w:rPr>
        <w:t>.</w:t>
      </w:r>
      <w:r w:rsidR="005A24E9" w:rsidRPr="00DB24F5">
        <w:rPr>
          <w:rFonts w:ascii="Times New Roman" w:eastAsia="Times New Roman" w:hAnsi="Times New Roman" w:cs="Times New Roman"/>
          <w:bCs/>
          <w:iCs/>
          <w:sz w:val="24"/>
          <w:szCs w:val="24"/>
        </w:rPr>
        <w:t xml:space="preserve"> </w:t>
      </w:r>
      <w:r w:rsidR="009E6809" w:rsidRPr="00DB24F5">
        <w:rPr>
          <w:rFonts w:ascii="Times New Roman" w:hAnsi="Times New Roman" w:cs="Times New Roman"/>
          <w:sz w:val="24"/>
          <w:szCs w:val="24"/>
        </w:rPr>
        <w:t>Ky p</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rfundim</w:t>
      </w:r>
      <w:r w:rsidR="00A9157C" w:rsidRPr="00DB24F5">
        <w:rPr>
          <w:rFonts w:ascii="Times New Roman" w:hAnsi="Times New Roman" w:cs="Times New Roman"/>
          <w:sz w:val="24"/>
          <w:szCs w:val="24"/>
        </w:rPr>
        <w:t>,</w:t>
      </w:r>
      <w:r w:rsidR="009E6809" w:rsidRPr="00DB24F5">
        <w:rPr>
          <w:rFonts w:ascii="Times New Roman" w:hAnsi="Times New Roman" w:cs="Times New Roman"/>
          <w:sz w:val="24"/>
          <w:szCs w:val="24"/>
        </w:rPr>
        <w:t xml:space="preserve"> n</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vler</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simin e NJSHL lidhet me analiz</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n q</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i </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sht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b</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r</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ardhurave 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deklaruara </w:t>
      </w:r>
      <w:proofErr w:type="spellStart"/>
      <w:r w:rsidR="009E6809" w:rsidRPr="00DB24F5">
        <w:rPr>
          <w:rFonts w:ascii="Times New Roman" w:hAnsi="Times New Roman" w:cs="Times New Roman"/>
          <w:i/>
          <w:iCs/>
          <w:sz w:val="24"/>
          <w:szCs w:val="24"/>
        </w:rPr>
        <w:t>cash</w:t>
      </w:r>
      <w:proofErr w:type="spellEnd"/>
      <w:r w:rsidR="009E6809" w:rsidRPr="00DB24F5">
        <w:rPr>
          <w:rFonts w:ascii="Times New Roman" w:hAnsi="Times New Roman" w:cs="Times New Roman"/>
          <w:sz w:val="24"/>
          <w:szCs w:val="24"/>
        </w:rPr>
        <w:t xml:space="preserve"> deri m</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dat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31.12.2010</w:t>
      </w:r>
      <w:r w:rsidR="00A9157C" w:rsidRPr="00DB24F5">
        <w:rPr>
          <w:rFonts w:ascii="Times New Roman" w:hAnsi="Times New Roman" w:cs="Times New Roman"/>
          <w:sz w:val="24"/>
          <w:szCs w:val="24"/>
        </w:rPr>
        <w:t>,</w:t>
      </w:r>
      <w:r w:rsidR="009E6809" w:rsidRPr="00DB24F5">
        <w:rPr>
          <w:rFonts w:ascii="Times New Roman" w:hAnsi="Times New Roman" w:cs="Times New Roman"/>
          <w:sz w:val="24"/>
          <w:szCs w:val="24"/>
        </w:rPr>
        <w:t xml:space="preserve"> 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cilat kan</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sh</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rbyer si burim i krijimit 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pasuris</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w:t>
      </w:r>
      <w:r w:rsidR="00000E2B" w:rsidRPr="00DB24F5">
        <w:rPr>
          <w:rFonts w:ascii="Times New Roman" w:hAnsi="Times New Roman" w:cs="Times New Roman"/>
          <w:sz w:val="24"/>
          <w:szCs w:val="24"/>
        </w:rPr>
        <w:t>e lloji</w:t>
      </w:r>
      <w:r w:rsidR="005D5580" w:rsidRPr="00DB24F5">
        <w:rPr>
          <w:rFonts w:ascii="Times New Roman" w:hAnsi="Times New Roman" w:cs="Times New Roman"/>
          <w:sz w:val="24"/>
          <w:szCs w:val="24"/>
        </w:rPr>
        <w:t>t</w:t>
      </w:r>
      <w:r w:rsidR="00000E2B" w:rsidRPr="00DB24F5">
        <w:rPr>
          <w:rFonts w:ascii="Times New Roman" w:hAnsi="Times New Roman" w:cs="Times New Roman"/>
          <w:sz w:val="24"/>
          <w:szCs w:val="24"/>
        </w:rPr>
        <w:t xml:space="preserve"> </w:t>
      </w:r>
      <w:r w:rsidR="009E6809" w:rsidRPr="00DB24F5">
        <w:rPr>
          <w:rFonts w:ascii="Times New Roman" w:hAnsi="Times New Roman" w:cs="Times New Roman"/>
          <w:sz w:val="24"/>
          <w:szCs w:val="24"/>
        </w:rPr>
        <w:t>depozit</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pran</w:t>
      </w:r>
      <w:r w:rsidR="00A9157C" w:rsidRPr="00DB24F5">
        <w:rPr>
          <w:rFonts w:ascii="Times New Roman" w:hAnsi="Times New Roman" w:cs="Times New Roman"/>
          <w:sz w:val="24"/>
          <w:szCs w:val="24"/>
        </w:rPr>
        <w:t>ë</w:t>
      </w:r>
      <w:r w:rsidR="009E6809" w:rsidRPr="00DB24F5">
        <w:rPr>
          <w:rFonts w:ascii="Times New Roman" w:hAnsi="Times New Roman" w:cs="Times New Roman"/>
          <w:sz w:val="24"/>
          <w:szCs w:val="24"/>
        </w:rPr>
        <w:t xml:space="preserve"> BKT</w:t>
      </w:r>
      <w:r w:rsidR="00A9157C" w:rsidRPr="00DB24F5">
        <w:rPr>
          <w:rFonts w:ascii="Times New Roman" w:hAnsi="Times New Roman" w:cs="Times New Roman"/>
          <w:sz w:val="24"/>
          <w:szCs w:val="24"/>
        </w:rPr>
        <w:t xml:space="preserve"> dhe sipas këtij përfundimi Komisioni iu ka qëndruar rezultateve të hetimit sa i takon këtij burimi, i cili ka sjellë edhe konkluzionin sipas </w:t>
      </w:r>
      <w:del w:id="324" w:author="Sokol Çomo" w:date="2025-05-02T08:44:00Z">
        <w:r w:rsidR="00A9157C" w:rsidRPr="005A24E9">
          <w:rPr>
            <w:rFonts w:ascii="Times New Roman" w:hAnsi="Times New Roman" w:cs="Times New Roman"/>
            <w:sz w:val="24"/>
            <w:szCs w:val="24"/>
          </w:rPr>
          <w:delText>pikës</w:delText>
        </w:r>
      </w:del>
      <w:ins w:id="325" w:author="Sokol Çomo" w:date="2025-05-02T08:44:00Z">
        <w:r w:rsidR="00A9157C" w:rsidRPr="00DB24F5">
          <w:rPr>
            <w:rFonts w:ascii="Times New Roman" w:hAnsi="Times New Roman" w:cs="Times New Roman"/>
            <w:sz w:val="24"/>
            <w:szCs w:val="24"/>
          </w:rPr>
          <w:t>p</w:t>
        </w:r>
        <w:r w:rsidR="00573157" w:rsidRPr="00DB24F5">
          <w:rPr>
            <w:rFonts w:ascii="Times New Roman" w:hAnsi="Times New Roman" w:cs="Times New Roman"/>
            <w:sz w:val="24"/>
            <w:szCs w:val="24"/>
          </w:rPr>
          <w:t>aragrafit</w:t>
        </w:r>
      </w:ins>
      <w:r w:rsidR="00A9157C" w:rsidRPr="00DB24F5">
        <w:rPr>
          <w:rFonts w:ascii="Times New Roman" w:hAnsi="Times New Roman" w:cs="Times New Roman"/>
          <w:sz w:val="24"/>
          <w:szCs w:val="24"/>
        </w:rPr>
        <w:t xml:space="preserve"> 66 të vendimit në lidhje me pasurinë </w:t>
      </w:r>
      <w:r w:rsidR="00000E2B" w:rsidRPr="00DB24F5">
        <w:rPr>
          <w:rFonts w:ascii="Times New Roman" w:hAnsi="Times New Roman" w:cs="Times New Roman"/>
          <w:sz w:val="24"/>
          <w:szCs w:val="24"/>
        </w:rPr>
        <w:t xml:space="preserve">e llojit </w:t>
      </w:r>
      <w:r w:rsidR="00A9157C" w:rsidRPr="00DB24F5">
        <w:rPr>
          <w:rFonts w:ascii="Times New Roman" w:hAnsi="Times New Roman" w:cs="Times New Roman"/>
          <w:sz w:val="24"/>
          <w:szCs w:val="24"/>
        </w:rPr>
        <w:t>depozitë</w:t>
      </w:r>
      <w:r w:rsidR="00000E2B" w:rsidRPr="00DB24F5">
        <w:rPr>
          <w:rFonts w:ascii="Times New Roman" w:hAnsi="Times New Roman" w:cs="Times New Roman"/>
          <w:sz w:val="24"/>
          <w:szCs w:val="24"/>
        </w:rPr>
        <w:t xml:space="preserve"> </w:t>
      </w:r>
      <w:r w:rsidR="00A9157C" w:rsidRPr="00DB24F5">
        <w:rPr>
          <w:rFonts w:ascii="Times New Roman" w:hAnsi="Times New Roman" w:cs="Times New Roman"/>
          <w:sz w:val="24"/>
          <w:szCs w:val="24"/>
        </w:rPr>
        <w:t>në bankën BKT.</w:t>
      </w:r>
      <w:r w:rsidR="00467476" w:rsidRPr="00DB24F5">
        <w:rPr>
          <w:rFonts w:ascii="Times New Roman" w:hAnsi="Times New Roman" w:cs="Times New Roman"/>
          <w:sz w:val="24"/>
          <w:szCs w:val="24"/>
        </w:rPr>
        <w:t xml:space="preserve"> </w:t>
      </w:r>
      <w:r w:rsidR="00A9157C" w:rsidRPr="00DB24F5">
        <w:rPr>
          <w:rFonts w:ascii="Times New Roman" w:hAnsi="Times New Roman" w:cs="Times New Roman"/>
          <w:sz w:val="24"/>
          <w:szCs w:val="24"/>
        </w:rPr>
        <w:t>Ndërkohë, referuar ankimit të subjektit, NJSHL nuk konstaton shkak ankimi në lidhje konkluzionin p</w:t>
      </w:r>
      <w:r w:rsidR="008062CE" w:rsidRPr="00DB24F5">
        <w:rPr>
          <w:rFonts w:ascii="Times New Roman" w:hAnsi="Times New Roman" w:cs="Times New Roman"/>
          <w:sz w:val="24"/>
          <w:szCs w:val="24"/>
        </w:rPr>
        <w:t>ë</w:t>
      </w:r>
      <w:r w:rsidR="00A9157C" w:rsidRPr="00DB24F5">
        <w:rPr>
          <w:rFonts w:ascii="Times New Roman" w:hAnsi="Times New Roman" w:cs="Times New Roman"/>
          <w:sz w:val="24"/>
          <w:szCs w:val="24"/>
        </w:rPr>
        <w:t>r munges</w:t>
      </w:r>
      <w:r w:rsidR="008062CE" w:rsidRPr="00DB24F5">
        <w:rPr>
          <w:rFonts w:ascii="Times New Roman" w:hAnsi="Times New Roman" w:cs="Times New Roman"/>
          <w:sz w:val="24"/>
          <w:szCs w:val="24"/>
        </w:rPr>
        <w:t>ë</w:t>
      </w:r>
      <w:r w:rsidR="00A9157C" w:rsidRPr="00DB24F5">
        <w:rPr>
          <w:rFonts w:ascii="Times New Roman" w:hAnsi="Times New Roman" w:cs="Times New Roman"/>
          <w:sz w:val="24"/>
          <w:szCs w:val="24"/>
        </w:rPr>
        <w:t xml:space="preserve"> t</w:t>
      </w:r>
      <w:r w:rsidR="008062CE" w:rsidRPr="00DB24F5">
        <w:rPr>
          <w:rFonts w:ascii="Times New Roman" w:hAnsi="Times New Roman" w:cs="Times New Roman"/>
          <w:sz w:val="24"/>
          <w:szCs w:val="24"/>
        </w:rPr>
        <w:t>ë</w:t>
      </w:r>
      <w:r w:rsidR="00A9157C" w:rsidRPr="00DB24F5">
        <w:rPr>
          <w:rFonts w:ascii="Times New Roman" w:hAnsi="Times New Roman" w:cs="Times New Roman"/>
          <w:sz w:val="24"/>
          <w:szCs w:val="24"/>
        </w:rPr>
        <w:t xml:space="preserve"> burimeve financiare t</w:t>
      </w:r>
      <w:r w:rsidR="008062CE" w:rsidRPr="00DB24F5">
        <w:rPr>
          <w:rFonts w:ascii="Times New Roman" w:hAnsi="Times New Roman" w:cs="Times New Roman"/>
          <w:sz w:val="24"/>
          <w:szCs w:val="24"/>
        </w:rPr>
        <w:t>ë</w:t>
      </w:r>
      <w:r w:rsidR="00A9157C" w:rsidRPr="00DB24F5">
        <w:rPr>
          <w:rFonts w:ascii="Times New Roman" w:hAnsi="Times New Roman" w:cs="Times New Roman"/>
          <w:sz w:val="24"/>
          <w:szCs w:val="24"/>
        </w:rPr>
        <w:t xml:space="preserve"> ligjs</w:t>
      </w:r>
      <w:r w:rsidR="008062CE" w:rsidRPr="00DB24F5">
        <w:rPr>
          <w:rFonts w:ascii="Times New Roman" w:hAnsi="Times New Roman" w:cs="Times New Roman"/>
          <w:sz w:val="24"/>
          <w:szCs w:val="24"/>
        </w:rPr>
        <w:t>h</w:t>
      </w:r>
      <w:r w:rsidR="00A9157C" w:rsidRPr="00DB24F5">
        <w:rPr>
          <w:rFonts w:ascii="Times New Roman" w:hAnsi="Times New Roman" w:cs="Times New Roman"/>
          <w:sz w:val="24"/>
          <w:szCs w:val="24"/>
        </w:rPr>
        <w:t xml:space="preserve">me </w:t>
      </w:r>
      <w:r w:rsidR="008062CE" w:rsidRPr="00DB24F5">
        <w:rPr>
          <w:rFonts w:ascii="Times New Roman" w:hAnsi="Times New Roman" w:cs="Times New Roman"/>
          <w:sz w:val="24"/>
          <w:szCs w:val="24"/>
        </w:rPr>
        <w:t xml:space="preserve">për krijimin e pasurisë së llojit depozitë me datë 11.03.2021 i cili të lidhet </w:t>
      </w:r>
      <w:r w:rsidR="00A9157C" w:rsidRPr="00DB24F5">
        <w:rPr>
          <w:rFonts w:ascii="Times New Roman" w:hAnsi="Times New Roman" w:cs="Times New Roman"/>
          <w:sz w:val="24"/>
          <w:szCs w:val="24"/>
        </w:rPr>
        <w:t xml:space="preserve">me mënyrën e përllogaritjes së gjendjes </w:t>
      </w:r>
      <w:proofErr w:type="spellStart"/>
      <w:r w:rsidR="00A9157C" w:rsidRPr="00DB24F5">
        <w:rPr>
          <w:rFonts w:ascii="Times New Roman" w:hAnsi="Times New Roman" w:cs="Times New Roman"/>
          <w:i/>
          <w:iCs/>
          <w:sz w:val="24"/>
          <w:szCs w:val="24"/>
        </w:rPr>
        <w:t>cash</w:t>
      </w:r>
      <w:proofErr w:type="spellEnd"/>
      <w:r w:rsidR="00A9157C" w:rsidRPr="00DB24F5">
        <w:rPr>
          <w:rFonts w:ascii="Times New Roman" w:hAnsi="Times New Roman" w:cs="Times New Roman"/>
          <w:sz w:val="24"/>
          <w:szCs w:val="24"/>
        </w:rPr>
        <w:t xml:space="preserve"> deri në 31.12.2010. </w:t>
      </w:r>
      <w:r w:rsidR="005D5580" w:rsidRPr="00DB24F5">
        <w:rPr>
          <w:rFonts w:ascii="Times New Roman" w:hAnsi="Times New Roman" w:cs="Times New Roman"/>
          <w:sz w:val="24"/>
          <w:szCs w:val="24"/>
        </w:rPr>
        <w:t>Sa më sipër, në kushtet</w:t>
      </w:r>
      <w:r w:rsidR="00F30410" w:rsidRPr="00DB24F5">
        <w:rPr>
          <w:rFonts w:ascii="Times New Roman" w:hAnsi="Times New Roman" w:cs="Times New Roman"/>
          <w:sz w:val="24"/>
          <w:szCs w:val="24"/>
        </w:rPr>
        <w:t xml:space="preserve"> kur subjekti</w:t>
      </w:r>
      <w:r w:rsidR="005D5580" w:rsidRPr="00DB24F5">
        <w:rPr>
          <w:rFonts w:ascii="Times New Roman" w:hAnsi="Times New Roman" w:cs="Times New Roman"/>
          <w:sz w:val="24"/>
          <w:szCs w:val="24"/>
        </w:rPr>
        <w:t xml:space="preserve"> nuk ka ngritur në ankimin e tij asnjë shkak konkret për kundërshtimin e vlerësimit të Komisionit lidhur me këtë burim</w:t>
      </w:r>
      <w:r w:rsidR="00F30410" w:rsidRPr="00DB24F5">
        <w:rPr>
          <w:rFonts w:ascii="Times New Roman" w:hAnsi="Times New Roman" w:cs="Times New Roman"/>
          <w:sz w:val="24"/>
          <w:szCs w:val="24"/>
        </w:rPr>
        <w:t>,</w:t>
      </w:r>
      <w:r w:rsidR="005D5580" w:rsidRPr="00DB24F5">
        <w:rPr>
          <w:rFonts w:ascii="Times New Roman" w:hAnsi="Times New Roman" w:cs="Times New Roman"/>
          <w:sz w:val="24"/>
          <w:szCs w:val="24"/>
        </w:rPr>
        <w:t xml:space="preserve"> NJSHL vlerëson se në këtë rast konfirmohet qëndrimi i Komisionit lidhur me rezultatin e kontrollit të krijimit të pasurisë likuiditet bankar në formën e depozitës pranë BKT.</w:t>
      </w:r>
    </w:p>
    <w:p w14:paraId="2E59EC23" w14:textId="77777777" w:rsidR="00270EA9" w:rsidRPr="00DB24F5" w:rsidRDefault="00270EA9" w:rsidP="00270EA9">
      <w:pPr>
        <w:pStyle w:val="ListParagraph"/>
        <w:tabs>
          <w:tab w:val="left" w:pos="0"/>
          <w:tab w:val="left" w:pos="270"/>
        </w:tabs>
        <w:spacing w:before="0" w:after="0"/>
        <w:ind w:left="0"/>
        <w:rPr>
          <w:rFonts w:ascii="Times New Roman" w:hAnsi="Times New Roman"/>
          <w:sz w:val="12"/>
          <w:rPrChange w:id="326" w:author="Sokol Çomo" w:date="2025-05-02T08:44:00Z">
            <w:rPr>
              <w:rFonts w:ascii="Times New Roman" w:hAnsi="Times New Roman"/>
              <w:color w:val="A20000"/>
              <w:sz w:val="12"/>
            </w:rPr>
          </w:rPrChange>
        </w:rPr>
      </w:pPr>
    </w:p>
    <w:p w14:paraId="181DC7DC" w14:textId="1F16EF99" w:rsidR="00270EA9" w:rsidRPr="00DB24F5" w:rsidRDefault="00270EA9" w:rsidP="00246690">
      <w:pPr>
        <w:pStyle w:val="ListParagraph"/>
        <w:numPr>
          <w:ilvl w:val="0"/>
          <w:numId w:val="20"/>
        </w:numPr>
        <w:tabs>
          <w:tab w:val="left" w:pos="0"/>
          <w:tab w:val="left" w:pos="270"/>
        </w:tabs>
        <w:spacing w:before="0" w:after="0"/>
        <w:ind w:hanging="720"/>
        <w:rPr>
          <w:rFonts w:ascii="Times New Roman" w:hAnsi="Times New Roman"/>
          <w:b/>
          <w:sz w:val="24"/>
          <w:rPrChange w:id="327" w:author="Sokol Çomo" w:date="2025-05-02T08:44:00Z">
            <w:rPr>
              <w:rFonts w:ascii="Times New Roman" w:hAnsi="Times New Roman"/>
              <w:b/>
              <w:color w:val="A20000"/>
              <w:sz w:val="24"/>
            </w:rPr>
          </w:rPrChange>
        </w:rPr>
        <w:pPrChange w:id="328" w:author="Sokol Çomo" w:date="2025-05-02T08:44:00Z">
          <w:pPr>
            <w:pStyle w:val="ListParagraph"/>
            <w:numPr>
              <w:numId w:val="20"/>
            </w:numPr>
            <w:tabs>
              <w:tab w:val="left" w:pos="0"/>
              <w:tab w:val="left" w:pos="270"/>
            </w:tabs>
            <w:spacing w:before="0" w:after="0"/>
            <w:ind w:hanging="360"/>
          </w:pPr>
        </w:pPrChange>
      </w:pPr>
      <w:r w:rsidRPr="00DB24F5">
        <w:rPr>
          <w:rFonts w:ascii="Times New Roman" w:hAnsi="Times New Roman" w:cs="Times New Roman"/>
          <w:b/>
          <w:bCs/>
          <w:sz w:val="24"/>
          <w:szCs w:val="24"/>
        </w:rPr>
        <w:t>Pasuria e lloji “automjet” i mark</w:t>
      </w:r>
      <w:r w:rsidR="00C23F78" w:rsidRPr="00DB24F5">
        <w:rPr>
          <w:rFonts w:ascii="Times New Roman" w:hAnsi="Times New Roman" w:cs="Times New Roman"/>
          <w:b/>
          <w:bCs/>
          <w:sz w:val="24"/>
          <w:szCs w:val="24"/>
        </w:rPr>
        <w:t>ë</w:t>
      </w:r>
      <w:r w:rsidRPr="00DB24F5">
        <w:rPr>
          <w:rFonts w:ascii="Times New Roman" w:hAnsi="Times New Roman" w:cs="Times New Roman"/>
          <w:b/>
          <w:bCs/>
          <w:sz w:val="24"/>
          <w:szCs w:val="24"/>
        </w:rPr>
        <w:t xml:space="preserve">s </w:t>
      </w:r>
      <w:proofErr w:type="spellStart"/>
      <w:r w:rsidRPr="00DB24F5">
        <w:rPr>
          <w:rFonts w:ascii="Times New Roman" w:hAnsi="Times New Roman" w:cs="Times New Roman"/>
          <w:b/>
          <w:bCs/>
          <w:sz w:val="24"/>
          <w:szCs w:val="24"/>
        </w:rPr>
        <w:t>Opel</w:t>
      </w:r>
      <w:proofErr w:type="spellEnd"/>
    </w:p>
    <w:p w14:paraId="51BF7F8A" w14:textId="77777777" w:rsidR="00270EA9" w:rsidRPr="00DB24F5" w:rsidRDefault="00270EA9" w:rsidP="00270EA9">
      <w:pPr>
        <w:pStyle w:val="ListParagraph"/>
        <w:tabs>
          <w:tab w:val="left" w:pos="0"/>
          <w:tab w:val="left" w:pos="270"/>
        </w:tabs>
        <w:spacing w:before="0" w:after="0"/>
        <w:rPr>
          <w:rFonts w:ascii="Times New Roman" w:hAnsi="Times New Roman"/>
          <w:sz w:val="12"/>
          <w:rPrChange w:id="329" w:author="Sokol Çomo" w:date="2025-05-02T08:44:00Z">
            <w:rPr>
              <w:rFonts w:ascii="Times New Roman" w:hAnsi="Times New Roman"/>
              <w:color w:val="A20000"/>
              <w:sz w:val="12"/>
            </w:rPr>
          </w:rPrChange>
        </w:rPr>
      </w:pPr>
    </w:p>
    <w:p w14:paraId="2F5A8649" w14:textId="526D99AB" w:rsidR="000F4086" w:rsidRPr="00DB24F5" w:rsidRDefault="00270EA9" w:rsidP="00270EA9">
      <w:pPr>
        <w:pStyle w:val="ListParagraph"/>
        <w:numPr>
          <w:ilvl w:val="0"/>
          <w:numId w:val="3"/>
        </w:numPr>
        <w:tabs>
          <w:tab w:val="left" w:pos="0"/>
          <w:tab w:val="left" w:pos="270"/>
        </w:tabs>
        <w:spacing w:before="0" w:after="0"/>
        <w:ind w:left="0"/>
        <w:rPr>
          <w:rFonts w:ascii="Times New Roman" w:hAnsi="Times New Roman"/>
          <w:sz w:val="24"/>
          <w:rPrChange w:id="330" w:author="Sokol Çomo" w:date="2025-05-02T08:44:00Z">
            <w:rPr>
              <w:rFonts w:ascii="Times New Roman" w:hAnsi="Times New Roman"/>
              <w:color w:val="A20000"/>
              <w:sz w:val="24"/>
            </w:rPr>
          </w:rPrChange>
        </w:rPr>
      </w:pPr>
      <w:del w:id="331" w:author="Sokol Çomo" w:date="2025-05-02T08:44:00Z">
        <w:r w:rsidRPr="00C23F78">
          <w:rPr>
            <w:rFonts w:ascii="Times New Roman" w:hAnsi="Times New Roman" w:cs="Times New Roman"/>
            <w:sz w:val="24"/>
            <w:szCs w:val="24"/>
          </w:rPr>
          <w:delText xml:space="preserve"> Komisioni ka konstatuar se n</w:delText>
        </w:r>
        <w:r w:rsidR="00C23F78" w:rsidRPr="00C23F78">
          <w:rPr>
            <w:rFonts w:ascii="Times New Roman" w:hAnsi="Times New Roman" w:cs="Times New Roman"/>
            <w:sz w:val="24"/>
            <w:szCs w:val="24"/>
          </w:rPr>
          <w:delText>ë</w:delText>
        </w:r>
        <w:r w:rsidRPr="00C23F78">
          <w:rPr>
            <w:rFonts w:ascii="Times New Roman" w:hAnsi="Times New Roman" w:cs="Times New Roman"/>
            <w:sz w:val="24"/>
            <w:szCs w:val="24"/>
          </w:rPr>
          <w:delText xml:space="preserve"> DIPP 2006 subjekti ka deklaruar automjet</w:delText>
        </w:r>
        <w:r w:rsidR="00C23F78">
          <w:rPr>
            <w:rFonts w:ascii="Times New Roman" w:hAnsi="Times New Roman" w:cs="Times New Roman"/>
            <w:sz w:val="24"/>
            <w:szCs w:val="24"/>
          </w:rPr>
          <w:delText xml:space="preserve">in e </w:delText>
        </w:r>
        <w:r w:rsidRPr="00C23F78">
          <w:rPr>
            <w:rFonts w:ascii="Times New Roman" w:hAnsi="Times New Roman" w:cs="Times New Roman"/>
            <w:sz w:val="24"/>
            <w:szCs w:val="24"/>
          </w:rPr>
          <w:delText xml:space="preserve">markës </w:delText>
        </w:r>
        <w:r w:rsidR="000F4086" w:rsidRPr="00C23F78">
          <w:rPr>
            <w:rFonts w:ascii="Times New Roman" w:hAnsi="Times New Roman" w:cs="Times New Roman"/>
            <w:sz w:val="24"/>
            <w:szCs w:val="24"/>
          </w:rPr>
          <w:delText>4+1 “Opel”</w:delText>
        </w:r>
        <w:r w:rsidRPr="00C23F78">
          <w:rPr>
            <w:rFonts w:ascii="Times New Roman" w:hAnsi="Times New Roman" w:cs="Times New Roman"/>
            <w:sz w:val="24"/>
            <w:szCs w:val="24"/>
          </w:rPr>
          <w:delText xml:space="preserve">, me targa </w:delText>
        </w:r>
        <w:r w:rsidR="000F4086" w:rsidRPr="00C23F78">
          <w:rPr>
            <w:rFonts w:ascii="Times New Roman" w:hAnsi="Times New Roman" w:cs="Times New Roman"/>
            <w:sz w:val="24"/>
            <w:szCs w:val="24"/>
          </w:rPr>
          <w:delText>GJ9265A</w:delText>
        </w:r>
        <w:r w:rsidR="00C23F78">
          <w:rPr>
            <w:rFonts w:ascii="Times New Roman" w:hAnsi="Times New Roman" w:cs="Times New Roman"/>
            <w:sz w:val="24"/>
            <w:szCs w:val="24"/>
          </w:rPr>
          <w:delText>,</w:delText>
        </w:r>
        <w:r w:rsidRPr="00C23F78">
          <w:rPr>
            <w:rFonts w:ascii="Times New Roman" w:hAnsi="Times New Roman" w:cs="Times New Roman"/>
            <w:sz w:val="24"/>
            <w:szCs w:val="24"/>
          </w:rPr>
          <w:delText xml:space="preserve"> me vlerë 2</w:delText>
        </w:r>
        <w:r w:rsidR="000F4086" w:rsidRPr="00C23F78">
          <w:rPr>
            <w:rFonts w:ascii="Times New Roman" w:hAnsi="Times New Roman" w:cs="Times New Roman"/>
            <w:sz w:val="24"/>
            <w:szCs w:val="24"/>
          </w:rPr>
          <w:delText>.</w:delText>
        </w:r>
        <w:r w:rsidRPr="00C23F78">
          <w:rPr>
            <w:rFonts w:ascii="Times New Roman" w:hAnsi="Times New Roman" w:cs="Times New Roman"/>
            <w:sz w:val="24"/>
            <w:szCs w:val="24"/>
          </w:rPr>
          <w:delText xml:space="preserve">000 euro, me burim krijimi të ardhurat </w:delText>
        </w:r>
        <w:r w:rsidR="00C23F78">
          <w:rPr>
            <w:rFonts w:ascii="Times New Roman" w:hAnsi="Times New Roman" w:cs="Times New Roman"/>
            <w:sz w:val="24"/>
            <w:szCs w:val="24"/>
          </w:rPr>
          <w:delText>nga</w:delText>
        </w:r>
        <w:r w:rsidRPr="00C23F78">
          <w:rPr>
            <w:rFonts w:ascii="Times New Roman" w:hAnsi="Times New Roman" w:cs="Times New Roman"/>
            <w:sz w:val="24"/>
            <w:szCs w:val="24"/>
          </w:rPr>
          <w:delText xml:space="preserve"> kursime</w:delText>
        </w:r>
        <w:r w:rsidR="00C23F78">
          <w:rPr>
            <w:rFonts w:ascii="Times New Roman" w:hAnsi="Times New Roman" w:cs="Times New Roman"/>
            <w:sz w:val="24"/>
            <w:szCs w:val="24"/>
          </w:rPr>
          <w:delText>t</w:delText>
        </w:r>
        <w:r w:rsidRPr="00C23F78">
          <w:rPr>
            <w:rFonts w:ascii="Times New Roman" w:hAnsi="Times New Roman" w:cs="Times New Roman"/>
            <w:sz w:val="24"/>
            <w:szCs w:val="24"/>
          </w:rPr>
          <w:delText>.</w:delText>
        </w:r>
      </w:del>
      <w:ins w:id="332" w:author="Sokol Çomo" w:date="2025-05-02T08:44:00Z">
        <w:r w:rsidR="008756B9" w:rsidRPr="00DB24F5">
          <w:rPr>
            <w:rFonts w:ascii="Times New Roman" w:hAnsi="Times New Roman" w:cs="Times New Roman"/>
            <w:sz w:val="24"/>
            <w:szCs w:val="24"/>
          </w:rPr>
          <w:t>N</w:t>
        </w:r>
        <w:r w:rsidR="00246690" w:rsidRPr="00DB24F5">
          <w:rPr>
            <w:rFonts w:ascii="Times New Roman" w:hAnsi="Times New Roman" w:cs="Times New Roman"/>
            <w:sz w:val="24"/>
            <w:szCs w:val="24"/>
          </w:rPr>
          <w:t>ë</w:t>
        </w:r>
        <w:r w:rsidR="008756B9" w:rsidRPr="00DB24F5">
          <w:rPr>
            <w:rFonts w:ascii="Times New Roman" w:hAnsi="Times New Roman" w:cs="Times New Roman"/>
            <w:sz w:val="24"/>
            <w:szCs w:val="24"/>
          </w:rPr>
          <w:t xml:space="preserve"> deklarat</w:t>
        </w:r>
        <w:r w:rsidR="00246690" w:rsidRPr="00DB24F5">
          <w:rPr>
            <w:rFonts w:ascii="Times New Roman" w:hAnsi="Times New Roman" w:cs="Times New Roman"/>
            <w:sz w:val="24"/>
            <w:szCs w:val="24"/>
          </w:rPr>
          <w:t>ë</w:t>
        </w:r>
        <w:r w:rsidR="008756B9" w:rsidRPr="00DB24F5">
          <w:rPr>
            <w:rFonts w:ascii="Times New Roman" w:hAnsi="Times New Roman" w:cs="Times New Roman"/>
            <w:sz w:val="24"/>
            <w:szCs w:val="24"/>
          </w:rPr>
          <w:t xml:space="preserve">n </w:t>
        </w:r>
        <w:proofErr w:type="spellStart"/>
        <w:r w:rsidR="008756B9" w:rsidRPr="00DB24F5">
          <w:rPr>
            <w:rFonts w:ascii="Times New Roman" w:hAnsi="Times New Roman" w:cs="Times New Roman"/>
            <w:i/>
            <w:iCs/>
            <w:sz w:val="24"/>
            <w:szCs w:val="24"/>
          </w:rPr>
          <w:t>vettin</w:t>
        </w:r>
        <w:r w:rsidR="00246690" w:rsidRPr="00DB24F5">
          <w:rPr>
            <w:rFonts w:ascii="Times New Roman" w:hAnsi="Times New Roman" w:cs="Times New Roman"/>
            <w:i/>
            <w:iCs/>
            <w:sz w:val="24"/>
            <w:szCs w:val="24"/>
          </w:rPr>
          <w:t>g</w:t>
        </w:r>
        <w:proofErr w:type="spellEnd"/>
        <w:r w:rsidR="00246690" w:rsidRPr="00DB24F5">
          <w:rPr>
            <w:rFonts w:ascii="Times New Roman" w:hAnsi="Times New Roman" w:cs="Times New Roman"/>
            <w:sz w:val="24"/>
            <w:szCs w:val="24"/>
          </w:rPr>
          <w:t>, bashkëshorti i subjektit</w:t>
        </w:r>
        <w:r w:rsidR="008756B9" w:rsidRPr="00DB24F5">
          <w:rPr>
            <w:rFonts w:ascii="Times New Roman" w:hAnsi="Times New Roman" w:cs="Times New Roman"/>
            <w:sz w:val="24"/>
            <w:szCs w:val="24"/>
          </w:rPr>
          <w:t xml:space="preserve"> ka deklaruar </w:t>
        </w:r>
        <w:r w:rsidR="00246690" w:rsidRPr="00DB24F5">
          <w:rPr>
            <w:rFonts w:ascii="Times New Roman" w:hAnsi="Times New Roman" w:cs="Times New Roman"/>
            <w:sz w:val="24"/>
            <w:szCs w:val="24"/>
          </w:rPr>
          <w:t>“</w:t>
        </w:r>
        <w:r w:rsidR="008756B9" w:rsidRPr="00DB24F5">
          <w:rPr>
            <w:rFonts w:ascii="Times New Roman" w:hAnsi="Times New Roman" w:cs="Times New Roman"/>
            <w:i/>
            <w:iCs/>
            <w:sz w:val="24"/>
            <w:szCs w:val="24"/>
          </w:rPr>
          <w:t>Automjet i mark</w:t>
        </w:r>
        <w:r w:rsidR="00246690" w:rsidRPr="00DB24F5">
          <w:rPr>
            <w:rFonts w:ascii="Times New Roman" w:hAnsi="Times New Roman" w:cs="Times New Roman"/>
            <w:i/>
            <w:iCs/>
            <w:sz w:val="24"/>
            <w:szCs w:val="24"/>
          </w:rPr>
          <w:t>ë</w:t>
        </w:r>
        <w:r w:rsidR="008756B9" w:rsidRPr="00DB24F5">
          <w:rPr>
            <w:rFonts w:ascii="Times New Roman" w:hAnsi="Times New Roman" w:cs="Times New Roman"/>
            <w:i/>
            <w:iCs/>
            <w:sz w:val="24"/>
            <w:szCs w:val="24"/>
          </w:rPr>
          <w:t xml:space="preserve">s </w:t>
        </w:r>
        <w:proofErr w:type="spellStart"/>
        <w:r w:rsidR="00246690" w:rsidRPr="00DB24F5">
          <w:rPr>
            <w:rFonts w:ascii="Times New Roman" w:hAnsi="Times New Roman" w:cs="Times New Roman"/>
            <w:i/>
            <w:iCs/>
            <w:sz w:val="24"/>
            <w:szCs w:val="24"/>
          </w:rPr>
          <w:t>O</w:t>
        </w:r>
        <w:r w:rsidR="008756B9" w:rsidRPr="00DB24F5">
          <w:rPr>
            <w:rFonts w:ascii="Times New Roman" w:hAnsi="Times New Roman" w:cs="Times New Roman"/>
            <w:i/>
            <w:iCs/>
            <w:sz w:val="24"/>
            <w:szCs w:val="24"/>
          </w:rPr>
          <w:t>pel</w:t>
        </w:r>
        <w:proofErr w:type="spellEnd"/>
        <w:r w:rsidR="008756B9" w:rsidRPr="00DB24F5">
          <w:rPr>
            <w:rFonts w:ascii="Times New Roman" w:hAnsi="Times New Roman" w:cs="Times New Roman"/>
            <w:i/>
            <w:iCs/>
            <w:sz w:val="24"/>
            <w:szCs w:val="24"/>
          </w:rPr>
          <w:t>, me 4+1 vende, me traga Gj9265</w:t>
        </w:r>
        <w:r w:rsidR="00246690" w:rsidRPr="00DB24F5">
          <w:rPr>
            <w:rFonts w:ascii="Times New Roman" w:hAnsi="Times New Roman" w:cs="Times New Roman"/>
            <w:i/>
            <w:iCs/>
            <w:sz w:val="24"/>
            <w:szCs w:val="24"/>
          </w:rPr>
          <w:t>A</w:t>
        </w:r>
        <w:r w:rsidR="008756B9" w:rsidRPr="00DB24F5">
          <w:rPr>
            <w:rFonts w:ascii="Times New Roman" w:hAnsi="Times New Roman" w:cs="Times New Roman"/>
            <w:i/>
            <w:iCs/>
            <w:sz w:val="24"/>
            <w:szCs w:val="24"/>
          </w:rPr>
          <w:t xml:space="preserve"> dhe num</w:t>
        </w:r>
        <w:r w:rsidR="00246690" w:rsidRPr="00DB24F5">
          <w:rPr>
            <w:rFonts w:ascii="Times New Roman" w:hAnsi="Times New Roman" w:cs="Times New Roman"/>
            <w:i/>
            <w:iCs/>
            <w:sz w:val="24"/>
            <w:szCs w:val="24"/>
          </w:rPr>
          <w:t>ë</w:t>
        </w:r>
        <w:r w:rsidR="008756B9" w:rsidRPr="00DB24F5">
          <w:rPr>
            <w:rFonts w:ascii="Times New Roman" w:hAnsi="Times New Roman" w:cs="Times New Roman"/>
            <w:i/>
            <w:iCs/>
            <w:sz w:val="24"/>
            <w:szCs w:val="24"/>
          </w:rPr>
          <w:t xml:space="preserve">r </w:t>
        </w:r>
        <w:proofErr w:type="spellStart"/>
        <w:r w:rsidR="008756B9" w:rsidRPr="00DB24F5">
          <w:rPr>
            <w:rFonts w:ascii="Times New Roman" w:hAnsi="Times New Roman" w:cs="Times New Roman"/>
            <w:i/>
            <w:iCs/>
            <w:sz w:val="24"/>
            <w:szCs w:val="24"/>
          </w:rPr>
          <w:t>shasie</w:t>
        </w:r>
        <w:proofErr w:type="spellEnd"/>
        <w:r w:rsidR="008756B9" w:rsidRPr="00DB24F5">
          <w:rPr>
            <w:rFonts w:ascii="Times New Roman" w:hAnsi="Times New Roman" w:cs="Times New Roman"/>
            <w:i/>
            <w:iCs/>
            <w:sz w:val="24"/>
            <w:szCs w:val="24"/>
          </w:rPr>
          <w:t xml:space="preserve"> </w:t>
        </w:r>
        <w:r w:rsidR="00223685" w:rsidRPr="00223685">
          <w:rPr>
            <w:rFonts w:ascii="Times New Roman" w:hAnsi="Times New Roman" w:cs="Times New Roman"/>
            <w:i/>
            <w:iCs/>
            <w:sz w:val="24"/>
            <w:szCs w:val="24"/>
          </w:rPr>
          <w:t>W</w:t>
        </w:r>
        <w:r w:rsidR="008756B9" w:rsidRPr="00223685">
          <w:rPr>
            <w:rFonts w:ascii="Times New Roman" w:hAnsi="Times New Roman" w:cs="Times New Roman"/>
            <w:i/>
            <w:iCs/>
            <w:sz w:val="24"/>
            <w:szCs w:val="24"/>
          </w:rPr>
          <w:t>0l0SBF25</w:t>
        </w:r>
        <w:r w:rsidR="00223685" w:rsidRPr="00223685">
          <w:rPr>
            <w:rFonts w:ascii="Times New Roman" w:hAnsi="Times New Roman" w:cs="Times New Roman"/>
            <w:i/>
            <w:iCs/>
            <w:sz w:val="24"/>
            <w:szCs w:val="24"/>
          </w:rPr>
          <w:t>W</w:t>
        </w:r>
        <w:r w:rsidR="008756B9" w:rsidRPr="00223685">
          <w:rPr>
            <w:rFonts w:ascii="Times New Roman" w:hAnsi="Times New Roman" w:cs="Times New Roman"/>
            <w:i/>
            <w:iCs/>
            <w:sz w:val="24"/>
            <w:szCs w:val="24"/>
          </w:rPr>
          <w:t>3026936</w:t>
        </w:r>
        <w:r w:rsidR="008756B9" w:rsidRPr="00DB24F5">
          <w:rPr>
            <w:rFonts w:ascii="Times New Roman" w:hAnsi="Times New Roman" w:cs="Times New Roman"/>
            <w:i/>
            <w:iCs/>
            <w:sz w:val="24"/>
            <w:szCs w:val="24"/>
          </w:rPr>
          <w:t xml:space="preserve">, vlera 2.000 euro, burimi i </w:t>
        </w:r>
        <w:r w:rsidR="008756B9" w:rsidRPr="00DB24F5">
          <w:rPr>
            <w:rFonts w:ascii="Times New Roman" w:hAnsi="Times New Roman" w:cs="Times New Roman"/>
            <w:i/>
            <w:iCs/>
            <w:sz w:val="24"/>
            <w:szCs w:val="24"/>
          </w:rPr>
          <w:lastRenderedPageBreak/>
          <w:t>krijimit kursime nga puna</w:t>
        </w:r>
        <w:r w:rsidR="00246690" w:rsidRPr="00DB24F5">
          <w:rPr>
            <w:rFonts w:ascii="Times New Roman" w:hAnsi="Times New Roman" w:cs="Times New Roman"/>
            <w:i/>
            <w:iCs/>
            <w:sz w:val="24"/>
            <w:szCs w:val="24"/>
          </w:rPr>
          <w:t>”</w:t>
        </w:r>
        <w:r w:rsidR="008756B9" w:rsidRPr="00DB24F5">
          <w:rPr>
            <w:rFonts w:ascii="Times New Roman" w:hAnsi="Times New Roman" w:cs="Times New Roman"/>
            <w:i/>
            <w:iCs/>
            <w:sz w:val="24"/>
            <w:szCs w:val="24"/>
          </w:rPr>
          <w:t>.</w:t>
        </w:r>
        <w:r w:rsidR="00246690" w:rsidRPr="00DB24F5">
          <w:rPr>
            <w:rFonts w:ascii="Times New Roman" w:hAnsi="Times New Roman" w:cs="Times New Roman"/>
            <w:sz w:val="24"/>
            <w:szCs w:val="24"/>
          </w:rPr>
          <w:t xml:space="preserve"> </w:t>
        </w:r>
        <w:r w:rsidR="008756B9" w:rsidRPr="00DB24F5">
          <w:rPr>
            <w:rFonts w:ascii="Times New Roman" w:hAnsi="Times New Roman" w:cs="Times New Roman"/>
            <w:sz w:val="24"/>
            <w:szCs w:val="24"/>
          </w:rPr>
          <w:t>N</w:t>
        </w:r>
        <w:r w:rsidR="00C23F78" w:rsidRPr="00DB24F5">
          <w:rPr>
            <w:rFonts w:ascii="Times New Roman" w:hAnsi="Times New Roman" w:cs="Times New Roman"/>
            <w:sz w:val="24"/>
            <w:szCs w:val="24"/>
          </w:rPr>
          <w:t>ë</w:t>
        </w:r>
        <w:r w:rsidRPr="00DB24F5">
          <w:rPr>
            <w:rFonts w:ascii="Times New Roman" w:hAnsi="Times New Roman" w:cs="Times New Roman"/>
            <w:sz w:val="24"/>
            <w:szCs w:val="24"/>
          </w:rPr>
          <w:t xml:space="preserve"> DIPP 2006</w:t>
        </w:r>
        <w:r w:rsidR="00246690"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246690" w:rsidRPr="00DB24F5">
          <w:rPr>
            <w:rFonts w:ascii="Times New Roman" w:hAnsi="Times New Roman" w:cs="Times New Roman"/>
            <w:sz w:val="24"/>
            <w:szCs w:val="24"/>
          </w:rPr>
          <w:t xml:space="preserve">bashkëshorti i subjektit </w:t>
        </w:r>
        <w:r w:rsidRPr="00DB24F5">
          <w:rPr>
            <w:rFonts w:ascii="Times New Roman" w:hAnsi="Times New Roman" w:cs="Times New Roman"/>
            <w:sz w:val="24"/>
            <w:szCs w:val="24"/>
          </w:rPr>
          <w:t xml:space="preserve">ka deklaruar </w:t>
        </w:r>
        <w:r w:rsidR="00246690" w:rsidRPr="00DB24F5">
          <w:rPr>
            <w:rFonts w:ascii="Times New Roman" w:hAnsi="Times New Roman" w:cs="Times New Roman"/>
            <w:sz w:val="24"/>
            <w:szCs w:val="24"/>
          </w:rPr>
          <w:t>“</w:t>
        </w:r>
        <w:proofErr w:type="spellStart"/>
        <w:r w:rsidR="00246690" w:rsidRPr="00DB24F5">
          <w:rPr>
            <w:rFonts w:ascii="Times New Roman" w:hAnsi="Times New Roman" w:cs="Times New Roman"/>
            <w:i/>
            <w:iCs/>
            <w:sz w:val="24"/>
            <w:szCs w:val="24"/>
          </w:rPr>
          <w:t>Autoveturë</w:t>
        </w:r>
        <w:proofErr w:type="spellEnd"/>
        <w:r w:rsidR="00C23F78" w:rsidRPr="00DB24F5">
          <w:rPr>
            <w:rFonts w:ascii="Times New Roman" w:hAnsi="Times New Roman" w:cs="Times New Roman"/>
            <w:i/>
            <w:iCs/>
            <w:sz w:val="24"/>
            <w:szCs w:val="24"/>
          </w:rPr>
          <w:t xml:space="preserve"> </w:t>
        </w:r>
        <w:r w:rsidR="000F4086" w:rsidRPr="00DB24F5">
          <w:rPr>
            <w:rFonts w:ascii="Times New Roman" w:hAnsi="Times New Roman" w:cs="Times New Roman"/>
            <w:i/>
            <w:iCs/>
            <w:sz w:val="24"/>
            <w:szCs w:val="24"/>
          </w:rPr>
          <w:t>4+1 “</w:t>
        </w:r>
        <w:proofErr w:type="spellStart"/>
        <w:r w:rsidR="000F4086" w:rsidRPr="00DB24F5">
          <w:rPr>
            <w:rFonts w:ascii="Times New Roman" w:hAnsi="Times New Roman" w:cs="Times New Roman"/>
            <w:i/>
            <w:iCs/>
            <w:sz w:val="24"/>
            <w:szCs w:val="24"/>
          </w:rPr>
          <w:t>Opel</w:t>
        </w:r>
        <w:proofErr w:type="spellEnd"/>
        <w:r w:rsidRPr="00DB24F5">
          <w:rPr>
            <w:rFonts w:ascii="Times New Roman" w:hAnsi="Times New Roman" w:cs="Times New Roman"/>
            <w:i/>
            <w:iCs/>
            <w:sz w:val="24"/>
            <w:szCs w:val="24"/>
          </w:rPr>
          <w:t>,</w:t>
        </w:r>
        <w:r w:rsidR="00246690" w:rsidRPr="00DB24F5">
          <w:rPr>
            <w:rFonts w:ascii="Times New Roman" w:hAnsi="Times New Roman" w:cs="Times New Roman"/>
            <w:i/>
            <w:iCs/>
            <w:sz w:val="24"/>
            <w:szCs w:val="24"/>
          </w:rPr>
          <w:t xml:space="preserve"> viti i prodhimit 1998. Blerë nga kursimet e të ardhurave</w:t>
        </w:r>
        <w:r w:rsidRPr="00DB24F5">
          <w:rPr>
            <w:rFonts w:ascii="Times New Roman" w:hAnsi="Times New Roman" w:cs="Times New Roman"/>
            <w:i/>
            <w:iCs/>
            <w:sz w:val="24"/>
            <w:szCs w:val="24"/>
          </w:rPr>
          <w:t xml:space="preserve"> me targa </w:t>
        </w:r>
        <w:r w:rsidR="000F4086" w:rsidRPr="00DB24F5">
          <w:rPr>
            <w:rFonts w:ascii="Times New Roman" w:hAnsi="Times New Roman" w:cs="Times New Roman"/>
            <w:i/>
            <w:iCs/>
            <w:sz w:val="24"/>
            <w:szCs w:val="24"/>
          </w:rPr>
          <w:t>GJ9265A</w:t>
        </w:r>
        <w:r w:rsidR="00C23F78" w:rsidRPr="00DB24F5">
          <w:rPr>
            <w:rFonts w:ascii="Times New Roman" w:hAnsi="Times New Roman" w:cs="Times New Roman"/>
            <w:i/>
            <w:iCs/>
            <w:sz w:val="24"/>
            <w:szCs w:val="24"/>
          </w:rPr>
          <w:t>,</w:t>
        </w:r>
        <w:r w:rsidR="00246690" w:rsidRPr="00DB24F5">
          <w:rPr>
            <w:rFonts w:ascii="Times New Roman" w:hAnsi="Times New Roman" w:cs="Times New Roman"/>
            <w:i/>
            <w:iCs/>
            <w:sz w:val="24"/>
            <w:szCs w:val="24"/>
          </w:rPr>
          <w:t xml:space="preserve"> </w:t>
        </w:r>
        <w:r w:rsidRPr="00DB24F5">
          <w:rPr>
            <w:rFonts w:ascii="Times New Roman" w:hAnsi="Times New Roman" w:cs="Times New Roman"/>
            <w:i/>
            <w:iCs/>
            <w:sz w:val="24"/>
            <w:szCs w:val="24"/>
          </w:rPr>
          <w:t>vler</w:t>
        </w:r>
        <w:r w:rsidR="00246690" w:rsidRPr="00DB24F5">
          <w:rPr>
            <w:rFonts w:ascii="Times New Roman" w:hAnsi="Times New Roman" w:cs="Times New Roman"/>
            <w:i/>
            <w:iCs/>
            <w:sz w:val="24"/>
            <w:szCs w:val="24"/>
          </w:rPr>
          <w:t>a</w:t>
        </w:r>
        <w:r w:rsidRPr="00DB24F5">
          <w:rPr>
            <w:rFonts w:ascii="Times New Roman" w:hAnsi="Times New Roman" w:cs="Times New Roman"/>
            <w:i/>
            <w:iCs/>
            <w:sz w:val="24"/>
            <w:szCs w:val="24"/>
          </w:rPr>
          <w:t xml:space="preserve"> 2</w:t>
        </w:r>
        <w:r w:rsidR="000F4086" w:rsidRPr="00DB24F5">
          <w:rPr>
            <w:rFonts w:ascii="Times New Roman" w:hAnsi="Times New Roman" w:cs="Times New Roman"/>
            <w:i/>
            <w:iCs/>
            <w:sz w:val="24"/>
            <w:szCs w:val="24"/>
          </w:rPr>
          <w:t>.</w:t>
        </w:r>
        <w:r w:rsidRPr="00DB24F5">
          <w:rPr>
            <w:rFonts w:ascii="Times New Roman" w:hAnsi="Times New Roman" w:cs="Times New Roman"/>
            <w:i/>
            <w:iCs/>
            <w:sz w:val="24"/>
            <w:szCs w:val="24"/>
          </w:rPr>
          <w:t>000 euro</w:t>
        </w:r>
        <w:r w:rsidR="00246690" w:rsidRPr="00DB24F5">
          <w:rPr>
            <w:rFonts w:ascii="Times New Roman" w:hAnsi="Times New Roman" w:cs="Times New Roman"/>
            <w:sz w:val="24"/>
            <w:szCs w:val="24"/>
          </w:rPr>
          <w:t>”</w:t>
        </w:r>
        <w:r w:rsidRPr="00DB24F5">
          <w:rPr>
            <w:rFonts w:ascii="Times New Roman" w:hAnsi="Times New Roman" w:cs="Times New Roman"/>
            <w:sz w:val="24"/>
            <w:szCs w:val="24"/>
          </w:rPr>
          <w:t>.</w:t>
        </w:r>
      </w:ins>
      <w:r w:rsidRPr="00DB24F5">
        <w:rPr>
          <w:rFonts w:ascii="Times New Roman" w:hAnsi="Times New Roman" w:cs="Times New Roman"/>
          <w:sz w:val="24"/>
          <w:szCs w:val="24"/>
        </w:rPr>
        <w:t xml:space="preserve"> Nga verifikimi i dokumentacionit të dërguar nga DPSHTRR-së, për këtë automjet, konfirmohet se në datën 14.8.2006, personi i lidhur, </w:t>
      </w:r>
      <w:r w:rsidR="000F4086" w:rsidRPr="00DB24F5">
        <w:rPr>
          <w:rFonts w:ascii="Times New Roman" w:hAnsi="Times New Roman" w:cs="Times New Roman"/>
          <w:sz w:val="24"/>
          <w:szCs w:val="24"/>
        </w:rPr>
        <w:t xml:space="preserve">Dritan </w:t>
      </w:r>
      <w:proofErr w:type="spellStart"/>
      <w:r w:rsidR="000F4086"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ka blerë këtë pasuri për çmimin 250</w:t>
      </w:r>
      <w:r w:rsidR="00C23F78" w:rsidRPr="00DB24F5">
        <w:rPr>
          <w:rFonts w:ascii="Times New Roman" w:hAnsi="Times New Roman" w:cs="Times New Roman"/>
          <w:sz w:val="24"/>
          <w:szCs w:val="24"/>
        </w:rPr>
        <w:t>.</w:t>
      </w:r>
      <w:r w:rsidRPr="00DB24F5">
        <w:rPr>
          <w:rFonts w:ascii="Times New Roman" w:hAnsi="Times New Roman" w:cs="Times New Roman"/>
          <w:sz w:val="24"/>
          <w:szCs w:val="24"/>
        </w:rPr>
        <w:t>000 lekë.</w:t>
      </w:r>
      <w:r w:rsidR="000F4086" w:rsidRPr="00DB24F5">
        <w:rPr>
          <w:rFonts w:ascii="Times New Roman" w:hAnsi="Times New Roman" w:cs="Times New Roman"/>
          <w:sz w:val="24"/>
          <w:szCs w:val="24"/>
        </w:rPr>
        <w:t xml:space="preserve"> </w:t>
      </w:r>
      <w:r w:rsidRPr="00DB24F5">
        <w:rPr>
          <w:rFonts w:ascii="Times New Roman" w:hAnsi="Times New Roman" w:cs="Times New Roman"/>
          <w:sz w:val="24"/>
          <w:szCs w:val="24"/>
        </w:rPr>
        <w:t>Komisioni kreu analizën financiare paraprake</w:t>
      </w:r>
      <w:r w:rsidR="00C23F78" w:rsidRPr="00DB24F5">
        <w:rPr>
          <w:rFonts w:ascii="Times New Roman" w:hAnsi="Times New Roman" w:cs="Times New Roman"/>
          <w:sz w:val="24"/>
          <w:szCs w:val="24"/>
        </w:rPr>
        <w:t xml:space="preserve"> </w:t>
      </w:r>
      <w:r w:rsidRPr="00DB24F5">
        <w:rPr>
          <w:rFonts w:ascii="Times New Roman" w:hAnsi="Times New Roman" w:cs="Times New Roman"/>
          <w:sz w:val="24"/>
          <w:szCs w:val="24"/>
        </w:rPr>
        <w:t>me qëllim verifikimin e mundësisë financiare të subjektit dhe personit të lidhur për blerjen e kësaj pasurie në datën 14.8.2006, nga ku u konstatua se ata nuk kanë pasur të ardhura të mjaftueshme nga burime financiare të ligjshme për të justifikuar plotësisht pagesën e çmimit për blerjen e këtij automjeti, duke rezultuar me balancë negative fondesh në vlerën - 438 mijë lekë.</w:t>
      </w:r>
      <w:r w:rsidR="000F4086" w:rsidRPr="00DB24F5">
        <w:rPr>
          <w:rFonts w:ascii="Times New Roman" w:hAnsi="Times New Roman" w:cs="Times New Roman"/>
          <w:sz w:val="24"/>
          <w:szCs w:val="24"/>
        </w:rPr>
        <w:t xml:space="preserve"> </w:t>
      </w:r>
      <w:r w:rsidR="00C23F78" w:rsidRPr="00DB24F5">
        <w:rPr>
          <w:rFonts w:ascii="Times New Roman" w:hAnsi="Times New Roman" w:cs="Times New Roman"/>
          <w:sz w:val="24"/>
          <w:szCs w:val="24"/>
        </w:rPr>
        <w:t>B</w:t>
      </w:r>
      <w:r w:rsidR="000F4086" w:rsidRPr="00DB24F5">
        <w:rPr>
          <w:rFonts w:ascii="Times New Roman" w:hAnsi="Times New Roman" w:cs="Times New Roman"/>
          <w:sz w:val="24"/>
          <w:szCs w:val="24"/>
        </w:rPr>
        <w:t>azuar n</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nenin 52 t</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ligjit </w:t>
      </w:r>
      <w:r w:rsidR="00C23F78" w:rsidRPr="00DB24F5">
        <w:rPr>
          <w:rFonts w:ascii="Times New Roman" w:hAnsi="Times New Roman" w:cs="Times New Roman"/>
          <w:sz w:val="24"/>
          <w:szCs w:val="24"/>
        </w:rPr>
        <w:t xml:space="preserve">nr. </w:t>
      </w:r>
      <w:r w:rsidR="000F4086" w:rsidRPr="00DB24F5">
        <w:rPr>
          <w:rFonts w:ascii="Times New Roman" w:hAnsi="Times New Roman" w:cs="Times New Roman"/>
          <w:sz w:val="24"/>
          <w:szCs w:val="24"/>
        </w:rPr>
        <w:t>84/2016 subjektit iu kalua barra e prov</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s n</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lidhje me sa m</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sip</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r, e cila me </w:t>
      </w:r>
      <w:r w:rsidR="00C23F78" w:rsidRPr="00DB24F5">
        <w:rPr>
          <w:rFonts w:ascii="Times New Roman" w:hAnsi="Times New Roman" w:cs="Times New Roman"/>
          <w:sz w:val="24"/>
          <w:szCs w:val="24"/>
        </w:rPr>
        <w:t>prapësimet</w:t>
      </w:r>
      <w:r w:rsidR="000F4086" w:rsidRPr="00DB24F5">
        <w:rPr>
          <w:rFonts w:ascii="Times New Roman" w:hAnsi="Times New Roman" w:cs="Times New Roman"/>
          <w:sz w:val="24"/>
          <w:szCs w:val="24"/>
        </w:rPr>
        <w:t xml:space="preserve"> ka pretenduar se</w:t>
      </w:r>
      <w:r w:rsidR="00F30410" w:rsidRPr="00DB24F5">
        <w:rPr>
          <w:rFonts w:ascii="Times New Roman" w:hAnsi="Times New Roman" w:cs="Times New Roman"/>
          <w:sz w:val="24"/>
          <w:szCs w:val="24"/>
        </w:rPr>
        <w:t xml:space="preserve"> në lidhje me këtë pasuri</w:t>
      </w:r>
      <w:r w:rsidR="000F4086" w:rsidRPr="00DB24F5">
        <w:rPr>
          <w:rFonts w:ascii="Times New Roman" w:hAnsi="Times New Roman" w:cs="Times New Roman"/>
          <w:sz w:val="24"/>
          <w:szCs w:val="24"/>
        </w:rPr>
        <w:t xml:space="preserve"> duhet t</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reflektohen t</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ardhurat me burim pun</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n e bashk</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shortit n</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emigracion p</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rgjat</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vitit 2006 si dhe </w:t>
      </w:r>
      <w:r w:rsidR="00C23F78" w:rsidRPr="00DB24F5">
        <w:rPr>
          <w:rFonts w:ascii="Times New Roman" w:hAnsi="Times New Roman" w:cs="Times New Roman"/>
          <w:sz w:val="24"/>
          <w:szCs w:val="24"/>
        </w:rPr>
        <w:t xml:space="preserve">të </w:t>
      </w:r>
      <w:proofErr w:type="spellStart"/>
      <w:r w:rsidR="000F4086" w:rsidRPr="00DB24F5">
        <w:rPr>
          <w:rFonts w:ascii="Times New Roman" w:hAnsi="Times New Roman" w:cs="Times New Roman"/>
          <w:sz w:val="24"/>
          <w:szCs w:val="24"/>
        </w:rPr>
        <w:t>rip</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rllogarit</w:t>
      </w:r>
      <w:r w:rsidR="00C23F78" w:rsidRPr="00DB24F5">
        <w:rPr>
          <w:rFonts w:ascii="Times New Roman" w:hAnsi="Times New Roman" w:cs="Times New Roman"/>
          <w:sz w:val="24"/>
          <w:szCs w:val="24"/>
        </w:rPr>
        <w:t>en</w:t>
      </w:r>
      <w:proofErr w:type="spellEnd"/>
      <w:r w:rsidR="000F4086" w:rsidRPr="00DB24F5">
        <w:rPr>
          <w:rFonts w:ascii="Times New Roman" w:hAnsi="Times New Roman" w:cs="Times New Roman"/>
          <w:sz w:val="24"/>
          <w:szCs w:val="24"/>
        </w:rPr>
        <w:t xml:space="preserve"> shpenzime</w:t>
      </w:r>
      <w:r w:rsidR="00C23F78" w:rsidRPr="00DB24F5">
        <w:rPr>
          <w:rFonts w:ascii="Times New Roman" w:hAnsi="Times New Roman" w:cs="Times New Roman"/>
          <w:sz w:val="24"/>
          <w:szCs w:val="24"/>
        </w:rPr>
        <w:t xml:space="preserve">t </w:t>
      </w:r>
      <w:r w:rsidR="000F4086" w:rsidRPr="00DB24F5">
        <w:rPr>
          <w:rFonts w:ascii="Times New Roman" w:hAnsi="Times New Roman" w:cs="Times New Roman"/>
          <w:sz w:val="24"/>
          <w:szCs w:val="24"/>
        </w:rPr>
        <w:t>jetike.</w:t>
      </w:r>
    </w:p>
    <w:p w14:paraId="75BC728B" w14:textId="13BE7905" w:rsidR="00270EA9" w:rsidRPr="00DB24F5" w:rsidRDefault="00270EA9" w:rsidP="000F4086">
      <w:pPr>
        <w:pStyle w:val="ListParagraph"/>
        <w:numPr>
          <w:ilvl w:val="1"/>
          <w:numId w:val="3"/>
        </w:numPr>
        <w:tabs>
          <w:tab w:val="left" w:pos="0"/>
          <w:tab w:val="left" w:pos="270"/>
        </w:tabs>
        <w:spacing w:before="0" w:after="0"/>
        <w:ind w:left="0" w:firstLine="0"/>
        <w:rPr>
          <w:rFonts w:ascii="Times New Roman" w:hAnsi="Times New Roman"/>
          <w:sz w:val="24"/>
          <w:rPrChange w:id="333" w:author="Sokol Çomo" w:date="2025-05-02T08:44:00Z">
            <w:rPr>
              <w:rFonts w:ascii="Times New Roman" w:hAnsi="Times New Roman"/>
              <w:color w:val="A20000"/>
              <w:sz w:val="24"/>
            </w:rPr>
          </w:rPrChange>
        </w:rPr>
      </w:pPr>
      <w:r w:rsidRPr="00DB24F5">
        <w:rPr>
          <w:rFonts w:ascii="Times New Roman" w:hAnsi="Times New Roman" w:cs="Times New Roman"/>
          <w:sz w:val="24"/>
          <w:szCs w:val="24"/>
        </w:rPr>
        <w:t xml:space="preserve"> </w:t>
      </w:r>
      <w:r w:rsidR="000F4086" w:rsidRPr="00DB24F5">
        <w:rPr>
          <w:rFonts w:ascii="Times New Roman" w:hAnsi="Times New Roman" w:cs="Times New Roman"/>
          <w:sz w:val="24"/>
          <w:szCs w:val="24"/>
        </w:rPr>
        <w:t>N</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 p</w:t>
      </w:r>
      <w:r w:rsidR="00C23F78" w:rsidRPr="00DB24F5">
        <w:rPr>
          <w:rFonts w:ascii="Times New Roman" w:hAnsi="Times New Roman" w:cs="Times New Roman"/>
          <w:sz w:val="24"/>
          <w:szCs w:val="24"/>
        </w:rPr>
        <w:t>ë</w:t>
      </w:r>
      <w:r w:rsidR="000F4086" w:rsidRPr="00DB24F5">
        <w:rPr>
          <w:rFonts w:ascii="Times New Roman" w:hAnsi="Times New Roman" w:cs="Times New Roman"/>
          <w:sz w:val="24"/>
          <w:szCs w:val="24"/>
        </w:rPr>
        <w:t xml:space="preserve">rfundim </w:t>
      </w:r>
      <w:r w:rsidRPr="00DB24F5">
        <w:rPr>
          <w:rFonts w:ascii="Times New Roman" w:hAnsi="Times New Roman" w:cs="Times New Roman"/>
          <w:sz w:val="24"/>
          <w:szCs w:val="24"/>
        </w:rPr>
        <w:t xml:space="preserve">Komisioni kreu analizën e treguesve financiarë për periudhën 1.1.2006 – 14.08.2006, </w:t>
      </w:r>
      <w:r w:rsidR="000F4086" w:rsidRPr="00DB24F5">
        <w:rPr>
          <w:rFonts w:ascii="Times New Roman" w:hAnsi="Times New Roman" w:cs="Times New Roman"/>
          <w:sz w:val="24"/>
          <w:szCs w:val="24"/>
        </w:rPr>
        <w:t>nga ku rezultoi se</w:t>
      </w:r>
      <w:r w:rsidRPr="00DB24F5">
        <w:rPr>
          <w:rFonts w:ascii="Times New Roman" w:hAnsi="Times New Roman" w:cs="Times New Roman"/>
          <w:sz w:val="24"/>
          <w:szCs w:val="24"/>
        </w:rPr>
        <w:t xml:space="preserve"> subjekti dhe person</w:t>
      </w:r>
      <w:r w:rsidR="00C23F78" w:rsidRPr="00DB24F5">
        <w:rPr>
          <w:rFonts w:ascii="Times New Roman" w:hAnsi="Times New Roman" w:cs="Times New Roman"/>
          <w:sz w:val="24"/>
          <w:szCs w:val="24"/>
        </w:rPr>
        <w:t>i i</w:t>
      </w:r>
      <w:r w:rsidRPr="00DB24F5">
        <w:rPr>
          <w:rFonts w:ascii="Times New Roman" w:hAnsi="Times New Roman" w:cs="Times New Roman"/>
          <w:sz w:val="24"/>
          <w:szCs w:val="24"/>
        </w:rPr>
        <w:t xml:space="preserve"> lidhur nuk kanë pasur burime financiare të ligjshme të mjaftueshme për të justifikuar krijimin në datën 14.8.2006, të pasurisë së llojit “automjet”</w:t>
      </w:r>
      <w:r w:rsidR="0099173F" w:rsidRPr="00DB24F5">
        <w:rPr>
          <w:rFonts w:ascii="Times New Roman" w:hAnsi="Times New Roman" w:cs="Times New Roman"/>
          <w:sz w:val="24"/>
          <w:szCs w:val="24"/>
        </w:rPr>
        <w:t xml:space="preserve"> marka “</w:t>
      </w:r>
      <w:proofErr w:type="spellStart"/>
      <w:r w:rsidR="0099173F" w:rsidRPr="00DB24F5">
        <w:rPr>
          <w:rFonts w:ascii="Times New Roman" w:hAnsi="Times New Roman" w:cs="Times New Roman"/>
          <w:sz w:val="24"/>
          <w:szCs w:val="24"/>
        </w:rPr>
        <w:t>Opel</w:t>
      </w:r>
      <w:proofErr w:type="spellEnd"/>
      <w:r w:rsidR="0099173F" w:rsidRPr="00DB24F5">
        <w:rPr>
          <w:rFonts w:ascii="Times New Roman" w:hAnsi="Times New Roman" w:cs="Times New Roman"/>
          <w:sz w:val="24"/>
          <w:szCs w:val="24"/>
        </w:rPr>
        <w:t>”</w:t>
      </w:r>
      <w:r w:rsidRPr="00DB24F5">
        <w:rPr>
          <w:rFonts w:ascii="Times New Roman" w:hAnsi="Times New Roman" w:cs="Times New Roman"/>
          <w:sz w:val="24"/>
          <w:szCs w:val="24"/>
        </w:rPr>
        <w:t>, duke u gjendur në kushtet e nenit 33, pika 5, germa “b” të ligjit nr. 84/2016.</w:t>
      </w:r>
    </w:p>
    <w:p w14:paraId="69F358B1" w14:textId="0B130247" w:rsidR="00C23F78" w:rsidRPr="00DB24F5" w:rsidRDefault="00C23F78" w:rsidP="000F4086">
      <w:pPr>
        <w:pStyle w:val="ListParagraph"/>
        <w:numPr>
          <w:ilvl w:val="1"/>
          <w:numId w:val="3"/>
        </w:numPr>
        <w:tabs>
          <w:tab w:val="left" w:pos="0"/>
          <w:tab w:val="left" w:pos="270"/>
        </w:tabs>
        <w:spacing w:before="0" w:after="0"/>
        <w:ind w:left="0" w:firstLine="0"/>
        <w:rPr>
          <w:rFonts w:ascii="Times New Roman" w:hAnsi="Times New Roman"/>
          <w:sz w:val="24"/>
          <w:rPrChange w:id="334" w:author="Sokol Çomo" w:date="2025-05-02T08:44:00Z">
            <w:rPr>
              <w:rFonts w:ascii="Times New Roman" w:hAnsi="Times New Roman"/>
              <w:color w:val="A20000"/>
              <w:sz w:val="24"/>
            </w:rPr>
          </w:rPrChange>
        </w:rPr>
      </w:pPr>
      <w:r w:rsidRPr="00DB24F5">
        <w:rPr>
          <w:rFonts w:ascii="Times New Roman" w:hAnsi="Times New Roman" w:cs="Times New Roman"/>
          <w:sz w:val="24"/>
          <w:szCs w:val="24"/>
        </w:rPr>
        <w:t>Ky konkluzion i Komisionit nuk rezulton të jetë kundërshtuar nga subjekti në ankimin e saj dhe për rrjedhojë NJSHL vlerëson se përfundimisht konfirmohet qëndrimi i Komisionit në lidhje me këtë pasuri.</w:t>
      </w:r>
    </w:p>
    <w:p w14:paraId="5A7B6D6C" w14:textId="51AD21B1" w:rsidR="009A5762" w:rsidRPr="00DB24F5" w:rsidRDefault="00A9157C" w:rsidP="00A9157C">
      <w:pPr>
        <w:pStyle w:val="ListParagraph"/>
        <w:tabs>
          <w:tab w:val="left" w:pos="0"/>
          <w:tab w:val="left" w:pos="270"/>
        </w:tabs>
        <w:spacing w:before="0" w:after="0"/>
        <w:ind w:left="0"/>
        <w:rPr>
          <w:rFonts w:ascii="Times New Roman" w:hAnsi="Times New Roman"/>
          <w:sz w:val="16"/>
          <w:rPrChange w:id="335" w:author="Sokol Çomo" w:date="2025-05-02T08:44:00Z">
            <w:rPr>
              <w:rFonts w:ascii="Times New Roman" w:hAnsi="Times New Roman"/>
              <w:color w:val="C00000"/>
              <w:sz w:val="16"/>
            </w:rPr>
          </w:rPrChange>
        </w:rPr>
      </w:pPr>
      <w:del w:id="336" w:author="Sokol Çomo" w:date="2025-05-02T08:44:00Z">
        <w:r w:rsidRPr="000725D8">
          <w:rPr>
            <w:rFonts w:ascii="Times New Roman" w:hAnsi="Times New Roman" w:cs="Times New Roman"/>
            <w:sz w:val="24"/>
            <w:szCs w:val="24"/>
          </w:rPr>
          <w:delText xml:space="preserve"> </w:delText>
        </w:r>
      </w:del>
    </w:p>
    <w:p w14:paraId="2C4B9D1C" w14:textId="4626AD4B" w:rsidR="00F950A1" w:rsidRPr="00DB24F5" w:rsidRDefault="00F30410" w:rsidP="00F950A1">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rPr>
      </w:pPr>
      <w:r w:rsidRPr="00DB24F5">
        <w:rPr>
          <w:rFonts w:ascii="Times New Roman" w:hAnsi="Times New Roman" w:cs="Times New Roman"/>
          <w:b/>
          <w:bCs/>
          <w:sz w:val="24"/>
          <w:szCs w:val="24"/>
        </w:rPr>
        <w:t>Lidhur me pasurin</w:t>
      </w:r>
      <w:r w:rsidR="00534A1D" w:rsidRPr="00DB24F5">
        <w:rPr>
          <w:rFonts w:ascii="Times New Roman" w:hAnsi="Times New Roman" w:cs="Times New Roman"/>
          <w:b/>
          <w:bCs/>
          <w:sz w:val="24"/>
          <w:szCs w:val="24"/>
        </w:rPr>
        <w:t>ë</w:t>
      </w:r>
      <w:r w:rsidRPr="00DB24F5">
        <w:rPr>
          <w:rFonts w:ascii="Times New Roman" w:hAnsi="Times New Roman" w:cs="Times New Roman"/>
          <w:b/>
          <w:bCs/>
          <w:sz w:val="24"/>
          <w:szCs w:val="24"/>
        </w:rPr>
        <w:t xml:space="preserve"> “a</w:t>
      </w:r>
      <w:r w:rsidR="00070386" w:rsidRPr="00DB24F5">
        <w:rPr>
          <w:rFonts w:ascii="Times New Roman" w:hAnsi="Times New Roman" w:cs="Times New Roman"/>
          <w:b/>
          <w:bCs/>
          <w:sz w:val="24"/>
          <w:szCs w:val="24"/>
        </w:rPr>
        <w:t>partament</w:t>
      </w:r>
      <w:r w:rsidRPr="00DB24F5">
        <w:rPr>
          <w:rFonts w:ascii="Times New Roman" w:hAnsi="Times New Roman" w:cs="Times New Roman"/>
          <w:b/>
          <w:bCs/>
          <w:sz w:val="24"/>
          <w:szCs w:val="24"/>
        </w:rPr>
        <w:t xml:space="preserve"> banimi” </w:t>
      </w:r>
      <w:r w:rsidR="00070386" w:rsidRPr="00DB24F5">
        <w:rPr>
          <w:rFonts w:ascii="Times New Roman" w:hAnsi="Times New Roman" w:cs="Times New Roman"/>
          <w:b/>
          <w:bCs/>
          <w:sz w:val="24"/>
          <w:szCs w:val="24"/>
        </w:rPr>
        <w:t>në Tiranë</w:t>
      </w:r>
      <w:ins w:id="337" w:author="Sokol Çomo" w:date="2025-05-02T08:44:00Z">
        <w:r w:rsidR="00A87442" w:rsidRPr="00DB24F5">
          <w:rPr>
            <w:rStyle w:val="FootnoteReference"/>
            <w:rFonts w:ascii="Times New Roman" w:hAnsi="Times New Roman" w:cs="Times New Roman"/>
            <w:b/>
            <w:bCs/>
            <w:sz w:val="24"/>
            <w:szCs w:val="24"/>
          </w:rPr>
          <w:footnoteReference w:id="38"/>
        </w:r>
      </w:ins>
      <w:r w:rsidR="00070386" w:rsidRPr="00DB24F5">
        <w:rPr>
          <w:rFonts w:ascii="Times New Roman" w:hAnsi="Times New Roman" w:cs="Times New Roman"/>
          <w:b/>
          <w:bCs/>
          <w:sz w:val="24"/>
          <w:szCs w:val="24"/>
        </w:rPr>
        <w:t xml:space="preserve"> </w:t>
      </w:r>
    </w:p>
    <w:p w14:paraId="79F264B4" w14:textId="77777777" w:rsidR="00070386" w:rsidRPr="00F30410" w:rsidRDefault="00070386" w:rsidP="00074672">
      <w:pPr>
        <w:tabs>
          <w:tab w:val="left" w:pos="0"/>
          <w:tab w:val="left" w:pos="270"/>
        </w:tabs>
        <w:spacing w:before="0" w:after="0"/>
        <w:rPr>
          <w:del w:id="339" w:author="Sokol Çomo" w:date="2025-05-02T08:44:00Z"/>
          <w:rFonts w:ascii="Times New Roman" w:eastAsia="Times New Roman" w:hAnsi="Times New Roman" w:cs="Times New Roman"/>
          <w:b/>
          <w:bCs/>
          <w:color w:val="FF0000"/>
          <w:sz w:val="12"/>
          <w:szCs w:val="12"/>
        </w:rPr>
      </w:pPr>
    </w:p>
    <w:p w14:paraId="3A73F79F" w14:textId="630E52B0" w:rsidR="00A87442" w:rsidRPr="00DB24F5" w:rsidRDefault="00070386" w:rsidP="00F950A1">
      <w:pPr>
        <w:pStyle w:val="ListParagraph"/>
        <w:tabs>
          <w:tab w:val="left" w:pos="0"/>
          <w:tab w:val="left" w:pos="270"/>
        </w:tabs>
        <w:spacing w:before="0" w:after="0"/>
        <w:ind w:left="0"/>
        <w:rPr>
          <w:ins w:id="340" w:author="Sokol Çomo" w:date="2025-05-02T08:44:00Z"/>
          <w:rFonts w:ascii="Times New Roman" w:hAnsi="Times New Roman" w:cs="Times New Roman"/>
          <w:i/>
          <w:iCs/>
          <w:sz w:val="24"/>
          <w:szCs w:val="24"/>
        </w:rPr>
      </w:pPr>
      <w:del w:id="341" w:author="Sokol Çomo" w:date="2025-05-02T08:44:00Z">
        <w:r w:rsidRPr="000725D8">
          <w:rPr>
            <w:rFonts w:ascii="Times New Roman" w:hAnsi="Times New Roman" w:cs="Times New Roman"/>
            <w:sz w:val="24"/>
            <w:szCs w:val="24"/>
          </w:rPr>
          <w:delText>Nga</w:delText>
        </w:r>
      </w:del>
      <w:ins w:id="342" w:author="Sokol Çomo" w:date="2025-05-02T08:44:00Z">
        <w:r w:rsidR="0007032B" w:rsidRPr="00223685">
          <w:rPr>
            <w:rFonts w:ascii="Times New Roman" w:hAnsi="Times New Roman" w:cs="Times New Roman"/>
            <w:sz w:val="24"/>
            <w:szCs w:val="24"/>
          </w:rPr>
          <w:t>Komisioni ka arritur n</w:t>
        </w:r>
        <w:r w:rsidR="00F950A1" w:rsidRPr="00223685">
          <w:rPr>
            <w:rFonts w:ascii="Times New Roman" w:hAnsi="Times New Roman" w:cs="Times New Roman"/>
            <w:sz w:val="24"/>
            <w:szCs w:val="24"/>
          </w:rPr>
          <w:t>ë</w:t>
        </w:r>
        <w:r w:rsidR="0007032B" w:rsidRPr="00223685">
          <w:rPr>
            <w:rFonts w:ascii="Times New Roman" w:hAnsi="Times New Roman" w:cs="Times New Roman"/>
            <w:sz w:val="24"/>
            <w:szCs w:val="24"/>
          </w:rPr>
          <w:t xml:space="preserve"> konkluzionin se</w:t>
        </w:r>
        <w:r w:rsidR="00F950A1" w:rsidRPr="00223685">
          <w:rPr>
            <w:rFonts w:ascii="Times New Roman" w:hAnsi="Times New Roman" w:cs="Times New Roman"/>
            <w:sz w:val="24"/>
            <w:szCs w:val="24"/>
          </w:rPr>
          <w:t xml:space="preserve">, për një </w:t>
        </w:r>
        <w:proofErr w:type="spellStart"/>
        <w:r w:rsidR="00F950A1" w:rsidRPr="00223685">
          <w:rPr>
            <w:rFonts w:ascii="Times New Roman" w:hAnsi="Times New Roman" w:cs="Times New Roman"/>
            <w:sz w:val="24"/>
            <w:szCs w:val="24"/>
          </w:rPr>
          <w:t>aparatament</w:t>
        </w:r>
        <w:proofErr w:type="spellEnd"/>
        <w:r w:rsidR="00F950A1" w:rsidRPr="00223685">
          <w:rPr>
            <w:rFonts w:ascii="Times New Roman" w:hAnsi="Times New Roman" w:cs="Times New Roman"/>
            <w:sz w:val="24"/>
            <w:szCs w:val="24"/>
          </w:rPr>
          <w:t xml:space="preserve"> banimi</w:t>
        </w:r>
        <w:r w:rsidR="001A2B81" w:rsidRPr="00223685">
          <w:rPr>
            <w:rFonts w:ascii="Times New Roman" w:hAnsi="Times New Roman" w:cs="Times New Roman"/>
            <w:sz w:val="24"/>
            <w:szCs w:val="24"/>
          </w:rPr>
          <w:t>,</w:t>
        </w:r>
        <w:r w:rsidR="00F950A1" w:rsidRPr="00223685">
          <w:rPr>
            <w:rFonts w:ascii="Times New Roman" w:hAnsi="Times New Roman" w:cs="Times New Roman"/>
            <w:sz w:val="24"/>
            <w:szCs w:val="24"/>
          </w:rPr>
          <w:t xml:space="preserve"> i cili ndodhet në </w:t>
        </w:r>
        <w:r w:rsidR="001A2B81" w:rsidRPr="00223685">
          <w:rPr>
            <w:rFonts w:ascii="Times New Roman" w:hAnsi="Times New Roman" w:cs="Times New Roman"/>
            <w:sz w:val="24"/>
            <w:szCs w:val="24"/>
          </w:rPr>
          <w:t>Selit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w:t>
        </w:r>
        <w:r w:rsidR="00F950A1" w:rsidRPr="00223685">
          <w:rPr>
            <w:rFonts w:ascii="Times New Roman" w:hAnsi="Times New Roman" w:cs="Times New Roman"/>
            <w:sz w:val="24"/>
            <w:szCs w:val="24"/>
          </w:rPr>
          <w:t>Tiranë</w:t>
        </w:r>
        <w:r w:rsidR="001A2B81" w:rsidRPr="00223685">
          <w:rPr>
            <w:rFonts w:ascii="Times New Roman" w:hAnsi="Times New Roman" w:cs="Times New Roman"/>
            <w:sz w:val="24"/>
            <w:szCs w:val="24"/>
          </w:rPr>
          <w:t>,</w:t>
        </w:r>
        <w:r w:rsidR="00F950A1" w:rsidRPr="00223685">
          <w:rPr>
            <w:rFonts w:ascii="Times New Roman" w:hAnsi="Times New Roman" w:cs="Times New Roman"/>
            <w:sz w:val="24"/>
            <w:szCs w:val="24"/>
          </w:rPr>
          <w:t xml:space="preserve"> </w:t>
        </w:r>
        <w:r w:rsidR="001A2B81" w:rsidRPr="00223685">
          <w:rPr>
            <w:rFonts w:ascii="Times New Roman" w:hAnsi="Times New Roman" w:cs="Times New Roman"/>
            <w:sz w:val="24"/>
            <w:szCs w:val="24"/>
          </w:rPr>
          <w:t>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regjistruar n</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em</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r 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n</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n</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s s</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w:t>
        </w:r>
        <w:proofErr w:type="spellStart"/>
        <w:r w:rsidR="001A2B81" w:rsidRPr="00223685">
          <w:rPr>
            <w:rFonts w:ascii="Times New Roman" w:hAnsi="Times New Roman" w:cs="Times New Roman"/>
            <w:sz w:val="24"/>
            <w:szCs w:val="24"/>
          </w:rPr>
          <w:t>subjektiti</w:t>
        </w:r>
        <w:proofErr w:type="spellEnd"/>
        <w:r w:rsidR="001A2B81" w:rsidRPr="00223685">
          <w:rPr>
            <w:rFonts w:ascii="Times New Roman" w:hAnsi="Times New Roman" w:cs="Times New Roman"/>
            <w:sz w:val="24"/>
            <w:szCs w:val="24"/>
          </w:rPr>
          <w:t xml:space="preserve"> 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rivler</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simit </w:t>
        </w:r>
        <w:proofErr w:type="spellStart"/>
        <w:r w:rsidR="001A2B81" w:rsidRPr="00223685">
          <w:rPr>
            <w:rFonts w:ascii="Times New Roman" w:hAnsi="Times New Roman" w:cs="Times New Roman"/>
            <w:sz w:val="24"/>
            <w:szCs w:val="24"/>
          </w:rPr>
          <w:t>Barie</w:t>
        </w:r>
        <w:proofErr w:type="spellEnd"/>
        <w:r w:rsidR="001A2B81" w:rsidRPr="00223685">
          <w:rPr>
            <w:rFonts w:ascii="Times New Roman" w:hAnsi="Times New Roman" w:cs="Times New Roman"/>
            <w:sz w:val="24"/>
            <w:szCs w:val="24"/>
          </w:rPr>
          <w:t xml:space="preserve"> Çibuku, dhe 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padeklaruar nga subjekti i rivler</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simit n</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 xml:space="preserve"> </w:t>
        </w:r>
        <w:proofErr w:type="spellStart"/>
        <w:r w:rsidR="001A2B81" w:rsidRPr="00223685">
          <w:rPr>
            <w:rFonts w:ascii="Times New Roman" w:hAnsi="Times New Roman" w:cs="Times New Roman"/>
            <w:sz w:val="24"/>
            <w:szCs w:val="24"/>
          </w:rPr>
          <w:t>deklratat</w:t>
        </w:r>
        <w:r w:rsidR="00226037" w:rsidRPr="00223685">
          <w:rPr>
            <w:rFonts w:ascii="Times New Roman" w:hAnsi="Times New Roman" w:cs="Times New Roman"/>
            <w:sz w:val="24"/>
            <w:szCs w:val="24"/>
          </w:rPr>
          <w:t>ë</w:t>
        </w:r>
        <w:r w:rsidR="001A2B81" w:rsidRPr="00223685">
          <w:rPr>
            <w:rFonts w:ascii="Times New Roman" w:hAnsi="Times New Roman" w:cs="Times New Roman"/>
            <w:sz w:val="24"/>
            <w:szCs w:val="24"/>
          </w:rPr>
          <w:t>n</w:t>
        </w:r>
        <w:proofErr w:type="spellEnd"/>
        <w:r w:rsidR="001A2B81" w:rsidRPr="00223685">
          <w:rPr>
            <w:rFonts w:ascii="Times New Roman" w:hAnsi="Times New Roman" w:cs="Times New Roman"/>
            <w:sz w:val="24"/>
            <w:szCs w:val="24"/>
          </w:rPr>
          <w:t xml:space="preserve"> </w:t>
        </w:r>
        <w:proofErr w:type="spellStart"/>
        <w:r w:rsidR="001A2B81" w:rsidRPr="00223685">
          <w:rPr>
            <w:rFonts w:ascii="Times New Roman" w:hAnsi="Times New Roman" w:cs="Times New Roman"/>
            <w:i/>
            <w:sz w:val="24"/>
            <w:szCs w:val="24"/>
          </w:rPr>
          <w:t>vetting</w:t>
        </w:r>
        <w:proofErr w:type="spellEnd"/>
        <w:r w:rsidR="001A2B81" w:rsidRPr="00223685">
          <w:rPr>
            <w:rFonts w:ascii="Times New Roman" w:hAnsi="Times New Roman" w:cs="Times New Roman"/>
            <w:i/>
            <w:sz w:val="24"/>
            <w:szCs w:val="24"/>
          </w:rPr>
          <w:t>,</w:t>
        </w:r>
        <w:r w:rsidR="001A2B81" w:rsidRPr="00223685">
          <w:rPr>
            <w:rFonts w:ascii="Times New Roman" w:hAnsi="Times New Roman" w:cs="Times New Roman"/>
            <w:sz w:val="24"/>
            <w:szCs w:val="24"/>
          </w:rPr>
          <w:t xml:space="preserve"> </w:t>
        </w:r>
        <w:r w:rsidR="00F950A1" w:rsidRPr="00223685">
          <w:rPr>
            <w:rFonts w:ascii="Times New Roman" w:hAnsi="Times New Roman" w:cs="Times New Roman"/>
            <w:i/>
            <w:iCs/>
            <w:sz w:val="24"/>
            <w:szCs w:val="24"/>
          </w:rPr>
          <w:t>kemi të bëjmë me pasuri të fshehur të subjektit të rivlerësimit, mbajtur/regjistruar në emër të personave të tjerë të lidhur (nënës së saj), me qëllim shmangien e kontrollit të ligjshmërisë së burimeve financiare të krijimit të saj, duke e bërë atë të gjendet në kushtet e nenit 33, pika 5, germa “c” të ligjit nr. 84/2016.</w:t>
        </w:r>
      </w:ins>
    </w:p>
    <w:p w14:paraId="2A7209A6" w14:textId="67229783" w:rsidR="00A87442" w:rsidRPr="00DB24F5" w:rsidRDefault="00F950A1" w:rsidP="00A87442">
      <w:pPr>
        <w:pStyle w:val="ListParagraph"/>
        <w:tabs>
          <w:tab w:val="left" w:pos="0"/>
          <w:tab w:val="left" w:pos="270"/>
        </w:tabs>
        <w:spacing w:before="0" w:after="0"/>
        <w:ind w:left="0"/>
        <w:rPr>
          <w:ins w:id="343" w:author="Sokol Çomo" w:date="2025-05-02T08:44:00Z"/>
          <w:rFonts w:ascii="Times New Roman" w:eastAsia="Times New Roman" w:hAnsi="Times New Roman" w:cs="Times New Roman"/>
          <w:sz w:val="24"/>
          <w:szCs w:val="24"/>
        </w:rPr>
      </w:pPr>
      <w:ins w:id="344" w:author="Sokol Çomo" w:date="2025-05-02T08:44:00Z">
        <w:r w:rsidRPr="00DB24F5">
          <w:rPr>
            <w:rFonts w:ascii="Times New Roman" w:hAnsi="Times New Roman" w:cs="Times New Roman"/>
            <w:iCs/>
            <w:sz w:val="24"/>
            <w:szCs w:val="24"/>
          </w:rPr>
          <w:t>Subjekti i rivlerësimit</w:t>
        </w:r>
        <w:r w:rsidR="001A2B81" w:rsidRPr="00DB24F5">
          <w:rPr>
            <w:rFonts w:ascii="Times New Roman" w:hAnsi="Times New Roman" w:cs="Times New Roman"/>
            <w:iCs/>
            <w:sz w:val="24"/>
            <w:szCs w:val="24"/>
          </w:rPr>
          <w:t xml:space="preserve"> ka </w:t>
        </w:r>
        <w:r w:rsidRPr="00DB24F5">
          <w:rPr>
            <w:rFonts w:ascii="Times New Roman" w:hAnsi="Times New Roman" w:cs="Times New Roman"/>
            <w:iCs/>
            <w:sz w:val="24"/>
            <w:szCs w:val="24"/>
          </w:rPr>
          <w:t>kundërs</w:t>
        </w:r>
        <w:r w:rsidR="001A2B81" w:rsidRPr="00DB24F5">
          <w:rPr>
            <w:rFonts w:ascii="Times New Roman" w:hAnsi="Times New Roman" w:cs="Times New Roman"/>
            <w:iCs/>
            <w:sz w:val="24"/>
            <w:szCs w:val="24"/>
          </w:rPr>
          <w:t>htuar n</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ankim</w:t>
        </w:r>
        <w:r w:rsidRPr="00DB24F5">
          <w:rPr>
            <w:rFonts w:ascii="Times New Roman" w:hAnsi="Times New Roman" w:cs="Times New Roman"/>
            <w:iCs/>
            <w:sz w:val="24"/>
            <w:szCs w:val="24"/>
          </w:rPr>
          <w:t xml:space="preserve"> këtë konkluzion duke pretenduar se </w:t>
        </w:r>
        <w:r w:rsidR="001A2B81" w:rsidRPr="00DB24F5">
          <w:rPr>
            <w:rFonts w:ascii="Times New Roman" w:hAnsi="Times New Roman" w:cs="Times New Roman"/>
            <w:iCs/>
            <w:sz w:val="24"/>
            <w:szCs w:val="24"/>
          </w:rPr>
          <w:t xml:space="preserve">ai </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sht</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i pabazuar n</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fakte dhe n</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ligj sikurse do t</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analizohet n</w:t>
        </w:r>
        <w:r w:rsidR="00226037" w:rsidRPr="00DB24F5">
          <w:rPr>
            <w:rFonts w:ascii="Times New Roman" w:hAnsi="Times New Roman" w:cs="Times New Roman"/>
            <w:iCs/>
            <w:sz w:val="24"/>
            <w:szCs w:val="24"/>
          </w:rPr>
          <w:t>ë</w:t>
        </w:r>
        <w:r w:rsidR="001A2B81" w:rsidRPr="00DB24F5">
          <w:rPr>
            <w:rFonts w:ascii="Times New Roman" w:hAnsi="Times New Roman" w:cs="Times New Roman"/>
            <w:iCs/>
            <w:sz w:val="24"/>
            <w:szCs w:val="24"/>
          </w:rPr>
          <w:t xml:space="preserve"> vijim</w:t>
        </w:r>
        <w:r w:rsidR="001A2B81" w:rsidRPr="00DB24F5">
          <w:rPr>
            <w:rFonts w:ascii="Times New Roman" w:hAnsi="Times New Roman" w:cs="Times New Roman"/>
            <w:i/>
            <w:iCs/>
            <w:sz w:val="24"/>
            <w:szCs w:val="24"/>
          </w:rPr>
          <w:t>.</w:t>
        </w:r>
      </w:ins>
    </w:p>
    <w:p w14:paraId="6605EFAA" w14:textId="77777777" w:rsidR="00A87442" w:rsidRPr="00DB24F5" w:rsidRDefault="00A87442" w:rsidP="00A87442">
      <w:pPr>
        <w:pStyle w:val="ListParagraph"/>
        <w:tabs>
          <w:tab w:val="left" w:pos="0"/>
          <w:tab w:val="left" w:pos="270"/>
        </w:tabs>
        <w:spacing w:before="0" w:after="0"/>
        <w:ind w:left="0"/>
        <w:rPr>
          <w:ins w:id="345" w:author="Sokol Çomo" w:date="2025-05-02T08:44:00Z"/>
          <w:rFonts w:ascii="Times New Roman" w:eastAsia="Times New Roman" w:hAnsi="Times New Roman" w:cs="Times New Roman"/>
          <w:bCs/>
          <w:sz w:val="24"/>
          <w:szCs w:val="24"/>
        </w:rPr>
      </w:pPr>
    </w:p>
    <w:p w14:paraId="4E80DD72" w14:textId="0EFB33D5" w:rsidR="00070386" w:rsidRPr="00DB24F5" w:rsidRDefault="00F950A1" w:rsidP="00074672">
      <w:pPr>
        <w:pStyle w:val="ListParagraph"/>
        <w:numPr>
          <w:ilvl w:val="0"/>
          <w:numId w:val="3"/>
        </w:numPr>
        <w:tabs>
          <w:tab w:val="left" w:pos="0"/>
          <w:tab w:val="left" w:pos="270"/>
        </w:tabs>
        <w:spacing w:before="0" w:after="0"/>
        <w:ind w:left="0"/>
        <w:rPr>
          <w:rFonts w:ascii="Times New Roman" w:hAnsi="Times New Roman"/>
          <w:sz w:val="24"/>
          <w:rPrChange w:id="346" w:author="Sokol Çomo" w:date="2025-05-02T08:44:00Z">
            <w:rPr>
              <w:rFonts w:ascii="Times New Roman" w:hAnsi="Times New Roman"/>
              <w:color w:val="FF0000"/>
              <w:sz w:val="24"/>
            </w:rPr>
          </w:rPrChange>
        </w:rPr>
      </w:pPr>
      <w:ins w:id="347" w:author="Sokol Çomo" w:date="2025-05-02T08:44:00Z">
        <w:r w:rsidRPr="00DB24F5">
          <w:rPr>
            <w:rFonts w:ascii="Times New Roman" w:hAnsi="Times New Roman" w:cs="Times New Roman"/>
            <w:sz w:val="24"/>
            <w:szCs w:val="24"/>
          </w:rPr>
          <w:t xml:space="preserve">Në deklaratën </w:t>
        </w:r>
        <w:proofErr w:type="spellStart"/>
        <w:r w:rsidRPr="00DB24F5">
          <w:rPr>
            <w:rFonts w:ascii="Times New Roman" w:hAnsi="Times New Roman" w:cs="Times New Roman"/>
            <w:i/>
            <w:iCs/>
            <w:sz w:val="24"/>
            <w:szCs w:val="24"/>
          </w:rPr>
          <w:t>vetting</w:t>
        </w:r>
        <w:proofErr w:type="spellEnd"/>
        <w:r w:rsidRPr="00DB24F5">
          <w:rPr>
            <w:rFonts w:ascii="Times New Roman" w:hAnsi="Times New Roman" w:cs="Times New Roman"/>
            <w:sz w:val="24"/>
            <w:szCs w:val="24"/>
          </w:rPr>
          <w:t xml:space="preserve"> subjekti nuk ka deklaruar pasuri “apartament banimi” në Tiranë</w:t>
        </w:r>
        <w:r w:rsidR="00A87442"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A87442" w:rsidRPr="00DB24F5">
          <w:rPr>
            <w:rFonts w:ascii="Times New Roman" w:hAnsi="Times New Roman" w:cs="Times New Roman"/>
            <w:sz w:val="24"/>
            <w:szCs w:val="24"/>
          </w:rPr>
          <w:t>n</w:t>
        </w:r>
        <w:r w:rsidRPr="00DB24F5">
          <w:rPr>
            <w:rFonts w:ascii="Times New Roman" w:hAnsi="Times New Roman" w:cs="Times New Roman"/>
            <w:sz w:val="24"/>
            <w:szCs w:val="24"/>
          </w:rPr>
          <w:t>dërkohë që g</w:t>
        </w:r>
        <w:r w:rsidR="007973C4" w:rsidRPr="00DB24F5">
          <w:rPr>
            <w:rFonts w:ascii="Times New Roman" w:hAnsi="Times New Roman" w:cs="Times New Roman"/>
            <w:sz w:val="24"/>
            <w:szCs w:val="24"/>
          </w:rPr>
          <w:t>jat</w:t>
        </w:r>
        <w:r w:rsidRPr="00DB24F5">
          <w:rPr>
            <w:rFonts w:ascii="Times New Roman" w:hAnsi="Times New Roman" w:cs="Times New Roman"/>
            <w:sz w:val="24"/>
            <w:szCs w:val="24"/>
          </w:rPr>
          <w:t>ë</w:t>
        </w:r>
        <w:r w:rsidR="007973C4" w:rsidRPr="00DB24F5">
          <w:rPr>
            <w:rFonts w:ascii="Times New Roman" w:hAnsi="Times New Roman" w:cs="Times New Roman"/>
            <w:sz w:val="24"/>
            <w:szCs w:val="24"/>
          </w:rPr>
          <w:t xml:space="preserve"> hetimit</w:t>
        </w:r>
        <w:r w:rsidRPr="00DB24F5">
          <w:rPr>
            <w:rFonts w:ascii="Times New Roman" w:hAnsi="Times New Roman" w:cs="Times New Roman"/>
            <w:sz w:val="24"/>
            <w:szCs w:val="24"/>
          </w:rPr>
          <w:t xml:space="preserve"> administrativ,</w:t>
        </w:r>
        <w:r w:rsidR="007973C4" w:rsidRPr="00DB24F5">
          <w:rPr>
            <w:rFonts w:ascii="Times New Roman" w:hAnsi="Times New Roman" w:cs="Times New Roman"/>
            <w:sz w:val="24"/>
            <w:szCs w:val="24"/>
          </w:rPr>
          <w:t xml:space="preserve"> n</w:t>
        </w:r>
        <w:r w:rsidR="00070386" w:rsidRPr="00DB24F5">
          <w:rPr>
            <w:rFonts w:ascii="Times New Roman" w:hAnsi="Times New Roman" w:cs="Times New Roman"/>
            <w:sz w:val="24"/>
            <w:szCs w:val="24"/>
          </w:rPr>
          <w:t>ga</w:t>
        </w:r>
      </w:ins>
      <w:r w:rsidR="00070386" w:rsidRPr="00DB24F5">
        <w:rPr>
          <w:rFonts w:ascii="Times New Roman" w:hAnsi="Times New Roman" w:cs="Times New Roman"/>
          <w:sz w:val="24"/>
          <w:szCs w:val="24"/>
        </w:rPr>
        <w:t xml:space="preserve"> verifikimi i dokumentacionit bankar, pjesë e dosjes së hetimit administrativ, Komisioni konstatoi disa transaksione të kryera nga bashkëshorti i subjektit, Dritan </w:t>
      </w:r>
      <w:proofErr w:type="spellStart"/>
      <w:r w:rsidR="00070386" w:rsidRPr="00DB24F5">
        <w:rPr>
          <w:rFonts w:ascii="Times New Roman" w:hAnsi="Times New Roman" w:cs="Times New Roman"/>
          <w:sz w:val="24"/>
          <w:szCs w:val="24"/>
        </w:rPr>
        <w:t>Marku</w:t>
      </w:r>
      <w:proofErr w:type="spellEnd"/>
      <w:r w:rsidR="00070386" w:rsidRPr="00DB24F5">
        <w:rPr>
          <w:rFonts w:ascii="Times New Roman" w:hAnsi="Times New Roman" w:cs="Times New Roman"/>
          <w:sz w:val="24"/>
          <w:szCs w:val="24"/>
        </w:rPr>
        <w:t xml:space="preserve"> </w:t>
      </w:r>
      <w:r w:rsidR="00A37C53" w:rsidRPr="00DB24F5">
        <w:rPr>
          <w:rFonts w:ascii="Times New Roman" w:hAnsi="Times New Roman" w:cs="Times New Roman"/>
          <w:sz w:val="24"/>
          <w:szCs w:val="24"/>
        </w:rPr>
        <w:t xml:space="preserve">nga llogaria e tij bankare </w:t>
      </w:r>
      <w:r w:rsidR="00070386" w:rsidRPr="00DB24F5">
        <w:rPr>
          <w:rFonts w:ascii="Times New Roman" w:hAnsi="Times New Roman" w:cs="Times New Roman"/>
          <w:sz w:val="24"/>
          <w:szCs w:val="24"/>
        </w:rPr>
        <w:t xml:space="preserve">në Tirana </w:t>
      </w:r>
      <w:proofErr w:type="spellStart"/>
      <w:r w:rsidR="00070386" w:rsidRPr="00DB24F5">
        <w:rPr>
          <w:rFonts w:ascii="Times New Roman" w:hAnsi="Times New Roman" w:cs="Times New Roman"/>
          <w:sz w:val="24"/>
          <w:szCs w:val="24"/>
        </w:rPr>
        <w:t>Bank</w:t>
      </w:r>
      <w:proofErr w:type="spellEnd"/>
      <w:r w:rsidR="00070386" w:rsidRPr="00DB24F5">
        <w:rPr>
          <w:rStyle w:val="FootnoteReference"/>
          <w:rFonts w:ascii="Times New Roman" w:hAnsi="Times New Roman" w:cs="Times New Roman"/>
          <w:sz w:val="24"/>
          <w:szCs w:val="24"/>
        </w:rPr>
        <w:footnoteReference w:id="39"/>
      </w:r>
      <w:r w:rsidR="00070386" w:rsidRPr="00DB24F5">
        <w:rPr>
          <w:rFonts w:ascii="Times New Roman" w:hAnsi="Times New Roman" w:cs="Times New Roman"/>
          <w:sz w:val="24"/>
          <w:szCs w:val="24"/>
        </w:rPr>
        <w:t>,</w:t>
      </w:r>
      <w:r w:rsidR="00F30410" w:rsidRPr="00DB24F5">
        <w:rPr>
          <w:rFonts w:ascii="Times New Roman" w:hAnsi="Times New Roman" w:cs="Times New Roman"/>
          <w:sz w:val="24"/>
          <w:szCs w:val="24"/>
        </w:rPr>
        <w:t xml:space="preserve"> dhe</w:t>
      </w:r>
      <w:r w:rsidR="00070386" w:rsidRPr="00DB24F5">
        <w:rPr>
          <w:rFonts w:ascii="Times New Roman" w:hAnsi="Times New Roman" w:cs="Times New Roman"/>
          <w:sz w:val="24"/>
          <w:szCs w:val="24"/>
        </w:rPr>
        <w:t xml:space="preserve"> </w:t>
      </w:r>
      <w:r w:rsidR="00F30410" w:rsidRPr="00DB24F5">
        <w:rPr>
          <w:rFonts w:ascii="Times New Roman" w:hAnsi="Times New Roman" w:cs="Times New Roman"/>
          <w:sz w:val="24"/>
          <w:szCs w:val="24"/>
        </w:rPr>
        <w:t xml:space="preserve">konkretisht </w:t>
      </w:r>
      <w:r w:rsidR="00070386" w:rsidRPr="00DB24F5">
        <w:rPr>
          <w:rFonts w:ascii="Times New Roman" w:hAnsi="Times New Roman" w:cs="Times New Roman"/>
          <w:sz w:val="24"/>
          <w:szCs w:val="24"/>
        </w:rPr>
        <w:t>rezulton se</w:t>
      </w:r>
      <w:r w:rsidR="00EA6B58" w:rsidRPr="00DB24F5">
        <w:rPr>
          <w:rFonts w:ascii="Times New Roman" w:hAnsi="Times New Roman" w:cs="Times New Roman"/>
          <w:sz w:val="24"/>
          <w:szCs w:val="24"/>
        </w:rPr>
        <w:t xml:space="preserve"> </w:t>
      </w:r>
      <w:r w:rsidR="00070386" w:rsidRPr="00DB24F5">
        <w:rPr>
          <w:rFonts w:ascii="Times New Roman" w:hAnsi="Times New Roman" w:cs="Times New Roman"/>
          <w:sz w:val="24"/>
          <w:szCs w:val="24"/>
        </w:rPr>
        <w:t>në datën 15.2.2007, personi i lidhur ka transferuar në një llogari tjetër vlerën 31</w:t>
      </w:r>
      <w:r w:rsidR="001D533C" w:rsidRPr="00DB24F5">
        <w:rPr>
          <w:rFonts w:ascii="Times New Roman" w:hAnsi="Times New Roman" w:cs="Times New Roman"/>
          <w:sz w:val="24"/>
          <w:szCs w:val="24"/>
        </w:rPr>
        <w:t>.</w:t>
      </w:r>
      <w:r w:rsidR="00070386" w:rsidRPr="00DB24F5">
        <w:rPr>
          <w:rFonts w:ascii="Times New Roman" w:hAnsi="Times New Roman" w:cs="Times New Roman"/>
          <w:sz w:val="24"/>
          <w:szCs w:val="24"/>
        </w:rPr>
        <w:t>000 euro, me përshkrimin “</w:t>
      </w:r>
      <w:r w:rsidR="00070386" w:rsidRPr="00DB24F5">
        <w:rPr>
          <w:rFonts w:ascii="Times New Roman" w:hAnsi="Times New Roman" w:cs="Times New Roman"/>
          <w:i/>
          <w:iCs/>
          <w:sz w:val="24"/>
          <w:szCs w:val="24"/>
        </w:rPr>
        <w:t>Firma “</w:t>
      </w:r>
      <w:proofErr w:type="spellStart"/>
      <w:r w:rsidR="00070386" w:rsidRPr="00DB24F5">
        <w:rPr>
          <w:rFonts w:ascii="Times New Roman" w:hAnsi="Times New Roman" w:cs="Times New Roman"/>
          <w:i/>
          <w:iCs/>
          <w:sz w:val="24"/>
          <w:szCs w:val="24"/>
        </w:rPr>
        <w:t>Edmeli</w:t>
      </w:r>
      <w:proofErr w:type="spellEnd"/>
      <w:r w:rsidR="00070386" w:rsidRPr="00DB24F5">
        <w:rPr>
          <w:rFonts w:ascii="Times New Roman" w:hAnsi="Times New Roman" w:cs="Times New Roman"/>
          <w:i/>
          <w:iCs/>
          <w:sz w:val="24"/>
          <w:szCs w:val="24"/>
        </w:rPr>
        <w:t>” SHPK, Tiranë, pagesë kësti shtëpie”</w:t>
      </w:r>
      <w:r w:rsidR="00EA6B58" w:rsidRPr="00DB24F5">
        <w:rPr>
          <w:rFonts w:ascii="Times New Roman" w:hAnsi="Times New Roman" w:cs="Times New Roman"/>
          <w:sz w:val="24"/>
          <w:szCs w:val="24"/>
        </w:rPr>
        <w:t xml:space="preserve"> dhe </w:t>
      </w:r>
      <w:r w:rsidR="00070386" w:rsidRPr="00DB24F5">
        <w:rPr>
          <w:rFonts w:ascii="Times New Roman" w:hAnsi="Times New Roman" w:cs="Times New Roman"/>
          <w:sz w:val="24"/>
          <w:szCs w:val="24"/>
        </w:rPr>
        <w:t>në datën 19.4.2007, ka transferuar shumën prej 25</w:t>
      </w:r>
      <w:r w:rsidR="001D533C" w:rsidRPr="00DB24F5">
        <w:rPr>
          <w:rFonts w:ascii="Times New Roman" w:hAnsi="Times New Roman" w:cs="Times New Roman"/>
          <w:sz w:val="24"/>
          <w:szCs w:val="24"/>
        </w:rPr>
        <w:t>.</w:t>
      </w:r>
      <w:r w:rsidR="00070386" w:rsidRPr="00DB24F5">
        <w:rPr>
          <w:rFonts w:ascii="Times New Roman" w:hAnsi="Times New Roman" w:cs="Times New Roman"/>
          <w:sz w:val="24"/>
          <w:szCs w:val="24"/>
        </w:rPr>
        <w:t>000 euro, me përshkrimin “</w:t>
      </w:r>
      <w:proofErr w:type="spellStart"/>
      <w:r w:rsidR="00070386" w:rsidRPr="00DB24F5">
        <w:rPr>
          <w:rFonts w:ascii="Times New Roman" w:hAnsi="Times New Roman" w:cs="Times New Roman"/>
          <w:i/>
          <w:iCs/>
          <w:sz w:val="24"/>
          <w:szCs w:val="24"/>
        </w:rPr>
        <w:t>Edmeli</w:t>
      </w:r>
      <w:proofErr w:type="spellEnd"/>
      <w:r w:rsidR="00070386" w:rsidRPr="00DB24F5">
        <w:rPr>
          <w:rFonts w:ascii="Times New Roman" w:hAnsi="Times New Roman" w:cs="Times New Roman"/>
          <w:i/>
          <w:iCs/>
          <w:sz w:val="24"/>
          <w:szCs w:val="24"/>
        </w:rPr>
        <w:t>” SHPK, lik</w:t>
      </w:r>
      <w:r w:rsidR="001D533C" w:rsidRPr="00DB24F5">
        <w:rPr>
          <w:rFonts w:ascii="Times New Roman" w:hAnsi="Times New Roman" w:cs="Times New Roman"/>
          <w:i/>
          <w:iCs/>
          <w:sz w:val="24"/>
          <w:szCs w:val="24"/>
        </w:rPr>
        <w:t>.</w:t>
      </w:r>
      <w:r w:rsidR="00070386" w:rsidRPr="00DB24F5">
        <w:rPr>
          <w:rFonts w:ascii="Times New Roman" w:hAnsi="Times New Roman" w:cs="Times New Roman"/>
          <w:i/>
          <w:iCs/>
          <w:sz w:val="24"/>
          <w:szCs w:val="24"/>
        </w:rPr>
        <w:t xml:space="preserve"> kësti shtëpie</w:t>
      </w:r>
      <w:r w:rsidR="00070386" w:rsidRPr="00DB24F5">
        <w:rPr>
          <w:rFonts w:ascii="Times New Roman" w:hAnsi="Times New Roman" w:cs="Times New Roman"/>
          <w:sz w:val="24"/>
          <w:szCs w:val="24"/>
        </w:rPr>
        <w:t>”.</w:t>
      </w:r>
    </w:p>
    <w:p w14:paraId="130B74C2" w14:textId="77777777" w:rsidR="00EA6B58" w:rsidRPr="00DB24F5" w:rsidRDefault="00EA6B58" w:rsidP="00074672">
      <w:pPr>
        <w:pStyle w:val="ListParagraph"/>
        <w:tabs>
          <w:tab w:val="left" w:pos="0"/>
          <w:tab w:val="left" w:pos="270"/>
        </w:tabs>
        <w:spacing w:before="0" w:after="0"/>
        <w:ind w:left="0"/>
        <w:rPr>
          <w:rFonts w:ascii="Times New Roman" w:hAnsi="Times New Roman"/>
          <w:sz w:val="12"/>
          <w:rPrChange w:id="348" w:author="Sokol Çomo" w:date="2025-05-02T08:44:00Z">
            <w:rPr>
              <w:rFonts w:ascii="Times New Roman" w:hAnsi="Times New Roman"/>
              <w:color w:val="FF0000"/>
              <w:sz w:val="12"/>
            </w:rPr>
          </w:rPrChange>
        </w:rPr>
      </w:pPr>
    </w:p>
    <w:p w14:paraId="4097DDF2" w14:textId="50A24375" w:rsidR="00F53741" w:rsidRPr="00DB24F5"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bookmarkStart w:id="349" w:name="_Hlk194759947"/>
      <w:r w:rsidRPr="00DB24F5">
        <w:rPr>
          <w:rFonts w:ascii="Times New Roman" w:hAnsi="Times New Roman" w:cs="Times New Roman"/>
          <w:sz w:val="24"/>
          <w:szCs w:val="24"/>
        </w:rPr>
        <w:t>E pyetur</w:t>
      </w:r>
      <w:r w:rsidR="00F64AF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nga ILDKPKI </w:t>
      </w:r>
      <w:r w:rsidR="007B358B" w:rsidRPr="00DB24F5">
        <w:rPr>
          <w:rFonts w:ascii="Times New Roman" w:hAnsi="Times New Roman" w:cs="Times New Roman"/>
          <w:sz w:val="24"/>
          <w:szCs w:val="24"/>
        </w:rPr>
        <w:t xml:space="preserve">në datën 2.2.2015 </w:t>
      </w:r>
      <w:r w:rsidRPr="00DB24F5">
        <w:rPr>
          <w:rFonts w:ascii="Times New Roman" w:hAnsi="Times New Roman" w:cs="Times New Roman"/>
          <w:sz w:val="24"/>
          <w:szCs w:val="24"/>
        </w:rPr>
        <w:t>mbi pagesat e kryera në favor të shoqërisë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xml:space="preserve">” SHPK </w:t>
      </w:r>
      <w:r w:rsidR="00F64AFF" w:rsidRPr="00DB24F5">
        <w:rPr>
          <w:rFonts w:ascii="Times New Roman" w:hAnsi="Times New Roman" w:cs="Times New Roman"/>
          <w:sz w:val="24"/>
          <w:szCs w:val="24"/>
        </w:rPr>
        <w:t xml:space="preserve">dhe </w:t>
      </w:r>
      <w:r w:rsidRPr="00DB24F5">
        <w:rPr>
          <w:rFonts w:ascii="Times New Roman" w:hAnsi="Times New Roman" w:cs="Times New Roman"/>
          <w:sz w:val="24"/>
          <w:szCs w:val="24"/>
        </w:rPr>
        <w:t xml:space="preserve">arsyet e </w:t>
      </w:r>
      <w:proofErr w:type="spellStart"/>
      <w:r w:rsidRPr="00DB24F5">
        <w:rPr>
          <w:rFonts w:ascii="Times New Roman" w:hAnsi="Times New Roman" w:cs="Times New Roman"/>
          <w:sz w:val="24"/>
          <w:szCs w:val="24"/>
        </w:rPr>
        <w:t>mosdeklarimit</w:t>
      </w:r>
      <w:proofErr w:type="spellEnd"/>
      <w:r w:rsidRPr="00DB24F5">
        <w:rPr>
          <w:rFonts w:ascii="Times New Roman" w:hAnsi="Times New Roman" w:cs="Times New Roman"/>
          <w:sz w:val="24"/>
          <w:szCs w:val="24"/>
        </w:rPr>
        <w:t xml:space="preserve"> të apartamentit si edhe burimin e krijimit të këtyre </w:t>
      </w:r>
      <w:r w:rsidRPr="00DB24F5">
        <w:rPr>
          <w:rFonts w:ascii="Times New Roman" w:hAnsi="Times New Roman" w:cs="Times New Roman"/>
          <w:sz w:val="24"/>
          <w:szCs w:val="24"/>
        </w:rPr>
        <w:lastRenderedPageBreak/>
        <w:t>shumave të transferuara nga personi i lidhur, subjekti ka deklaruar se</w:t>
      </w:r>
      <w:r w:rsidR="005D5580"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345E7A" w:rsidRPr="00DB24F5">
        <w:rPr>
          <w:rFonts w:ascii="Times New Roman" w:hAnsi="Times New Roman" w:cs="Times New Roman"/>
          <w:sz w:val="24"/>
          <w:szCs w:val="24"/>
        </w:rPr>
        <w:t>“</w:t>
      </w:r>
      <w:r w:rsidR="00345E7A" w:rsidRPr="00DB24F5">
        <w:rPr>
          <w:rFonts w:ascii="Times New Roman" w:hAnsi="Times New Roman" w:cs="Times New Roman"/>
          <w:i/>
          <w:iCs/>
          <w:sz w:val="24"/>
          <w:szCs w:val="24"/>
        </w:rPr>
        <w:t>A</w:t>
      </w:r>
      <w:r w:rsidRPr="00DB24F5">
        <w:rPr>
          <w:rFonts w:ascii="Times New Roman" w:hAnsi="Times New Roman" w:cs="Times New Roman"/>
          <w:i/>
          <w:iCs/>
          <w:sz w:val="24"/>
          <w:szCs w:val="24"/>
        </w:rPr>
        <w:t xml:space="preserve">partamenti në Tiranë është porositur nga bashkëshorti në vitin 2007, për llogari të prindërve të </w:t>
      </w:r>
      <w:r w:rsidR="00345E7A" w:rsidRPr="00DB24F5">
        <w:rPr>
          <w:rFonts w:ascii="Times New Roman" w:hAnsi="Times New Roman" w:cs="Times New Roman"/>
          <w:i/>
          <w:iCs/>
          <w:sz w:val="24"/>
          <w:szCs w:val="24"/>
        </w:rPr>
        <w:t>mi</w:t>
      </w:r>
      <w:r w:rsidRPr="00DB24F5">
        <w:rPr>
          <w:rFonts w:ascii="Times New Roman" w:hAnsi="Times New Roman" w:cs="Times New Roman"/>
          <w:i/>
          <w:iCs/>
          <w:sz w:val="24"/>
          <w:szCs w:val="24"/>
        </w:rPr>
        <w:t xml:space="preserve">. Aktualisht apartamenti është i regjistruar në emrin e nënës </w:t>
      </w:r>
      <w:r w:rsidR="00345E7A" w:rsidRPr="00DB24F5">
        <w:rPr>
          <w:rFonts w:ascii="Times New Roman" w:hAnsi="Times New Roman" w:cs="Times New Roman"/>
          <w:i/>
          <w:iCs/>
          <w:sz w:val="24"/>
          <w:szCs w:val="24"/>
        </w:rPr>
        <w:t>time</w:t>
      </w:r>
      <w:r w:rsidRPr="00DB24F5">
        <w:rPr>
          <w:rFonts w:ascii="Times New Roman" w:hAnsi="Times New Roman" w:cs="Times New Roman"/>
          <w:i/>
          <w:iCs/>
          <w:sz w:val="24"/>
          <w:szCs w:val="24"/>
        </w:rPr>
        <w:t xml:space="preserve">. Për blerjen e këtij apartamenti nga prindërit e </w:t>
      </w:r>
      <w:r w:rsidR="00345E7A" w:rsidRPr="00DB24F5">
        <w:rPr>
          <w:rFonts w:ascii="Times New Roman" w:hAnsi="Times New Roman" w:cs="Times New Roman"/>
          <w:i/>
          <w:iCs/>
          <w:sz w:val="24"/>
          <w:szCs w:val="24"/>
        </w:rPr>
        <w:t>mi</w:t>
      </w:r>
      <w:r w:rsidRPr="00DB24F5">
        <w:rPr>
          <w:rFonts w:ascii="Times New Roman" w:hAnsi="Times New Roman" w:cs="Times New Roman"/>
          <w:i/>
          <w:iCs/>
          <w:sz w:val="24"/>
          <w:szCs w:val="24"/>
        </w:rPr>
        <w:t>, ka</w:t>
      </w:r>
      <w:r w:rsidR="00A41C61" w:rsidRPr="00DB24F5">
        <w:rPr>
          <w:rFonts w:ascii="Times New Roman" w:hAnsi="Times New Roman" w:cs="Times New Roman"/>
          <w:i/>
          <w:iCs/>
          <w:sz w:val="24"/>
          <w:szCs w:val="24"/>
        </w:rPr>
        <w:t>m</w:t>
      </w:r>
      <w:r w:rsidRPr="00DB24F5">
        <w:rPr>
          <w:rFonts w:ascii="Times New Roman" w:hAnsi="Times New Roman" w:cs="Times New Roman"/>
          <w:i/>
          <w:iCs/>
          <w:sz w:val="24"/>
          <w:szCs w:val="24"/>
        </w:rPr>
        <w:t xml:space="preserve"> kontribuar edhe </w:t>
      </w:r>
      <w:r w:rsidR="00345E7A" w:rsidRPr="00DB24F5">
        <w:rPr>
          <w:rFonts w:ascii="Times New Roman" w:hAnsi="Times New Roman" w:cs="Times New Roman"/>
          <w:i/>
          <w:iCs/>
          <w:sz w:val="24"/>
          <w:szCs w:val="24"/>
        </w:rPr>
        <w:t>un</w:t>
      </w:r>
      <w:r w:rsidR="008523D3"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me sa mba</w:t>
      </w:r>
      <w:r w:rsidR="00A41C61" w:rsidRPr="00DB24F5">
        <w:rPr>
          <w:rFonts w:ascii="Times New Roman" w:hAnsi="Times New Roman" w:cs="Times New Roman"/>
          <w:i/>
          <w:iCs/>
          <w:sz w:val="24"/>
          <w:szCs w:val="24"/>
        </w:rPr>
        <w:t>j</w:t>
      </w:r>
      <w:r w:rsidRPr="00DB24F5">
        <w:rPr>
          <w:rFonts w:ascii="Times New Roman" w:hAnsi="Times New Roman" w:cs="Times New Roman"/>
          <w:i/>
          <w:iCs/>
          <w:sz w:val="24"/>
          <w:szCs w:val="24"/>
        </w:rPr>
        <w:t xml:space="preserve"> mend në shumën rreth 2.000.000 lekë. Në vitin 2007 ka</w:t>
      </w:r>
      <w:r w:rsidR="008523D3" w:rsidRPr="00DB24F5">
        <w:rPr>
          <w:rFonts w:ascii="Times New Roman" w:hAnsi="Times New Roman" w:cs="Times New Roman"/>
          <w:i/>
          <w:iCs/>
          <w:sz w:val="24"/>
          <w:szCs w:val="24"/>
        </w:rPr>
        <w:t>m</w:t>
      </w:r>
      <w:r w:rsidRPr="00DB24F5">
        <w:rPr>
          <w:rFonts w:ascii="Times New Roman" w:hAnsi="Times New Roman" w:cs="Times New Roman"/>
          <w:i/>
          <w:iCs/>
          <w:sz w:val="24"/>
          <w:szCs w:val="24"/>
        </w:rPr>
        <w:t xml:space="preserve"> pakësuar gjendjen e llogarisë bankare pranë “Tirana </w:t>
      </w:r>
      <w:proofErr w:type="spellStart"/>
      <w:r w:rsidRPr="00DB24F5">
        <w:rPr>
          <w:rFonts w:ascii="Times New Roman" w:hAnsi="Times New Roman" w:cs="Times New Roman"/>
          <w:i/>
          <w:iCs/>
          <w:sz w:val="24"/>
          <w:szCs w:val="24"/>
        </w:rPr>
        <w:t>Bank</w:t>
      </w:r>
      <w:proofErr w:type="spellEnd"/>
      <w:r w:rsidRPr="00DB24F5">
        <w:rPr>
          <w:rFonts w:ascii="Times New Roman" w:hAnsi="Times New Roman" w:cs="Times New Roman"/>
          <w:i/>
          <w:iCs/>
          <w:sz w:val="24"/>
          <w:szCs w:val="24"/>
        </w:rPr>
        <w:t>”, në shumën rreth 8.000 euro, të deklaruar në vitin 2006. Po kështu, ka</w:t>
      </w:r>
      <w:r w:rsidR="008523D3" w:rsidRPr="00DB24F5">
        <w:rPr>
          <w:rFonts w:ascii="Times New Roman" w:hAnsi="Times New Roman" w:cs="Times New Roman"/>
          <w:i/>
          <w:iCs/>
          <w:sz w:val="24"/>
          <w:szCs w:val="24"/>
        </w:rPr>
        <w:t>m</w:t>
      </w:r>
      <w:r w:rsidRPr="00DB24F5">
        <w:rPr>
          <w:rFonts w:ascii="Times New Roman" w:hAnsi="Times New Roman" w:cs="Times New Roman"/>
          <w:i/>
          <w:iCs/>
          <w:sz w:val="24"/>
          <w:szCs w:val="24"/>
        </w:rPr>
        <w:t xml:space="preserve"> pakësuar shumën 1.000.000</w:t>
      </w:r>
      <w:r w:rsidR="00A67EB4" w:rsidRPr="00DB24F5">
        <w:rPr>
          <w:rFonts w:ascii="Times New Roman" w:hAnsi="Times New Roman" w:cs="Times New Roman"/>
          <w:i/>
          <w:iCs/>
          <w:sz w:val="24"/>
          <w:szCs w:val="24"/>
        </w:rPr>
        <w:t xml:space="preserve"> </w:t>
      </w:r>
      <w:r w:rsidRPr="00DB24F5">
        <w:rPr>
          <w:rFonts w:ascii="Times New Roman" w:hAnsi="Times New Roman" w:cs="Times New Roman"/>
          <w:i/>
          <w:iCs/>
          <w:sz w:val="24"/>
          <w:szCs w:val="24"/>
        </w:rPr>
        <w:t>lekë, pranë “</w:t>
      </w:r>
      <w:proofErr w:type="spellStart"/>
      <w:r w:rsidRPr="00DB24F5">
        <w:rPr>
          <w:rFonts w:ascii="Times New Roman" w:hAnsi="Times New Roman" w:cs="Times New Roman"/>
          <w:i/>
          <w:iCs/>
          <w:sz w:val="24"/>
          <w:szCs w:val="24"/>
        </w:rPr>
        <w:t>Intesa</w:t>
      </w:r>
      <w:proofErr w:type="spellEnd"/>
      <w:r w:rsidRPr="00DB24F5">
        <w:rPr>
          <w:rFonts w:ascii="Times New Roman" w:hAnsi="Times New Roman" w:cs="Times New Roman"/>
          <w:i/>
          <w:iCs/>
          <w:sz w:val="24"/>
          <w:szCs w:val="24"/>
        </w:rPr>
        <w:t xml:space="preserve"> SanPaolo </w:t>
      </w:r>
      <w:proofErr w:type="spellStart"/>
      <w:r w:rsidRPr="00DB24F5">
        <w:rPr>
          <w:rFonts w:ascii="Times New Roman" w:hAnsi="Times New Roman" w:cs="Times New Roman"/>
          <w:i/>
          <w:iCs/>
          <w:sz w:val="24"/>
          <w:szCs w:val="24"/>
        </w:rPr>
        <w:t>Bank</w:t>
      </w:r>
      <w:proofErr w:type="spellEnd"/>
      <w:r w:rsidRPr="00DB24F5">
        <w:rPr>
          <w:rFonts w:ascii="Times New Roman" w:hAnsi="Times New Roman" w:cs="Times New Roman"/>
          <w:i/>
          <w:iCs/>
          <w:sz w:val="24"/>
          <w:szCs w:val="24"/>
        </w:rPr>
        <w:t xml:space="preserve">” </w:t>
      </w:r>
      <w:r w:rsidR="00A37C53" w:rsidRPr="00DB24F5">
        <w:rPr>
          <w:rFonts w:ascii="Times New Roman" w:hAnsi="Times New Roman" w:cs="Times New Roman"/>
          <w:i/>
          <w:iCs/>
          <w:sz w:val="24"/>
          <w:szCs w:val="24"/>
        </w:rPr>
        <w:t xml:space="preserve">si </w:t>
      </w:r>
      <w:r w:rsidRPr="00DB24F5">
        <w:rPr>
          <w:rFonts w:ascii="Times New Roman" w:hAnsi="Times New Roman" w:cs="Times New Roman"/>
          <w:i/>
          <w:iCs/>
          <w:sz w:val="24"/>
          <w:szCs w:val="24"/>
        </w:rPr>
        <w:t>dhe rreth 200.000 lekë të pakësuara, pranë “</w:t>
      </w:r>
      <w:proofErr w:type="spellStart"/>
      <w:r w:rsidRPr="00DB24F5">
        <w:rPr>
          <w:rFonts w:ascii="Times New Roman" w:hAnsi="Times New Roman" w:cs="Times New Roman"/>
          <w:i/>
          <w:iCs/>
          <w:sz w:val="24"/>
          <w:szCs w:val="24"/>
        </w:rPr>
        <w:t>Raiffeisen</w:t>
      </w:r>
      <w:proofErr w:type="spellEnd"/>
      <w:r w:rsidRPr="00DB24F5">
        <w:rPr>
          <w:rFonts w:ascii="Times New Roman" w:hAnsi="Times New Roman" w:cs="Times New Roman"/>
          <w:i/>
          <w:iCs/>
          <w:sz w:val="24"/>
          <w:szCs w:val="24"/>
        </w:rPr>
        <w:t xml:space="preserve"> </w:t>
      </w:r>
      <w:proofErr w:type="spellStart"/>
      <w:r w:rsidRPr="00DB24F5">
        <w:rPr>
          <w:rFonts w:ascii="Times New Roman" w:hAnsi="Times New Roman" w:cs="Times New Roman"/>
          <w:i/>
          <w:iCs/>
          <w:sz w:val="24"/>
          <w:szCs w:val="24"/>
        </w:rPr>
        <w:t>Bank</w:t>
      </w:r>
      <w:proofErr w:type="spellEnd"/>
      <w:r w:rsidRPr="00DB24F5">
        <w:rPr>
          <w:rFonts w:ascii="Times New Roman" w:hAnsi="Times New Roman" w:cs="Times New Roman"/>
          <w:i/>
          <w:iCs/>
          <w:sz w:val="24"/>
          <w:szCs w:val="24"/>
        </w:rPr>
        <w:t>”,</w:t>
      </w:r>
      <w:r w:rsidR="006B255F" w:rsidRPr="00DB24F5">
        <w:rPr>
          <w:rFonts w:ascii="Times New Roman" w:hAnsi="Times New Roman" w:cs="Times New Roman"/>
          <w:i/>
          <w:iCs/>
          <w:sz w:val="24"/>
          <w:szCs w:val="24"/>
        </w:rPr>
        <w:t xml:space="preserve"> </w:t>
      </w:r>
      <w:r w:rsidRPr="00DB24F5">
        <w:rPr>
          <w:rFonts w:ascii="Times New Roman" w:hAnsi="Times New Roman" w:cs="Times New Roman"/>
          <w:i/>
          <w:iCs/>
          <w:sz w:val="24"/>
          <w:szCs w:val="24"/>
        </w:rPr>
        <w:t xml:space="preserve">veprime financiare të </w:t>
      </w:r>
      <w:proofErr w:type="spellStart"/>
      <w:r w:rsidRPr="00DB24F5">
        <w:rPr>
          <w:rFonts w:ascii="Times New Roman" w:hAnsi="Times New Roman" w:cs="Times New Roman"/>
          <w:i/>
          <w:iCs/>
          <w:sz w:val="24"/>
          <w:szCs w:val="24"/>
        </w:rPr>
        <w:t>verifikueshme</w:t>
      </w:r>
      <w:proofErr w:type="spellEnd"/>
      <w:r w:rsidR="00AC435D" w:rsidRPr="00DB24F5">
        <w:rPr>
          <w:rFonts w:ascii="Times New Roman" w:hAnsi="Times New Roman" w:cs="Times New Roman"/>
          <w:i/>
          <w:iCs/>
          <w:sz w:val="24"/>
          <w:szCs w:val="24"/>
        </w:rPr>
        <w:t>”</w:t>
      </w:r>
      <w:r w:rsidRPr="00DB24F5">
        <w:rPr>
          <w:rFonts w:ascii="Times New Roman" w:hAnsi="Times New Roman" w:cs="Times New Roman"/>
          <w:sz w:val="24"/>
          <w:szCs w:val="24"/>
        </w:rPr>
        <w:t>.</w:t>
      </w:r>
      <w:r w:rsidR="00F53741" w:rsidRPr="00DB24F5">
        <w:rPr>
          <w:rFonts w:ascii="Times New Roman" w:hAnsi="Times New Roman" w:cs="Times New Roman"/>
          <w:sz w:val="24"/>
          <w:szCs w:val="24"/>
        </w:rPr>
        <w:t xml:space="preserve"> </w:t>
      </w:r>
      <w:r w:rsidR="00A41C61" w:rsidRPr="00DB24F5">
        <w:rPr>
          <w:rFonts w:ascii="Times New Roman" w:hAnsi="Times New Roman" w:cs="Times New Roman"/>
          <w:sz w:val="24"/>
          <w:szCs w:val="24"/>
        </w:rPr>
        <w:t>N</w:t>
      </w:r>
      <w:r w:rsidR="001474B4" w:rsidRPr="00DB24F5">
        <w:rPr>
          <w:rFonts w:ascii="Times New Roman" w:hAnsi="Times New Roman" w:cs="Times New Roman"/>
          <w:sz w:val="24"/>
          <w:szCs w:val="24"/>
        </w:rPr>
        <w:t>ë</w:t>
      </w:r>
      <w:r w:rsidR="00A41C61" w:rsidRPr="00DB24F5">
        <w:rPr>
          <w:rFonts w:ascii="Times New Roman" w:hAnsi="Times New Roman" w:cs="Times New Roman"/>
          <w:sz w:val="24"/>
          <w:szCs w:val="24"/>
        </w:rPr>
        <w:t xml:space="preserve"> lidhje me</w:t>
      </w:r>
      <w:r w:rsidRPr="00DB24F5">
        <w:rPr>
          <w:rFonts w:ascii="Times New Roman" w:hAnsi="Times New Roman" w:cs="Times New Roman"/>
          <w:sz w:val="24"/>
          <w:szCs w:val="24"/>
        </w:rPr>
        <w:t xml:space="preserve"> mundësinë financiare të prindërve të saj për blerjen e </w:t>
      </w:r>
      <w:r w:rsidR="00EA6B58" w:rsidRPr="00DB24F5">
        <w:rPr>
          <w:rFonts w:ascii="Times New Roman" w:hAnsi="Times New Roman" w:cs="Times New Roman"/>
          <w:sz w:val="24"/>
          <w:szCs w:val="24"/>
        </w:rPr>
        <w:t>k</w:t>
      </w:r>
      <w:r w:rsidR="000073B5" w:rsidRPr="00DB24F5">
        <w:rPr>
          <w:rFonts w:ascii="Times New Roman" w:hAnsi="Times New Roman" w:cs="Times New Roman"/>
          <w:sz w:val="24"/>
          <w:szCs w:val="24"/>
        </w:rPr>
        <w:t>ë</w:t>
      </w:r>
      <w:r w:rsidR="00EA6B58" w:rsidRPr="00DB24F5">
        <w:rPr>
          <w:rFonts w:ascii="Times New Roman" w:hAnsi="Times New Roman" w:cs="Times New Roman"/>
          <w:sz w:val="24"/>
          <w:szCs w:val="24"/>
        </w:rPr>
        <w:t>saj pasurie</w:t>
      </w:r>
      <w:r w:rsidRPr="00DB24F5">
        <w:rPr>
          <w:rFonts w:ascii="Times New Roman" w:hAnsi="Times New Roman" w:cs="Times New Roman"/>
          <w:sz w:val="24"/>
          <w:szCs w:val="24"/>
        </w:rPr>
        <w:t>, subjekti ka deklaruar se prindërit pa dyshim kanë pa</w:t>
      </w:r>
      <w:r w:rsidR="00F53741" w:rsidRPr="00DB24F5">
        <w:rPr>
          <w:rFonts w:ascii="Times New Roman" w:hAnsi="Times New Roman" w:cs="Times New Roman"/>
          <w:sz w:val="24"/>
          <w:szCs w:val="24"/>
        </w:rPr>
        <w:t>s</w:t>
      </w:r>
      <w:r w:rsidRPr="00DB24F5">
        <w:rPr>
          <w:rFonts w:ascii="Times New Roman" w:hAnsi="Times New Roman" w:cs="Times New Roman"/>
          <w:sz w:val="24"/>
          <w:szCs w:val="24"/>
        </w:rPr>
        <w:t>ur kursimet e tyre nga puna ndër vite, por përveç saj, kanë kontribuar edhe dy motrat, të cilat punojnë dhe jetojnë në Greqi, q</w:t>
      </w:r>
      <w:r w:rsidR="00800908"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para vitit 1996.</w:t>
      </w:r>
    </w:p>
    <w:p w14:paraId="70EAEC3B" w14:textId="564BC26F" w:rsidR="00070386" w:rsidRPr="00DB24F5" w:rsidRDefault="00070386" w:rsidP="00074672">
      <w:pPr>
        <w:pStyle w:val="ListParagraph"/>
        <w:tabs>
          <w:tab w:val="left" w:pos="0"/>
          <w:tab w:val="left" w:pos="270"/>
        </w:tabs>
        <w:spacing w:before="0" w:after="0"/>
        <w:ind w:left="0"/>
        <w:rPr>
          <w:rFonts w:ascii="Times New Roman" w:hAnsi="Times New Roman" w:cs="Times New Roman"/>
          <w:sz w:val="12"/>
          <w:szCs w:val="12"/>
        </w:rPr>
      </w:pPr>
    </w:p>
    <w:p w14:paraId="108A5045" w14:textId="78217460" w:rsidR="00487A68" w:rsidRPr="00DB24F5"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rPr>
      </w:pPr>
      <w:r w:rsidRPr="00DB24F5">
        <w:rPr>
          <w:rFonts w:ascii="Times New Roman" w:hAnsi="Times New Roman" w:cs="Times New Roman"/>
          <w:sz w:val="24"/>
          <w:szCs w:val="24"/>
        </w:rPr>
        <w:t>E pyetur nga Komisioni</w:t>
      </w:r>
      <w:r w:rsidRPr="00DB24F5">
        <w:rPr>
          <w:rStyle w:val="FootnoteReference"/>
          <w:rFonts w:ascii="Times New Roman" w:hAnsi="Times New Roman" w:cs="Times New Roman"/>
          <w:sz w:val="24"/>
          <w:szCs w:val="24"/>
        </w:rPr>
        <w:footnoteReference w:id="40"/>
      </w:r>
      <w:r w:rsidR="00AC435D" w:rsidRPr="00DB24F5">
        <w:rPr>
          <w:rFonts w:ascii="Times New Roman" w:hAnsi="Times New Roman" w:cs="Times New Roman"/>
          <w:sz w:val="24"/>
          <w:szCs w:val="24"/>
        </w:rPr>
        <w:t xml:space="preserve"> </w:t>
      </w:r>
      <w:r w:rsidRPr="00DB24F5">
        <w:rPr>
          <w:rFonts w:ascii="Times New Roman" w:hAnsi="Times New Roman" w:cs="Times New Roman"/>
          <w:sz w:val="24"/>
          <w:szCs w:val="24"/>
        </w:rPr>
        <w:t>nëse ka transferuar ndonjëherë ndonjë shumë</w:t>
      </w:r>
      <w:r w:rsidR="0092682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të </w:t>
      </w:r>
      <w:proofErr w:type="spellStart"/>
      <w:r w:rsidRPr="00DB24F5">
        <w:rPr>
          <w:rFonts w:ascii="Times New Roman" w:hAnsi="Times New Roman" w:cs="Times New Roman"/>
          <w:sz w:val="24"/>
          <w:szCs w:val="24"/>
        </w:rPr>
        <w:t>barazvlefshme</w:t>
      </w:r>
      <w:proofErr w:type="spellEnd"/>
      <w:r w:rsidRPr="00DB24F5">
        <w:rPr>
          <w:rFonts w:ascii="Times New Roman" w:hAnsi="Times New Roman" w:cs="Times New Roman"/>
          <w:sz w:val="24"/>
          <w:szCs w:val="24"/>
        </w:rPr>
        <w:t xml:space="preserve"> me 500 euro apo më të lart</w:t>
      </w:r>
      <w:r w:rsidR="00534A1D" w:rsidRPr="00DB24F5">
        <w:rPr>
          <w:rFonts w:ascii="Times New Roman" w:hAnsi="Times New Roman" w:cs="Times New Roman"/>
          <w:sz w:val="24"/>
          <w:szCs w:val="24"/>
        </w:rPr>
        <w:t>ë</w:t>
      </w:r>
      <w:r w:rsidRPr="00DB24F5">
        <w:rPr>
          <w:rFonts w:ascii="Times New Roman" w:hAnsi="Times New Roman" w:cs="Times New Roman"/>
          <w:sz w:val="24"/>
          <w:szCs w:val="24"/>
        </w:rPr>
        <w:t xml:space="preserve"> në Shqipëri, apo jashtë saj, subjekti ka deklaruar se</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 xml:space="preserve"> për shkak të gjendjes shëndetësore të babait, prindërit e saj shfaqën dëshirën për të jetuar në Tiranë, për arsye se kujdesi shëndetësor </w:t>
      </w:r>
      <w:r w:rsidR="001474B4" w:rsidRPr="00DB24F5">
        <w:rPr>
          <w:rFonts w:ascii="Times New Roman" w:hAnsi="Times New Roman" w:cs="Times New Roman"/>
          <w:sz w:val="24"/>
          <w:szCs w:val="24"/>
        </w:rPr>
        <w:t>ë</w:t>
      </w:r>
      <w:r w:rsidR="00A41C61" w:rsidRPr="00DB24F5">
        <w:rPr>
          <w:rFonts w:ascii="Times New Roman" w:hAnsi="Times New Roman" w:cs="Times New Roman"/>
          <w:sz w:val="24"/>
          <w:szCs w:val="24"/>
        </w:rPr>
        <w:t>sht</w:t>
      </w:r>
      <w:r w:rsidR="001474B4" w:rsidRPr="00DB24F5">
        <w:rPr>
          <w:rFonts w:ascii="Times New Roman" w:hAnsi="Times New Roman" w:cs="Times New Roman"/>
          <w:sz w:val="24"/>
          <w:szCs w:val="24"/>
        </w:rPr>
        <w:t>ë</w:t>
      </w:r>
      <w:r w:rsidR="00A41C61" w:rsidRPr="00DB24F5">
        <w:rPr>
          <w:rFonts w:ascii="Times New Roman" w:hAnsi="Times New Roman" w:cs="Times New Roman"/>
          <w:sz w:val="24"/>
          <w:szCs w:val="24"/>
        </w:rPr>
        <w:t xml:space="preserve"> </w:t>
      </w:r>
      <w:r w:rsidRPr="00DB24F5">
        <w:rPr>
          <w:rFonts w:ascii="Times New Roman" w:hAnsi="Times New Roman" w:cs="Times New Roman"/>
          <w:sz w:val="24"/>
          <w:szCs w:val="24"/>
        </w:rPr>
        <w:t>më i mirë dhe për të qenë më afër mjekëve. Për këtë çështje është biseduar nga babai</w:t>
      </w:r>
      <w:r w:rsidR="00A41C61" w:rsidRPr="00DB24F5">
        <w:rPr>
          <w:rFonts w:ascii="Times New Roman" w:hAnsi="Times New Roman" w:cs="Times New Roman"/>
          <w:sz w:val="24"/>
          <w:szCs w:val="24"/>
        </w:rPr>
        <w:t xml:space="preserve"> dhe </w:t>
      </w:r>
      <w:r w:rsidRPr="00DB24F5">
        <w:rPr>
          <w:rFonts w:ascii="Times New Roman" w:hAnsi="Times New Roman" w:cs="Times New Roman"/>
          <w:sz w:val="24"/>
          <w:szCs w:val="24"/>
        </w:rPr>
        <w:t>me mikun e tij</w:t>
      </w:r>
      <w:r w:rsidR="00F30410" w:rsidRPr="00DB24F5">
        <w:rPr>
          <w:rFonts w:ascii="Times New Roman" w:hAnsi="Times New Roman" w:cs="Times New Roman"/>
          <w:sz w:val="24"/>
          <w:szCs w:val="24"/>
        </w:rPr>
        <w:t xml:space="preserve"> z.</w:t>
      </w:r>
      <w:r w:rsidR="00A53DAA"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Sami </w:t>
      </w:r>
      <w:proofErr w:type="spellStart"/>
      <w:r w:rsidRPr="00DB24F5">
        <w:rPr>
          <w:rFonts w:ascii="Times New Roman" w:hAnsi="Times New Roman" w:cs="Times New Roman"/>
          <w:sz w:val="24"/>
          <w:szCs w:val="24"/>
        </w:rPr>
        <w:t>Jaupi</w:t>
      </w:r>
      <w:proofErr w:type="spellEnd"/>
      <w:r w:rsidR="00A41C61" w:rsidRPr="00DB24F5">
        <w:rPr>
          <w:rFonts w:ascii="Times New Roman" w:hAnsi="Times New Roman" w:cs="Times New Roman"/>
          <w:sz w:val="24"/>
          <w:szCs w:val="24"/>
        </w:rPr>
        <w:t xml:space="preserve"> q</w:t>
      </w:r>
      <w:r w:rsidR="001474B4" w:rsidRPr="00DB24F5">
        <w:rPr>
          <w:rFonts w:ascii="Times New Roman" w:hAnsi="Times New Roman" w:cs="Times New Roman"/>
          <w:sz w:val="24"/>
          <w:szCs w:val="24"/>
        </w:rPr>
        <w:t>ë</w:t>
      </w:r>
      <w:r w:rsidR="00A41C61" w:rsidRPr="00DB24F5">
        <w:rPr>
          <w:rFonts w:ascii="Times New Roman" w:hAnsi="Times New Roman" w:cs="Times New Roman"/>
          <w:sz w:val="24"/>
          <w:szCs w:val="24"/>
        </w:rPr>
        <w:t xml:space="preserve"> </w:t>
      </w:r>
      <w:r w:rsidRPr="00DB24F5">
        <w:rPr>
          <w:rFonts w:ascii="Times New Roman" w:hAnsi="Times New Roman" w:cs="Times New Roman"/>
          <w:sz w:val="24"/>
          <w:szCs w:val="24"/>
        </w:rPr>
        <w:t>kishte firmë ndërtimi në Tiranë, i cili i ofroi një apartament në një nga pallatet që ai po ndërtonte, kundrejt shumës 56</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 xml:space="preserve">000 euro. </w:t>
      </w:r>
      <w:r w:rsidR="004F231D" w:rsidRPr="00DB24F5">
        <w:rPr>
          <w:rFonts w:ascii="Times New Roman" w:hAnsi="Times New Roman" w:cs="Times New Roman"/>
          <w:sz w:val="24"/>
          <w:szCs w:val="24"/>
        </w:rPr>
        <w:t>P</w:t>
      </w:r>
      <w:r w:rsidR="001474B4" w:rsidRPr="00DB24F5">
        <w:rPr>
          <w:rFonts w:ascii="Times New Roman" w:hAnsi="Times New Roman" w:cs="Times New Roman"/>
          <w:sz w:val="24"/>
          <w:szCs w:val="24"/>
        </w:rPr>
        <w:t>ë</w:t>
      </w:r>
      <w:r w:rsidR="004F231D" w:rsidRPr="00DB24F5">
        <w:rPr>
          <w:rFonts w:ascii="Times New Roman" w:hAnsi="Times New Roman" w:cs="Times New Roman"/>
          <w:sz w:val="24"/>
          <w:szCs w:val="24"/>
        </w:rPr>
        <w:t>r m</w:t>
      </w:r>
      <w:r w:rsidR="001474B4" w:rsidRPr="00DB24F5">
        <w:rPr>
          <w:rFonts w:ascii="Times New Roman" w:hAnsi="Times New Roman" w:cs="Times New Roman"/>
          <w:sz w:val="24"/>
          <w:szCs w:val="24"/>
        </w:rPr>
        <w:t>ë</w:t>
      </w:r>
      <w:r w:rsidR="004F231D" w:rsidRPr="00DB24F5">
        <w:rPr>
          <w:rFonts w:ascii="Times New Roman" w:hAnsi="Times New Roman" w:cs="Times New Roman"/>
          <w:sz w:val="24"/>
          <w:szCs w:val="24"/>
        </w:rPr>
        <w:t xml:space="preserve"> tep</w:t>
      </w:r>
      <w:r w:rsidR="001474B4" w:rsidRPr="00DB24F5">
        <w:rPr>
          <w:rFonts w:ascii="Times New Roman" w:hAnsi="Times New Roman" w:cs="Times New Roman"/>
          <w:sz w:val="24"/>
          <w:szCs w:val="24"/>
        </w:rPr>
        <w:t>ë</w:t>
      </w:r>
      <w:r w:rsidR="004F231D" w:rsidRPr="00DB24F5">
        <w:rPr>
          <w:rFonts w:ascii="Times New Roman" w:hAnsi="Times New Roman" w:cs="Times New Roman"/>
          <w:sz w:val="24"/>
          <w:szCs w:val="24"/>
        </w:rPr>
        <w:t>r, subjekti sqaron se “</w:t>
      </w:r>
      <w:r w:rsidRPr="00DB24F5">
        <w:rPr>
          <w:rFonts w:ascii="Times New Roman" w:hAnsi="Times New Roman" w:cs="Times New Roman"/>
          <w:i/>
          <w:iCs/>
          <w:sz w:val="24"/>
          <w:szCs w:val="24"/>
        </w:rPr>
        <w:t>Duke qenë se babai nuk kishte një mundësi të tillë financiare,</w:t>
      </w:r>
      <w:r w:rsidR="00A41C61" w:rsidRPr="00DB24F5">
        <w:rPr>
          <w:rFonts w:ascii="Times New Roman" w:hAnsi="Times New Roman" w:cs="Times New Roman"/>
          <w:i/>
          <w:iCs/>
          <w:sz w:val="24"/>
          <w:szCs w:val="24"/>
        </w:rPr>
        <w:t xml:space="preserve"> </w:t>
      </w:r>
      <w:r w:rsidR="004F231D" w:rsidRPr="00DB24F5">
        <w:rPr>
          <w:rFonts w:ascii="Times New Roman" w:hAnsi="Times New Roman" w:cs="Times New Roman"/>
          <w:i/>
          <w:iCs/>
          <w:sz w:val="24"/>
          <w:szCs w:val="24"/>
        </w:rPr>
        <w:t>un</w:t>
      </w:r>
      <w:r w:rsidR="001474B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dhe bashkëshorti vendosë</w:t>
      </w:r>
      <w:r w:rsidR="004F231D" w:rsidRPr="00DB24F5">
        <w:rPr>
          <w:rFonts w:ascii="Times New Roman" w:hAnsi="Times New Roman" w:cs="Times New Roman"/>
          <w:i/>
          <w:iCs/>
          <w:sz w:val="24"/>
          <w:szCs w:val="24"/>
        </w:rPr>
        <w:t>m</w:t>
      </w:r>
      <w:r w:rsidRPr="00DB24F5">
        <w:rPr>
          <w:rFonts w:ascii="Times New Roman" w:hAnsi="Times New Roman" w:cs="Times New Roman"/>
          <w:i/>
          <w:iCs/>
          <w:sz w:val="24"/>
          <w:szCs w:val="24"/>
        </w:rPr>
        <w:t xml:space="preserve"> të kontribuoni</w:t>
      </w:r>
      <w:r w:rsidR="004F231D" w:rsidRPr="00DB24F5">
        <w:rPr>
          <w:rFonts w:ascii="Times New Roman" w:hAnsi="Times New Roman" w:cs="Times New Roman"/>
          <w:i/>
          <w:iCs/>
          <w:sz w:val="24"/>
          <w:szCs w:val="24"/>
        </w:rPr>
        <w:t xml:space="preserve">m </w:t>
      </w:r>
      <w:r w:rsidRPr="00DB24F5">
        <w:rPr>
          <w:rFonts w:ascii="Times New Roman" w:hAnsi="Times New Roman" w:cs="Times New Roman"/>
          <w:i/>
          <w:iCs/>
          <w:sz w:val="24"/>
          <w:szCs w:val="24"/>
        </w:rPr>
        <w:t xml:space="preserve">dhe si shenjë respekti për </w:t>
      </w:r>
      <w:proofErr w:type="spellStart"/>
      <w:r w:rsidRPr="00DB24F5">
        <w:rPr>
          <w:rFonts w:ascii="Times New Roman" w:hAnsi="Times New Roman" w:cs="Times New Roman"/>
          <w:i/>
          <w:iCs/>
          <w:sz w:val="24"/>
          <w:szCs w:val="24"/>
        </w:rPr>
        <w:t>kujdesjen</w:t>
      </w:r>
      <w:proofErr w:type="spellEnd"/>
      <w:r w:rsidRPr="00DB24F5">
        <w:rPr>
          <w:rFonts w:ascii="Times New Roman" w:hAnsi="Times New Roman" w:cs="Times New Roman"/>
          <w:i/>
          <w:iCs/>
          <w:sz w:val="24"/>
          <w:szCs w:val="24"/>
        </w:rPr>
        <w:t xml:space="preserve"> që prindërit kanë bërë në rritjen e dy fëmijëve të </w:t>
      </w:r>
      <w:r w:rsidR="004F231D" w:rsidRPr="00DB24F5">
        <w:rPr>
          <w:rFonts w:ascii="Times New Roman" w:hAnsi="Times New Roman" w:cs="Times New Roman"/>
          <w:i/>
          <w:iCs/>
          <w:sz w:val="24"/>
          <w:szCs w:val="24"/>
        </w:rPr>
        <w:t>tan</w:t>
      </w:r>
      <w:r w:rsidR="001474B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dhe gatishmërinë e </w:t>
      </w:r>
      <w:r w:rsidR="004F231D" w:rsidRPr="00DB24F5">
        <w:rPr>
          <w:rFonts w:ascii="Times New Roman" w:hAnsi="Times New Roman" w:cs="Times New Roman"/>
          <w:i/>
          <w:iCs/>
          <w:sz w:val="24"/>
          <w:szCs w:val="24"/>
        </w:rPr>
        <w:t>ton</w:t>
      </w:r>
      <w:r w:rsidR="001474B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për t</w:t>
      </w:r>
      <w:r w:rsidR="001474B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plotësuar dëshirën</w:t>
      </w:r>
      <w:r w:rsidR="004F231D" w:rsidRPr="00DB24F5">
        <w:rPr>
          <w:rFonts w:ascii="Times New Roman" w:hAnsi="Times New Roman" w:cs="Times New Roman"/>
          <w:i/>
          <w:iCs/>
          <w:sz w:val="24"/>
          <w:szCs w:val="24"/>
        </w:rPr>
        <w:t xml:space="preserve"> e tyre”</w:t>
      </w:r>
      <w:bookmarkEnd w:id="349"/>
      <w:r w:rsidR="004F231D" w:rsidRPr="00DB24F5">
        <w:rPr>
          <w:rFonts w:ascii="Times New Roman" w:hAnsi="Times New Roman" w:cs="Times New Roman"/>
          <w:i/>
          <w:iCs/>
          <w:sz w:val="24"/>
          <w:szCs w:val="24"/>
        </w:rPr>
        <w:t>.</w:t>
      </w:r>
    </w:p>
    <w:p w14:paraId="37A67BAD" w14:textId="55EBA5F8" w:rsidR="00A53DAA" w:rsidRPr="00DB24F5" w:rsidRDefault="00A53DAA" w:rsidP="00074672">
      <w:pPr>
        <w:pStyle w:val="ListParagraph"/>
        <w:tabs>
          <w:tab w:val="left" w:pos="0"/>
          <w:tab w:val="left" w:pos="270"/>
        </w:tabs>
        <w:spacing w:before="0" w:after="0"/>
        <w:ind w:left="0"/>
        <w:rPr>
          <w:rFonts w:ascii="Times New Roman" w:hAnsi="Times New Roman" w:cs="Times New Roman"/>
          <w:sz w:val="12"/>
          <w:szCs w:val="12"/>
        </w:rPr>
      </w:pPr>
    </w:p>
    <w:p w14:paraId="0D59D0F6" w14:textId="7E302087" w:rsidR="00A53DAA" w:rsidRPr="00DB24F5"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w:t>
      </w:r>
      <w:r w:rsidR="005D5580" w:rsidRPr="00DB24F5">
        <w:rPr>
          <w:rFonts w:ascii="Times New Roman" w:hAnsi="Times New Roman" w:cs="Times New Roman"/>
          <w:sz w:val="24"/>
          <w:szCs w:val="24"/>
        </w:rPr>
        <w:t>mb</w:t>
      </w:r>
      <w:r w:rsidR="00D64F69" w:rsidRPr="00DB24F5">
        <w:rPr>
          <w:rFonts w:ascii="Times New Roman" w:hAnsi="Times New Roman" w:cs="Times New Roman"/>
          <w:sz w:val="24"/>
          <w:szCs w:val="24"/>
        </w:rPr>
        <w:t>ë</w:t>
      </w:r>
      <w:r w:rsidR="005D5580" w:rsidRPr="00DB24F5">
        <w:rPr>
          <w:rFonts w:ascii="Times New Roman" w:hAnsi="Times New Roman" w:cs="Times New Roman"/>
          <w:sz w:val="24"/>
          <w:szCs w:val="24"/>
        </w:rPr>
        <w:t>shtetje</w:t>
      </w:r>
      <w:r w:rsidRPr="00DB24F5">
        <w:rPr>
          <w:rFonts w:ascii="Times New Roman" w:hAnsi="Times New Roman" w:cs="Times New Roman"/>
          <w:sz w:val="24"/>
          <w:szCs w:val="24"/>
        </w:rPr>
        <w:t xml:space="preserve"> të deklarimit të bërë, subjekti ka referuar veprimet </w:t>
      </w:r>
      <w:r w:rsidR="0092682F" w:rsidRPr="00DB24F5">
        <w:rPr>
          <w:rFonts w:ascii="Times New Roman" w:hAnsi="Times New Roman" w:cs="Times New Roman"/>
          <w:sz w:val="24"/>
          <w:szCs w:val="24"/>
        </w:rPr>
        <w:t>bankare t</w:t>
      </w:r>
      <w:r w:rsidR="00EE6805" w:rsidRPr="00DB24F5">
        <w:rPr>
          <w:rFonts w:ascii="Times New Roman" w:hAnsi="Times New Roman" w:cs="Times New Roman"/>
          <w:sz w:val="24"/>
          <w:szCs w:val="24"/>
        </w:rPr>
        <w:t>ë</w:t>
      </w:r>
      <w:r w:rsidR="0092682F" w:rsidRPr="00DB24F5">
        <w:rPr>
          <w:rFonts w:ascii="Times New Roman" w:hAnsi="Times New Roman" w:cs="Times New Roman"/>
          <w:sz w:val="24"/>
          <w:szCs w:val="24"/>
        </w:rPr>
        <w:t xml:space="preserve"> kryera nga personi i lidhur Dritan </w:t>
      </w:r>
      <w:proofErr w:type="spellStart"/>
      <w:r w:rsidR="0092682F" w:rsidRPr="00DB24F5">
        <w:rPr>
          <w:rFonts w:ascii="Times New Roman" w:hAnsi="Times New Roman" w:cs="Times New Roman"/>
          <w:sz w:val="24"/>
          <w:szCs w:val="24"/>
        </w:rPr>
        <w:t>Marku</w:t>
      </w:r>
      <w:proofErr w:type="spellEnd"/>
      <w:r w:rsidR="0092682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si më poshtë vijon: </w:t>
      </w:r>
    </w:p>
    <w:p w14:paraId="748F49C6" w14:textId="0AC00045"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datën 5.2.2007, bashkëshorti, </w:t>
      </w:r>
      <w:r w:rsidR="00487A68" w:rsidRPr="00DB24F5">
        <w:rPr>
          <w:rFonts w:ascii="Times New Roman" w:hAnsi="Times New Roman" w:cs="Times New Roman"/>
          <w:sz w:val="24"/>
          <w:szCs w:val="24"/>
        </w:rPr>
        <w:t xml:space="preserve">Dritan </w:t>
      </w:r>
      <w:proofErr w:type="spellStart"/>
      <w:r w:rsidR="00487A68"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transferon </w:t>
      </w:r>
      <w:r w:rsidR="0092682F" w:rsidRPr="00DB24F5">
        <w:rPr>
          <w:rFonts w:ascii="Times New Roman" w:hAnsi="Times New Roman" w:cs="Times New Roman"/>
          <w:sz w:val="24"/>
          <w:szCs w:val="24"/>
        </w:rPr>
        <w:t>shum</w:t>
      </w:r>
      <w:r w:rsidR="00EE6805" w:rsidRPr="00DB24F5">
        <w:rPr>
          <w:rFonts w:ascii="Times New Roman" w:hAnsi="Times New Roman" w:cs="Times New Roman"/>
          <w:sz w:val="24"/>
          <w:szCs w:val="24"/>
        </w:rPr>
        <w:t>ë</w:t>
      </w:r>
      <w:r w:rsidR="0092682F" w:rsidRPr="00DB24F5">
        <w:rPr>
          <w:rFonts w:ascii="Times New Roman" w:hAnsi="Times New Roman" w:cs="Times New Roman"/>
          <w:sz w:val="24"/>
          <w:szCs w:val="24"/>
        </w:rPr>
        <w:t xml:space="preserve">n </w:t>
      </w:r>
      <w:r w:rsidRPr="00DB24F5">
        <w:rPr>
          <w:rFonts w:ascii="Times New Roman" w:hAnsi="Times New Roman" w:cs="Times New Roman"/>
          <w:sz w:val="24"/>
          <w:szCs w:val="24"/>
        </w:rPr>
        <w:t>1</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420</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 xml:space="preserve">235 lekë nga llogaria e depozitës pranë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te llogaria e tij rrjedhëse në këtë bankë; </w:t>
      </w:r>
    </w:p>
    <w:p w14:paraId="245A2E62" w14:textId="12096226"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datën 5.2.2007, bashkëshorti, </w:t>
      </w:r>
      <w:r w:rsidR="0092682F" w:rsidRPr="00DB24F5">
        <w:rPr>
          <w:rFonts w:ascii="Times New Roman" w:hAnsi="Times New Roman" w:cs="Times New Roman"/>
          <w:sz w:val="24"/>
          <w:szCs w:val="24"/>
        </w:rPr>
        <w:t xml:space="preserve">Dritan </w:t>
      </w:r>
      <w:proofErr w:type="spellStart"/>
      <w:r w:rsidR="0092682F"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derdh në llogarinë e tij rrjedhëse pranë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shumën 4</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 xml:space="preserve">200 euro, të cilat ia kishte dhënë babai i saj, i ndjeri </w:t>
      </w:r>
      <w:proofErr w:type="spellStart"/>
      <w:r w:rsidRPr="00DB24F5">
        <w:rPr>
          <w:rFonts w:ascii="Times New Roman" w:hAnsi="Times New Roman" w:cs="Times New Roman"/>
          <w:sz w:val="24"/>
          <w:szCs w:val="24"/>
        </w:rPr>
        <w:t>B</w:t>
      </w:r>
      <w:r w:rsidR="00AC435D" w:rsidRPr="00DB24F5">
        <w:rPr>
          <w:rFonts w:ascii="Times New Roman" w:hAnsi="Times New Roman" w:cs="Times New Roman"/>
          <w:sz w:val="24"/>
          <w:szCs w:val="24"/>
        </w:rPr>
        <w:t>aki</w:t>
      </w:r>
      <w:proofErr w:type="spellEnd"/>
      <w:r w:rsidR="00AC435D" w:rsidRPr="00DB24F5">
        <w:rPr>
          <w:rFonts w:ascii="Times New Roman" w:hAnsi="Times New Roman" w:cs="Times New Roman"/>
          <w:sz w:val="24"/>
          <w:szCs w:val="24"/>
        </w:rPr>
        <w:t xml:space="preserve"> </w:t>
      </w:r>
      <w:r w:rsidRPr="00DB24F5">
        <w:rPr>
          <w:rFonts w:ascii="Times New Roman" w:hAnsi="Times New Roman" w:cs="Times New Roman"/>
          <w:sz w:val="24"/>
          <w:szCs w:val="24"/>
        </w:rPr>
        <w:t>Ç</w:t>
      </w:r>
      <w:r w:rsidR="00AC435D" w:rsidRPr="00DB24F5">
        <w:rPr>
          <w:rFonts w:ascii="Times New Roman" w:hAnsi="Times New Roman" w:cs="Times New Roman"/>
          <w:sz w:val="24"/>
          <w:szCs w:val="24"/>
        </w:rPr>
        <w:t>ibuku</w:t>
      </w:r>
      <w:r w:rsidR="008523D3" w:rsidRPr="00DB24F5">
        <w:rPr>
          <w:rFonts w:ascii="Times New Roman" w:hAnsi="Times New Roman" w:cs="Times New Roman"/>
          <w:sz w:val="24"/>
          <w:szCs w:val="24"/>
        </w:rPr>
        <w:t>.</w:t>
      </w:r>
      <w:r w:rsidR="00AC435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Këto para babai i kishte mbledhur nga kontributet e dhëna nga motrat e saj; </w:t>
      </w:r>
    </w:p>
    <w:p w14:paraId="434BC2A7" w14:textId="62D23AEE" w:rsidR="00487A68" w:rsidRPr="00DB24F5" w:rsidRDefault="00487A68"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 </w:t>
      </w:r>
      <w:r w:rsidR="00070386" w:rsidRPr="00DB24F5">
        <w:rPr>
          <w:rFonts w:ascii="Times New Roman" w:hAnsi="Times New Roman" w:cs="Times New Roman"/>
          <w:sz w:val="24"/>
          <w:szCs w:val="24"/>
        </w:rPr>
        <w:t xml:space="preserve">Në datën 6.2.2007, bashkëshorti, </w:t>
      </w:r>
      <w:r w:rsidRPr="00DB24F5">
        <w:rPr>
          <w:rFonts w:ascii="Times New Roman" w:hAnsi="Times New Roman" w:cs="Times New Roman"/>
          <w:sz w:val="24"/>
          <w:szCs w:val="24"/>
        </w:rPr>
        <w:t xml:space="preserve">Dritan </w:t>
      </w:r>
      <w:proofErr w:type="spellStart"/>
      <w:r w:rsidRPr="00DB24F5">
        <w:rPr>
          <w:rFonts w:ascii="Times New Roman" w:hAnsi="Times New Roman" w:cs="Times New Roman"/>
          <w:sz w:val="24"/>
          <w:szCs w:val="24"/>
        </w:rPr>
        <w:t>Marku</w:t>
      </w:r>
      <w:proofErr w:type="spellEnd"/>
      <w:r w:rsidR="00070386" w:rsidRPr="00DB24F5">
        <w:rPr>
          <w:rFonts w:ascii="Times New Roman" w:hAnsi="Times New Roman" w:cs="Times New Roman"/>
          <w:sz w:val="24"/>
          <w:szCs w:val="24"/>
        </w:rPr>
        <w:t>, tërheq</w:t>
      </w:r>
      <w:r w:rsidR="0092682F" w:rsidRPr="00DB24F5">
        <w:rPr>
          <w:rFonts w:ascii="Times New Roman" w:hAnsi="Times New Roman" w:cs="Times New Roman"/>
          <w:sz w:val="24"/>
          <w:szCs w:val="24"/>
        </w:rPr>
        <w:t xml:space="preserve"> shum</w:t>
      </w:r>
      <w:r w:rsidR="00EE6805" w:rsidRPr="00DB24F5">
        <w:rPr>
          <w:rFonts w:ascii="Times New Roman" w:hAnsi="Times New Roman" w:cs="Times New Roman"/>
          <w:sz w:val="24"/>
          <w:szCs w:val="24"/>
        </w:rPr>
        <w:t>ë</w:t>
      </w:r>
      <w:r w:rsidR="0092682F" w:rsidRPr="00DB24F5">
        <w:rPr>
          <w:rFonts w:ascii="Times New Roman" w:hAnsi="Times New Roman" w:cs="Times New Roman"/>
          <w:sz w:val="24"/>
          <w:szCs w:val="24"/>
        </w:rPr>
        <w:t xml:space="preserve">n </w:t>
      </w:r>
      <w:r w:rsidR="00070386" w:rsidRPr="00DB24F5">
        <w:rPr>
          <w:rFonts w:ascii="Times New Roman" w:hAnsi="Times New Roman" w:cs="Times New Roman"/>
          <w:sz w:val="24"/>
          <w:szCs w:val="24"/>
        </w:rPr>
        <w:t>940</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000 lekë nga llogaria e tij pranë </w:t>
      </w:r>
      <w:proofErr w:type="spellStart"/>
      <w:r w:rsidR="00070386" w:rsidRPr="00DB24F5">
        <w:rPr>
          <w:rFonts w:ascii="Times New Roman" w:hAnsi="Times New Roman" w:cs="Times New Roman"/>
          <w:sz w:val="24"/>
          <w:szCs w:val="24"/>
        </w:rPr>
        <w:t>Intesa</w:t>
      </w:r>
      <w:proofErr w:type="spellEnd"/>
      <w:r w:rsidR="00070386" w:rsidRPr="00DB24F5">
        <w:rPr>
          <w:rFonts w:ascii="Times New Roman" w:hAnsi="Times New Roman" w:cs="Times New Roman"/>
          <w:sz w:val="24"/>
          <w:szCs w:val="24"/>
        </w:rPr>
        <w:t xml:space="preserve"> San</w:t>
      </w:r>
      <w:r w:rsidR="0092682F" w:rsidRPr="00DB24F5">
        <w:rPr>
          <w:rFonts w:ascii="Times New Roman" w:hAnsi="Times New Roman" w:cs="Times New Roman"/>
          <w:sz w:val="24"/>
          <w:szCs w:val="24"/>
        </w:rPr>
        <w:t xml:space="preserve"> </w:t>
      </w:r>
      <w:proofErr w:type="spellStart"/>
      <w:r w:rsidR="00070386" w:rsidRPr="00DB24F5">
        <w:rPr>
          <w:rFonts w:ascii="Times New Roman" w:hAnsi="Times New Roman" w:cs="Times New Roman"/>
          <w:sz w:val="24"/>
          <w:szCs w:val="24"/>
        </w:rPr>
        <w:t>Paolo</w:t>
      </w:r>
      <w:proofErr w:type="spellEnd"/>
      <w:r w:rsidR="00070386" w:rsidRPr="00DB24F5">
        <w:rPr>
          <w:rFonts w:ascii="Times New Roman" w:hAnsi="Times New Roman" w:cs="Times New Roman"/>
          <w:sz w:val="24"/>
          <w:szCs w:val="24"/>
        </w:rPr>
        <w:t>, nga të cilat 900</w:t>
      </w:r>
      <w:r w:rsidR="00970551"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000 lekë depozitohen të llogaria e tij rrjedhëse pranë Tirana </w:t>
      </w:r>
      <w:proofErr w:type="spellStart"/>
      <w:r w:rsidR="00070386" w:rsidRPr="00DB24F5">
        <w:rPr>
          <w:rFonts w:ascii="Times New Roman" w:hAnsi="Times New Roman" w:cs="Times New Roman"/>
          <w:sz w:val="24"/>
          <w:szCs w:val="24"/>
        </w:rPr>
        <w:t>Bank</w:t>
      </w:r>
      <w:proofErr w:type="spellEnd"/>
      <w:r w:rsidR="00070386" w:rsidRPr="00DB24F5">
        <w:rPr>
          <w:rFonts w:ascii="Times New Roman" w:hAnsi="Times New Roman" w:cs="Times New Roman"/>
          <w:sz w:val="24"/>
          <w:szCs w:val="24"/>
        </w:rPr>
        <w:t xml:space="preserve">, bashkë me 900,000 lekë të cilat ia kishte dhënë babai i saj, </w:t>
      </w:r>
      <w:proofErr w:type="spellStart"/>
      <w:r w:rsidR="00AC435D" w:rsidRPr="00DB24F5">
        <w:rPr>
          <w:rFonts w:ascii="Times New Roman" w:hAnsi="Times New Roman" w:cs="Times New Roman"/>
          <w:sz w:val="24"/>
          <w:szCs w:val="24"/>
        </w:rPr>
        <w:t>Baki</w:t>
      </w:r>
      <w:proofErr w:type="spellEnd"/>
      <w:r w:rsidR="00AC435D" w:rsidRPr="00DB24F5">
        <w:rPr>
          <w:rFonts w:ascii="Times New Roman" w:hAnsi="Times New Roman" w:cs="Times New Roman"/>
          <w:sz w:val="24"/>
          <w:szCs w:val="24"/>
        </w:rPr>
        <w:t xml:space="preserve"> Çibuku</w:t>
      </w:r>
      <w:r w:rsidR="00070386" w:rsidRPr="00DB24F5">
        <w:rPr>
          <w:rFonts w:ascii="Times New Roman" w:hAnsi="Times New Roman" w:cs="Times New Roman"/>
          <w:sz w:val="24"/>
          <w:szCs w:val="24"/>
        </w:rPr>
        <w:t xml:space="preserve">. Këto para babai i kishte mbledhur nga kontributet e dhëna nga motrat e saj; </w:t>
      </w:r>
    </w:p>
    <w:p w14:paraId="60795737" w14:textId="12874F32"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Në datën 15.2.2007, bashkëshorti tërheq shumën 2,510 USD, nga llogaria e tij</w:t>
      </w:r>
      <w:r w:rsidR="00F950A1" w:rsidRPr="00DB24F5">
        <w:rPr>
          <w:rFonts w:ascii="Times New Roman" w:hAnsi="Times New Roman" w:cs="Times New Roman"/>
          <w:sz w:val="24"/>
          <w:szCs w:val="24"/>
        </w:rPr>
        <w:t xml:space="preserve"> </w:t>
      </w:r>
      <w:ins w:id="350" w:author="Sokol Çomo" w:date="2025-05-02T08:44:00Z">
        <w:r w:rsidR="00F950A1" w:rsidRPr="00DB24F5">
          <w:rPr>
            <w:rFonts w:ascii="Times New Roman" w:hAnsi="Times New Roman" w:cs="Times New Roman"/>
            <w:sz w:val="24"/>
            <w:szCs w:val="24"/>
          </w:rPr>
          <w:t>e</w:t>
        </w:r>
        <w:r w:rsidRPr="00DB24F5">
          <w:rPr>
            <w:rFonts w:ascii="Times New Roman" w:hAnsi="Times New Roman" w:cs="Times New Roman"/>
            <w:sz w:val="24"/>
            <w:szCs w:val="24"/>
          </w:rPr>
          <w:t xml:space="preserve"> </w:t>
        </w:r>
      </w:ins>
      <w:r w:rsidRPr="00DB24F5">
        <w:rPr>
          <w:rFonts w:ascii="Times New Roman" w:hAnsi="Times New Roman" w:cs="Times New Roman"/>
          <w:sz w:val="24"/>
          <w:szCs w:val="24"/>
        </w:rPr>
        <w:t xml:space="preserve">kursimeve pranë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w:t>
      </w:r>
    </w:p>
    <w:p w14:paraId="7D27CB6C" w14:textId="22D0D1FF" w:rsidR="00487A68" w:rsidRPr="00DB24F5" w:rsidRDefault="00F30410"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070386" w:rsidRPr="00DB24F5">
        <w:rPr>
          <w:rFonts w:ascii="Times New Roman" w:hAnsi="Times New Roman" w:cs="Times New Roman"/>
          <w:sz w:val="24"/>
          <w:szCs w:val="24"/>
        </w:rPr>
        <w:t xml:space="preserve">ë datën 15.02.2007, bashkëshorti, </w:t>
      </w:r>
      <w:r w:rsidR="00487A68" w:rsidRPr="00DB24F5">
        <w:rPr>
          <w:rFonts w:ascii="Times New Roman" w:hAnsi="Times New Roman" w:cs="Times New Roman"/>
          <w:sz w:val="24"/>
          <w:szCs w:val="24"/>
        </w:rPr>
        <w:t xml:space="preserve">Dritan </w:t>
      </w:r>
      <w:proofErr w:type="spellStart"/>
      <w:r w:rsidR="00487A68" w:rsidRPr="00DB24F5">
        <w:rPr>
          <w:rFonts w:ascii="Times New Roman" w:hAnsi="Times New Roman" w:cs="Times New Roman"/>
          <w:sz w:val="24"/>
          <w:szCs w:val="24"/>
        </w:rPr>
        <w:t>Marku</w:t>
      </w:r>
      <w:proofErr w:type="spellEnd"/>
      <w:r w:rsidR="00070386" w:rsidRPr="00DB24F5">
        <w:rPr>
          <w:rFonts w:ascii="Times New Roman" w:hAnsi="Times New Roman" w:cs="Times New Roman"/>
          <w:sz w:val="24"/>
          <w:szCs w:val="24"/>
        </w:rPr>
        <w:t xml:space="preserve">, tërheq nga llogaria e tij rrjedhëse pranë Tirana </w:t>
      </w:r>
      <w:proofErr w:type="spellStart"/>
      <w:r w:rsidR="00070386" w:rsidRPr="00DB24F5">
        <w:rPr>
          <w:rFonts w:ascii="Times New Roman" w:hAnsi="Times New Roman" w:cs="Times New Roman"/>
          <w:sz w:val="24"/>
          <w:szCs w:val="24"/>
        </w:rPr>
        <w:t>Bank</w:t>
      </w:r>
      <w:proofErr w:type="spellEnd"/>
      <w:r w:rsidR="00070386" w:rsidRPr="00DB24F5">
        <w:rPr>
          <w:rFonts w:ascii="Times New Roman" w:hAnsi="Times New Roman" w:cs="Times New Roman"/>
          <w:sz w:val="24"/>
          <w:szCs w:val="24"/>
        </w:rPr>
        <w:t xml:space="preserve"> shumën 3</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200</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162 lekë (shumë e cila është krijuar nga </w:t>
      </w:r>
      <w:proofErr w:type="spellStart"/>
      <w:r w:rsidR="00070386" w:rsidRPr="00DB24F5">
        <w:rPr>
          <w:rFonts w:ascii="Times New Roman" w:hAnsi="Times New Roman" w:cs="Times New Roman"/>
          <w:sz w:val="24"/>
          <w:szCs w:val="24"/>
        </w:rPr>
        <w:t>transferta</w:t>
      </w:r>
      <w:proofErr w:type="spellEnd"/>
      <w:r w:rsidR="00070386" w:rsidRPr="00DB24F5">
        <w:rPr>
          <w:rFonts w:ascii="Times New Roman" w:hAnsi="Times New Roman" w:cs="Times New Roman"/>
          <w:sz w:val="24"/>
          <w:szCs w:val="24"/>
        </w:rPr>
        <w:t xml:space="preserve"> 1</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420</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535 lekë + derdhja 1</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800</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000 lekë). Këtë shumë, plus shumën prej 2</w:t>
      </w:r>
      <w:r w:rsidR="0092682F"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510 </w:t>
      </w:r>
      <w:r w:rsidR="00487A68" w:rsidRPr="00DB24F5">
        <w:rPr>
          <w:rFonts w:ascii="Times New Roman" w:hAnsi="Times New Roman" w:cs="Times New Roman"/>
          <w:i/>
          <w:iCs/>
          <w:sz w:val="24"/>
          <w:szCs w:val="24"/>
        </w:rPr>
        <w:t>USD</w:t>
      </w:r>
      <w:r w:rsidR="00070386" w:rsidRPr="00DB24F5">
        <w:rPr>
          <w:rFonts w:ascii="Times New Roman" w:hAnsi="Times New Roman" w:cs="Times New Roman"/>
          <w:sz w:val="24"/>
          <w:szCs w:val="24"/>
        </w:rPr>
        <w:t>, bashkëshorti i saj i ka këmbyer në euro dhe kryen derdhje prej 27</w:t>
      </w:r>
      <w:r w:rsidR="00AC435D"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460 eurosh te llogaria e tij rrjedhëse në euro pranë kësaj banke. </w:t>
      </w:r>
    </w:p>
    <w:p w14:paraId="0197DE2A" w14:textId="4E25261F" w:rsidR="00487A68" w:rsidRPr="00DB24F5" w:rsidRDefault="00F30410"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070386" w:rsidRPr="00DB24F5">
        <w:rPr>
          <w:rFonts w:ascii="Times New Roman" w:hAnsi="Times New Roman" w:cs="Times New Roman"/>
          <w:sz w:val="24"/>
          <w:szCs w:val="24"/>
        </w:rPr>
        <w:t xml:space="preserve">ë datën 15.2.2007, bashkëshorti, </w:t>
      </w:r>
      <w:r w:rsidR="00487A68" w:rsidRPr="00DB24F5">
        <w:rPr>
          <w:rFonts w:ascii="Times New Roman" w:hAnsi="Times New Roman" w:cs="Times New Roman"/>
          <w:sz w:val="24"/>
          <w:szCs w:val="24"/>
        </w:rPr>
        <w:t xml:space="preserve">Dritan </w:t>
      </w:r>
      <w:proofErr w:type="spellStart"/>
      <w:r w:rsidR="00487A68" w:rsidRPr="00DB24F5">
        <w:rPr>
          <w:rFonts w:ascii="Times New Roman" w:hAnsi="Times New Roman" w:cs="Times New Roman"/>
          <w:sz w:val="24"/>
          <w:szCs w:val="24"/>
        </w:rPr>
        <w:t>Marku</w:t>
      </w:r>
      <w:proofErr w:type="spellEnd"/>
      <w:r w:rsidR="00070386" w:rsidRPr="00DB24F5">
        <w:rPr>
          <w:rFonts w:ascii="Times New Roman" w:hAnsi="Times New Roman" w:cs="Times New Roman"/>
          <w:sz w:val="24"/>
          <w:szCs w:val="24"/>
        </w:rPr>
        <w:t xml:space="preserve">, kryen një </w:t>
      </w:r>
      <w:proofErr w:type="spellStart"/>
      <w:r w:rsidR="00070386" w:rsidRPr="00DB24F5">
        <w:rPr>
          <w:rFonts w:ascii="Times New Roman" w:hAnsi="Times New Roman" w:cs="Times New Roman"/>
          <w:sz w:val="24"/>
          <w:szCs w:val="24"/>
        </w:rPr>
        <w:t>transfertë</w:t>
      </w:r>
      <w:proofErr w:type="spellEnd"/>
      <w:r w:rsidR="00070386" w:rsidRPr="00DB24F5">
        <w:rPr>
          <w:rFonts w:ascii="Times New Roman" w:hAnsi="Times New Roman" w:cs="Times New Roman"/>
          <w:sz w:val="24"/>
          <w:szCs w:val="24"/>
        </w:rPr>
        <w:t xml:space="preserve"> në shumën 31,000 euro në llogarinë e shoqërisë “</w:t>
      </w:r>
      <w:proofErr w:type="spellStart"/>
      <w:r w:rsidR="00487A68" w:rsidRPr="00DB24F5">
        <w:rPr>
          <w:rFonts w:ascii="Times New Roman" w:hAnsi="Times New Roman" w:cs="Times New Roman"/>
          <w:sz w:val="24"/>
          <w:szCs w:val="24"/>
        </w:rPr>
        <w:t>Edmeli</w:t>
      </w:r>
      <w:proofErr w:type="spellEnd"/>
      <w:r w:rsidR="00070386" w:rsidRPr="00DB24F5">
        <w:rPr>
          <w:rFonts w:ascii="Times New Roman" w:hAnsi="Times New Roman" w:cs="Times New Roman"/>
          <w:sz w:val="24"/>
          <w:szCs w:val="24"/>
        </w:rPr>
        <w:t xml:space="preserve">” </w:t>
      </w:r>
      <w:r w:rsidR="00487A68" w:rsidRPr="00DB24F5">
        <w:rPr>
          <w:rFonts w:ascii="Times New Roman" w:hAnsi="Times New Roman" w:cs="Times New Roman"/>
          <w:sz w:val="24"/>
          <w:szCs w:val="24"/>
        </w:rPr>
        <w:t>SHPK</w:t>
      </w:r>
      <w:r w:rsidR="00070386" w:rsidRPr="00DB24F5">
        <w:rPr>
          <w:rFonts w:ascii="Times New Roman" w:hAnsi="Times New Roman" w:cs="Times New Roman"/>
          <w:sz w:val="24"/>
          <w:szCs w:val="24"/>
        </w:rPr>
        <w:t>, në Tiranë, shoqëria e cila do të shiste apartamentin;</w:t>
      </w:r>
    </w:p>
    <w:p w14:paraId="72CFAC44" w14:textId="57ACFA85"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datën 18.4.2007, bashkëshorti, </w:t>
      </w:r>
      <w:r w:rsidR="00487A68" w:rsidRPr="00DB24F5">
        <w:rPr>
          <w:rFonts w:ascii="Times New Roman" w:hAnsi="Times New Roman" w:cs="Times New Roman"/>
          <w:sz w:val="24"/>
          <w:szCs w:val="24"/>
        </w:rPr>
        <w:t xml:space="preserve">Dritan </w:t>
      </w:r>
      <w:proofErr w:type="spellStart"/>
      <w:r w:rsidR="00487A68"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transferon nga llogaria e tij e depozitës në euro pranë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te llogaria e tij rrjedhëse pranë së njëjtës bankë shumën 22</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184 euro;</w:t>
      </w:r>
    </w:p>
    <w:p w14:paraId="14F4EAC2" w14:textId="6804A00F"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Në datën 18.4.2007, subjekti ka tërhequr nga llogaria e pagës pranë “</w:t>
      </w:r>
      <w:proofErr w:type="spellStart"/>
      <w:r w:rsidRPr="00DB24F5">
        <w:rPr>
          <w:rFonts w:ascii="Times New Roman" w:hAnsi="Times New Roman" w:cs="Times New Roman"/>
          <w:sz w:val="24"/>
          <w:szCs w:val="24"/>
        </w:rPr>
        <w:t>Raiffeisen</w:t>
      </w:r>
      <w:proofErr w:type="spellEnd"/>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shumën 450</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000 lekë, të cilën ia ka dhënë bashkëshortit;</w:t>
      </w:r>
    </w:p>
    <w:p w14:paraId="3A9A11A8" w14:textId="56126446" w:rsidR="00487A68" w:rsidRPr="00DB24F5" w:rsidRDefault="00070386" w:rsidP="00074672">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lastRenderedPageBreak/>
        <w:t>Pasi kryen këmbimin e një pjese të shumës 450</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000 lekë</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 xml:space="preserve"> bashkëshorti derdh në llogarinë e tij rrjedhëse në euro pranë</w:t>
      </w:r>
      <w:r w:rsidR="00F30410"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shumën 2,162 euro</w:t>
      </w:r>
      <w:r w:rsidR="00487A68" w:rsidRPr="00DB24F5">
        <w:rPr>
          <w:rFonts w:ascii="Times New Roman" w:hAnsi="Times New Roman" w:cs="Times New Roman"/>
          <w:sz w:val="24"/>
          <w:szCs w:val="24"/>
        </w:rPr>
        <w:t>;</w:t>
      </w:r>
    </w:p>
    <w:p w14:paraId="77954228" w14:textId="77777777" w:rsidR="00670A2F" w:rsidRPr="00DB24F5" w:rsidRDefault="00070386" w:rsidP="00670A2F">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Në datën 19.04.2007, bashkëshorti, </w:t>
      </w:r>
      <w:r w:rsidR="00487A68" w:rsidRPr="00DB24F5">
        <w:rPr>
          <w:rFonts w:ascii="Times New Roman" w:hAnsi="Times New Roman" w:cs="Times New Roman"/>
          <w:sz w:val="24"/>
          <w:szCs w:val="24"/>
        </w:rPr>
        <w:t xml:space="preserve">Dritan </w:t>
      </w:r>
      <w:proofErr w:type="spellStart"/>
      <w:r w:rsidR="00487A68"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xml:space="preserve">, kryen një </w:t>
      </w:r>
      <w:proofErr w:type="spellStart"/>
      <w:r w:rsidRPr="00DB24F5">
        <w:rPr>
          <w:rFonts w:ascii="Times New Roman" w:hAnsi="Times New Roman" w:cs="Times New Roman"/>
          <w:sz w:val="24"/>
          <w:szCs w:val="24"/>
        </w:rPr>
        <w:t>transfertë</w:t>
      </w:r>
      <w:proofErr w:type="spellEnd"/>
      <w:r w:rsidRPr="00DB24F5">
        <w:rPr>
          <w:rFonts w:ascii="Times New Roman" w:hAnsi="Times New Roman" w:cs="Times New Roman"/>
          <w:sz w:val="24"/>
          <w:szCs w:val="24"/>
        </w:rPr>
        <w:t xml:space="preserve"> në shumën 25</w:t>
      </w:r>
      <w:r w:rsidR="0092682F" w:rsidRPr="00DB24F5">
        <w:rPr>
          <w:rFonts w:ascii="Times New Roman" w:hAnsi="Times New Roman" w:cs="Times New Roman"/>
          <w:sz w:val="24"/>
          <w:szCs w:val="24"/>
        </w:rPr>
        <w:t>.</w:t>
      </w:r>
      <w:r w:rsidRPr="00DB24F5">
        <w:rPr>
          <w:rFonts w:ascii="Times New Roman" w:hAnsi="Times New Roman" w:cs="Times New Roman"/>
          <w:sz w:val="24"/>
          <w:szCs w:val="24"/>
        </w:rPr>
        <w:t>000 euro në llogarinë e shoqërisë “</w:t>
      </w:r>
      <w:proofErr w:type="spellStart"/>
      <w:r w:rsidR="00487A68"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xml:space="preserve">” </w:t>
      </w:r>
      <w:r w:rsidR="00487A68" w:rsidRPr="00DB24F5">
        <w:rPr>
          <w:rFonts w:ascii="Times New Roman" w:hAnsi="Times New Roman" w:cs="Times New Roman"/>
          <w:sz w:val="24"/>
          <w:szCs w:val="24"/>
        </w:rPr>
        <w:t>SHPK.</w:t>
      </w:r>
    </w:p>
    <w:p w14:paraId="3787092C" w14:textId="77777777" w:rsidR="004F231D" w:rsidRPr="00670A2F" w:rsidRDefault="004F231D" w:rsidP="00670A2F">
      <w:pPr>
        <w:pStyle w:val="ListParagraph"/>
        <w:numPr>
          <w:ilvl w:val="0"/>
          <w:numId w:val="19"/>
        </w:numPr>
        <w:tabs>
          <w:tab w:val="left" w:pos="0"/>
          <w:tab w:val="left" w:pos="270"/>
          <w:tab w:val="left" w:pos="360"/>
        </w:tabs>
        <w:spacing w:before="0" w:after="0"/>
        <w:ind w:left="0" w:firstLine="0"/>
        <w:rPr>
          <w:del w:id="351" w:author="Sokol Çomo" w:date="2025-05-02T08:44:00Z"/>
          <w:rFonts w:ascii="Times New Roman" w:hAnsi="Times New Roman" w:cs="Times New Roman"/>
          <w:sz w:val="24"/>
          <w:szCs w:val="24"/>
        </w:rPr>
      </w:pPr>
      <w:del w:id="352" w:author="Sokol Çomo" w:date="2025-05-02T08:44:00Z">
        <w:r w:rsidRPr="00670A2F">
          <w:rPr>
            <w:rFonts w:ascii="Times New Roman" w:hAnsi="Times New Roman" w:cs="Times New Roman"/>
            <w:sz w:val="24"/>
            <w:szCs w:val="24"/>
          </w:rPr>
          <w:delText>ASHK, Drejtoria Vendore Rurale</w:delText>
        </w:r>
        <w:r w:rsidR="00670A2F">
          <w:rPr>
            <w:rFonts w:ascii="Times New Roman" w:hAnsi="Times New Roman" w:cs="Times New Roman"/>
            <w:sz w:val="24"/>
            <w:szCs w:val="24"/>
          </w:rPr>
          <w:delText xml:space="preserve"> </w:delText>
        </w:r>
        <w:r w:rsidRPr="00670A2F">
          <w:rPr>
            <w:rFonts w:ascii="Times New Roman" w:hAnsi="Times New Roman" w:cs="Times New Roman"/>
            <w:sz w:val="24"/>
            <w:szCs w:val="24"/>
          </w:rPr>
          <w:delText>1</w:delText>
        </w:r>
        <w:r w:rsidR="00970551" w:rsidRPr="000725D8">
          <w:rPr>
            <w:rStyle w:val="FootnoteReference"/>
            <w:rFonts w:ascii="Times New Roman" w:hAnsi="Times New Roman" w:cs="Times New Roman"/>
            <w:sz w:val="24"/>
            <w:szCs w:val="24"/>
          </w:rPr>
          <w:footnoteReference w:id="41"/>
        </w:r>
        <w:r w:rsidRPr="00670A2F">
          <w:rPr>
            <w:rFonts w:ascii="Times New Roman" w:hAnsi="Times New Roman" w:cs="Times New Roman"/>
            <w:sz w:val="24"/>
            <w:szCs w:val="24"/>
          </w:rPr>
          <w:delText xml:space="preserve">, informon se në emër të </w:delText>
        </w:r>
        <w:r w:rsidR="00670A2F" w:rsidRPr="00670A2F">
          <w:rPr>
            <w:rFonts w:ascii="Times New Roman" w:hAnsi="Times New Roman" w:cs="Times New Roman"/>
            <w:sz w:val="24"/>
            <w:szCs w:val="24"/>
          </w:rPr>
          <w:delText>znj. Barie Çibuku</w:delText>
        </w:r>
        <w:r w:rsidR="00670A2F">
          <w:rPr>
            <w:rFonts w:ascii="Times New Roman" w:hAnsi="Times New Roman" w:cs="Times New Roman"/>
            <w:sz w:val="24"/>
            <w:szCs w:val="24"/>
          </w:rPr>
          <w:delText>, n</w:delText>
        </w:r>
        <w:r w:rsidR="00800908">
          <w:rPr>
            <w:rFonts w:ascii="Times New Roman" w:hAnsi="Times New Roman" w:cs="Times New Roman"/>
            <w:sz w:val="24"/>
            <w:szCs w:val="24"/>
          </w:rPr>
          <w:delText>ë</w:delText>
        </w:r>
        <w:r w:rsidR="00670A2F">
          <w:rPr>
            <w:rFonts w:ascii="Times New Roman" w:hAnsi="Times New Roman" w:cs="Times New Roman"/>
            <w:sz w:val="24"/>
            <w:szCs w:val="24"/>
          </w:rPr>
          <w:delText>n</w:delText>
        </w:r>
        <w:r w:rsidR="00800908">
          <w:rPr>
            <w:rFonts w:ascii="Times New Roman" w:hAnsi="Times New Roman" w:cs="Times New Roman"/>
            <w:sz w:val="24"/>
            <w:szCs w:val="24"/>
          </w:rPr>
          <w:delText>ë</w:delText>
        </w:r>
        <w:r w:rsidR="00670A2F">
          <w:rPr>
            <w:rFonts w:ascii="Times New Roman" w:hAnsi="Times New Roman" w:cs="Times New Roman"/>
            <w:sz w:val="24"/>
            <w:szCs w:val="24"/>
          </w:rPr>
          <w:delText xml:space="preserve">s </w:delText>
        </w:r>
        <w:r w:rsidRPr="00670A2F">
          <w:rPr>
            <w:rFonts w:ascii="Times New Roman" w:hAnsi="Times New Roman" w:cs="Times New Roman"/>
            <w:sz w:val="24"/>
            <w:szCs w:val="24"/>
          </w:rPr>
          <w:delText>së subjektit, figuron e regjistruar pasuria me nr. 106/61+1-25, vol</w:delText>
        </w:r>
        <w:r w:rsidR="00C06E8E" w:rsidRPr="00670A2F">
          <w:rPr>
            <w:rFonts w:ascii="Times New Roman" w:hAnsi="Times New Roman" w:cs="Times New Roman"/>
            <w:sz w:val="24"/>
            <w:szCs w:val="24"/>
          </w:rPr>
          <w:delText>.</w:delText>
        </w:r>
        <w:r w:rsidRPr="00670A2F">
          <w:rPr>
            <w:rFonts w:ascii="Times New Roman" w:hAnsi="Times New Roman" w:cs="Times New Roman"/>
            <w:sz w:val="24"/>
            <w:szCs w:val="24"/>
          </w:rPr>
          <w:delText xml:space="preserve"> 39, faqe 212, z</w:delText>
        </w:r>
        <w:r w:rsidR="00C06E8E" w:rsidRPr="00670A2F">
          <w:rPr>
            <w:rFonts w:ascii="Times New Roman" w:hAnsi="Times New Roman" w:cs="Times New Roman"/>
            <w:sz w:val="24"/>
            <w:szCs w:val="24"/>
          </w:rPr>
          <w:delText>.</w:delText>
        </w:r>
        <w:r w:rsidRPr="00670A2F">
          <w:rPr>
            <w:rFonts w:ascii="Times New Roman" w:hAnsi="Times New Roman" w:cs="Times New Roman"/>
            <w:sz w:val="24"/>
            <w:szCs w:val="24"/>
          </w:rPr>
          <w:delText>k 3292. Nga verifikimi i dokumentacionit të dërguar lidhur me këtë pasuri rezulton se</w:delText>
        </w:r>
        <w:r w:rsidR="00670A2F">
          <w:rPr>
            <w:rFonts w:ascii="Times New Roman" w:hAnsi="Times New Roman" w:cs="Times New Roman"/>
            <w:sz w:val="24"/>
            <w:szCs w:val="24"/>
          </w:rPr>
          <w:delText xml:space="preserve"> </w:delText>
        </w:r>
        <w:r w:rsidR="00F30410">
          <w:rPr>
            <w:rFonts w:ascii="Times New Roman" w:hAnsi="Times New Roman" w:cs="Times New Roman"/>
            <w:sz w:val="24"/>
            <w:szCs w:val="24"/>
          </w:rPr>
          <w:delText>nëpërmjet</w:delText>
        </w:r>
        <w:r w:rsidR="00670A2F">
          <w:rPr>
            <w:rFonts w:ascii="Times New Roman" w:hAnsi="Times New Roman" w:cs="Times New Roman"/>
            <w:sz w:val="24"/>
            <w:szCs w:val="24"/>
          </w:rPr>
          <w:delText xml:space="preserve"> k</w:delText>
        </w:r>
        <w:r w:rsidR="00670A2F" w:rsidRPr="00670A2F">
          <w:rPr>
            <w:rFonts w:ascii="Times New Roman" w:hAnsi="Times New Roman" w:cs="Times New Roman"/>
            <w:sz w:val="24"/>
            <w:szCs w:val="24"/>
          </w:rPr>
          <w:delText>ontrat</w:delText>
        </w:r>
        <w:r w:rsidR="00800908">
          <w:rPr>
            <w:rFonts w:ascii="Times New Roman" w:hAnsi="Times New Roman" w:cs="Times New Roman"/>
            <w:sz w:val="24"/>
            <w:szCs w:val="24"/>
          </w:rPr>
          <w:delText>ë</w:delText>
        </w:r>
        <w:r w:rsidR="00670A2F">
          <w:rPr>
            <w:rFonts w:ascii="Times New Roman" w:hAnsi="Times New Roman" w:cs="Times New Roman"/>
            <w:sz w:val="24"/>
            <w:szCs w:val="24"/>
          </w:rPr>
          <w:delText>s s</w:delText>
        </w:r>
        <w:r w:rsidR="00800908">
          <w:rPr>
            <w:rFonts w:ascii="Times New Roman" w:hAnsi="Times New Roman" w:cs="Times New Roman"/>
            <w:sz w:val="24"/>
            <w:szCs w:val="24"/>
          </w:rPr>
          <w:delText>ë</w:delText>
        </w:r>
        <w:r w:rsidR="00670A2F" w:rsidRPr="00670A2F">
          <w:rPr>
            <w:rFonts w:ascii="Times New Roman" w:hAnsi="Times New Roman" w:cs="Times New Roman"/>
            <w:sz w:val="24"/>
            <w:szCs w:val="24"/>
          </w:rPr>
          <w:delText xml:space="preserve"> shitjes me nr.1242 rep., nr.287 kol., datë 15.10.2012 </w:delText>
        </w:r>
        <w:r w:rsidR="00670A2F">
          <w:rPr>
            <w:rFonts w:ascii="Times New Roman" w:hAnsi="Times New Roman" w:cs="Times New Roman"/>
            <w:sz w:val="24"/>
            <w:szCs w:val="24"/>
          </w:rPr>
          <w:delText>n</w:delText>
        </w:r>
        <w:r w:rsidRPr="00670A2F">
          <w:rPr>
            <w:rFonts w:ascii="Times New Roman" w:hAnsi="Times New Roman" w:cs="Times New Roman"/>
            <w:sz w:val="24"/>
            <w:szCs w:val="24"/>
          </w:rPr>
          <w:delText>ëna e subjektit të rivlerësimit, Barie Çibuku, ka blerë nga shoqëria “Edmeli” SHPK, pasurinë e llojit “apartament” me sipërfaqe të shfrytëzueshme 95 m</w:delText>
        </w:r>
        <w:r w:rsidRPr="00670A2F">
          <w:rPr>
            <w:rFonts w:ascii="Times New Roman" w:hAnsi="Times New Roman" w:cs="Times New Roman"/>
            <w:sz w:val="24"/>
            <w:szCs w:val="24"/>
            <w:vertAlign w:val="superscript"/>
          </w:rPr>
          <w:delText>2</w:delText>
        </w:r>
        <w:r w:rsidR="00670A2F">
          <w:rPr>
            <w:rFonts w:ascii="Times New Roman" w:hAnsi="Times New Roman" w:cs="Times New Roman"/>
            <w:sz w:val="24"/>
            <w:szCs w:val="24"/>
          </w:rPr>
          <w:delText xml:space="preserve"> </w:delText>
        </w:r>
        <w:r w:rsidRPr="00670A2F">
          <w:rPr>
            <w:rFonts w:ascii="Times New Roman" w:hAnsi="Times New Roman" w:cs="Times New Roman"/>
            <w:sz w:val="24"/>
            <w:szCs w:val="24"/>
          </w:rPr>
          <w:delText>në Selitë</w:delText>
        </w:r>
        <w:r w:rsidR="00670A2F">
          <w:rPr>
            <w:rFonts w:ascii="Times New Roman" w:hAnsi="Times New Roman" w:cs="Times New Roman"/>
            <w:sz w:val="24"/>
            <w:szCs w:val="24"/>
          </w:rPr>
          <w:delText>,</w:delText>
        </w:r>
        <w:r w:rsidRPr="00670A2F">
          <w:rPr>
            <w:rFonts w:ascii="Times New Roman" w:hAnsi="Times New Roman" w:cs="Times New Roman"/>
            <w:sz w:val="24"/>
            <w:szCs w:val="24"/>
          </w:rPr>
          <w:delText xml:space="preserve"> Tiranë, </w:delText>
        </w:r>
        <w:r w:rsidR="00670A2F">
          <w:rPr>
            <w:rFonts w:ascii="Times New Roman" w:hAnsi="Times New Roman" w:cs="Times New Roman"/>
            <w:sz w:val="24"/>
            <w:szCs w:val="24"/>
          </w:rPr>
          <w:delText>me</w:delText>
        </w:r>
        <w:r w:rsidRPr="00670A2F">
          <w:rPr>
            <w:rFonts w:ascii="Times New Roman" w:hAnsi="Times New Roman" w:cs="Times New Roman"/>
            <w:sz w:val="24"/>
            <w:szCs w:val="24"/>
          </w:rPr>
          <w:delText xml:space="preserve"> çmim 7.300.000 lekë Në referim të</w:delText>
        </w:r>
        <w:r w:rsidR="00670A2F">
          <w:rPr>
            <w:rFonts w:ascii="Times New Roman" w:hAnsi="Times New Roman" w:cs="Times New Roman"/>
            <w:sz w:val="24"/>
            <w:szCs w:val="24"/>
          </w:rPr>
          <w:delText xml:space="preserve"> k</w:delText>
        </w:r>
        <w:r w:rsidR="00800908">
          <w:rPr>
            <w:rFonts w:ascii="Times New Roman" w:hAnsi="Times New Roman" w:cs="Times New Roman"/>
            <w:sz w:val="24"/>
            <w:szCs w:val="24"/>
          </w:rPr>
          <w:delText>ë</w:delText>
        </w:r>
        <w:r w:rsidR="00670A2F">
          <w:rPr>
            <w:rFonts w:ascii="Times New Roman" w:hAnsi="Times New Roman" w:cs="Times New Roman"/>
            <w:sz w:val="24"/>
            <w:szCs w:val="24"/>
          </w:rPr>
          <w:delText>saj</w:delText>
        </w:r>
        <w:r w:rsidRPr="00670A2F">
          <w:rPr>
            <w:rFonts w:ascii="Times New Roman" w:hAnsi="Times New Roman" w:cs="Times New Roman"/>
            <w:sz w:val="24"/>
            <w:szCs w:val="24"/>
          </w:rPr>
          <w:delText xml:space="preserve"> kontrat</w:delText>
        </w:r>
        <w:r w:rsidR="00670A2F">
          <w:rPr>
            <w:rFonts w:ascii="Times New Roman" w:hAnsi="Times New Roman" w:cs="Times New Roman"/>
            <w:sz w:val="24"/>
            <w:szCs w:val="24"/>
          </w:rPr>
          <w:delText xml:space="preserve">e </w:delText>
        </w:r>
        <w:r w:rsidRPr="00670A2F">
          <w:rPr>
            <w:rFonts w:ascii="Times New Roman" w:hAnsi="Times New Roman" w:cs="Times New Roman"/>
            <w:sz w:val="24"/>
            <w:szCs w:val="24"/>
          </w:rPr>
          <w:delText>shitësi ka deklaruar se ka marrë nga blerësja vlerën e shitjes, me këste jashtë, zyrës noteriale dhe se janë shlyer totalisht midis tyre gjatë fazës së ndërtimit deri në përfundimin e plotë të godinës.</w:delText>
        </w:r>
      </w:del>
    </w:p>
    <w:p w14:paraId="6B9B9384" w14:textId="77777777" w:rsidR="004F231D" w:rsidRPr="00DB24F5" w:rsidRDefault="004F231D" w:rsidP="004F231D">
      <w:pPr>
        <w:pStyle w:val="ListParagraph"/>
        <w:tabs>
          <w:tab w:val="left" w:pos="0"/>
          <w:tab w:val="left" w:pos="270"/>
        </w:tabs>
        <w:spacing w:before="0" w:after="0"/>
        <w:ind w:left="0"/>
        <w:rPr>
          <w:rFonts w:ascii="Times New Roman" w:hAnsi="Times New Roman" w:cs="Times New Roman"/>
          <w:sz w:val="12"/>
          <w:szCs w:val="12"/>
          <w:highlight w:val="yellow"/>
        </w:rPr>
      </w:pPr>
    </w:p>
    <w:p w14:paraId="7C500675" w14:textId="44B67A2F" w:rsidR="00DE75F0" w:rsidRPr="00DB24F5" w:rsidRDefault="00070386"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Në kushtet kur nga hetimi administrativ i kryer rezultoi se babai i subjektit në periudhën e kryerjes së transaksioneve të mësipërme ka pasur llogari bankare aktive në banka të nivelit të dytë në emrin e tij, Komisioni i kërkoi subjektit shpjegime se përse</w:t>
      </w:r>
      <w:r w:rsidR="00670A2F" w:rsidRPr="00DB24F5">
        <w:rPr>
          <w:rFonts w:ascii="Times New Roman" w:hAnsi="Times New Roman" w:cs="Times New Roman"/>
          <w:sz w:val="24"/>
          <w:szCs w:val="24"/>
        </w:rPr>
        <w:t xml:space="preserve"> likuidimi i k</w:t>
      </w:r>
      <w:r w:rsidR="00800908" w:rsidRPr="00DB24F5">
        <w:rPr>
          <w:rFonts w:ascii="Times New Roman" w:hAnsi="Times New Roman" w:cs="Times New Roman"/>
          <w:sz w:val="24"/>
          <w:szCs w:val="24"/>
        </w:rPr>
        <w:t>ë</w:t>
      </w:r>
      <w:r w:rsidR="00670A2F" w:rsidRPr="00DB24F5">
        <w:rPr>
          <w:rFonts w:ascii="Times New Roman" w:hAnsi="Times New Roman" w:cs="Times New Roman"/>
          <w:sz w:val="24"/>
          <w:szCs w:val="24"/>
        </w:rPr>
        <w:t>steve</w:t>
      </w:r>
      <w:r w:rsidRPr="00DB24F5">
        <w:rPr>
          <w:rFonts w:ascii="Times New Roman" w:hAnsi="Times New Roman" w:cs="Times New Roman"/>
          <w:sz w:val="24"/>
          <w:szCs w:val="24"/>
        </w:rPr>
        <w:t xml:space="preserve"> nuk </w:t>
      </w:r>
      <w:r w:rsidR="00800908" w:rsidRPr="00DB24F5">
        <w:rPr>
          <w:rFonts w:ascii="Times New Roman" w:hAnsi="Times New Roman" w:cs="Times New Roman"/>
          <w:sz w:val="24"/>
          <w:szCs w:val="24"/>
        </w:rPr>
        <w:t>ë</w:t>
      </w:r>
      <w:r w:rsidR="002B36ED" w:rsidRPr="00DB24F5">
        <w:rPr>
          <w:rFonts w:ascii="Times New Roman" w:hAnsi="Times New Roman" w:cs="Times New Roman"/>
          <w:sz w:val="24"/>
          <w:szCs w:val="24"/>
        </w:rPr>
        <w:t>sht</w:t>
      </w:r>
      <w:r w:rsidR="00800908" w:rsidRPr="00DB24F5">
        <w:rPr>
          <w:rFonts w:ascii="Times New Roman" w:hAnsi="Times New Roman" w:cs="Times New Roman"/>
          <w:sz w:val="24"/>
          <w:szCs w:val="24"/>
        </w:rPr>
        <w:t>ë</w:t>
      </w:r>
      <w:r w:rsidR="002B36ED" w:rsidRPr="00DB24F5">
        <w:rPr>
          <w:rFonts w:ascii="Times New Roman" w:hAnsi="Times New Roman" w:cs="Times New Roman"/>
          <w:sz w:val="24"/>
          <w:szCs w:val="24"/>
        </w:rPr>
        <w:t xml:space="preserve"> </w:t>
      </w:r>
      <w:r w:rsidRPr="00DB24F5">
        <w:rPr>
          <w:rFonts w:ascii="Times New Roman" w:hAnsi="Times New Roman" w:cs="Times New Roman"/>
          <w:sz w:val="24"/>
          <w:szCs w:val="24"/>
        </w:rPr>
        <w:t>kryer nga llogaria e babait të saj</w:t>
      </w:r>
      <w:r w:rsidR="002B36ED" w:rsidRPr="00DB24F5">
        <w:rPr>
          <w:rFonts w:ascii="Times New Roman" w:hAnsi="Times New Roman" w:cs="Times New Roman"/>
          <w:sz w:val="24"/>
          <w:szCs w:val="24"/>
        </w:rPr>
        <w:t xml:space="preserve">. </w:t>
      </w:r>
      <w:r w:rsidRPr="00DB24F5">
        <w:rPr>
          <w:rFonts w:ascii="Times New Roman" w:hAnsi="Times New Roman" w:cs="Times New Roman"/>
          <w:sz w:val="24"/>
          <w:szCs w:val="24"/>
        </w:rPr>
        <w:t>Në përgjigje</w:t>
      </w:r>
      <w:r w:rsidR="006036DD" w:rsidRPr="00DB24F5">
        <w:rPr>
          <w:rStyle w:val="FootnoteReference"/>
          <w:rFonts w:ascii="Times New Roman" w:hAnsi="Times New Roman" w:cs="Times New Roman"/>
          <w:sz w:val="24"/>
          <w:szCs w:val="24"/>
        </w:rPr>
        <w:footnoteReference w:id="42"/>
      </w:r>
      <w:r w:rsidRPr="00DB24F5">
        <w:rPr>
          <w:rFonts w:ascii="Times New Roman" w:hAnsi="Times New Roman" w:cs="Times New Roman"/>
          <w:sz w:val="24"/>
          <w:szCs w:val="24"/>
        </w:rPr>
        <w:t xml:space="preserve"> subjekti deklaroi se këto pagesa janë kryer nga bashkëshorti për shkak të gjendjes shëndetësore dhe moshës së madhe të prindërve të saj dhe faktit që nuk ishin të familjarizuar me këto lloj transaksionesh.</w:t>
      </w:r>
    </w:p>
    <w:p w14:paraId="26339531" w14:textId="77777777" w:rsidR="00DE75F0" w:rsidRPr="00DB24F5" w:rsidRDefault="00DE75F0" w:rsidP="00074672">
      <w:pPr>
        <w:pStyle w:val="ListParagraph"/>
        <w:tabs>
          <w:tab w:val="left" w:pos="0"/>
          <w:tab w:val="left" w:pos="270"/>
        </w:tabs>
        <w:spacing w:before="0" w:after="0"/>
        <w:ind w:left="0"/>
        <w:rPr>
          <w:rFonts w:ascii="Times New Roman" w:hAnsi="Times New Roman" w:cs="Times New Roman"/>
          <w:sz w:val="12"/>
          <w:szCs w:val="12"/>
        </w:rPr>
      </w:pPr>
    </w:p>
    <w:p w14:paraId="4DB79C27" w14:textId="18F66E57" w:rsidR="002B36ED" w:rsidRPr="00DB24F5" w:rsidRDefault="00422E0A" w:rsidP="002B36E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M</w:t>
      </w:r>
      <w:r w:rsidR="001474B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tej, e</w:t>
      </w:r>
      <w:r w:rsidR="00DE75F0" w:rsidRPr="00DB24F5">
        <w:rPr>
          <w:rFonts w:ascii="Times New Roman" w:hAnsi="Times New Roman" w:cs="Times New Roman"/>
          <w:sz w:val="24"/>
          <w:szCs w:val="24"/>
        </w:rPr>
        <w:t xml:space="preserve"> </w:t>
      </w:r>
      <w:r w:rsidR="00070386" w:rsidRPr="00DB24F5">
        <w:rPr>
          <w:rFonts w:ascii="Times New Roman" w:hAnsi="Times New Roman" w:cs="Times New Roman"/>
          <w:sz w:val="24"/>
          <w:szCs w:val="24"/>
        </w:rPr>
        <w:t>pyetur</w:t>
      </w:r>
      <w:r w:rsidR="00F31298" w:rsidRPr="00DB24F5">
        <w:rPr>
          <w:rFonts w:ascii="Times New Roman" w:hAnsi="Times New Roman" w:cs="Times New Roman"/>
          <w:sz w:val="24"/>
          <w:szCs w:val="24"/>
        </w:rPr>
        <w:t xml:space="preserve"> nga Komisioni</w:t>
      </w:r>
      <w:r w:rsidR="00070386" w:rsidRPr="00DB24F5">
        <w:rPr>
          <w:rFonts w:ascii="Times New Roman" w:hAnsi="Times New Roman" w:cs="Times New Roman"/>
          <w:sz w:val="24"/>
          <w:szCs w:val="24"/>
        </w:rPr>
        <w:t xml:space="preserve"> se mbi cilin akt/dokument (si kontratë porosie, aktmarrëveshje etj.,) janë kryer pagesat</w:t>
      </w:r>
      <w:r w:rsidR="002B36ED" w:rsidRPr="00DB24F5">
        <w:rPr>
          <w:rFonts w:ascii="Times New Roman" w:hAnsi="Times New Roman" w:cs="Times New Roman"/>
          <w:sz w:val="24"/>
          <w:szCs w:val="24"/>
        </w:rPr>
        <w:t xml:space="preserve"> </w:t>
      </w:r>
      <w:r w:rsidR="00070386" w:rsidRPr="00DB24F5">
        <w:rPr>
          <w:rFonts w:ascii="Times New Roman" w:hAnsi="Times New Roman" w:cs="Times New Roman"/>
          <w:sz w:val="24"/>
          <w:szCs w:val="24"/>
        </w:rPr>
        <w:t>në favor të sho</w:t>
      </w:r>
      <w:r w:rsidR="00A53DAA" w:rsidRPr="00DB24F5">
        <w:rPr>
          <w:rFonts w:ascii="Times New Roman" w:hAnsi="Times New Roman" w:cs="Times New Roman"/>
          <w:sz w:val="24"/>
          <w:szCs w:val="24"/>
        </w:rPr>
        <w:t>q</w:t>
      </w:r>
      <w:r w:rsidR="00070386" w:rsidRPr="00DB24F5">
        <w:rPr>
          <w:rFonts w:ascii="Times New Roman" w:hAnsi="Times New Roman" w:cs="Times New Roman"/>
          <w:sz w:val="24"/>
          <w:szCs w:val="24"/>
        </w:rPr>
        <w:t>ërisë “</w:t>
      </w:r>
      <w:proofErr w:type="spellStart"/>
      <w:r w:rsidR="00A53DAA" w:rsidRPr="00DB24F5">
        <w:rPr>
          <w:rFonts w:ascii="Times New Roman" w:hAnsi="Times New Roman" w:cs="Times New Roman"/>
          <w:sz w:val="24"/>
          <w:szCs w:val="24"/>
        </w:rPr>
        <w:t>Edmeli</w:t>
      </w:r>
      <w:proofErr w:type="spellEnd"/>
      <w:r w:rsidR="00070386" w:rsidRPr="00DB24F5">
        <w:rPr>
          <w:rFonts w:ascii="Times New Roman" w:hAnsi="Times New Roman" w:cs="Times New Roman"/>
          <w:sz w:val="24"/>
          <w:szCs w:val="24"/>
        </w:rPr>
        <w:t xml:space="preserve">” </w:t>
      </w:r>
      <w:r w:rsidR="006036DD" w:rsidRPr="00DB24F5">
        <w:rPr>
          <w:rFonts w:ascii="Times New Roman" w:hAnsi="Times New Roman" w:cs="Times New Roman"/>
          <w:sz w:val="24"/>
          <w:szCs w:val="24"/>
        </w:rPr>
        <w:t>SHPK</w:t>
      </w:r>
      <w:r w:rsidR="00070386" w:rsidRPr="00DB24F5">
        <w:rPr>
          <w:rFonts w:ascii="Times New Roman" w:hAnsi="Times New Roman" w:cs="Times New Roman"/>
          <w:sz w:val="24"/>
          <w:szCs w:val="24"/>
        </w:rPr>
        <w:t>, për pasurinë apartament</w:t>
      </w:r>
      <w:r w:rsidR="00DE75F0" w:rsidRPr="00DB24F5">
        <w:rPr>
          <w:rFonts w:ascii="Times New Roman" w:hAnsi="Times New Roman" w:cs="Times New Roman"/>
          <w:sz w:val="24"/>
          <w:szCs w:val="24"/>
        </w:rPr>
        <w:t xml:space="preserve"> banimi</w:t>
      </w:r>
      <w:r w:rsidR="00070386" w:rsidRPr="00DB24F5">
        <w:rPr>
          <w:rFonts w:ascii="Times New Roman" w:hAnsi="Times New Roman" w:cs="Times New Roman"/>
          <w:sz w:val="24"/>
          <w:szCs w:val="24"/>
        </w:rPr>
        <w:t xml:space="preserve"> në Tiranë </w:t>
      </w:r>
      <w:r w:rsidR="002B36ED" w:rsidRPr="00DB24F5">
        <w:rPr>
          <w:rFonts w:ascii="Times New Roman" w:hAnsi="Times New Roman" w:cs="Times New Roman"/>
          <w:sz w:val="24"/>
          <w:szCs w:val="24"/>
        </w:rPr>
        <w:t xml:space="preserve">në vitin 2007, </w:t>
      </w:r>
      <w:r w:rsidR="00070386" w:rsidRPr="00DB24F5">
        <w:rPr>
          <w:rFonts w:ascii="Times New Roman" w:hAnsi="Times New Roman" w:cs="Times New Roman"/>
          <w:sz w:val="24"/>
          <w:szCs w:val="24"/>
        </w:rPr>
        <w:t>subjekti ka deklaruar se</w:t>
      </w:r>
      <w:r w:rsidR="00016F64"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 për shkak të marrëdhënies miqësore të babait me administratorin e shoqërisë së ndërtimit</w:t>
      </w:r>
      <w:r w:rsidR="006036DD" w:rsidRPr="00DB24F5">
        <w:rPr>
          <w:rFonts w:ascii="Times New Roman" w:hAnsi="Times New Roman" w:cs="Times New Roman"/>
          <w:sz w:val="24"/>
          <w:szCs w:val="24"/>
        </w:rPr>
        <w:t xml:space="preserve">, z. Sami </w:t>
      </w:r>
      <w:proofErr w:type="spellStart"/>
      <w:r w:rsidR="006036DD" w:rsidRPr="00DB24F5">
        <w:rPr>
          <w:rFonts w:ascii="Times New Roman" w:hAnsi="Times New Roman" w:cs="Times New Roman"/>
          <w:sz w:val="24"/>
          <w:szCs w:val="24"/>
        </w:rPr>
        <w:t>Jaupi</w:t>
      </w:r>
      <w:proofErr w:type="spellEnd"/>
      <w:r w:rsidR="00070386" w:rsidRPr="00DB24F5">
        <w:rPr>
          <w:rFonts w:ascii="Times New Roman" w:hAnsi="Times New Roman" w:cs="Times New Roman"/>
          <w:sz w:val="24"/>
          <w:szCs w:val="24"/>
        </w:rPr>
        <w:t xml:space="preserve"> dhe mirëbesimit reciprok që lindte nga kjo marrëdhënie,</w:t>
      </w:r>
      <w:r w:rsidR="00DE75F0" w:rsidRPr="00DB24F5">
        <w:rPr>
          <w:rFonts w:ascii="Times New Roman" w:hAnsi="Times New Roman" w:cs="Times New Roman"/>
          <w:sz w:val="24"/>
          <w:szCs w:val="24"/>
        </w:rPr>
        <w:t xml:space="preserve"> </w:t>
      </w:r>
      <w:r w:rsidR="00070386" w:rsidRPr="00DB24F5">
        <w:rPr>
          <w:rFonts w:ascii="Times New Roman" w:hAnsi="Times New Roman" w:cs="Times New Roman"/>
          <w:sz w:val="24"/>
          <w:szCs w:val="24"/>
        </w:rPr>
        <w:t xml:space="preserve">asnjë nga palët nuk e konsideroi të nevojshme </w:t>
      </w:r>
      <w:proofErr w:type="spellStart"/>
      <w:r w:rsidR="00070386" w:rsidRPr="00DB24F5">
        <w:rPr>
          <w:rFonts w:ascii="Times New Roman" w:hAnsi="Times New Roman" w:cs="Times New Roman"/>
          <w:sz w:val="24"/>
          <w:szCs w:val="24"/>
        </w:rPr>
        <w:t>formalizimin</w:t>
      </w:r>
      <w:proofErr w:type="spellEnd"/>
      <w:r w:rsidR="00070386" w:rsidRPr="00DB24F5">
        <w:rPr>
          <w:rFonts w:ascii="Times New Roman" w:hAnsi="Times New Roman" w:cs="Times New Roman"/>
          <w:sz w:val="24"/>
          <w:szCs w:val="24"/>
        </w:rPr>
        <w:t xml:space="preserve"> e marrëveshjes me një kontratë me shkrim. Për këtë arsye</w:t>
      </w:r>
      <w:r w:rsidR="002B36ED" w:rsidRPr="00DB24F5">
        <w:rPr>
          <w:rFonts w:ascii="Times New Roman" w:hAnsi="Times New Roman" w:cs="Times New Roman"/>
          <w:sz w:val="24"/>
          <w:szCs w:val="24"/>
        </w:rPr>
        <w:t>,</w:t>
      </w:r>
      <w:r w:rsidR="00070386" w:rsidRPr="00DB24F5">
        <w:rPr>
          <w:rFonts w:ascii="Times New Roman" w:hAnsi="Times New Roman" w:cs="Times New Roman"/>
          <w:sz w:val="24"/>
          <w:szCs w:val="24"/>
        </w:rPr>
        <w:t xml:space="preserve"> të gjitha pagesat janë kryer në bazë të marrëveshjes verbale dhe nuk disponohet asnjë akt i </w:t>
      </w:r>
      <w:proofErr w:type="spellStart"/>
      <w:r w:rsidR="00070386" w:rsidRPr="00DB24F5">
        <w:rPr>
          <w:rFonts w:ascii="Times New Roman" w:hAnsi="Times New Roman" w:cs="Times New Roman"/>
          <w:sz w:val="24"/>
          <w:szCs w:val="24"/>
        </w:rPr>
        <w:t>formalizuar</w:t>
      </w:r>
      <w:proofErr w:type="spellEnd"/>
      <w:r w:rsidR="00A53DAA" w:rsidRPr="00DB24F5">
        <w:rPr>
          <w:rFonts w:ascii="Times New Roman" w:hAnsi="Times New Roman" w:cs="Times New Roman"/>
          <w:sz w:val="24"/>
          <w:szCs w:val="24"/>
        </w:rPr>
        <w:t>.</w:t>
      </w:r>
      <w:r w:rsidR="002B36ED" w:rsidRPr="00DB24F5">
        <w:rPr>
          <w:rFonts w:ascii="Times New Roman" w:hAnsi="Times New Roman" w:cs="Times New Roman"/>
          <w:sz w:val="24"/>
          <w:szCs w:val="24"/>
        </w:rPr>
        <w:t xml:space="preserve"> </w:t>
      </w:r>
    </w:p>
    <w:p w14:paraId="17EE6CFF" w14:textId="77777777" w:rsidR="002B36ED" w:rsidRPr="00DB24F5" w:rsidRDefault="002B36ED" w:rsidP="002B36ED">
      <w:pPr>
        <w:pStyle w:val="ListParagraph"/>
        <w:rPr>
          <w:rFonts w:ascii="Times New Roman" w:hAnsi="Times New Roman" w:cs="Times New Roman"/>
          <w:sz w:val="12"/>
          <w:szCs w:val="12"/>
        </w:rPr>
      </w:pPr>
    </w:p>
    <w:p w14:paraId="1A2EA86F" w14:textId="059F633B" w:rsidR="006036DD" w:rsidRPr="00DB24F5" w:rsidRDefault="006036DD" w:rsidP="002B36E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Shoqëria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w:t>
      </w:r>
      <w:r w:rsidR="00016F64"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SHPK, informon </w:t>
      </w:r>
      <w:r w:rsidR="00016F64" w:rsidRPr="00DB24F5">
        <w:rPr>
          <w:rFonts w:ascii="Times New Roman" w:hAnsi="Times New Roman" w:cs="Times New Roman"/>
          <w:sz w:val="24"/>
          <w:szCs w:val="24"/>
        </w:rPr>
        <w:t xml:space="preserve">Komisionin </w:t>
      </w:r>
      <w:r w:rsidRPr="00DB24F5">
        <w:rPr>
          <w:rFonts w:ascii="Times New Roman" w:hAnsi="Times New Roman" w:cs="Times New Roman"/>
          <w:sz w:val="24"/>
          <w:szCs w:val="24"/>
        </w:rPr>
        <w:t>se, në funksion të pasurisë së sipërcituar</w:t>
      </w:r>
      <w:r w:rsidR="002B36E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z. Dritan </w:t>
      </w:r>
      <w:proofErr w:type="spellStart"/>
      <w:r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ka kryer dy pagesa, si vijon: i) pagesa e parë është kryer në datën 15.2.2007 në vlerën 31</w:t>
      </w:r>
      <w:r w:rsidR="00745B92" w:rsidRPr="00DB24F5">
        <w:rPr>
          <w:rFonts w:ascii="Times New Roman" w:hAnsi="Times New Roman" w:cs="Times New Roman"/>
          <w:sz w:val="24"/>
          <w:szCs w:val="24"/>
        </w:rPr>
        <w:t>.</w:t>
      </w:r>
      <w:r w:rsidRPr="00DB24F5">
        <w:rPr>
          <w:rFonts w:ascii="Times New Roman" w:hAnsi="Times New Roman" w:cs="Times New Roman"/>
          <w:sz w:val="24"/>
          <w:szCs w:val="24"/>
        </w:rPr>
        <w:t xml:space="preserve">000 euro; dhe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pagesa e dytë është kryer në datën 19.04.2007 në shumën 25</w:t>
      </w:r>
      <w:r w:rsidR="00745B92" w:rsidRPr="00DB24F5">
        <w:rPr>
          <w:rFonts w:ascii="Times New Roman" w:hAnsi="Times New Roman" w:cs="Times New Roman"/>
          <w:sz w:val="24"/>
          <w:szCs w:val="24"/>
        </w:rPr>
        <w:t>.</w:t>
      </w:r>
      <w:r w:rsidRPr="00DB24F5">
        <w:rPr>
          <w:rFonts w:ascii="Times New Roman" w:hAnsi="Times New Roman" w:cs="Times New Roman"/>
          <w:sz w:val="24"/>
          <w:szCs w:val="24"/>
        </w:rPr>
        <w:t xml:space="preserve">000 euro, </w:t>
      </w:r>
      <w:r w:rsidR="002B36ED" w:rsidRPr="00DB24F5">
        <w:rPr>
          <w:rFonts w:ascii="Times New Roman" w:hAnsi="Times New Roman" w:cs="Times New Roman"/>
          <w:sz w:val="24"/>
          <w:szCs w:val="24"/>
        </w:rPr>
        <w:t xml:space="preserve">si dhe ka </w:t>
      </w:r>
      <w:r w:rsidRPr="00DB24F5">
        <w:rPr>
          <w:rFonts w:ascii="Times New Roman" w:hAnsi="Times New Roman" w:cs="Times New Roman"/>
          <w:sz w:val="24"/>
          <w:szCs w:val="24"/>
        </w:rPr>
        <w:t xml:space="preserve">dërguar bashkëlidhur përgjigjes kopje të dokumenteve “Nxjerrje llogarie” të shoqërisë, nga ku konfirmohen se këto pagesa janë kryer nëpërmjet </w:t>
      </w:r>
      <w:proofErr w:type="spellStart"/>
      <w:r w:rsidRPr="00DB24F5">
        <w:rPr>
          <w:rFonts w:ascii="Times New Roman" w:hAnsi="Times New Roman" w:cs="Times New Roman"/>
          <w:sz w:val="24"/>
          <w:szCs w:val="24"/>
        </w:rPr>
        <w:t>transfertave</w:t>
      </w:r>
      <w:proofErr w:type="spellEnd"/>
      <w:r w:rsidRPr="00DB24F5">
        <w:rPr>
          <w:rFonts w:ascii="Times New Roman" w:hAnsi="Times New Roman" w:cs="Times New Roman"/>
          <w:sz w:val="24"/>
          <w:szCs w:val="24"/>
        </w:rPr>
        <w:t xml:space="preserve"> bankare.</w:t>
      </w:r>
    </w:p>
    <w:p w14:paraId="127F65C9" w14:textId="77777777" w:rsidR="00487A68" w:rsidRPr="00DB24F5" w:rsidRDefault="00487A68" w:rsidP="00074672">
      <w:pPr>
        <w:pStyle w:val="ListParagraph"/>
        <w:tabs>
          <w:tab w:val="left" w:pos="0"/>
          <w:tab w:val="left" w:pos="270"/>
        </w:tabs>
        <w:spacing w:before="0" w:after="0"/>
        <w:ind w:left="0"/>
        <w:rPr>
          <w:rFonts w:ascii="Times New Roman" w:hAnsi="Times New Roman" w:cs="Times New Roman"/>
          <w:sz w:val="12"/>
          <w:szCs w:val="12"/>
        </w:rPr>
      </w:pPr>
    </w:p>
    <w:p w14:paraId="33A7994B" w14:textId="10FFFCB9" w:rsidR="00EC3211" w:rsidRPr="00DB24F5" w:rsidRDefault="00745B92" w:rsidP="00333476">
      <w:pPr>
        <w:pStyle w:val="ListParagraph"/>
        <w:numPr>
          <w:ilvl w:val="1"/>
          <w:numId w:val="3"/>
        </w:numPr>
        <w:tabs>
          <w:tab w:val="left" w:pos="0"/>
          <w:tab w:val="left" w:pos="270"/>
        </w:tabs>
        <w:spacing w:before="0" w:after="0"/>
        <w:ind w:left="0" w:firstLine="0"/>
        <w:rPr>
          <w:rFonts w:ascii="Times New Roman" w:hAnsi="Times New Roman" w:cs="Times New Roman"/>
          <w:sz w:val="16"/>
          <w:szCs w:val="16"/>
        </w:rPr>
      </w:pPr>
      <w:r w:rsidRPr="00DB24F5">
        <w:rPr>
          <w:rFonts w:ascii="Times New Roman" w:hAnsi="Times New Roman" w:cs="Times New Roman"/>
          <w:sz w:val="24"/>
          <w:szCs w:val="24"/>
        </w:rPr>
        <w:t>N</w:t>
      </w:r>
      <w:r w:rsidR="00EC3211" w:rsidRPr="00DB24F5">
        <w:rPr>
          <w:rFonts w:ascii="Times New Roman" w:hAnsi="Times New Roman" w:cs="Times New Roman"/>
          <w:sz w:val="24"/>
          <w:szCs w:val="24"/>
        </w:rPr>
        <w:t xml:space="preserve">ë vijim të verifikimeve të kryera mbi llogaritë bankare të bashkëshortit të subjektit, Komisioni konstatoi se përgjatë vitit 2012 e në vijim, nga llogaria e tij </w:t>
      </w:r>
      <w:r w:rsidR="002B36ED" w:rsidRPr="00DB24F5">
        <w:rPr>
          <w:rFonts w:ascii="Times New Roman" w:hAnsi="Times New Roman" w:cs="Times New Roman"/>
          <w:sz w:val="24"/>
          <w:szCs w:val="24"/>
        </w:rPr>
        <w:t xml:space="preserve">bankare </w:t>
      </w:r>
      <w:r w:rsidR="00EC3211" w:rsidRPr="00DB24F5">
        <w:rPr>
          <w:rFonts w:ascii="Times New Roman" w:hAnsi="Times New Roman" w:cs="Times New Roman"/>
          <w:sz w:val="24"/>
          <w:szCs w:val="24"/>
        </w:rPr>
        <w:t>në BKT</w:t>
      </w:r>
      <w:r w:rsidR="00EC3211" w:rsidRPr="00DB24F5">
        <w:rPr>
          <w:rStyle w:val="FootnoteReference"/>
          <w:rFonts w:ascii="Times New Roman" w:hAnsi="Times New Roman" w:cs="Times New Roman"/>
          <w:sz w:val="24"/>
          <w:szCs w:val="24"/>
        </w:rPr>
        <w:footnoteReference w:id="43"/>
      </w:r>
      <w:r w:rsidR="00EC3211" w:rsidRPr="00DB24F5">
        <w:rPr>
          <w:rFonts w:ascii="Times New Roman" w:hAnsi="Times New Roman" w:cs="Times New Roman"/>
          <w:sz w:val="24"/>
          <w:szCs w:val="24"/>
        </w:rPr>
        <w:t>, janë kryer disa pagesa për shërbime utilitare</w:t>
      </w:r>
      <w:r w:rsidR="00EC3211" w:rsidRPr="00DB24F5">
        <w:rPr>
          <w:rStyle w:val="FootnoteReference"/>
          <w:rFonts w:ascii="Times New Roman" w:hAnsi="Times New Roman" w:cs="Times New Roman"/>
          <w:sz w:val="24"/>
          <w:szCs w:val="24"/>
        </w:rPr>
        <w:footnoteReference w:id="44"/>
      </w:r>
      <w:r w:rsidR="001172BA" w:rsidRPr="00DB24F5">
        <w:rPr>
          <w:rFonts w:ascii="Times New Roman" w:hAnsi="Times New Roman" w:cs="Times New Roman"/>
          <w:sz w:val="24"/>
          <w:szCs w:val="24"/>
        </w:rPr>
        <w:t>.</w:t>
      </w:r>
      <w:r w:rsidR="00333476" w:rsidRPr="00DB24F5">
        <w:rPr>
          <w:rFonts w:ascii="Times New Roman" w:hAnsi="Times New Roman" w:cs="Times New Roman"/>
          <w:sz w:val="16"/>
          <w:szCs w:val="16"/>
        </w:rPr>
        <w:t xml:space="preserve"> </w:t>
      </w:r>
      <w:r w:rsidR="00EC3211" w:rsidRPr="00DB24F5">
        <w:rPr>
          <w:rFonts w:ascii="Times New Roman" w:hAnsi="Times New Roman" w:cs="Times New Roman"/>
          <w:sz w:val="24"/>
          <w:szCs w:val="24"/>
        </w:rPr>
        <w:t xml:space="preserve">Komisioni </w:t>
      </w:r>
      <w:r w:rsidRPr="00DB24F5">
        <w:rPr>
          <w:rFonts w:ascii="Times New Roman" w:hAnsi="Times New Roman" w:cs="Times New Roman"/>
          <w:sz w:val="24"/>
          <w:szCs w:val="24"/>
        </w:rPr>
        <w:t xml:space="preserve">e ka pyetur subjektin </w:t>
      </w:r>
      <w:r w:rsidR="00EC3211" w:rsidRPr="00DB24F5">
        <w:rPr>
          <w:rFonts w:ascii="Times New Roman" w:hAnsi="Times New Roman" w:cs="Times New Roman"/>
          <w:sz w:val="24"/>
          <w:szCs w:val="24"/>
        </w:rPr>
        <w:t xml:space="preserve">mbi këto pagesa, duke i kërkuar të deklarojë se me cilën pasuri lidhen dhe abonentin në emër të </w:t>
      </w:r>
      <w:proofErr w:type="spellStart"/>
      <w:r w:rsidR="00EC3211" w:rsidRPr="00DB24F5">
        <w:rPr>
          <w:rFonts w:ascii="Times New Roman" w:hAnsi="Times New Roman" w:cs="Times New Roman"/>
          <w:sz w:val="24"/>
          <w:szCs w:val="24"/>
        </w:rPr>
        <w:t>të</w:t>
      </w:r>
      <w:proofErr w:type="spellEnd"/>
      <w:r w:rsidR="00EC3211" w:rsidRPr="00DB24F5">
        <w:rPr>
          <w:rFonts w:ascii="Times New Roman" w:hAnsi="Times New Roman" w:cs="Times New Roman"/>
          <w:sz w:val="24"/>
          <w:szCs w:val="24"/>
        </w:rPr>
        <w:t xml:space="preserve"> cilit janë lidhur kontratat e shërbimit</w:t>
      </w:r>
      <w:r w:rsidRPr="00DB24F5">
        <w:rPr>
          <w:rFonts w:ascii="Times New Roman" w:hAnsi="Times New Roman" w:cs="Times New Roman"/>
          <w:sz w:val="24"/>
          <w:szCs w:val="24"/>
        </w:rPr>
        <w:t>.</w:t>
      </w:r>
      <w:r w:rsidR="00FA29CD" w:rsidRPr="00DB24F5">
        <w:rPr>
          <w:rFonts w:ascii="Times New Roman" w:hAnsi="Times New Roman" w:cs="Times New Roman"/>
          <w:sz w:val="24"/>
          <w:szCs w:val="24"/>
        </w:rPr>
        <w:t xml:space="preserve"> </w:t>
      </w:r>
      <w:r w:rsidRPr="00DB24F5">
        <w:rPr>
          <w:rFonts w:ascii="Times New Roman" w:hAnsi="Times New Roman" w:cs="Times New Roman"/>
          <w:sz w:val="24"/>
          <w:szCs w:val="24"/>
        </w:rPr>
        <w:t>N</w:t>
      </w:r>
      <w:r w:rsidR="00EE6805"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EE6805" w:rsidRPr="00DB24F5">
        <w:rPr>
          <w:rFonts w:ascii="Times New Roman" w:hAnsi="Times New Roman" w:cs="Times New Roman"/>
          <w:sz w:val="24"/>
          <w:szCs w:val="24"/>
        </w:rPr>
        <w:t>ë</w:t>
      </w:r>
      <w:r w:rsidRPr="00DB24F5">
        <w:rPr>
          <w:rFonts w:ascii="Times New Roman" w:hAnsi="Times New Roman" w:cs="Times New Roman"/>
          <w:sz w:val="24"/>
          <w:szCs w:val="24"/>
        </w:rPr>
        <w:t>rgjigje</w:t>
      </w:r>
      <w:r w:rsidR="001474B4" w:rsidRPr="00DB24F5">
        <w:rPr>
          <w:rFonts w:ascii="Times New Roman" w:hAnsi="Times New Roman" w:cs="Times New Roman"/>
          <w:sz w:val="24"/>
          <w:szCs w:val="24"/>
        </w:rPr>
        <w:t>,</w:t>
      </w:r>
      <w:r w:rsidRPr="00DB24F5">
        <w:rPr>
          <w:rFonts w:ascii="Times New Roman" w:hAnsi="Times New Roman" w:cs="Times New Roman"/>
          <w:sz w:val="24"/>
          <w:szCs w:val="24"/>
        </w:rPr>
        <w:t xml:space="preserve"> s</w:t>
      </w:r>
      <w:r w:rsidR="00EC3211" w:rsidRPr="00DB24F5">
        <w:rPr>
          <w:rFonts w:ascii="Times New Roman" w:hAnsi="Times New Roman" w:cs="Times New Roman"/>
          <w:sz w:val="24"/>
          <w:szCs w:val="24"/>
        </w:rPr>
        <w:t xml:space="preserve">ubjekti ka konfirmuar se pagesat e kryera për furnizimin me ujë lidhen me kontratën me nr. </w:t>
      </w:r>
      <w:r w:rsidR="00C81698" w:rsidRPr="00DB24F5">
        <w:rPr>
          <w:rFonts w:ascii="Times New Roman" w:hAnsi="Times New Roman" w:cs="Times New Roman"/>
          <w:sz w:val="24"/>
          <w:szCs w:val="24"/>
        </w:rPr>
        <w:t>174375-1</w:t>
      </w:r>
      <w:r w:rsidR="00EC3211" w:rsidRPr="00DB24F5">
        <w:rPr>
          <w:rFonts w:ascii="Times New Roman" w:hAnsi="Times New Roman" w:cs="Times New Roman"/>
          <w:sz w:val="24"/>
          <w:szCs w:val="24"/>
        </w:rPr>
        <w:t xml:space="preserve"> dhe për furnizimin me energji elektrike lidhen me kontratën nr. </w:t>
      </w:r>
      <w:r w:rsidR="00C81698" w:rsidRPr="00DB24F5">
        <w:rPr>
          <w:rFonts w:ascii="Times New Roman" w:hAnsi="Times New Roman" w:cs="Times New Roman"/>
          <w:sz w:val="24"/>
          <w:szCs w:val="24"/>
        </w:rPr>
        <w:t>TR 10030347187679</w:t>
      </w:r>
      <w:r w:rsidR="001474B4" w:rsidRPr="00DB24F5">
        <w:rPr>
          <w:rFonts w:ascii="Times New Roman" w:hAnsi="Times New Roman" w:cs="Times New Roman"/>
          <w:sz w:val="24"/>
          <w:szCs w:val="24"/>
        </w:rPr>
        <w:t xml:space="preserve"> që</w:t>
      </w:r>
      <w:r w:rsidR="00EC3211" w:rsidRPr="00DB24F5">
        <w:rPr>
          <w:rFonts w:ascii="Times New Roman" w:hAnsi="Times New Roman" w:cs="Times New Roman"/>
          <w:sz w:val="24"/>
          <w:szCs w:val="24"/>
        </w:rPr>
        <w:t xml:space="preserve"> i përkasin apartamentit në Tiranë, të regjistruar në emër të nënës së saj, </w:t>
      </w:r>
      <w:proofErr w:type="spellStart"/>
      <w:r w:rsidR="00EC3211" w:rsidRPr="00DB24F5">
        <w:rPr>
          <w:rFonts w:ascii="Times New Roman" w:hAnsi="Times New Roman" w:cs="Times New Roman"/>
          <w:sz w:val="24"/>
          <w:szCs w:val="24"/>
        </w:rPr>
        <w:t>znj</w:t>
      </w:r>
      <w:proofErr w:type="spellEnd"/>
      <w:r w:rsidR="00EC3211" w:rsidRPr="00DB24F5">
        <w:rPr>
          <w:rFonts w:ascii="Times New Roman" w:hAnsi="Times New Roman" w:cs="Times New Roman"/>
          <w:sz w:val="24"/>
          <w:szCs w:val="24"/>
        </w:rPr>
        <w:t>.</w:t>
      </w:r>
      <w:r w:rsidR="008523D3" w:rsidRPr="00DB24F5">
        <w:rPr>
          <w:rFonts w:ascii="Times New Roman" w:hAnsi="Times New Roman" w:cs="Times New Roman"/>
          <w:sz w:val="24"/>
          <w:szCs w:val="24"/>
        </w:rPr>
        <w:t xml:space="preserve"> </w:t>
      </w:r>
      <w:proofErr w:type="spellStart"/>
      <w:r w:rsidR="008523D3" w:rsidRPr="00DB24F5">
        <w:rPr>
          <w:rFonts w:ascii="Times New Roman" w:hAnsi="Times New Roman" w:cs="Times New Roman"/>
          <w:sz w:val="24"/>
          <w:szCs w:val="24"/>
        </w:rPr>
        <w:t>Barie</w:t>
      </w:r>
      <w:proofErr w:type="spellEnd"/>
      <w:r w:rsidR="008523D3" w:rsidRPr="00DB24F5">
        <w:rPr>
          <w:rFonts w:ascii="Times New Roman" w:hAnsi="Times New Roman" w:cs="Times New Roman"/>
          <w:sz w:val="24"/>
          <w:szCs w:val="24"/>
        </w:rPr>
        <w:t xml:space="preserve"> Çibuku</w:t>
      </w:r>
      <w:r w:rsidR="00EC3211" w:rsidRPr="00DB24F5">
        <w:rPr>
          <w:rFonts w:ascii="Times New Roman" w:hAnsi="Times New Roman" w:cs="Times New Roman"/>
          <w:sz w:val="24"/>
          <w:szCs w:val="24"/>
        </w:rPr>
        <w:t>. Në mbështetje të deklarimeve të bëra</w:t>
      </w:r>
      <w:r w:rsidR="001474B4" w:rsidRPr="00DB24F5">
        <w:rPr>
          <w:rFonts w:ascii="Times New Roman" w:hAnsi="Times New Roman" w:cs="Times New Roman"/>
          <w:sz w:val="24"/>
          <w:szCs w:val="24"/>
        </w:rPr>
        <w:t>,</w:t>
      </w:r>
      <w:r w:rsidR="00EC3211" w:rsidRPr="00DB24F5">
        <w:rPr>
          <w:rFonts w:ascii="Times New Roman" w:hAnsi="Times New Roman" w:cs="Times New Roman"/>
          <w:sz w:val="24"/>
          <w:szCs w:val="24"/>
        </w:rPr>
        <w:t xml:space="preserve"> subjekti ka depozituar kopje të librezave të energjisë elektrike dhe furnizimit me ujë, në emër të nënës së saj, të cilat pasqyrojnë pagesa të kryera për periudhën nga viti 2018 e në vijim.</w:t>
      </w:r>
    </w:p>
    <w:p w14:paraId="6F0D6FA1" w14:textId="77777777" w:rsidR="008523D3" w:rsidRPr="00DB24F5" w:rsidRDefault="008523D3" w:rsidP="00074672">
      <w:pPr>
        <w:pStyle w:val="ListParagraph"/>
        <w:tabs>
          <w:tab w:val="left" w:pos="0"/>
          <w:tab w:val="left" w:pos="270"/>
        </w:tabs>
        <w:spacing w:before="0" w:after="0"/>
        <w:ind w:left="0"/>
        <w:rPr>
          <w:rFonts w:ascii="Times New Roman" w:hAnsi="Times New Roman" w:cs="Times New Roman"/>
          <w:sz w:val="8"/>
          <w:szCs w:val="8"/>
        </w:rPr>
      </w:pPr>
    </w:p>
    <w:p w14:paraId="52BC7945" w14:textId="77777777" w:rsidR="00534A1D" w:rsidRPr="00DB24F5" w:rsidRDefault="00EC3211" w:rsidP="00534A1D">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lastRenderedPageBreak/>
        <w:t>N</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rgjigje t</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rkes</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s s</w:t>
      </w:r>
      <w:r w:rsidR="000073B5"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Komisionit, OSHEE (Furnizuesi i Shërbimit Universal – FSHU)</w:t>
      </w:r>
      <w:r w:rsidRPr="00DB24F5">
        <w:rPr>
          <w:rStyle w:val="FootnoteReference"/>
          <w:rFonts w:ascii="Times New Roman" w:hAnsi="Times New Roman" w:cs="Times New Roman"/>
          <w:sz w:val="24"/>
          <w:szCs w:val="24"/>
        </w:rPr>
        <w:footnoteReference w:id="45"/>
      </w:r>
      <w:r w:rsidRPr="00DB24F5">
        <w:rPr>
          <w:rFonts w:ascii="Times New Roman" w:hAnsi="Times New Roman" w:cs="Times New Roman"/>
          <w:sz w:val="24"/>
          <w:szCs w:val="24"/>
        </w:rPr>
        <w:t xml:space="preserve"> konfirmon se nëna e subjektit, </w:t>
      </w:r>
      <w:proofErr w:type="spellStart"/>
      <w:r w:rsidRPr="00DB24F5">
        <w:rPr>
          <w:rFonts w:ascii="Times New Roman" w:hAnsi="Times New Roman" w:cs="Times New Roman"/>
          <w:sz w:val="24"/>
          <w:szCs w:val="24"/>
        </w:rPr>
        <w:t>znj</w:t>
      </w:r>
      <w:proofErr w:type="spellEnd"/>
      <w:r w:rsidRPr="00DB24F5">
        <w:rPr>
          <w:rFonts w:ascii="Times New Roman" w:hAnsi="Times New Roman" w:cs="Times New Roman"/>
          <w:sz w:val="24"/>
          <w:szCs w:val="24"/>
        </w:rPr>
        <w:t xml:space="preserve">. </w:t>
      </w:r>
      <w:proofErr w:type="spellStart"/>
      <w:r w:rsidR="008523D3" w:rsidRPr="00DB24F5">
        <w:rPr>
          <w:rFonts w:ascii="Times New Roman" w:hAnsi="Times New Roman" w:cs="Times New Roman"/>
          <w:sz w:val="24"/>
          <w:szCs w:val="24"/>
        </w:rPr>
        <w:t>Barie</w:t>
      </w:r>
      <w:proofErr w:type="spellEnd"/>
      <w:r w:rsidR="008523D3" w:rsidRPr="00DB24F5">
        <w:rPr>
          <w:rFonts w:ascii="Times New Roman" w:hAnsi="Times New Roman" w:cs="Times New Roman"/>
          <w:sz w:val="24"/>
          <w:szCs w:val="24"/>
        </w:rPr>
        <w:t xml:space="preserve"> Çibuku</w:t>
      </w:r>
      <w:r w:rsidRPr="00DB24F5">
        <w:rPr>
          <w:rFonts w:ascii="Times New Roman" w:hAnsi="Times New Roman" w:cs="Times New Roman"/>
          <w:sz w:val="24"/>
          <w:szCs w:val="24"/>
        </w:rPr>
        <w:t>, ka kontratë për furnizimin me energji elektrike nr.</w:t>
      </w:r>
      <w:r w:rsidR="00C81698" w:rsidRPr="00DB24F5">
        <w:rPr>
          <w:rFonts w:ascii="Times New Roman" w:hAnsi="Times New Roman" w:cs="Times New Roman"/>
          <w:sz w:val="24"/>
          <w:szCs w:val="24"/>
        </w:rPr>
        <w:t xml:space="preserve"> O-187679</w:t>
      </w:r>
      <w:r w:rsidRPr="00DB24F5">
        <w:rPr>
          <w:rFonts w:ascii="Times New Roman" w:hAnsi="Times New Roman" w:cs="Times New Roman"/>
          <w:sz w:val="24"/>
          <w:szCs w:val="24"/>
        </w:rPr>
        <w:t xml:space="preserve">, me kod klienti </w:t>
      </w:r>
      <w:r w:rsidR="00C81698" w:rsidRPr="00DB24F5">
        <w:rPr>
          <w:rFonts w:ascii="Times New Roman" w:hAnsi="Times New Roman" w:cs="Times New Roman"/>
          <w:sz w:val="24"/>
          <w:szCs w:val="24"/>
        </w:rPr>
        <w:t>TR1O030347187679</w:t>
      </w:r>
      <w:r w:rsidRPr="00DB24F5">
        <w:rPr>
          <w:rFonts w:ascii="Times New Roman" w:hAnsi="Times New Roman" w:cs="Times New Roman"/>
          <w:sz w:val="24"/>
          <w:szCs w:val="24"/>
        </w:rPr>
        <w:t xml:space="preserve">, të hapur në datën 21.7.2009. Nga verifikimi i dokumentacionit të dërguar </w:t>
      </w:r>
      <w:r w:rsidR="001474B4" w:rsidRPr="00DB24F5">
        <w:rPr>
          <w:rFonts w:ascii="Times New Roman" w:hAnsi="Times New Roman" w:cs="Times New Roman"/>
          <w:sz w:val="24"/>
          <w:szCs w:val="24"/>
        </w:rPr>
        <w:t>rezulton</w:t>
      </w:r>
      <w:r w:rsidRPr="00DB24F5">
        <w:rPr>
          <w:rFonts w:ascii="Times New Roman" w:hAnsi="Times New Roman" w:cs="Times New Roman"/>
          <w:sz w:val="24"/>
          <w:szCs w:val="24"/>
        </w:rPr>
        <w:t xml:space="preserve"> se kjo kontratë lidhet me apartamentin e ndodhur në </w:t>
      </w:r>
      <w:r w:rsidR="00C81698" w:rsidRPr="00DB24F5">
        <w:rPr>
          <w:rFonts w:ascii="Times New Roman" w:hAnsi="Times New Roman" w:cs="Times New Roman"/>
          <w:sz w:val="24"/>
          <w:szCs w:val="24"/>
        </w:rPr>
        <w:t>Selit</w:t>
      </w:r>
      <w:r w:rsidR="001474B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Tiranë, të regjistruar në emër të nënës së subjektit. </w:t>
      </w:r>
      <w:r w:rsidR="00832886" w:rsidRPr="00DB24F5">
        <w:rPr>
          <w:rFonts w:ascii="Times New Roman" w:hAnsi="Times New Roman" w:cs="Times New Roman"/>
          <w:sz w:val="24"/>
          <w:szCs w:val="24"/>
        </w:rPr>
        <w:t>Bazuar n</w:t>
      </w:r>
      <w:r w:rsidR="00283C9D" w:rsidRPr="00DB24F5">
        <w:rPr>
          <w:rFonts w:ascii="Times New Roman" w:hAnsi="Times New Roman" w:cs="Times New Roman"/>
          <w:sz w:val="24"/>
          <w:szCs w:val="24"/>
        </w:rPr>
        <w:t>ë</w:t>
      </w:r>
      <w:r w:rsidR="00832886" w:rsidRPr="00DB24F5">
        <w:rPr>
          <w:rFonts w:ascii="Times New Roman" w:hAnsi="Times New Roman" w:cs="Times New Roman"/>
          <w:sz w:val="24"/>
          <w:szCs w:val="24"/>
        </w:rPr>
        <w:t xml:space="preserve"> </w:t>
      </w:r>
      <w:r w:rsidR="001474B4" w:rsidRPr="00DB24F5">
        <w:rPr>
          <w:rFonts w:ascii="Times New Roman" w:hAnsi="Times New Roman" w:cs="Times New Roman"/>
          <w:sz w:val="24"/>
          <w:szCs w:val="24"/>
        </w:rPr>
        <w:t>dokumentacioni</w:t>
      </w:r>
      <w:r w:rsidR="00832886" w:rsidRPr="00DB24F5">
        <w:rPr>
          <w:rFonts w:ascii="Times New Roman" w:hAnsi="Times New Roman" w:cs="Times New Roman"/>
          <w:sz w:val="24"/>
          <w:szCs w:val="24"/>
        </w:rPr>
        <w:t xml:space="preserve">n </w:t>
      </w:r>
      <w:r w:rsidR="001474B4" w:rsidRPr="00DB24F5">
        <w:rPr>
          <w:rFonts w:ascii="Times New Roman" w:hAnsi="Times New Roman" w:cs="Times New Roman"/>
          <w:sz w:val="24"/>
          <w:szCs w:val="24"/>
        </w:rPr>
        <w:t xml:space="preserve">bashkëlidhur </w:t>
      </w:r>
      <w:r w:rsidR="002B36ED" w:rsidRPr="00DB24F5">
        <w:rPr>
          <w:rFonts w:ascii="Times New Roman" w:hAnsi="Times New Roman" w:cs="Times New Roman"/>
          <w:sz w:val="24"/>
          <w:szCs w:val="24"/>
        </w:rPr>
        <w:t>k</w:t>
      </w:r>
      <w:r w:rsidR="00800908" w:rsidRPr="00DB24F5">
        <w:rPr>
          <w:rFonts w:ascii="Times New Roman" w:hAnsi="Times New Roman" w:cs="Times New Roman"/>
          <w:sz w:val="24"/>
          <w:szCs w:val="24"/>
        </w:rPr>
        <w:t>ë</w:t>
      </w:r>
      <w:r w:rsidR="002B36ED" w:rsidRPr="00DB24F5">
        <w:rPr>
          <w:rFonts w:ascii="Times New Roman" w:hAnsi="Times New Roman" w:cs="Times New Roman"/>
          <w:sz w:val="24"/>
          <w:szCs w:val="24"/>
        </w:rPr>
        <w:t xml:space="preserve">saj </w:t>
      </w:r>
      <w:r w:rsidR="001474B4" w:rsidRPr="00DB24F5">
        <w:rPr>
          <w:rFonts w:ascii="Times New Roman" w:hAnsi="Times New Roman" w:cs="Times New Roman"/>
          <w:sz w:val="24"/>
          <w:szCs w:val="24"/>
        </w:rPr>
        <w:t xml:space="preserve">përgjigje </w:t>
      </w:r>
      <w:r w:rsidRPr="00DB24F5">
        <w:rPr>
          <w:rFonts w:ascii="Times New Roman" w:hAnsi="Times New Roman" w:cs="Times New Roman"/>
          <w:sz w:val="24"/>
          <w:szCs w:val="24"/>
        </w:rPr>
        <w:t>rezulton se</w:t>
      </w:r>
      <w:r w:rsidR="001474B4"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bookmarkStart w:id="354" w:name="_Hlk194751106"/>
      <w:r w:rsidR="0004410D" w:rsidRPr="00DB24F5">
        <w:rPr>
          <w:rFonts w:ascii="Times New Roman" w:hAnsi="Times New Roman" w:cs="Times New Roman"/>
          <w:sz w:val="24"/>
          <w:szCs w:val="24"/>
        </w:rPr>
        <w:t xml:space="preserve">referuar </w:t>
      </w:r>
      <w:r w:rsidR="001474B4" w:rsidRPr="00DB24F5">
        <w:rPr>
          <w:rFonts w:ascii="Times New Roman" w:hAnsi="Times New Roman" w:cs="Times New Roman"/>
          <w:sz w:val="24"/>
          <w:szCs w:val="24"/>
        </w:rPr>
        <w:t xml:space="preserve">të dhënave nga </w:t>
      </w:r>
      <w:r w:rsidR="0004410D" w:rsidRPr="00DB24F5">
        <w:rPr>
          <w:rFonts w:ascii="Times New Roman" w:hAnsi="Times New Roman" w:cs="Times New Roman"/>
          <w:sz w:val="24"/>
          <w:szCs w:val="24"/>
        </w:rPr>
        <w:t>sistemi</w:t>
      </w:r>
      <w:r w:rsidR="001474B4" w:rsidRPr="00DB24F5">
        <w:rPr>
          <w:rFonts w:ascii="Times New Roman" w:hAnsi="Times New Roman" w:cs="Times New Roman"/>
          <w:sz w:val="24"/>
          <w:szCs w:val="24"/>
        </w:rPr>
        <w:t xml:space="preserve"> i</w:t>
      </w:r>
      <w:r w:rsidR="0004410D" w:rsidRPr="00DB24F5">
        <w:rPr>
          <w:rFonts w:ascii="Times New Roman" w:hAnsi="Times New Roman" w:cs="Times New Roman"/>
          <w:sz w:val="24"/>
          <w:szCs w:val="24"/>
        </w:rPr>
        <w:t xml:space="preserve"> faturimit</w:t>
      </w:r>
      <w:r w:rsidR="001474B4" w:rsidRPr="00DB24F5">
        <w:rPr>
          <w:rFonts w:ascii="Times New Roman" w:hAnsi="Times New Roman" w:cs="Times New Roman"/>
          <w:sz w:val="24"/>
          <w:szCs w:val="24"/>
        </w:rPr>
        <w:t>,</w:t>
      </w:r>
      <w:r w:rsidR="0004410D" w:rsidRPr="00DB24F5">
        <w:rPr>
          <w:rFonts w:ascii="Times New Roman" w:hAnsi="Times New Roman" w:cs="Times New Roman"/>
          <w:sz w:val="24"/>
          <w:szCs w:val="24"/>
        </w:rPr>
        <w:t xml:space="preserve"> kodi i klientit TR1O0303487679 </w:t>
      </w:r>
      <w:r w:rsidR="002B36ED" w:rsidRPr="00DB24F5">
        <w:rPr>
          <w:rFonts w:ascii="Times New Roman" w:hAnsi="Times New Roman" w:cs="Times New Roman"/>
          <w:sz w:val="24"/>
          <w:szCs w:val="24"/>
        </w:rPr>
        <w:t xml:space="preserve">fillimisht </w:t>
      </w:r>
      <w:r w:rsidR="0004410D" w:rsidRPr="00DB24F5">
        <w:rPr>
          <w:rFonts w:ascii="Times New Roman" w:hAnsi="Times New Roman" w:cs="Times New Roman"/>
          <w:sz w:val="24"/>
          <w:szCs w:val="24"/>
        </w:rPr>
        <w:t>i p</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rkiste abonentit Dritan </w:t>
      </w:r>
      <w:proofErr w:type="spellStart"/>
      <w:r w:rsidR="0004410D" w:rsidRPr="00DB24F5">
        <w:rPr>
          <w:rFonts w:ascii="Times New Roman" w:hAnsi="Times New Roman" w:cs="Times New Roman"/>
          <w:sz w:val="24"/>
          <w:szCs w:val="24"/>
        </w:rPr>
        <w:t>Marku</w:t>
      </w:r>
      <w:proofErr w:type="spellEnd"/>
      <w:r w:rsidR="0004410D"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dhe se </w:t>
      </w:r>
      <w:r w:rsidR="0004410D" w:rsidRPr="00DB24F5">
        <w:rPr>
          <w:rFonts w:ascii="Times New Roman" w:hAnsi="Times New Roman" w:cs="Times New Roman"/>
          <w:sz w:val="24"/>
          <w:szCs w:val="24"/>
        </w:rPr>
        <w:t xml:space="preserve">kontrata </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sht</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hapur n</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21.07.2009</w:t>
      </w:r>
      <w:r w:rsidR="00E86C87" w:rsidRPr="00DB24F5">
        <w:rPr>
          <w:rFonts w:ascii="Times New Roman" w:hAnsi="Times New Roman" w:cs="Times New Roman"/>
          <w:sz w:val="24"/>
          <w:szCs w:val="24"/>
        </w:rPr>
        <w:t>,</w:t>
      </w:r>
      <w:r w:rsidR="0004410D" w:rsidRPr="00DB24F5">
        <w:rPr>
          <w:rFonts w:ascii="Times New Roman" w:hAnsi="Times New Roman" w:cs="Times New Roman"/>
          <w:sz w:val="24"/>
          <w:szCs w:val="24"/>
        </w:rPr>
        <w:t xml:space="preserve"> nd</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rkoh</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q</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w:t>
      </w:r>
      <w:r w:rsidRPr="00DB24F5">
        <w:rPr>
          <w:rFonts w:ascii="Times New Roman" w:hAnsi="Times New Roman" w:cs="Times New Roman"/>
          <w:sz w:val="24"/>
          <w:szCs w:val="24"/>
        </w:rPr>
        <w:t>ndryshimi i abonentit</w:t>
      </w:r>
      <w:r w:rsidR="0004410D" w:rsidRPr="00DB24F5">
        <w:rPr>
          <w:rFonts w:ascii="Times New Roman" w:hAnsi="Times New Roman" w:cs="Times New Roman"/>
          <w:sz w:val="24"/>
          <w:szCs w:val="24"/>
        </w:rPr>
        <w:t xml:space="preserve"> n</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em</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r t</w:t>
      </w:r>
      <w:r w:rsidR="001474B4" w:rsidRPr="00DB24F5">
        <w:rPr>
          <w:rFonts w:ascii="Times New Roman" w:hAnsi="Times New Roman" w:cs="Times New Roman"/>
          <w:sz w:val="24"/>
          <w:szCs w:val="24"/>
        </w:rPr>
        <w:t>ë</w:t>
      </w:r>
      <w:r w:rsidR="0004410D" w:rsidRPr="00DB24F5">
        <w:rPr>
          <w:rFonts w:ascii="Times New Roman" w:hAnsi="Times New Roman" w:cs="Times New Roman"/>
          <w:sz w:val="24"/>
          <w:szCs w:val="24"/>
        </w:rPr>
        <w:t xml:space="preserve"> </w:t>
      </w:r>
      <w:proofErr w:type="spellStart"/>
      <w:r w:rsidR="0004410D" w:rsidRPr="00DB24F5">
        <w:rPr>
          <w:rFonts w:ascii="Times New Roman" w:hAnsi="Times New Roman" w:cs="Times New Roman"/>
          <w:sz w:val="24"/>
          <w:szCs w:val="24"/>
        </w:rPr>
        <w:t>Barije</w:t>
      </w:r>
      <w:proofErr w:type="spellEnd"/>
      <w:r w:rsidR="0004410D" w:rsidRPr="00DB24F5">
        <w:rPr>
          <w:rFonts w:ascii="Times New Roman" w:hAnsi="Times New Roman" w:cs="Times New Roman"/>
          <w:sz w:val="24"/>
          <w:szCs w:val="24"/>
        </w:rPr>
        <w:t xml:space="preserve"> Etem </w:t>
      </w:r>
      <w:r w:rsidR="00CE6113" w:rsidRPr="00DB24F5">
        <w:rPr>
          <w:rFonts w:ascii="Times New Roman" w:hAnsi="Times New Roman" w:cs="Times New Roman"/>
          <w:sz w:val="24"/>
          <w:szCs w:val="24"/>
        </w:rPr>
        <w:t>Ç</w:t>
      </w:r>
      <w:r w:rsidR="0004410D" w:rsidRPr="00DB24F5">
        <w:rPr>
          <w:rFonts w:ascii="Times New Roman" w:hAnsi="Times New Roman" w:cs="Times New Roman"/>
          <w:sz w:val="24"/>
          <w:szCs w:val="24"/>
        </w:rPr>
        <w:t>ibuku</w:t>
      </w:r>
      <w:r w:rsidRPr="00DB24F5">
        <w:rPr>
          <w:rFonts w:ascii="Times New Roman" w:hAnsi="Times New Roman" w:cs="Times New Roman"/>
          <w:sz w:val="24"/>
          <w:szCs w:val="24"/>
        </w:rPr>
        <w:t>, është bërë në vitin 2018</w:t>
      </w:r>
      <w:r w:rsidRPr="00DB24F5">
        <w:rPr>
          <w:rStyle w:val="FootnoteReference"/>
          <w:rFonts w:ascii="Times New Roman" w:hAnsi="Times New Roman" w:cs="Times New Roman"/>
          <w:sz w:val="24"/>
          <w:szCs w:val="24"/>
        </w:rPr>
        <w:footnoteReference w:id="46"/>
      </w:r>
      <w:r w:rsidRPr="00DB24F5">
        <w:rPr>
          <w:rFonts w:ascii="Times New Roman" w:hAnsi="Times New Roman" w:cs="Times New Roman"/>
          <w:sz w:val="24"/>
          <w:szCs w:val="24"/>
        </w:rPr>
        <w:t>. Po ashtu, pas kërkesës së bërë nga Komisioni, Ujësjellës - Kanalizime Tiranë (UKT) SHA</w:t>
      </w:r>
      <w:r w:rsidR="00E86C87" w:rsidRPr="00DB24F5">
        <w:rPr>
          <w:rFonts w:ascii="Times New Roman" w:hAnsi="Times New Roman" w:cs="Times New Roman"/>
          <w:sz w:val="24"/>
          <w:szCs w:val="24"/>
        </w:rPr>
        <w:t xml:space="preserve"> </w:t>
      </w:r>
      <w:r w:rsidRPr="00DB24F5">
        <w:rPr>
          <w:rFonts w:ascii="Times New Roman" w:hAnsi="Times New Roman" w:cs="Times New Roman"/>
          <w:sz w:val="24"/>
          <w:szCs w:val="24"/>
        </w:rPr>
        <w:t>konfirmon</w:t>
      </w:r>
      <w:r w:rsidR="00EA6B58" w:rsidRPr="00DB24F5">
        <w:rPr>
          <w:rStyle w:val="FootnoteReference"/>
          <w:rFonts w:ascii="Times New Roman" w:hAnsi="Times New Roman" w:cs="Times New Roman"/>
          <w:sz w:val="24"/>
          <w:szCs w:val="24"/>
        </w:rPr>
        <w:footnoteReference w:id="47"/>
      </w:r>
      <w:r w:rsidRPr="00DB24F5">
        <w:rPr>
          <w:rFonts w:ascii="Times New Roman" w:hAnsi="Times New Roman" w:cs="Times New Roman"/>
          <w:sz w:val="24"/>
          <w:szCs w:val="24"/>
        </w:rPr>
        <w:t xml:space="preserve"> se kontrata me nr. </w:t>
      </w:r>
      <w:r w:rsidR="0004410D" w:rsidRPr="00DB24F5">
        <w:rPr>
          <w:rFonts w:ascii="Times New Roman" w:hAnsi="Times New Roman" w:cs="Times New Roman"/>
          <w:sz w:val="24"/>
          <w:szCs w:val="24"/>
        </w:rPr>
        <w:t>174375-1</w:t>
      </w:r>
      <w:r w:rsidR="004F5DE8" w:rsidRPr="00DB24F5">
        <w:rPr>
          <w:rFonts w:ascii="Times New Roman" w:hAnsi="Times New Roman" w:cs="Times New Roman"/>
          <w:sz w:val="24"/>
          <w:szCs w:val="24"/>
        </w:rPr>
        <w:t xml:space="preserve"> për objektin me adresë rruga “Kodra e diellit”, Tiranë</w:t>
      </w:r>
      <w:r w:rsidRPr="00DB24F5">
        <w:rPr>
          <w:rFonts w:ascii="Times New Roman" w:hAnsi="Times New Roman" w:cs="Times New Roman"/>
          <w:sz w:val="24"/>
          <w:szCs w:val="24"/>
        </w:rPr>
        <w:t xml:space="preserve">, rezulton në emër të nënës së subjektit </w:t>
      </w:r>
      <w:proofErr w:type="spellStart"/>
      <w:r w:rsidRPr="00DB24F5">
        <w:rPr>
          <w:rFonts w:ascii="Times New Roman" w:hAnsi="Times New Roman" w:cs="Times New Roman"/>
          <w:sz w:val="24"/>
          <w:szCs w:val="24"/>
        </w:rPr>
        <w:t>znj</w:t>
      </w:r>
      <w:proofErr w:type="spellEnd"/>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B</w:t>
      </w:r>
      <w:r w:rsidR="00A67EB4" w:rsidRPr="00DB24F5">
        <w:rPr>
          <w:rFonts w:ascii="Times New Roman" w:hAnsi="Times New Roman" w:cs="Times New Roman"/>
          <w:sz w:val="24"/>
          <w:szCs w:val="24"/>
        </w:rPr>
        <w:t>arie</w:t>
      </w:r>
      <w:proofErr w:type="spellEnd"/>
      <w:r w:rsidR="00A67EB4" w:rsidRPr="00DB24F5">
        <w:rPr>
          <w:rFonts w:ascii="Times New Roman" w:hAnsi="Times New Roman" w:cs="Times New Roman"/>
          <w:sz w:val="24"/>
          <w:szCs w:val="24"/>
        </w:rPr>
        <w:t xml:space="preserve"> </w:t>
      </w:r>
      <w:r w:rsidRPr="00DB24F5">
        <w:rPr>
          <w:rFonts w:ascii="Times New Roman" w:hAnsi="Times New Roman" w:cs="Times New Roman"/>
          <w:sz w:val="24"/>
          <w:szCs w:val="24"/>
        </w:rPr>
        <w:t>Ç</w:t>
      </w:r>
      <w:r w:rsidR="008523D3" w:rsidRPr="00DB24F5">
        <w:rPr>
          <w:rFonts w:ascii="Times New Roman" w:hAnsi="Times New Roman" w:cs="Times New Roman"/>
          <w:sz w:val="24"/>
          <w:szCs w:val="24"/>
        </w:rPr>
        <w:t>ibuku</w:t>
      </w:r>
      <w:r w:rsidRPr="00DB24F5">
        <w:rPr>
          <w:rFonts w:ascii="Times New Roman" w:hAnsi="Times New Roman" w:cs="Times New Roman"/>
          <w:sz w:val="24"/>
          <w:szCs w:val="24"/>
        </w:rPr>
        <w:t xml:space="preserve"> </w:t>
      </w:r>
      <w:r w:rsidR="00CE6113" w:rsidRPr="00DB24F5">
        <w:rPr>
          <w:rFonts w:ascii="Times New Roman" w:hAnsi="Times New Roman" w:cs="Times New Roman"/>
          <w:sz w:val="24"/>
          <w:szCs w:val="24"/>
        </w:rPr>
        <w:t>p</w:t>
      </w:r>
      <w:r w:rsidRPr="00DB24F5">
        <w:rPr>
          <w:rFonts w:ascii="Times New Roman" w:hAnsi="Times New Roman" w:cs="Times New Roman"/>
          <w:sz w:val="24"/>
          <w:szCs w:val="24"/>
        </w:rPr>
        <w:t>or, edhe në këtë ras</w:t>
      </w:r>
      <w:r w:rsidR="00380347" w:rsidRPr="00DB24F5">
        <w:rPr>
          <w:rFonts w:ascii="Times New Roman" w:hAnsi="Times New Roman" w:cs="Times New Roman"/>
          <w:sz w:val="24"/>
          <w:szCs w:val="24"/>
        </w:rPr>
        <w:t>t</w:t>
      </w:r>
      <w:r w:rsidR="00CE6113" w:rsidRPr="00DB24F5">
        <w:rPr>
          <w:rFonts w:ascii="Times New Roman" w:hAnsi="Times New Roman" w:cs="Times New Roman"/>
          <w:sz w:val="24"/>
          <w:szCs w:val="24"/>
        </w:rPr>
        <w:t>,</w:t>
      </w:r>
      <w:r w:rsidRPr="00DB24F5">
        <w:rPr>
          <w:rFonts w:ascii="Times New Roman" w:hAnsi="Times New Roman" w:cs="Times New Roman"/>
          <w:sz w:val="24"/>
          <w:szCs w:val="24"/>
        </w:rPr>
        <w:t xml:space="preserve"> në referim të dokumentacionit të dërguar nga UKT, kjo kontratë rezulton të jetë hapur fillimisht në emër të personit të lidhur </w:t>
      </w:r>
      <w:r w:rsidR="00EA6B58" w:rsidRPr="00DB24F5">
        <w:rPr>
          <w:rFonts w:ascii="Times New Roman" w:hAnsi="Times New Roman" w:cs="Times New Roman"/>
          <w:sz w:val="24"/>
          <w:szCs w:val="24"/>
        </w:rPr>
        <w:t xml:space="preserve">Dritan </w:t>
      </w:r>
      <w:proofErr w:type="spellStart"/>
      <w:r w:rsidR="00EA6B58" w:rsidRPr="00DB24F5">
        <w:rPr>
          <w:rFonts w:ascii="Times New Roman" w:hAnsi="Times New Roman" w:cs="Times New Roman"/>
          <w:sz w:val="24"/>
          <w:szCs w:val="24"/>
        </w:rPr>
        <w:t>Marku</w:t>
      </w:r>
      <w:bookmarkEnd w:id="354"/>
      <w:proofErr w:type="spellEnd"/>
      <w:r w:rsidR="00EA6B58" w:rsidRPr="00DB24F5">
        <w:rPr>
          <w:rFonts w:ascii="Times New Roman" w:hAnsi="Times New Roman" w:cs="Times New Roman"/>
          <w:sz w:val="24"/>
          <w:szCs w:val="24"/>
        </w:rPr>
        <w:t>.</w:t>
      </w:r>
    </w:p>
    <w:p w14:paraId="6120480E" w14:textId="77777777" w:rsidR="00534A1D" w:rsidRPr="00DB24F5" w:rsidRDefault="00534A1D" w:rsidP="00534A1D">
      <w:pPr>
        <w:pStyle w:val="ListParagraph"/>
        <w:tabs>
          <w:tab w:val="left" w:pos="0"/>
          <w:tab w:val="left" w:pos="270"/>
        </w:tabs>
        <w:spacing w:before="0" w:after="0"/>
        <w:ind w:left="0"/>
        <w:rPr>
          <w:rFonts w:ascii="Times New Roman" w:hAnsi="Times New Roman" w:cs="Times New Roman"/>
          <w:sz w:val="12"/>
          <w:szCs w:val="12"/>
        </w:rPr>
      </w:pPr>
    </w:p>
    <w:p w14:paraId="756F31E7" w14:textId="29B007BB" w:rsidR="00AE6994" w:rsidRPr="00DB24F5" w:rsidRDefault="00534A1D" w:rsidP="00534A1D">
      <w:pPr>
        <w:pStyle w:val="ListParagraph"/>
        <w:numPr>
          <w:ilvl w:val="1"/>
          <w:numId w:val="3"/>
        </w:numPr>
        <w:tabs>
          <w:tab w:val="left" w:pos="0"/>
          <w:tab w:val="left" w:pos="270"/>
        </w:tabs>
        <w:spacing w:before="0" w:after="0"/>
        <w:ind w:left="0" w:firstLine="0"/>
        <w:rPr>
          <w:rFonts w:ascii="Times New Roman" w:hAnsi="Times New Roman"/>
          <w:sz w:val="24"/>
          <w:rPrChange w:id="355" w:author="Sokol Çomo" w:date="2025-05-02T08:44:00Z">
            <w:rPr>
              <w:rFonts w:ascii="Times New Roman" w:hAnsi="Times New Roman"/>
              <w:color w:val="000000" w:themeColor="text1"/>
              <w:sz w:val="24"/>
            </w:rPr>
          </w:rPrChange>
        </w:rPr>
      </w:pPr>
      <w:r w:rsidRPr="00DB24F5">
        <w:rPr>
          <w:rFonts w:ascii="Times New Roman" w:hAnsi="Times New Roman"/>
          <w:sz w:val="24"/>
          <w:rPrChange w:id="356" w:author="Sokol Çomo" w:date="2025-05-02T08:44:00Z">
            <w:rPr>
              <w:rFonts w:ascii="Times New Roman" w:hAnsi="Times New Roman"/>
              <w:color w:val="000000" w:themeColor="text1"/>
              <w:sz w:val="24"/>
            </w:rPr>
          </w:rPrChange>
        </w:rPr>
        <w:t>Në përfundim të hetimit administrativ</w:t>
      </w:r>
      <w:r w:rsidR="006D728B" w:rsidRPr="00DB24F5">
        <w:rPr>
          <w:rFonts w:ascii="Times New Roman" w:hAnsi="Times New Roman"/>
          <w:sz w:val="24"/>
          <w:rPrChange w:id="357" w:author="Sokol Çomo" w:date="2025-05-02T08:44:00Z">
            <w:rPr>
              <w:rFonts w:ascii="Times New Roman" w:hAnsi="Times New Roman"/>
              <w:color w:val="000000" w:themeColor="text1"/>
              <w:sz w:val="24"/>
              <w:highlight w:val="lightGray"/>
            </w:rPr>
          </w:rPrChange>
        </w:rPr>
        <w:t>,</w:t>
      </w:r>
      <w:r w:rsidRPr="00DB24F5">
        <w:rPr>
          <w:rFonts w:ascii="Times New Roman" w:hAnsi="Times New Roman"/>
          <w:sz w:val="24"/>
          <w:rPrChange w:id="358" w:author="Sokol Çomo" w:date="2025-05-02T08:44:00Z">
            <w:rPr>
              <w:rFonts w:ascii="Times New Roman" w:hAnsi="Times New Roman"/>
              <w:color w:val="000000" w:themeColor="text1"/>
              <w:sz w:val="24"/>
            </w:rPr>
          </w:rPrChange>
        </w:rPr>
        <w:t xml:space="preserve"> Komisioni pasi konstatoi se</w:t>
      </w:r>
      <w:del w:id="359" w:author="Sokol Çomo" w:date="2025-05-02T08:44:00Z">
        <w:r>
          <w:rPr>
            <w:rFonts w:ascii="Times New Roman" w:hAnsi="Times New Roman" w:cs="Times New Roman"/>
            <w:color w:val="000000" w:themeColor="text1"/>
            <w:sz w:val="24"/>
            <w:szCs w:val="24"/>
          </w:rPr>
          <w:delText xml:space="preserve"> </w:delText>
        </w:r>
      </w:del>
      <w:r w:rsidRPr="00DB24F5">
        <w:rPr>
          <w:rFonts w:ascii="Times New Roman" w:hAnsi="Times New Roman"/>
          <w:sz w:val="24"/>
          <w:rPrChange w:id="360" w:author="Sokol Çomo" w:date="2025-05-02T08:44:00Z">
            <w:rPr>
              <w:rFonts w:ascii="Times New Roman" w:hAnsi="Times New Roman"/>
              <w:color w:val="000000" w:themeColor="text1"/>
              <w:sz w:val="24"/>
            </w:rPr>
          </w:rPrChange>
        </w:rPr>
        <w:t xml:space="preserve">: Subjekti nuk ka deklaruar apartamentin/pasurinë dhe burimet e krijimit në deklaratën </w:t>
      </w:r>
      <w:proofErr w:type="spellStart"/>
      <w:r w:rsidRPr="00DB24F5">
        <w:rPr>
          <w:rFonts w:ascii="Times New Roman" w:hAnsi="Times New Roman"/>
          <w:i/>
          <w:sz w:val="24"/>
          <w:rPrChange w:id="361" w:author="Sokol Çomo" w:date="2025-05-02T08:44:00Z">
            <w:rPr>
              <w:rFonts w:ascii="Times New Roman" w:hAnsi="Times New Roman"/>
              <w:i/>
              <w:color w:val="000000" w:themeColor="text1"/>
              <w:sz w:val="24"/>
            </w:rPr>
          </w:rPrChange>
        </w:rPr>
        <w:t>vetting</w:t>
      </w:r>
      <w:proofErr w:type="spellEnd"/>
      <w:r w:rsidRPr="00DB24F5">
        <w:rPr>
          <w:rFonts w:ascii="Times New Roman" w:hAnsi="Times New Roman"/>
          <w:sz w:val="24"/>
          <w:rPrChange w:id="362" w:author="Sokol Çomo" w:date="2025-05-02T08:44:00Z">
            <w:rPr>
              <w:rFonts w:ascii="Times New Roman" w:hAnsi="Times New Roman"/>
              <w:color w:val="000000" w:themeColor="text1"/>
              <w:sz w:val="24"/>
            </w:rPr>
          </w:rPrChange>
        </w:rPr>
        <w:t xml:space="preserve"> sipas kërkesave të ligjit nr.84/2016; Subjekti dhe personi i lidhur rezultojnë bashkëpronare </w:t>
      </w:r>
      <w:r w:rsidRPr="00DB24F5">
        <w:rPr>
          <w:rFonts w:ascii="Times New Roman" w:hAnsi="Times New Roman"/>
          <w:i/>
          <w:sz w:val="24"/>
          <w:rPrChange w:id="363" w:author="Sokol Çomo" w:date="2025-05-02T08:44:00Z">
            <w:rPr>
              <w:rFonts w:ascii="Times New Roman" w:hAnsi="Times New Roman"/>
              <w:i/>
              <w:color w:val="000000" w:themeColor="text1"/>
              <w:sz w:val="24"/>
            </w:rPr>
          </w:rPrChange>
        </w:rPr>
        <w:t>de facto</w:t>
      </w:r>
      <w:r w:rsidRPr="00DB24F5">
        <w:rPr>
          <w:rFonts w:ascii="Times New Roman" w:hAnsi="Times New Roman"/>
          <w:sz w:val="24"/>
          <w:rPrChange w:id="364" w:author="Sokol Çomo" w:date="2025-05-02T08:44:00Z">
            <w:rPr>
              <w:rFonts w:ascii="Times New Roman" w:hAnsi="Times New Roman"/>
              <w:color w:val="000000" w:themeColor="text1"/>
              <w:sz w:val="24"/>
            </w:rPr>
          </w:rPrChange>
        </w:rPr>
        <w:t xml:space="preserve"> të </w:t>
      </w:r>
      <w:del w:id="365" w:author="Sokol Çomo" w:date="2025-05-02T08:44:00Z">
        <w:r w:rsidRPr="00534A1D">
          <w:rPr>
            <w:rFonts w:ascii="Times New Roman" w:hAnsi="Times New Roman"/>
            <w:color w:val="000000" w:themeColor="text1"/>
            <w:sz w:val="24"/>
            <w:szCs w:val="24"/>
          </w:rPr>
          <w:delText>pasursë</w:delText>
        </w:r>
      </w:del>
      <w:ins w:id="366" w:author="Sokol Çomo" w:date="2025-05-02T08:44:00Z">
        <w:r w:rsidRPr="00DB24F5">
          <w:rPr>
            <w:rFonts w:ascii="Times New Roman" w:hAnsi="Times New Roman"/>
            <w:sz w:val="24"/>
            <w:szCs w:val="24"/>
          </w:rPr>
          <w:t>pasur</w:t>
        </w:r>
        <w:r w:rsidR="00F950A1" w:rsidRPr="00DB24F5">
          <w:rPr>
            <w:rFonts w:ascii="Times New Roman" w:hAnsi="Times New Roman"/>
            <w:sz w:val="24"/>
            <w:szCs w:val="24"/>
          </w:rPr>
          <w:t>i</w:t>
        </w:r>
        <w:r w:rsidRPr="00DB24F5">
          <w:rPr>
            <w:rFonts w:ascii="Times New Roman" w:hAnsi="Times New Roman"/>
            <w:sz w:val="24"/>
            <w:szCs w:val="24"/>
          </w:rPr>
          <w:t>së</w:t>
        </w:r>
      </w:ins>
      <w:r w:rsidRPr="00DB24F5">
        <w:rPr>
          <w:rFonts w:ascii="Times New Roman" w:hAnsi="Times New Roman"/>
          <w:sz w:val="24"/>
          <w:rPrChange w:id="367" w:author="Sokol Çomo" w:date="2025-05-02T08:44:00Z">
            <w:rPr>
              <w:rFonts w:ascii="Times New Roman" w:hAnsi="Times New Roman"/>
              <w:color w:val="000000" w:themeColor="text1"/>
              <w:sz w:val="24"/>
            </w:rPr>
          </w:rPrChange>
        </w:rPr>
        <w:t xml:space="preserve">, pasi jo vetëm pagesat për blerjen e tij janë kryer nga bashkëshorti i saj nëpërmjet transaksioneve bankare, por ai është sjellë si pronar duke lidhur dhe kontratat e shërbimeve me ujësjellës  kanalizime dhe energji elektrike për këtë apartament; Subjekti ka bërë deklarim të pasaktë, të pamjaftueshëm dhe ka mungesë të burimeve financiare të ligjshme për të justifikuar blerjen e pasurisë apartament në Selitë, Tiranë, i ka kaluar barrën e provës subjektit për sa dukej se </w:t>
      </w:r>
      <w:del w:id="368" w:author="Sokol Çomo" w:date="2025-05-02T08:44:00Z">
        <w:r w:rsidRPr="00534A1D">
          <w:rPr>
            <w:rFonts w:ascii="Times New Roman" w:hAnsi="Times New Roman"/>
            <w:color w:val="000000" w:themeColor="text1"/>
            <w:sz w:val="24"/>
            <w:szCs w:val="24"/>
          </w:rPr>
          <w:delText xml:space="preserve">duket  se </w:delText>
        </w:r>
      </w:del>
      <w:proofErr w:type="spellStart"/>
      <w:r w:rsidRPr="00DB24F5">
        <w:rPr>
          <w:rFonts w:ascii="Times New Roman" w:hAnsi="Times New Roman"/>
          <w:sz w:val="24"/>
          <w:rPrChange w:id="369" w:author="Sokol Çomo" w:date="2025-05-02T08:44:00Z">
            <w:rPr>
              <w:rFonts w:ascii="Times New Roman" w:hAnsi="Times New Roman"/>
              <w:color w:val="000000" w:themeColor="text1"/>
              <w:sz w:val="24"/>
            </w:rPr>
          </w:rPrChange>
        </w:rPr>
        <w:t>mosdeklarimi</w:t>
      </w:r>
      <w:proofErr w:type="spellEnd"/>
      <w:r w:rsidRPr="00DB24F5">
        <w:rPr>
          <w:rFonts w:ascii="Times New Roman" w:hAnsi="Times New Roman"/>
          <w:sz w:val="24"/>
          <w:rPrChange w:id="370" w:author="Sokol Çomo" w:date="2025-05-02T08:44:00Z">
            <w:rPr>
              <w:rFonts w:ascii="Times New Roman" w:hAnsi="Times New Roman"/>
              <w:color w:val="000000" w:themeColor="text1"/>
              <w:sz w:val="24"/>
            </w:rPr>
          </w:rPrChange>
        </w:rPr>
        <w:t xml:space="preserve"> i kësaj pasurie është jo thjesht një pasaktësi në deklarime, por fshehje pasurie, sipas parashikimit të germës “c”, të pikës 5, të nenit 33, të ligjit nr. 9049, datë 10.4.2003.</w:t>
      </w:r>
    </w:p>
    <w:p w14:paraId="5D5E4F87" w14:textId="77777777" w:rsidR="00534A1D" w:rsidRPr="00DB24F5" w:rsidRDefault="00534A1D" w:rsidP="00534A1D">
      <w:pPr>
        <w:pStyle w:val="ListParagraph"/>
        <w:tabs>
          <w:tab w:val="left" w:pos="0"/>
          <w:tab w:val="left" w:pos="270"/>
        </w:tabs>
        <w:spacing w:before="0" w:after="0"/>
        <w:ind w:left="0"/>
        <w:rPr>
          <w:rFonts w:ascii="Times New Roman" w:hAnsi="Times New Roman" w:cs="Times New Roman"/>
          <w:sz w:val="12"/>
          <w:szCs w:val="12"/>
        </w:rPr>
      </w:pPr>
    </w:p>
    <w:p w14:paraId="1D76E656" w14:textId="21060A0C" w:rsidR="00AE6994" w:rsidRPr="00DB24F5" w:rsidRDefault="00EE5C25"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283C9D" w:rsidRPr="00DB24F5">
        <w:rPr>
          <w:rFonts w:ascii="Times New Roman" w:hAnsi="Times New Roman" w:cs="Times New Roman"/>
          <w:sz w:val="24"/>
          <w:szCs w:val="24"/>
        </w:rPr>
        <w:t>ë</w:t>
      </w:r>
      <w:r w:rsidR="00AE6994" w:rsidRPr="00DB24F5">
        <w:rPr>
          <w:rFonts w:ascii="Times New Roman" w:hAnsi="Times New Roman" w:cs="Times New Roman"/>
          <w:sz w:val="24"/>
          <w:szCs w:val="24"/>
        </w:rPr>
        <w:t xml:space="preserve"> prap</w:t>
      </w:r>
      <w:r w:rsidR="00EE6805" w:rsidRPr="00DB24F5">
        <w:rPr>
          <w:rFonts w:ascii="Times New Roman" w:hAnsi="Times New Roman" w:cs="Times New Roman"/>
          <w:sz w:val="24"/>
          <w:szCs w:val="24"/>
        </w:rPr>
        <w:t>ë</w:t>
      </w:r>
      <w:r w:rsidR="00AE6994" w:rsidRPr="00DB24F5">
        <w:rPr>
          <w:rFonts w:ascii="Times New Roman" w:hAnsi="Times New Roman" w:cs="Times New Roman"/>
          <w:sz w:val="24"/>
          <w:szCs w:val="24"/>
        </w:rPr>
        <w:t>sime</w:t>
      </w:r>
      <w:r w:rsidRPr="00DB24F5">
        <w:rPr>
          <w:rFonts w:ascii="Times New Roman" w:hAnsi="Times New Roman" w:cs="Times New Roman"/>
          <w:sz w:val="24"/>
          <w:szCs w:val="24"/>
        </w:rPr>
        <w:t>t mbi rezultatet e hetimit</w:t>
      </w:r>
      <w:r w:rsidR="00AE6994" w:rsidRPr="00DB24F5">
        <w:rPr>
          <w:rFonts w:ascii="Times New Roman" w:hAnsi="Times New Roman" w:cs="Times New Roman"/>
          <w:sz w:val="24"/>
          <w:szCs w:val="24"/>
        </w:rPr>
        <w:t xml:space="preserve"> subjekti u ka qëndruar shpjegimeve të dhëna gjatë hetimit administrativ </w:t>
      </w:r>
      <w:r w:rsidR="00970D72" w:rsidRPr="00DB24F5">
        <w:rPr>
          <w:rFonts w:ascii="Times New Roman" w:hAnsi="Times New Roman" w:cs="Times New Roman"/>
          <w:sz w:val="24"/>
          <w:szCs w:val="24"/>
        </w:rPr>
        <w:t>duke</w:t>
      </w:r>
      <w:r w:rsidR="00AE6994" w:rsidRPr="00DB24F5">
        <w:rPr>
          <w:rFonts w:ascii="Times New Roman" w:hAnsi="Times New Roman" w:cs="Times New Roman"/>
          <w:sz w:val="24"/>
          <w:szCs w:val="24"/>
        </w:rPr>
        <w:t xml:space="preserve"> </w:t>
      </w:r>
      <w:r w:rsidR="009D527C" w:rsidRPr="00DB24F5">
        <w:rPr>
          <w:rFonts w:ascii="Times New Roman" w:hAnsi="Times New Roman" w:cs="Times New Roman"/>
          <w:sz w:val="24"/>
          <w:szCs w:val="24"/>
        </w:rPr>
        <w:t xml:space="preserve">parashtruar </w:t>
      </w:r>
      <w:r w:rsidR="00AE6994" w:rsidRPr="00DB24F5">
        <w:rPr>
          <w:rFonts w:ascii="Times New Roman" w:hAnsi="Times New Roman" w:cs="Times New Roman"/>
          <w:sz w:val="24"/>
          <w:szCs w:val="24"/>
        </w:rPr>
        <w:t xml:space="preserve">se: (i) Ajo dhe bashkëshorti kanë kontribut në blerjen e kësaj pasurie dhe se ky fakt është deklaruar më parë në ILDKPKI dhe gjatë hetimit administrativ të kryer nga Komisioni, por se ata kanë gabuar në plotësimin e </w:t>
      </w:r>
      <w:r w:rsidR="00972F41" w:rsidRPr="00DB24F5">
        <w:rPr>
          <w:rFonts w:ascii="Times New Roman" w:hAnsi="Times New Roman" w:cs="Times New Roman"/>
          <w:sz w:val="24"/>
          <w:szCs w:val="24"/>
        </w:rPr>
        <w:t>DIPP</w:t>
      </w:r>
      <w:r w:rsidR="00AE6994" w:rsidRPr="00DB24F5">
        <w:rPr>
          <w:rFonts w:ascii="Times New Roman" w:hAnsi="Times New Roman" w:cs="Times New Roman"/>
          <w:sz w:val="24"/>
          <w:szCs w:val="24"/>
        </w:rPr>
        <w:t xml:space="preserve"> 2007, duke mos deklaruar pakësim të pasurisë; (</w:t>
      </w:r>
      <w:proofErr w:type="spellStart"/>
      <w:r w:rsidR="00AE6994" w:rsidRPr="00DB24F5">
        <w:rPr>
          <w:rFonts w:ascii="Times New Roman" w:hAnsi="Times New Roman" w:cs="Times New Roman"/>
          <w:sz w:val="24"/>
          <w:szCs w:val="24"/>
        </w:rPr>
        <w:t>ii</w:t>
      </w:r>
      <w:proofErr w:type="spellEnd"/>
      <w:r w:rsidR="00AE6994" w:rsidRPr="00DB24F5">
        <w:rPr>
          <w:rFonts w:ascii="Times New Roman" w:hAnsi="Times New Roman" w:cs="Times New Roman"/>
          <w:sz w:val="24"/>
          <w:szCs w:val="24"/>
        </w:rPr>
        <w:t>) Komisioni ka gabuar në kryerjen e analizës financiare të prindërve të saj, pasi ata nuk mund të kategorizohen në cilësinë e personave të lidhur dhe as gjenden në kushtet e parashikuara në nenin 32</w:t>
      </w:r>
      <w:r w:rsidR="00510860" w:rsidRPr="00DB24F5">
        <w:rPr>
          <w:rFonts w:ascii="Times New Roman" w:hAnsi="Times New Roman" w:cs="Times New Roman"/>
          <w:sz w:val="24"/>
          <w:szCs w:val="24"/>
        </w:rPr>
        <w:t xml:space="preserve">, pika </w:t>
      </w:r>
      <w:r w:rsidR="00AE6994" w:rsidRPr="00DB24F5">
        <w:rPr>
          <w:rFonts w:ascii="Times New Roman" w:hAnsi="Times New Roman" w:cs="Times New Roman"/>
          <w:sz w:val="24"/>
          <w:szCs w:val="24"/>
        </w:rPr>
        <w:t xml:space="preserve">4, </w:t>
      </w:r>
      <w:r w:rsidR="00510860" w:rsidRPr="00DB24F5">
        <w:rPr>
          <w:rFonts w:ascii="Times New Roman" w:hAnsi="Times New Roman" w:cs="Times New Roman"/>
          <w:sz w:val="24"/>
          <w:szCs w:val="24"/>
        </w:rPr>
        <w:t>e</w:t>
      </w:r>
      <w:r w:rsidR="00AE6994" w:rsidRPr="00DB24F5">
        <w:rPr>
          <w:rFonts w:ascii="Times New Roman" w:hAnsi="Times New Roman" w:cs="Times New Roman"/>
          <w:sz w:val="24"/>
          <w:szCs w:val="24"/>
        </w:rPr>
        <w:t xml:space="preserve"> ligjit </w:t>
      </w:r>
      <w:r w:rsidR="00510860" w:rsidRPr="00DB24F5">
        <w:rPr>
          <w:rFonts w:ascii="Times New Roman" w:hAnsi="Times New Roman" w:cs="Times New Roman"/>
          <w:sz w:val="24"/>
          <w:szCs w:val="24"/>
        </w:rPr>
        <w:t>nr.</w:t>
      </w:r>
      <w:r w:rsidR="00534A1D" w:rsidRPr="00DB24F5">
        <w:rPr>
          <w:rFonts w:ascii="Times New Roman" w:hAnsi="Times New Roman" w:cs="Times New Roman"/>
          <w:sz w:val="24"/>
          <w:szCs w:val="24"/>
        </w:rPr>
        <w:t xml:space="preserve"> </w:t>
      </w:r>
      <w:r w:rsidR="00AE6994" w:rsidRPr="00DB24F5">
        <w:rPr>
          <w:rFonts w:ascii="Times New Roman" w:hAnsi="Times New Roman" w:cs="Times New Roman"/>
          <w:sz w:val="24"/>
          <w:szCs w:val="24"/>
        </w:rPr>
        <w:t>84/2014</w:t>
      </w:r>
      <w:r w:rsidR="00510860" w:rsidRPr="00DB24F5">
        <w:rPr>
          <w:rFonts w:ascii="Times New Roman" w:hAnsi="Times New Roman" w:cs="Times New Roman"/>
          <w:sz w:val="24"/>
          <w:szCs w:val="24"/>
        </w:rPr>
        <w:t xml:space="preserve"> </w:t>
      </w:r>
      <w:r w:rsidR="00AE6994" w:rsidRPr="00DB24F5">
        <w:rPr>
          <w:rFonts w:ascii="Times New Roman" w:hAnsi="Times New Roman" w:cs="Times New Roman"/>
          <w:sz w:val="24"/>
          <w:szCs w:val="24"/>
        </w:rPr>
        <w:t>në cilësinë e dhuruesit, huadhënësit apo huamarrësit dhe si të tillë, të kishin detyrimin për të justifikuar ligjshmërinë e burimit të krijimit të pasurive; (</w:t>
      </w:r>
      <w:proofErr w:type="spellStart"/>
      <w:r w:rsidR="00AE6994" w:rsidRPr="00DB24F5">
        <w:rPr>
          <w:rFonts w:ascii="Times New Roman" w:hAnsi="Times New Roman" w:cs="Times New Roman"/>
          <w:sz w:val="24"/>
          <w:szCs w:val="24"/>
        </w:rPr>
        <w:t>iii</w:t>
      </w:r>
      <w:proofErr w:type="spellEnd"/>
      <w:r w:rsidR="00AE6994" w:rsidRPr="00DB24F5">
        <w:rPr>
          <w:rFonts w:ascii="Times New Roman" w:hAnsi="Times New Roman" w:cs="Times New Roman"/>
          <w:sz w:val="24"/>
          <w:szCs w:val="24"/>
        </w:rPr>
        <w:t xml:space="preserve">) </w:t>
      </w:r>
      <w:r w:rsidR="00534A1D" w:rsidRPr="00DB24F5">
        <w:rPr>
          <w:rFonts w:ascii="Times New Roman" w:hAnsi="Times New Roman" w:cs="Times New Roman"/>
          <w:sz w:val="24"/>
          <w:szCs w:val="24"/>
        </w:rPr>
        <w:t>L</w:t>
      </w:r>
      <w:r w:rsidR="00AE6994" w:rsidRPr="00DB24F5">
        <w:rPr>
          <w:rFonts w:ascii="Times New Roman" w:hAnsi="Times New Roman" w:cs="Times New Roman"/>
          <w:sz w:val="24"/>
          <w:szCs w:val="24"/>
        </w:rPr>
        <w:t>ibreza</w:t>
      </w:r>
      <w:r w:rsidR="00534A1D" w:rsidRPr="00DB24F5">
        <w:rPr>
          <w:rFonts w:ascii="Times New Roman" w:hAnsi="Times New Roman" w:cs="Times New Roman"/>
          <w:sz w:val="24"/>
          <w:szCs w:val="24"/>
        </w:rPr>
        <w:t>t</w:t>
      </w:r>
      <w:r w:rsidR="00AE6994" w:rsidRPr="00DB24F5">
        <w:rPr>
          <w:rFonts w:ascii="Times New Roman" w:hAnsi="Times New Roman" w:cs="Times New Roman"/>
          <w:sz w:val="24"/>
          <w:szCs w:val="24"/>
        </w:rPr>
        <w:t xml:space="preserve"> </w:t>
      </w:r>
      <w:r w:rsidR="00534A1D" w:rsidRPr="00DB24F5">
        <w:rPr>
          <w:rFonts w:ascii="Times New Roman" w:hAnsi="Times New Roman" w:cs="Times New Roman"/>
          <w:sz w:val="24"/>
          <w:szCs w:val="24"/>
        </w:rPr>
        <w:t>e</w:t>
      </w:r>
      <w:r w:rsidR="00AE6994" w:rsidRPr="00DB24F5">
        <w:rPr>
          <w:rFonts w:ascii="Times New Roman" w:hAnsi="Times New Roman" w:cs="Times New Roman"/>
          <w:sz w:val="24"/>
          <w:szCs w:val="24"/>
        </w:rPr>
        <w:t xml:space="preserve"> energjisë dhe ujit në emrin e bashkëshortit të saj</w:t>
      </w:r>
      <w:r w:rsidR="00534A1D" w:rsidRPr="00DB24F5">
        <w:rPr>
          <w:rFonts w:ascii="Times New Roman" w:hAnsi="Times New Roman" w:cs="Times New Roman"/>
          <w:sz w:val="24"/>
          <w:szCs w:val="24"/>
        </w:rPr>
        <w:t xml:space="preserve"> </w:t>
      </w:r>
      <w:r w:rsidR="00AE6994" w:rsidRPr="00DB24F5">
        <w:rPr>
          <w:rFonts w:ascii="Times New Roman" w:hAnsi="Times New Roman" w:cs="Times New Roman"/>
          <w:sz w:val="24"/>
          <w:szCs w:val="24"/>
        </w:rPr>
        <w:t>janë bërë nga firma ndërtuese, sipas praktikës së kohës</w:t>
      </w:r>
      <w:r w:rsidR="00510860" w:rsidRPr="00DB24F5">
        <w:rPr>
          <w:rFonts w:ascii="Times New Roman" w:hAnsi="Times New Roman" w:cs="Times New Roman"/>
          <w:sz w:val="24"/>
          <w:szCs w:val="24"/>
        </w:rPr>
        <w:t>,</w:t>
      </w:r>
      <w:r w:rsidR="00AE6994" w:rsidRPr="00DB24F5">
        <w:rPr>
          <w:rFonts w:ascii="Times New Roman" w:hAnsi="Times New Roman" w:cs="Times New Roman"/>
          <w:sz w:val="24"/>
          <w:szCs w:val="24"/>
        </w:rPr>
        <w:t xml:space="preserve"> </w:t>
      </w:r>
      <w:r w:rsidR="009D527C" w:rsidRPr="00DB24F5">
        <w:rPr>
          <w:rFonts w:ascii="Times New Roman" w:hAnsi="Times New Roman" w:cs="Times New Roman"/>
          <w:sz w:val="24"/>
          <w:szCs w:val="24"/>
        </w:rPr>
        <w:t>p</w:t>
      </w:r>
      <w:r w:rsidR="00D64F69" w:rsidRPr="00DB24F5">
        <w:rPr>
          <w:rFonts w:ascii="Times New Roman" w:hAnsi="Times New Roman" w:cs="Times New Roman"/>
          <w:sz w:val="24"/>
          <w:szCs w:val="24"/>
        </w:rPr>
        <w:t>ë</w:t>
      </w:r>
      <w:r w:rsidR="009D527C" w:rsidRPr="00DB24F5">
        <w:rPr>
          <w:rFonts w:ascii="Times New Roman" w:hAnsi="Times New Roman" w:cs="Times New Roman"/>
          <w:sz w:val="24"/>
          <w:szCs w:val="24"/>
        </w:rPr>
        <w:t>r</w:t>
      </w:r>
      <w:r w:rsidR="00AE6994" w:rsidRPr="00DB24F5">
        <w:rPr>
          <w:rFonts w:ascii="Times New Roman" w:hAnsi="Times New Roman" w:cs="Times New Roman"/>
          <w:sz w:val="24"/>
          <w:szCs w:val="24"/>
        </w:rPr>
        <w:t xml:space="preserve"> arsye</w:t>
      </w:r>
      <w:r w:rsidR="009D527C" w:rsidRPr="00DB24F5">
        <w:rPr>
          <w:rFonts w:ascii="Times New Roman" w:hAnsi="Times New Roman" w:cs="Times New Roman"/>
          <w:sz w:val="24"/>
          <w:szCs w:val="24"/>
        </w:rPr>
        <w:t xml:space="preserve"> se</w:t>
      </w:r>
      <w:r w:rsidR="00AE6994" w:rsidRPr="00DB24F5">
        <w:rPr>
          <w:rFonts w:ascii="Times New Roman" w:hAnsi="Times New Roman" w:cs="Times New Roman"/>
          <w:sz w:val="24"/>
          <w:szCs w:val="24"/>
        </w:rPr>
        <w:t xml:space="preserve"> ka qenë bashkëshorti i saj që ka ndjekur fazat e punimeve</w:t>
      </w:r>
      <w:r w:rsidR="00510860" w:rsidRPr="00DB24F5">
        <w:rPr>
          <w:rFonts w:ascii="Times New Roman" w:hAnsi="Times New Roman" w:cs="Times New Roman"/>
          <w:sz w:val="24"/>
          <w:szCs w:val="24"/>
        </w:rPr>
        <w:t xml:space="preserve"> si dhe ka</w:t>
      </w:r>
      <w:r w:rsidR="00AE6994" w:rsidRPr="00DB24F5">
        <w:rPr>
          <w:rFonts w:ascii="Times New Roman" w:hAnsi="Times New Roman" w:cs="Times New Roman"/>
          <w:sz w:val="24"/>
          <w:szCs w:val="24"/>
        </w:rPr>
        <w:t xml:space="preserve"> deklaruar se bashkëshorti i saj nuk ka nënshkruar ndonjë kontratë; (</w:t>
      </w:r>
      <w:proofErr w:type="spellStart"/>
      <w:r w:rsidR="00AE6994" w:rsidRPr="00DB24F5">
        <w:rPr>
          <w:rFonts w:ascii="Times New Roman" w:hAnsi="Times New Roman" w:cs="Times New Roman"/>
          <w:sz w:val="24"/>
          <w:szCs w:val="24"/>
        </w:rPr>
        <w:t>iv</w:t>
      </w:r>
      <w:proofErr w:type="spellEnd"/>
      <w:r w:rsidR="00AE6994" w:rsidRPr="00DB24F5">
        <w:rPr>
          <w:rFonts w:ascii="Times New Roman" w:hAnsi="Times New Roman" w:cs="Times New Roman"/>
          <w:sz w:val="24"/>
          <w:szCs w:val="24"/>
        </w:rPr>
        <w:t>) Në asnjë rast prej tyre nuk është mohuar kryerja e pagesave utilitare për shërbime që lidhen me këtë pasuri, porse kjo nuk do të thotë se ata janë pronarë të saj.</w:t>
      </w:r>
    </w:p>
    <w:p w14:paraId="1FA46A08" w14:textId="77777777" w:rsidR="00EE6805" w:rsidRPr="00DB24F5" w:rsidRDefault="00EE6805" w:rsidP="00074672">
      <w:pPr>
        <w:pStyle w:val="ListParagraph"/>
        <w:tabs>
          <w:tab w:val="left" w:pos="0"/>
          <w:tab w:val="left" w:pos="270"/>
        </w:tabs>
        <w:spacing w:before="0" w:after="0"/>
        <w:ind w:left="0"/>
        <w:rPr>
          <w:rFonts w:ascii="Times New Roman" w:hAnsi="Times New Roman" w:cs="Times New Roman"/>
          <w:sz w:val="12"/>
          <w:szCs w:val="12"/>
        </w:rPr>
      </w:pPr>
    </w:p>
    <w:p w14:paraId="5016F13E" w14:textId="663B5D4C" w:rsidR="0091408B" w:rsidRPr="00DB24F5" w:rsidRDefault="00EE5C25" w:rsidP="003C1965">
      <w:pPr>
        <w:pStyle w:val="ListParagraph"/>
        <w:numPr>
          <w:ilvl w:val="0"/>
          <w:numId w:val="3"/>
        </w:numPr>
        <w:tabs>
          <w:tab w:val="left" w:pos="0"/>
          <w:tab w:val="left" w:pos="27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283C9D"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283C9D" w:rsidRPr="00DB24F5">
        <w:rPr>
          <w:rFonts w:ascii="Times New Roman" w:hAnsi="Times New Roman" w:cs="Times New Roman"/>
          <w:sz w:val="24"/>
          <w:szCs w:val="24"/>
        </w:rPr>
        <w:t>ë</w:t>
      </w:r>
      <w:r w:rsidRPr="00DB24F5">
        <w:rPr>
          <w:rFonts w:ascii="Times New Roman" w:hAnsi="Times New Roman" w:cs="Times New Roman"/>
          <w:sz w:val="24"/>
          <w:szCs w:val="24"/>
        </w:rPr>
        <w:t>rfundim</w:t>
      </w:r>
      <w:r w:rsidR="009D527C" w:rsidRPr="00DB24F5">
        <w:rPr>
          <w:rFonts w:ascii="Times New Roman" w:hAnsi="Times New Roman" w:cs="Times New Roman"/>
          <w:sz w:val="24"/>
          <w:szCs w:val="24"/>
        </w:rPr>
        <w:t xml:space="preserve"> t</w:t>
      </w:r>
      <w:r w:rsidR="00D64F69" w:rsidRPr="00DB24F5">
        <w:rPr>
          <w:rFonts w:ascii="Times New Roman" w:hAnsi="Times New Roman" w:cs="Times New Roman"/>
          <w:sz w:val="24"/>
          <w:szCs w:val="24"/>
        </w:rPr>
        <w:t>ë</w:t>
      </w:r>
      <w:r w:rsidR="009D527C" w:rsidRPr="00DB24F5">
        <w:rPr>
          <w:rFonts w:ascii="Times New Roman" w:hAnsi="Times New Roman" w:cs="Times New Roman"/>
          <w:sz w:val="24"/>
          <w:szCs w:val="24"/>
        </w:rPr>
        <w:t xml:space="preserve"> vler</w:t>
      </w:r>
      <w:r w:rsidR="00D64F69" w:rsidRPr="00DB24F5">
        <w:rPr>
          <w:rFonts w:ascii="Times New Roman" w:hAnsi="Times New Roman" w:cs="Times New Roman"/>
          <w:sz w:val="24"/>
          <w:szCs w:val="24"/>
        </w:rPr>
        <w:t>ë</w:t>
      </w:r>
      <w:r w:rsidR="009D527C" w:rsidRPr="00DB24F5">
        <w:rPr>
          <w:rFonts w:ascii="Times New Roman" w:hAnsi="Times New Roman" w:cs="Times New Roman"/>
          <w:sz w:val="24"/>
          <w:szCs w:val="24"/>
        </w:rPr>
        <w:t>simit t</w:t>
      </w:r>
      <w:r w:rsidR="00D64F69" w:rsidRPr="00DB24F5">
        <w:rPr>
          <w:rFonts w:ascii="Times New Roman" w:hAnsi="Times New Roman" w:cs="Times New Roman"/>
          <w:sz w:val="24"/>
          <w:szCs w:val="24"/>
        </w:rPr>
        <w:t>ë</w:t>
      </w:r>
      <w:r w:rsidR="009D527C" w:rsidRPr="00DB24F5">
        <w:rPr>
          <w:rFonts w:ascii="Times New Roman" w:hAnsi="Times New Roman" w:cs="Times New Roman"/>
          <w:sz w:val="24"/>
          <w:szCs w:val="24"/>
        </w:rPr>
        <w:t xml:space="preserve"> k</w:t>
      </w:r>
      <w:r w:rsidR="00D64F69" w:rsidRPr="00DB24F5">
        <w:rPr>
          <w:rFonts w:ascii="Times New Roman" w:hAnsi="Times New Roman" w:cs="Times New Roman"/>
          <w:sz w:val="24"/>
          <w:szCs w:val="24"/>
        </w:rPr>
        <w:t>ë</w:t>
      </w:r>
      <w:r w:rsidR="009D527C" w:rsidRPr="00DB24F5">
        <w:rPr>
          <w:rFonts w:ascii="Times New Roman" w:hAnsi="Times New Roman" w:cs="Times New Roman"/>
          <w:sz w:val="24"/>
          <w:szCs w:val="24"/>
        </w:rPr>
        <w:t>saj pasurie</w:t>
      </w:r>
      <w:r w:rsidRPr="00DB24F5">
        <w:rPr>
          <w:rFonts w:ascii="Times New Roman" w:hAnsi="Times New Roman" w:cs="Times New Roman"/>
          <w:sz w:val="24"/>
          <w:szCs w:val="24"/>
        </w:rPr>
        <w:t>,</w:t>
      </w:r>
      <w:r w:rsidR="00EE6805" w:rsidRPr="00DB24F5">
        <w:rPr>
          <w:rFonts w:ascii="Times New Roman" w:hAnsi="Times New Roman" w:cs="Times New Roman"/>
          <w:sz w:val="24"/>
          <w:szCs w:val="24"/>
        </w:rPr>
        <w:t xml:space="preserve"> </w:t>
      </w:r>
      <w:r w:rsidR="00F02EB2" w:rsidRPr="00DB24F5">
        <w:rPr>
          <w:rFonts w:ascii="Times New Roman" w:hAnsi="Times New Roman" w:cs="Times New Roman"/>
          <w:sz w:val="24"/>
          <w:szCs w:val="24"/>
        </w:rPr>
        <w:t xml:space="preserve">Komisioni </w:t>
      </w:r>
      <w:r w:rsidR="0091408B" w:rsidRPr="00DB24F5">
        <w:rPr>
          <w:rFonts w:ascii="Times New Roman" w:hAnsi="Times New Roman" w:cs="Times New Roman"/>
          <w:sz w:val="24"/>
          <w:szCs w:val="24"/>
        </w:rPr>
        <w:t>ka arritur n</w:t>
      </w:r>
      <w:r w:rsidR="007D0BBD" w:rsidRPr="00DB24F5">
        <w:rPr>
          <w:rFonts w:ascii="Times New Roman" w:hAnsi="Times New Roman" w:cs="Times New Roman"/>
          <w:sz w:val="24"/>
          <w:szCs w:val="24"/>
        </w:rPr>
        <w:t>ë</w:t>
      </w:r>
      <w:r w:rsidR="0091408B" w:rsidRPr="00DB24F5">
        <w:rPr>
          <w:rFonts w:ascii="Times New Roman" w:hAnsi="Times New Roman" w:cs="Times New Roman"/>
          <w:sz w:val="24"/>
          <w:szCs w:val="24"/>
        </w:rPr>
        <w:t xml:space="preserve"> </w:t>
      </w:r>
      <w:r w:rsidR="003C1965" w:rsidRPr="00DB24F5">
        <w:rPr>
          <w:rFonts w:ascii="Times New Roman" w:hAnsi="Times New Roman" w:cs="Times New Roman"/>
          <w:sz w:val="24"/>
          <w:szCs w:val="24"/>
        </w:rPr>
        <w:t xml:space="preserve">konkluzionin se </w:t>
      </w:r>
      <w:r w:rsidR="0091408B" w:rsidRPr="00DB24F5">
        <w:rPr>
          <w:rFonts w:ascii="Times New Roman" w:hAnsi="Times New Roman" w:cs="Times New Roman"/>
          <w:sz w:val="24"/>
          <w:szCs w:val="24"/>
        </w:rPr>
        <w:t>në këtë rast kemi të bëjmë me pasuri të fshehur të subjektit të rivlerësimit, mbajtur/regjistruar në emër të personave të tjerë të lidhur (nënës së saj), me qëllim shmangien e kontrollit të ligjshmërisë së burimeve financiare të krijimit të saj, duke e bërë atë të gjendet në kushtet e nenit 33, pika 5, germa “c” të ligjit nr. 84/2016</w:t>
      </w:r>
    </w:p>
    <w:p w14:paraId="07FBEBD4" w14:textId="77777777" w:rsidR="009439F2" w:rsidRPr="00DB24F5" w:rsidRDefault="009439F2" w:rsidP="00074672">
      <w:pPr>
        <w:pStyle w:val="ListParagraph"/>
        <w:tabs>
          <w:tab w:val="left" w:pos="0"/>
          <w:tab w:val="left" w:pos="270"/>
        </w:tabs>
        <w:spacing w:before="0" w:after="0"/>
        <w:ind w:left="0"/>
        <w:rPr>
          <w:rFonts w:ascii="Times New Roman" w:hAnsi="Times New Roman" w:cs="Times New Roman"/>
          <w:sz w:val="12"/>
          <w:szCs w:val="12"/>
        </w:rPr>
      </w:pPr>
    </w:p>
    <w:p w14:paraId="0E65DE10" w14:textId="406F3217" w:rsidR="00A37D72" w:rsidRPr="00DB24F5" w:rsidRDefault="00A6682C" w:rsidP="00074672">
      <w:pPr>
        <w:pStyle w:val="ListParagraph"/>
        <w:numPr>
          <w:ilvl w:val="0"/>
          <w:numId w:val="3"/>
        </w:numPr>
        <w:tabs>
          <w:tab w:val="left" w:pos="0"/>
          <w:tab w:val="left" w:pos="270"/>
        </w:tabs>
        <w:spacing w:before="0" w:after="0"/>
        <w:ind w:left="0"/>
        <w:rPr>
          <w:rFonts w:ascii="Times New Roman" w:hAnsi="Times New Roman" w:cs="Times New Roman"/>
          <w:sz w:val="24"/>
          <w:szCs w:val="24"/>
        </w:rPr>
      </w:pPr>
      <w:bookmarkStart w:id="371" w:name="_Hlk194759428"/>
      <w:r w:rsidRPr="00DB24F5">
        <w:rPr>
          <w:rFonts w:ascii="Times New Roman" w:hAnsi="Times New Roman" w:cs="Times New Roman"/>
          <w:sz w:val="24"/>
          <w:szCs w:val="24"/>
        </w:rPr>
        <w:t>Subjek</w:t>
      </w:r>
      <w:r w:rsidR="00D10D3C" w:rsidRPr="00DB24F5">
        <w:rPr>
          <w:rFonts w:ascii="Times New Roman" w:hAnsi="Times New Roman" w:cs="Times New Roman"/>
          <w:sz w:val="24"/>
          <w:szCs w:val="24"/>
        </w:rPr>
        <w:t>ti</w:t>
      </w:r>
      <w:r w:rsidRPr="00DB24F5">
        <w:rPr>
          <w:rFonts w:ascii="Times New Roman" w:hAnsi="Times New Roman" w:cs="Times New Roman"/>
          <w:sz w:val="24"/>
          <w:szCs w:val="24"/>
        </w:rPr>
        <w:t xml:space="preserve"> i rivler</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simit ka kund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rshtuar konkluzionin e Komisionit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 duke pretenduar se: </w:t>
      </w:r>
    </w:p>
    <w:p w14:paraId="535C4022" w14:textId="6125697F" w:rsidR="007A4CAF" w:rsidRPr="00DB24F5" w:rsidRDefault="00584324"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lastRenderedPageBreak/>
        <w:t>Ë</w:t>
      </w:r>
      <w:r w:rsidR="00A6682C" w:rsidRPr="00DB24F5">
        <w:rPr>
          <w:rFonts w:ascii="Times New Roman" w:hAnsi="Times New Roman" w:cs="Times New Roman"/>
          <w:sz w:val="24"/>
          <w:szCs w:val="24"/>
        </w:rPr>
        <w:t>sht</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pyetur n</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vitin 2015 nga ILDKPKI n</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lidhje me transferimet bankare nga llogarit</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e bashk</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shortit, megjithat</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nga ana e</w:t>
      </w:r>
      <w:r w:rsidR="00D10D3C" w:rsidRPr="00DB24F5">
        <w:rPr>
          <w:rFonts w:ascii="Times New Roman" w:hAnsi="Times New Roman" w:cs="Times New Roman"/>
          <w:sz w:val="24"/>
          <w:szCs w:val="24"/>
        </w:rPr>
        <w:t xml:space="preserve"> </w:t>
      </w:r>
      <w:r w:rsidR="00A6682C" w:rsidRPr="00DB24F5">
        <w:rPr>
          <w:rFonts w:ascii="Times New Roman" w:hAnsi="Times New Roman" w:cs="Times New Roman"/>
          <w:sz w:val="24"/>
          <w:szCs w:val="24"/>
        </w:rPr>
        <w:t xml:space="preserve">tyre nuk </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sht</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w:t>
      </w:r>
      <w:r w:rsidR="00D10D3C" w:rsidRPr="00DB24F5">
        <w:rPr>
          <w:rFonts w:ascii="Times New Roman" w:hAnsi="Times New Roman" w:cs="Times New Roman"/>
          <w:sz w:val="24"/>
          <w:szCs w:val="24"/>
        </w:rPr>
        <w:t>g</w:t>
      </w:r>
      <w:r w:rsidR="00A6682C" w:rsidRPr="00DB24F5">
        <w:rPr>
          <w:rFonts w:ascii="Times New Roman" w:hAnsi="Times New Roman" w:cs="Times New Roman"/>
          <w:sz w:val="24"/>
          <w:szCs w:val="24"/>
        </w:rPr>
        <w:t>ritur asnj</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pretendim p</w:t>
      </w:r>
      <w:r w:rsidRPr="00DB24F5">
        <w:rPr>
          <w:rFonts w:ascii="Times New Roman" w:hAnsi="Times New Roman" w:cs="Times New Roman"/>
          <w:sz w:val="24"/>
          <w:szCs w:val="24"/>
        </w:rPr>
        <w:t>ë</w:t>
      </w:r>
      <w:r w:rsidR="00A6682C" w:rsidRPr="00DB24F5">
        <w:rPr>
          <w:rFonts w:ascii="Times New Roman" w:hAnsi="Times New Roman" w:cs="Times New Roman"/>
          <w:sz w:val="24"/>
          <w:szCs w:val="24"/>
        </w:rPr>
        <w:t>r fshehje</w:t>
      </w:r>
      <w:del w:id="372" w:author="Sokol Çomo" w:date="2025-05-02T08:44:00Z">
        <w:r w:rsidR="0056438F">
          <w:rPr>
            <w:rFonts w:ascii="Times New Roman" w:hAnsi="Times New Roman" w:cs="Times New Roman"/>
            <w:sz w:val="24"/>
            <w:szCs w:val="24"/>
          </w:rPr>
          <w:delText>;</w:delText>
        </w:r>
      </w:del>
      <w:ins w:id="373" w:author="Sokol Çomo" w:date="2025-05-02T08:44:00Z">
        <w:r w:rsidR="00A87442" w:rsidRPr="00DB24F5">
          <w:rPr>
            <w:rFonts w:ascii="Times New Roman" w:hAnsi="Times New Roman" w:cs="Times New Roman"/>
            <w:sz w:val="24"/>
            <w:szCs w:val="24"/>
          </w:rPr>
          <w:t>.</w:t>
        </w:r>
      </w:ins>
    </w:p>
    <w:p w14:paraId="15839C1A" w14:textId="734D21CC" w:rsidR="009439F2" w:rsidRPr="00DB24F5" w:rsidRDefault="007A4CAF" w:rsidP="0007467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K</w:t>
      </w:r>
      <w:r w:rsidR="00A6682C" w:rsidRPr="00DB24F5">
        <w:rPr>
          <w:rFonts w:ascii="Times New Roman" w:hAnsi="Times New Roman" w:cs="Times New Roman"/>
          <w:sz w:val="24"/>
          <w:szCs w:val="24"/>
        </w:rPr>
        <w:t>a kontribuuar p</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r prind</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rit e </w:t>
      </w:r>
      <w:r w:rsidR="00D10D3C" w:rsidRPr="00DB24F5">
        <w:rPr>
          <w:rFonts w:ascii="Times New Roman" w:hAnsi="Times New Roman" w:cs="Times New Roman"/>
          <w:sz w:val="24"/>
          <w:szCs w:val="24"/>
        </w:rPr>
        <w:t>saj</w:t>
      </w:r>
      <w:r w:rsidR="00A6682C" w:rsidRPr="00DB24F5">
        <w:rPr>
          <w:rFonts w:ascii="Times New Roman" w:hAnsi="Times New Roman" w:cs="Times New Roman"/>
          <w:sz w:val="24"/>
          <w:szCs w:val="24"/>
        </w:rPr>
        <w:t>, 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kushtet</w:t>
      </w:r>
      <w:r w:rsidR="00D10D3C" w:rsidRPr="00DB24F5">
        <w:rPr>
          <w:rFonts w:ascii="Times New Roman" w:hAnsi="Times New Roman" w:cs="Times New Roman"/>
          <w:sz w:val="24"/>
          <w:szCs w:val="24"/>
        </w:rPr>
        <w:t xml:space="preserve"> </w:t>
      </w:r>
      <w:r w:rsidR="00A6682C" w:rsidRPr="00DB24F5">
        <w:rPr>
          <w:rFonts w:ascii="Times New Roman" w:hAnsi="Times New Roman" w:cs="Times New Roman"/>
          <w:sz w:val="24"/>
          <w:szCs w:val="24"/>
        </w:rPr>
        <w:t>kur</w:t>
      </w:r>
      <w:r w:rsidR="00D10D3C" w:rsidRPr="00DB24F5">
        <w:rPr>
          <w:rFonts w:ascii="Times New Roman" w:hAnsi="Times New Roman" w:cs="Times New Roman"/>
          <w:sz w:val="24"/>
          <w:szCs w:val="24"/>
        </w:rPr>
        <w:t xml:space="preserve"> edhe</w:t>
      </w:r>
      <w:r w:rsidR="00A6682C" w:rsidRPr="00DB24F5">
        <w:rPr>
          <w:rFonts w:ascii="Times New Roman" w:hAnsi="Times New Roman" w:cs="Times New Roman"/>
          <w:sz w:val="24"/>
          <w:szCs w:val="24"/>
        </w:rPr>
        <w:t xml:space="preserve"> ata e kan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ndihmuar gjith</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jet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n me rritjen dhe edukimin e f</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mij</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ve. </w:t>
      </w:r>
      <w:proofErr w:type="spellStart"/>
      <w:r w:rsidR="00A6682C" w:rsidRPr="00DB24F5">
        <w:rPr>
          <w:rFonts w:ascii="Times New Roman" w:hAnsi="Times New Roman" w:cs="Times New Roman"/>
          <w:sz w:val="24"/>
          <w:szCs w:val="24"/>
        </w:rPr>
        <w:t>Mosdeklarimi</w:t>
      </w:r>
      <w:proofErr w:type="spellEnd"/>
      <w:r w:rsidR="00A6682C" w:rsidRPr="00DB24F5">
        <w:rPr>
          <w:rFonts w:ascii="Times New Roman" w:hAnsi="Times New Roman" w:cs="Times New Roman"/>
          <w:sz w:val="24"/>
          <w:szCs w:val="24"/>
        </w:rPr>
        <w:t xml:space="preserve"> i pak</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sim</w:t>
      </w:r>
      <w:r w:rsidR="0056438F" w:rsidRPr="00DB24F5">
        <w:rPr>
          <w:rFonts w:ascii="Times New Roman" w:hAnsi="Times New Roman" w:cs="Times New Roman"/>
          <w:sz w:val="24"/>
          <w:szCs w:val="24"/>
        </w:rPr>
        <w:t>i</w:t>
      </w:r>
      <w:r w:rsidR="00A6682C" w:rsidRPr="00DB24F5">
        <w:rPr>
          <w:rFonts w:ascii="Times New Roman" w:hAnsi="Times New Roman" w:cs="Times New Roman"/>
          <w:sz w:val="24"/>
          <w:szCs w:val="24"/>
        </w:rPr>
        <w:t>t</w:t>
      </w:r>
      <w:r w:rsidR="00A87442" w:rsidRPr="00DB24F5">
        <w:rPr>
          <w:rFonts w:ascii="Times New Roman" w:hAnsi="Times New Roman" w:cs="Times New Roman"/>
          <w:sz w:val="24"/>
          <w:szCs w:val="24"/>
        </w:rPr>
        <w:t xml:space="preserve"> </w:t>
      </w:r>
      <w:ins w:id="374" w:author="Sokol Çomo" w:date="2025-05-02T08:44:00Z">
        <w:r w:rsidR="00A87442" w:rsidRPr="00DB24F5">
          <w:rPr>
            <w:rFonts w:ascii="Times New Roman" w:hAnsi="Times New Roman" w:cs="Times New Roman"/>
            <w:sz w:val="24"/>
            <w:szCs w:val="24"/>
          </w:rPr>
          <w:t>t</w:t>
        </w:r>
        <w:r w:rsidR="00226037" w:rsidRPr="00DB24F5">
          <w:rPr>
            <w:rFonts w:ascii="Times New Roman" w:hAnsi="Times New Roman" w:cs="Times New Roman"/>
            <w:sz w:val="24"/>
            <w:szCs w:val="24"/>
          </w:rPr>
          <w:t>ë</w:t>
        </w:r>
        <w:r w:rsidR="00A87442" w:rsidRPr="00DB24F5">
          <w:rPr>
            <w:rFonts w:ascii="Times New Roman" w:hAnsi="Times New Roman" w:cs="Times New Roman"/>
            <w:sz w:val="24"/>
            <w:szCs w:val="24"/>
          </w:rPr>
          <w:t xml:space="preserve"> kursimeve</w:t>
        </w:r>
        <w:r w:rsidR="00A6682C" w:rsidRPr="00DB24F5">
          <w:rPr>
            <w:rFonts w:ascii="Times New Roman" w:hAnsi="Times New Roman" w:cs="Times New Roman"/>
            <w:sz w:val="24"/>
            <w:szCs w:val="24"/>
          </w:rPr>
          <w:t xml:space="preserve"> </w:t>
        </w:r>
      </w:ins>
      <w:r w:rsidR="00A6682C" w:rsidRPr="00DB24F5">
        <w:rPr>
          <w:rFonts w:ascii="Times New Roman" w:hAnsi="Times New Roman" w:cs="Times New Roman"/>
          <w:sz w:val="24"/>
          <w:szCs w:val="24"/>
        </w:rPr>
        <w:t>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vitin 2007 </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nj</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gabim nga ana e saj</w:t>
      </w:r>
      <w:r w:rsidR="00A37D72" w:rsidRPr="00DB24F5">
        <w:rPr>
          <w:rFonts w:ascii="Times New Roman" w:hAnsi="Times New Roman" w:cs="Times New Roman"/>
          <w:sz w:val="24"/>
          <w:szCs w:val="24"/>
        </w:rPr>
        <w:t>,</w:t>
      </w:r>
      <w:r w:rsidR="00A6682C" w:rsidRPr="00DB24F5">
        <w:rPr>
          <w:rFonts w:ascii="Times New Roman" w:hAnsi="Times New Roman" w:cs="Times New Roman"/>
          <w:sz w:val="24"/>
          <w:szCs w:val="24"/>
        </w:rPr>
        <w:t xml:space="preserve"> megjithat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kjo pasakt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si nuk duhet konsideruar fatale referuar edhe q</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ndrimit 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vet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Kolegjit 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lidhje me pas</w:t>
      </w:r>
      <w:r w:rsidR="00677F74" w:rsidRPr="00DB24F5">
        <w:rPr>
          <w:rFonts w:ascii="Times New Roman" w:hAnsi="Times New Roman" w:cs="Times New Roman"/>
          <w:sz w:val="24"/>
          <w:szCs w:val="24"/>
        </w:rPr>
        <w:t>a</w:t>
      </w:r>
      <w:r w:rsidR="00A6682C" w:rsidRPr="00DB24F5">
        <w:rPr>
          <w:rFonts w:ascii="Times New Roman" w:hAnsi="Times New Roman" w:cs="Times New Roman"/>
          <w:sz w:val="24"/>
          <w:szCs w:val="24"/>
        </w:rPr>
        <w:t>kt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sit</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deklarime. </w:t>
      </w:r>
      <w:r w:rsidR="006804AA" w:rsidRPr="00DB24F5">
        <w:rPr>
          <w:rFonts w:ascii="Times New Roman" w:hAnsi="Times New Roman" w:cs="Times New Roman"/>
          <w:sz w:val="24"/>
          <w:szCs w:val="24"/>
        </w:rPr>
        <w:t>G</w:t>
      </w:r>
      <w:r w:rsidR="00A6682C" w:rsidRPr="00DB24F5">
        <w:rPr>
          <w:rFonts w:ascii="Times New Roman" w:hAnsi="Times New Roman" w:cs="Times New Roman"/>
          <w:sz w:val="24"/>
          <w:szCs w:val="24"/>
        </w:rPr>
        <w:t>jith</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w:t>
      </w:r>
      <w:proofErr w:type="spellStart"/>
      <w:r w:rsidR="00A6682C" w:rsidRPr="00DB24F5">
        <w:rPr>
          <w:rFonts w:ascii="Times New Roman" w:hAnsi="Times New Roman" w:cs="Times New Roman"/>
          <w:sz w:val="24"/>
          <w:szCs w:val="24"/>
        </w:rPr>
        <w:t>transfer</w:t>
      </w:r>
      <w:r w:rsidR="006804AA" w:rsidRPr="00DB24F5">
        <w:rPr>
          <w:rFonts w:ascii="Times New Roman" w:hAnsi="Times New Roman" w:cs="Times New Roman"/>
          <w:sz w:val="24"/>
          <w:szCs w:val="24"/>
        </w:rPr>
        <w:t>tat</w:t>
      </w:r>
      <w:proofErr w:type="spellEnd"/>
      <w:r w:rsidR="006804AA" w:rsidRPr="00DB24F5">
        <w:rPr>
          <w:rFonts w:ascii="Times New Roman" w:hAnsi="Times New Roman" w:cs="Times New Roman"/>
          <w:sz w:val="24"/>
          <w:szCs w:val="24"/>
        </w:rPr>
        <w:t xml:space="preserve"> </w:t>
      </w:r>
      <w:r w:rsidR="00A6682C" w:rsidRPr="00DB24F5">
        <w:rPr>
          <w:rFonts w:ascii="Times New Roman" w:hAnsi="Times New Roman" w:cs="Times New Roman"/>
          <w:sz w:val="24"/>
          <w:szCs w:val="24"/>
        </w:rPr>
        <w:t>jan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b</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r</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p</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rmjet bank</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s, n</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 koh</w:t>
      </w:r>
      <w:r w:rsidR="00584324" w:rsidRPr="00DB24F5">
        <w:rPr>
          <w:rFonts w:ascii="Times New Roman" w:hAnsi="Times New Roman" w:cs="Times New Roman"/>
          <w:sz w:val="24"/>
          <w:szCs w:val="24"/>
        </w:rPr>
        <w:t>ë</w:t>
      </w:r>
      <w:r w:rsidR="00A6682C" w:rsidRPr="00DB24F5">
        <w:rPr>
          <w:rFonts w:ascii="Times New Roman" w:hAnsi="Times New Roman" w:cs="Times New Roman"/>
          <w:sz w:val="24"/>
          <w:szCs w:val="24"/>
        </w:rPr>
        <w:t xml:space="preserve">n kur nuk ekzistonte koncepti </w:t>
      </w:r>
      <w:r w:rsidR="00D10D3C" w:rsidRPr="00DB24F5">
        <w:rPr>
          <w:rFonts w:ascii="Times New Roman" w:hAnsi="Times New Roman" w:cs="Times New Roman"/>
          <w:sz w:val="24"/>
          <w:szCs w:val="24"/>
        </w:rPr>
        <w:t xml:space="preserve">i </w:t>
      </w:r>
      <w:r w:rsidR="00A37D72" w:rsidRPr="00DB24F5">
        <w:rPr>
          <w:rFonts w:ascii="Times New Roman" w:hAnsi="Times New Roman" w:cs="Times New Roman"/>
          <w:sz w:val="24"/>
          <w:szCs w:val="24"/>
        </w:rPr>
        <w:t>“</w:t>
      </w:r>
      <w:r w:rsidR="00D10D3C" w:rsidRPr="00DB24F5">
        <w:rPr>
          <w:rFonts w:ascii="Times New Roman" w:hAnsi="Times New Roman" w:cs="Times New Roman"/>
          <w:sz w:val="24"/>
          <w:szCs w:val="24"/>
        </w:rPr>
        <w:t>burimit t</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ligjsh</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m</w:t>
      </w:r>
      <w:r w:rsidR="00A37D72" w:rsidRPr="00DB24F5">
        <w:rPr>
          <w:rFonts w:ascii="Times New Roman" w:hAnsi="Times New Roman" w:cs="Times New Roman"/>
          <w:sz w:val="24"/>
          <w:szCs w:val="24"/>
        </w:rPr>
        <w:t>”</w:t>
      </w:r>
      <w:r w:rsidR="00E114EF" w:rsidRPr="00DB24F5">
        <w:rPr>
          <w:rFonts w:ascii="Times New Roman" w:hAnsi="Times New Roman" w:cs="Times New Roman"/>
          <w:sz w:val="24"/>
          <w:szCs w:val="24"/>
        </w:rPr>
        <w:t xml:space="preserve"> dhe g</w:t>
      </w:r>
      <w:r w:rsidR="00D10D3C" w:rsidRPr="00DB24F5">
        <w:rPr>
          <w:rFonts w:ascii="Times New Roman" w:hAnsi="Times New Roman" w:cs="Times New Roman"/>
          <w:sz w:val="24"/>
          <w:szCs w:val="24"/>
        </w:rPr>
        <w:t>jithmon</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ka deklaruar se parat</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w:t>
      </w:r>
      <w:r w:rsidR="00A37D72" w:rsidRPr="00DB24F5">
        <w:rPr>
          <w:rFonts w:ascii="Times New Roman" w:hAnsi="Times New Roman" w:cs="Times New Roman"/>
          <w:sz w:val="24"/>
          <w:szCs w:val="24"/>
        </w:rPr>
        <w:t>me t</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 xml:space="preserve"> cilat </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bler</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apartamenti nuk kan</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qen</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gjitha </w:t>
      </w:r>
      <w:ins w:id="375" w:author="Sokol Çomo" w:date="2025-05-02T08:44:00Z">
        <w:r w:rsidR="00A87442" w:rsidRPr="00DB24F5">
          <w:rPr>
            <w:rFonts w:ascii="Times New Roman" w:hAnsi="Times New Roman" w:cs="Times New Roman"/>
            <w:sz w:val="24"/>
            <w:szCs w:val="24"/>
          </w:rPr>
          <w:t>t</w:t>
        </w:r>
        <w:r w:rsidR="00226037" w:rsidRPr="00DB24F5">
          <w:rPr>
            <w:rFonts w:ascii="Times New Roman" w:hAnsi="Times New Roman" w:cs="Times New Roman"/>
            <w:sz w:val="24"/>
            <w:szCs w:val="24"/>
          </w:rPr>
          <w:t>ë</w:t>
        </w:r>
        <w:r w:rsidR="00A87442" w:rsidRPr="00DB24F5">
          <w:rPr>
            <w:rFonts w:ascii="Times New Roman" w:hAnsi="Times New Roman" w:cs="Times New Roman"/>
            <w:sz w:val="24"/>
            <w:szCs w:val="24"/>
          </w:rPr>
          <w:t xml:space="preserve"> </w:t>
        </w:r>
      </w:ins>
      <w:r w:rsidR="00D10D3C" w:rsidRPr="00DB24F5">
        <w:rPr>
          <w:rFonts w:ascii="Times New Roman" w:hAnsi="Times New Roman" w:cs="Times New Roman"/>
          <w:sz w:val="24"/>
          <w:szCs w:val="24"/>
        </w:rPr>
        <w:t xml:space="preserve">sajat si dhe ka sqaruar </w:t>
      </w:r>
      <w:r w:rsidR="006804AA" w:rsidRPr="00DB24F5">
        <w:rPr>
          <w:rFonts w:ascii="Times New Roman" w:hAnsi="Times New Roman" w:cs="Times New Roman"/>
          <w:sz w:val="24"/>
          <w:szCs w:val="24"/>
        </w:rPr>
        <w:t>transaksionet</w:t>
      </w:r>
      <w:r w:rsidR="00D10D3C"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lidhje me k</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t</w:t>
      </w:r>
      <w:r w:rsidR="00584324" w:rsidRPr="00DB24F5">
        <w:rPr>
          <w:rFonts w:ascii="Times New Roman" w:hAnsi="Times New Roman" w:cs="Times New Roman"/>
          <w:sz w:val="24"/>
          <w:szCs w:val="24"/>
        </w:rPr>
        <w:t>ë</w:t>
      </w:r>
      <w:r w:rsidR="00D10D3C" w:rsidRPr="00DB24F5">
        <w:rPr>
          <w:rFonts w:ascii="Times New Roman" w:hAnsi="Times New Roman" w:cs="Times New Roman"/>
          <w:sz w:val="24"/>
          <w:szCs w:val="24"/>
        </w:rPr>
        <w:t xml:space="preserve"> pasuri</w:t>
      </w:r>
      <w:r w:rsidR="00A37D72" w:rsidRPr="00DB24F5">
        <w:rPr>
          <w:rFonts w:ascii="Times New Roman" w:hAnsi="Times New Roman" w:cs="Times New Roman"/>
          <w:sz w:val="24"/>
          <w:szCs w:val="24"/>
        </w:rPr>
        <w:t>, t</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 xml:space="preserve"> cilat nuk i ka ndryshuar asnj</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her</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 xml:space="preserve"> sepse fakti</w:t>
      </w:r>
      <w:r w:rsidR="006804AA" w:rsidRPr="00DB24F5">
        <w:rPr>
          <w:rFonts w:ascii="Times New Roman" w:hAnsi="Times New Roman" w:cs="Times New Roman"/>
          <w:sz w:val="24"/>
          <w:szCs w:val="24"/>
        </w:rPr>
        <w:t xml:space="preserve">, </w:t>
      </w:r>
      <w:r w:rsidR="00A37D72" w:rsidRPr="00DB24F5">
        <w:rPr>
          <w:rFonts w:ascii="Times New Roman" w:hAnsi="Times New Roman" w:cs="Times New Roman"/>
          <w:sz w:val="24"/>
          <w:szCs w:val="24"/>
        </w:rPr>
        <w:t>sipas saj</w:t>
      </w:r>
      <w:r w:rsidR="0056438F" w:rsidRPr="00DB24F5">
        <w:rPr>
          <w:rFonts w:ascii="Times New Roman" w:hAnsi="Times New Roman" w:cs="Times New Roman"/>
          <w:sz w:val="24"/>
          <w:szCs w:val="24"/>
        </w:rPr>
        <w:t xml:space="preserve"> </w:t>
      </w:r>
      <w:r w:rsidR="00A37D72" w:rsidRPr="00DB24F5">
        <w:rPr>
          <w:rFonts w:ascii="Times New Roman" w:hAnsi="Times New Roman" w:cs="Times New Roman"/>
          <w:sz w:val="24"/>
          <w:szCs w:val="24"/>
        </w:rPr>
        <w:t>ka qen</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 xml:space="preserve"> i nj</w:t>
      </w:r>
      <w:r w:rsidR="00584324" w:rsidRPr="00DB24F5">
        <w:rPr>
          <w:rFonts w:ascii="Times New Roman" w:hAnsi="Times New Roman" w:cs="Times New Roman"/>
          <w:sz w:val="24"/>
          <w:szCs w:val="24"/>
        </w:rPr>
        <w:t>ë</w:t>
      </w:r>
      <w:r w:rsidR="00A37D72" w:rsidRPr="00DB24F5">
        <w:rPr>
          <w:rFonts w:ascii="Times New Roman" w:hAnsi="Times New Roman" w:cs="Times New Roman"/>
          <w:sz w:val="24"/>
          <w:szCs w:val="24"/>
        </w:rPr>
        <w:t>jt</w:t>
      </w:r>
      <w:r w:rsidR="00584324" w:rsidRPr="00DB24F5">
        <w:rPr>
          <w:rFonts w:ascii="Times New Roman" w:hAnsi="Times New Roman" w:cs="Times New Roman"/>
          <w:sz w:val="24"/>
          <w:szCs w:val="24"/>
        </w:rPr>
        <w:t>ë</w:t>
      </w:r>
      <w:del w:id="376" w:author="Sokol Çomo" w:date="2025-05-02T08:44:00Z">
        <w:r w:rsidR="0056438F">
          <w:rPr>
            <w:rFonts w:ascii="Times New Roman" w:hAnsi="Times New Roman" w:cs="Times New Roman"/>
            <w:sz w:val="24"/>
            <w:szCs w:val="24"/>
          </w:rPr>
          <w:delText>;</w:delText>
        </w:r>
      </w:del>
      <w:ins w:id="377" w:author="Sokol Çomo" w:date="2025-05-02T08:44:00Z">
        <w:r w:rsidR="00A87442" w:rsidRPr="00DB24F5">
          <w:rPr>
            <w:rFonts w:ascii="Times New Roman" w:hAnsi="Times New Roman" w:cs="Times New Roman"/>
            <w:sz w:val="24"/>
            <w:szCs w:val="24"/>
          </w:rPr>
          <w:t>.</w:t>
        </w:r>
      </w:ins>
    </w:p>
    <w:p w14:paraId="0F1D5D40" w14:textId="71168831" w:rsidR="007570D2" w:rsidRPr="00DB24F5" w:rsidRDefault="00A37D72" w:rsidP="007570D2">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Komisioni ka b</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analiz</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4B0FE6" w:rsidRPr="00DB24F5">
        <w:rPr>
          <w:rFonts w:ascii="Times New Roman" w:hAnsi="Times New Roman" w:cs="Times New Roman"/>
          <w:sz w:val="24"/>
          <w:szCs w:val="24"/>
        </w:rPr>
        <w:t>prind</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rve</w:t>
      </w:r>
      <w:r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saj duke tejkaluar parashikimet e nenit 32, pika 4 e ligjit nr. 84/2016</w:t>
      </w:r>
      <w:r w:rsidR="00E114EF" w:rsidRPr="00DB24F5">
        <w:rPr>
          <w:rFonts w:ascii="Times New Roman" w:hAnsi="Times New Roman" w:cs="Times New Roman"/>
          <w:sz w:val="24"/>
          <w:szCs w:val="24"/>
        </w:rPr>
        <w:t xml:space="preserve"> pasi</w:t>
      </w:r>
      <w:r w:rsidRPr="00DB24F5">
        <w:rPr>
          <w:rFonts w:ascii="Times New Roman" w:hAnsi="Times New Roman" w:cs="Times New Roman"/>
          <w:sz w:val="24"/>
          <w:szCs w:val="24"/>
        </w:rPr>
        <w:t xml:space="preserve"> ajo nuk ka deklaruar as hua</w:t>
      </w:r>
      <w:r w:rsidR="004B0FE6" w:rsidRPr="00DB24F5">
        <w:rPr>
          <w:rFonts w:ascii="Times New Roman" w:hAnsi="Times New Roman" w:cs="Times New Roman"/>
          <w:sz w:val="24"/>
          <w:szCs w:val="24"/>
        </w:rPr>
        <w:t>,</w:t>
      </w:r>
      <w:r w:rsidRPr="00DB24F5">
        <w:rPr>
          <w:rFonts w:ascii="Times New Roman" w:hAnsi="Times New Roman" w:cs="Times New Roman"/>
          <w:sz w:val="24"/>
          <w:szCs w:val="24"/>
        </w:rPr>
        <w:t xml:space="preserve"> as dhurat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nga prind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rit e </w:t>
      </w:r>
      <w:r w:rsidR="006804AA" w:rsidRPr="00DB24F5">
        <w:rPr>
          <w:rFonts w:ascii="Times New Roman" w:hAnsi="Times New Roman" w:cs="Times New Roman"/>
          <w:sz w:val="24"/>
          <w:szCs w:val="24"/>
        </w:rPr>
        <w:t xml:space="preserve">saj </w:t>
      </w:r>
      <w:r w:rsidR="00E114EF" w:rsidRPr="00DB24F5">
        <w:rPr>
          <w:rFonts w:ascii="Times New Roman" w:hAnsi="Times New Roman" w:cs="Times New Roman"/>
          <w:sz w:val="24"/>
          <w:szCs w:val="24"/>
        </w:rPr>
        <w:t>apo</w:t>
      </w:r>
      <w:r w:rsidRPr="00DB24F5">
        <w:rPr>
          <w:rFonts w:ascii="Times New Roman" w:hAnsi="Times New Roman" w:cs="Times New Roman"/>
          <w:sz w:val="24"/>
          <w:szCs w:val="24"/>
        </w:rPr>
        <w:t xml:space="preserve"> nga motrat</w:t>
      </w:r>
      <w:r w:rsidR="0056438F" w:rsidRPr="00DB24F5">
        <w:rPr>
          <w:rFonts w:ascii="Times New Roman" w:hAnsi="Times New Roman" w:cs="Times New Roman"/>
          <w:sz w:val="24"/>
          <w:szCs w:val="24"/>
        </w:rPr>
        <w:t xml:space="preserve"> </w:t>
      </w:r>
      <w:r w:rsidR="004B0FE6" w:rsidRPr="00DB24F5">
        <w:rPr>
          <w:rFonts w:ascii="Times New Roman" w:hAnsi="Times New Roman" w:cs="Times New Roman"/>
          <w:sz w:val="24"/>
          <w:szCs w:val="24"/>
        </w:rPr>
        <w:t>e</w:t>
      </w:r>
      <w:r w:rsidRPr="00DB24F5">
        <w:rPr>
          <w:rFonts w:ascii="Times New Roman" w:hAnsi="Times New Roman" w:cs="Times New Roman"/>
          <w:sz w:val="24"/>
          <w:szCs w:val="24"/>
        </w:rPr>
        <w:t xml:space="preserve">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 rrjedhoj</w:t>
      </w:r>
      <w:r w:rsidR="00584324" w:rsidRPr="00DB24F5">
        <w:rPr>
          <w:rFonts w:ascii="Times New Roman" w:hAnsi="Times New Roman" w:cs="Times New Roman"/>
          <w:sz w:val="24"/>
          <w:szCs w:val="24"/>
        </w:rPr>
        <w:t>ë</w:t>
      </w:r>
      <w:r w:rsidR="0056438F" w:rsidRPr="00DB24F5">
        <w:rPr>
          <w:rFonts w:ascii="Times New Roman" w:hAnsi="Times New Roman" w:cs="Times New Roman"/>
          <w:sz w:val="24"/>
          <w:szCs w:val="24"/>
        </w:rPr>
        <w:t>,</w:t>
      </w:r>
      <w:r w:rsidRPr="00DB24F5">
        <w:rPr>
          <w:rFonts w:ascii="Times New Roman" w:hAnsi="Times New Roman" w:cs="Times New Roman"/>
          <w:sz w:val="24"/>
          <w:szCs w:val="24"/>
        </w:rPr>
        <w:t xml:space="preserve"> ajo </w:t>
      </w:r>
      <w:r w:rsidR="001D7E9A" w:rsidRPr="00DB24F5">
        <w:rPr>
          <w:rFonts w:ascii="Times New Roman" w:hAnsi="Times New Roman" w:cs="Times New Roman"/>
          <w:sz w:val="24"/>
          <w:szCs w:val="24"/>
        </w:rPr>
        <w:t xml:space="preserve">nuk </w:t>
      </w:r>
      <w:r w:rsidRPr="00DB24F5">
        <w:rPr>
          <w:rFonts w:ascii="Times New Roman" w:hAnsi="Times New Roman" w:cs="Times New Roman"/>
          <w:sz w:val="24"/>
          <w:szCs w:val="24"/>
        </w:rPr>
        <w:t>mund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mbaj</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rgjegj</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si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 parat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q</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ato u kan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rguar prind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rve dhe as</w:t>
      </w:r>
      <w:r w:rsidR="004B0FE6" w:rsidRPr="00DB24F5">
        <w:rPr>
          <w:rFonts w:ascii="Times New Roman" w:hAnsi="Times New Roman" w:cs="Times New Roman"/>
          <w:sz w:val="24"/>
          <w:szCs w:val="24"/>
        </w:rPr>
        <w:t xml:space="preserve"> p</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r</w:t>
      </w:r>
      <w:r w:rsidRPr="00DB24F5">
        <w:rPr>
          <w:rFonts w:ascii="Times New Roman" w:hAnsi="Times New Roman" w:cs="Times New Roman"/>
          <w:sz w:val="24"/>
          <w:szCs w:val="24"/>
        </w:rPr>
        <w:t xml:space="preserve"> burimin e tyre. Nga ana e Komisionit nuk </w:t>
      </w:r>
      <w:r w:rsidR="00A13244" w:rsidRPr="00DB24F5">
        <w:rPr>
          <w:rFonts w:ascii="Times New Roman" w:hAnsi="Times New Roman" w:cs="Times New Roman"/>
          <w:sz w:val="24"/>
          <w:szCs w:val="24"/>
        </w:rPr>
        <w:t xml:space="preserve">i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rkuar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paraqes</w:t>
      </w:r>
      <w:r w:rsidR="007570D2"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4B0FE6" w:rsidRPr="00DB24F5">
        <w:rPr>
          <w:rFonts w:ascii="Times New Roman" w:hAnsi="Times New Roman" w:cs="Times New Roman"/>
          <w:sz w:val="24"/>
          <w:szCs w:val="24"/>
        </w:rPr>
        <w:t>p</w:t>
      </w:r>
      <w:r w:rsidRPr="00DB24F5">
        <w:rPr>
          <w:rFonts w:ascii="Times New Roman" w:hAnsi="Times New Roman" w:cs="Times New Roman"/>
          <w:sz w:val="24"/>
          <w:szCs w:val="24"/>
        </w:rPr>
        <w:t>rova dhe aq sa ka paraqitur jan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mbi bindjen</w:t>
      </w:r>
      <w:r w:rsidR="00A13244" w:rsidRPr="00DB24F5">
        <w:rPr>
          <w:rFonts w:ascii="Times New Roman" w:hAnsi="Times New Roman" w:cs="Times New Roman"/>
          <w:sz w:val="24"/>
          <w:szCs w:val="24"/>
        </w:rPr>
        <w:t xml:space="preserve"> e saj.</w:t>
      </w:r>
      <w:r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rastin e saj</w:t>
      </w:r>
      <w:r w:rsidR="00A13244" w:rsidRPr="00DB24F5">
        <w:rPr>
          <w:rFonts w:ascii="Times New Roman" w:hAnsi="Times New Roman" w:cs="Times New Roman"/>
          <w:sz w:val="24"/>
          <w:szCs w:val="24"/>
        </w:rPr>
        <w:t>,</w:t>
      </w:r>
      <w:r w:rsidRPr="00DB24F5">
        <w:rPr>
          <w:rFonts w:ascii="Times New Roman" w:hAnsi="Times New Roman" w:cs="Times New Roman"/>
          <w:sz w:val="24"/>
          <w:szCs w:val="24"/>
        </w:rPr>
        <w:t xml:space="preserve"> jo vet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m q</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tejkalohet ligji</w:t>
      </w:r>
      <w:r w:rsidR="004B0FE6" w:rsidRPr="00DB24F5">
        <w:rPr>
          <w:rFonts w:ascii="Times New Roman" w:hAnsi="Times New Roman" w:cs="Times New Roman"/>
          <w:sz w:val="24"/>
          <w:szCs w:val="24"/>
        </w:rPr>
        <w:t xml:space="preserve">, </w:t>
      </w:r>
      <w:r w:rsidRPr="00DB24F5">
        <w:rPr>
          <w:rFonts w:ascii="Times New Roman" w:hAnsi="Times New Roman" w:cs="Times New Roman"/>
          <w:sz w:val="24"/>
          <w:szCs w:val="24"/>
        </w:rPr>
        <w:t>por Komisioni duke hetuar mbi dyshime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r </w:t>
      </w:r>
      <w:r w:rsidR="001D7E9A" w:rsidRPr="00DB24F5">
        <w:rPr>
          <w:rFonts w:ascii="Times New Roman" w:hAnsi="Times New Roman" w:cs="Times New Roman"/>
          <w:sz w:val="24"/>
          <w:szCs w:val="24"/>
        </w:rPr>
        <w:t>fshehje</w:t>
      </w:r>
      <w:r w:rsidR="00A13244" w:rsidRPr="00DB24F5">
        <w:rPr>
          <w:rFonts w:ascii="Times New Roman" w:hAnsi="Times New Roman" w:cs="Times New Roman"/>
          <w:sz w:val="24"/>
          <w:szCs w:val="24"/>
        </w:rPr>
        <w:t>,</w:t>
      </w:r>
      <w:r w:rsidRPr="00DB24F5">
        <w:rPr>
          <w:rFonts w:ascii="Times New Roman" w:hAnsi="Times New Roman" w:cs="Times New Roman"/>
          <w:sz w:val="24"/>
          <w:szCs w:val="24"/>
        </w:rPr>
        <w:t xml:space="preserve"> ka vepruar</w:t>
      </w:r>
      <w:r w:rsidR="00E57BE5" w:rsidRPr="00DB24F5">
        <w:rPr>
          <w:rFonts w:ascii="Times New Roman" w:hAnsi="Times New Roman" w:cs="Times New Roman"/>
          <w:sz w:val="24"/>
          <w:szCs w:val="24"/>
        </w:rPr>
        <w:t xml:space="preserve"> </w:t>
      </w:r>
      <w:r w:rsidR="00A13244" w:rsidRPr="00DB24F5">
        <w:rPr>
          <w:rFonts w:ascii="Times New Roman" w:hAnsi="Times New Roman" w:cs="Times New Roman"/>
          <w:sz w:val="24"/>
          <w:szCs w:val="24"/>
        </w:rPr>
        <w:t xml:space="preserve">si prokurori </w:t>
      </w:r>
      <w:r w:rsidR="00E57BE5" w:rsidRPr="00DB24F5">
        <w:rPr>
          <w:rFonts w:ascii="Times New Roman" w:hAnsi="Times New Roman" w:cs="Times New Roman"/>
          <w:sz w:val="24"/>
          <w:szCs w:val="24"/>
        </w:rPr>
        <w:t>n</w:t>
      </w:r>
      <w:r w:rsidR="00D64F69" w:rsidRPr="00DB24F5">
        <w:rPr>
          <w:rFonts w:ascii="Times New Roman" w:hAnsi="Times New Roman" w:cs="Times New Roman"/>
          <w:sz w:val="24"/>
          <w:szCs w:val="24"/>
        </w:rPr>
        <w:t>ë</w:t>
      </w:r>
      <w:r w:rsidR="00E57BE5" w:rsidRPr="00DB24F5">
        <w:rPr>
          <w:rFonts w:ascii="Times New Roman" w:hAnsi="Times New Roman" w:cs="Times New Roman"/>
          <w:sz w:val="24"/>
          <w:szCs w:val="24"/>
        </w:rPr>
        <w:t xml:space="preserve"> shkelje t</w:t>
      </w:r>
      <w:r w:rsidR="00D64F69" w:rsidRPr="00DB24F5">
        <w:rPr>
          <w:rFonts w:ascii="Times New Roman" w:hAnsi="Times New Roman" w:cs="Times New Roman"/>
          <w:sz w:val="24"/>
          <w:szCs w:val="24"/>
        </w:rPr>
        <w:t>ë</w:t>
      </w:r>
      <w:r w:rsidR="00E57BE5" w:rsidRPr="00DB24F5">
        <w:rPr>
          <w:rFonts w:ascii="Times New Roman" w:hAnsi="Times New Roman" w:cs="Times New Roman"/>
          <w:sz w:val="24"/>
          <w:szCs w:val="24"/>
        </w:rPr>
        <w:t xml:space="preserve"> parimeve ligjore</w:t>
      </w:r>
      <w:r w:rsidRPr="00DB24F5">
        <w:rPr>
          <w:rFonts w:ascii="Times New Roman" w:hAnsi="Times New Roman" w:cs="Times New Roman"/>
          <w:sz w:val="24"/>
          <w:szCs w:val="24"/>
        </w:rPr>
        <w:t xml:space="preserve"> edhe pse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nj</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organ administrativ</w:t>
      </w:r>
      <w:del w:id="378" w:author="Sokol Çomo" w:date="2025-05-02T08:44:00Z">
        <w:r w:rsidR="0056438F">
          <w:rPr>
            <w:rFonts w:ascii="Times New Roman" w:hAnsi="Times New Roman" w:cs="Times New Roman"/>
            <w:sz w:val="24"/>
            <w:szCs w:val="24"/>
          </w:rPr>
          <w:delText>;</w:delText>
        </w:r>
      </w:del>
      <w:ins w:id="379" w:author="Sokol Çomo" w:date="2025-05-02T08:44:00Z">
        <w:r w:rsidR="00A87442" w:rsidRPr="00DB24F5">
          <w:rPr>
            <w:rFonts w:ascii="Times New Roman" w:hAnsi="Times New Roman" w:cs="Times New Roman"/>
            <w:sz w:val="24"/>
            <w:szCs w:val="24"/>
          </w:rPr>
          <w:t>.</w:t>
        </w:r>
      </w:ins>
    </w:p>
    <w:p w14:paraId="19660E2B" w14:textId="0873AE06" w:rsidR="0091408B" w:rsidRPr="00DB24F5" w:rsidRDefault="00A37D72" w:rsidP="0091408B">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Prova</w:t>
      </w:r>
      <w:r w:rsidR="0056438F" w:rsidRPr="00DB24F5">
        <w:rPr>
          <w:rFonts w:ascii="Times New Roman" w:hAnsi="Times New Roman" w:cs="Times New Roman"/>
          <w:sz w:val="24"/>
          <w:szCs w:val="24"/>
        </w:rPr>
        <w:t>t</w:t>
      </w:r>
      <w:r w:rsidRPr="00DB24F5">
        <w:rPr>
          <w:rFonts w:ascii="Times New Roman" w:hAnsi="Times New Roman" w:cs="Times New Roman"/>
          <w:sz w:val="24"/>
          <w:szCs w:val="24"/>
        </w:rPr>
        <w:t xml:space="preserve"> q</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rmend Komisioni si bind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se</w:t>
      </w:r>
      <w:r w:rsidR="0056438F" w:rsidRPr="00DB24F5">
        <w:rPr>
          <w:rFonts w:ascii="Times New Roman" w:hAnsi="Times New Roman" w:cs="Times New Roman"/>
          <w:sz w:val="24"/>
          <w:szCs w:val="24"/>
        </w:rPr>
        <w:t>,</w:t>
      </w:r>
      <w:r w:rsidRPr="00DB24F5">
        <w:rPr>
          <w:rFonts w:ascii="Times New Roman" w:hAnsi="Times New Roman" w:cs="Times New Roman"/>
          <w:sz w:val="24"/>
          <w:szCs w:val="24"/>
        </w:rPr>
        <w:t xml:space="preserve"> se apartamenti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i saj dhe i bashk</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shortit</w:t>
      </w:r>
      <w:r w:rsidR="0056438F" w:rsidRPr="00DB24F5">
        <w:rPr>
          <w:rFonts w:ascii="Times New Roman" w:hAnsi="Times New Roman" w:cs="Times New Roman"/>
          <w:sz w:val="24"/>
          <w:szCs w:val="24"/>
        </w:rPr>
        <w:t>,</w:t>
      </w:r>
      <w:r w:rsidR="008E268A" w:rsidRPr="00DB24F5">
        <w:rPr>
          <w:rFonts w:ascii="Times New Roman" w:hAnsi="Times New Roman" w:cs="Times New Roman"/>
          <w:sz w:val="24"/>
          <w:szCs w:val="24"/>
        </w:rPr>
        <w:t xml:space="preserve"> jan</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librezat e energjis</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elektrike dhe ujit</w:t>
      </w:r>
      <w:r w:rsidR="007570D2" w:rsidRPr="00DB24F5">
        <w:rPr>
          <w:rFonts w:ascii="Times New Roman" w:hAnsi="Times New Roman" w:cs="Times New Roman"/>
          <w:sz w:val="24"/>
          <w:szCs w:val="24"/>
        </w:rPr>
        <w:t>,</w:t>
      </w:r>
      <w:r w:rsidR="008E268A"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cilat si fillim kan</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qen</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em</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r t</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bashk</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shortit Dritan </w:t>
      </w:r>
      <w:proofErr w:type="spellStart"/>
      <w:r w:rsidR="008E268A" w:rsidRPr="00DB24F5">
        <w:rPr>
          <w:rFonts w:ascii="Times New Roman" w:hAnsi="Times New Roman" w:cs="Times New Roman"/>
          <w:sz w:val="24"/>
          <w:szCs w:val="24"/>
        </w:rPr>
        <w:t>Marku</w:t>
      </w:r>
      <w:proofErr w:type="spellEnd"/>
      <w:r w:rsidR="008E268A"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 xml:space="preserve">Megjithëse është </w:t>
      </w:r>
      <w:r w:rsidR="008E268A" w:rsidRPr="00DB24F5">
        <w:rPr>
          <w:rFonts w:ascii="Times New Roman" w:hAnsi="Times New Roman" w:cs="Times New Roman"/>
          <w:sz w:val="24"/>
          <w:szCs w:val="24"/>
        </w:rPr>
        <w:t>e v</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rtet</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q</w:t>
      </w:r>
      <w:r w:rsidR="00584324" w:rsidRPr="00DB24F5">
        <w:rPr>
          <w:rFonts w:ascii="Times New Roman" w:hAnsi="Times New Roman" w:cs="Times New Roman"/>
          <w:sz w:val="24"/>
          <w:szCs w:val="24"/>
        </w:rPr>
        <w:t>ë</w:t>
      </w:r>
      <w:r w:rsidR="007570D2" w:rsidRPr="00DB24F5">
        <w:rPr>
          <w:rFonts w:ascii="Times New Roman" w:hAnsi="Times New Roman" w:cs="Times New Roman"/>
          <w:sz w:val="24"/>
          <w:szCs w:val="24"/>
        </w:rPr>
        <w:t xml:space="preserve"> bashkëshorti i saj</w:t>
      </w:r>
      <w:r w:rsidR="008E268A" w:rsidRPr="00DB24F5">
        <w:rPr>
          <w:rFonts w:ascii="Times New Roman" w:hAnsi="Times New Roman" w:cs="Times New Roman"/>
          <w:sz w:val="24"/>
          <w:szCs w:val="24"/>
        </w:rPr>
        <w:t xml:space="preserve"> ka b</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r</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pagesa utilitare</w:t>
      </w:r>
      <w:r w:rsidR="004B0FE6" w:rsidRPr="00DB24F5">
        <w:rPr>
          <w:rFonts w:ascii="Times New Roman" w:hAnsi="Times New Roman" w:cs="Times New Roman"/>
          <w:sz w:val="24"/>
          <w:szCs w:val="24"/>
        </w:rPr>
        <w:t xml:space="preserve"> t</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 xml:space="preserve"> cilat lidhen me pasurin</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 xml:space="preserve"> objekt shqyrtimi,</w:t>
      </w:r>
      <w:r w:rsidR="008E268A"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subjekti pretendon se</w:t>
      </w:r>
      <w:r w:rsidR="008E268A" w:rsidRPr="00DB24F5">
        <w:rPr>
          <w:rFonts w:ascii="Times New Roman" w:hAnsi="Times New Roman" w:cs="Times New Roman"/>
          <w:sz w:val="24"/>
          <w:szCs w:val="24"/>
        </w:rPr>
        <w:t xml:space="preserve"> nuk mban mend q</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 xml:space="preserve">ai </w:t>
      </w:r>
      <w:r w:rsidR="008E268A" w:rsidRPr="00DB24F5">
        <w:rPr>
          <w:rFonts w:ascii="Times New Roman" w:hAnsi="Times New Roman" w:cs="Times New Roman"/>
          <w:sz w:val="24"/>
          <w:szCs w:val="24"/>
        </w:rPr>
        <w:t>t</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ket</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8E268A" w:rsidRPr="00DB24F5">
        <w:rPr>
          <w:rFonts w:ascii="Times New Roman" w:hAnsi="Times New Roman" w:cs="Times New Roman"/>
          <w:sz w:val="24"/>
          <w:szCs w:val="24"/>
        </w:rPr>
        <w:t>nshkruar kontrat</w:t>
      </w:r>
      <w:r w:rsidR="00584324" w:rsidRPr="00DB24F5">
        <w:rPr>
          <w:rFonts w:ascii="Times New Roman" w:hAnsi="Times New Roman" w:cs="Times New Roman"/>
          <w:sz w:val="24"/>
          <w:szCs w:val="24"/>
        </w:rPr>
        <w:t>ë</w:t>
      </w:r>
      <w:r w:rsidR="0056438F"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k</w:t>
      </w:r>
      <w:r w:rsidR="00E57BE5" w:rsidRPr="00DB24F5">
        <w:rPr>
          <w:rFonts w:ascii="Times New Roman" w:hAnsi="Times New Roman" w:cs="Times New Roman"/>
          <w:sz w:val="24"/>
          <w:szCs w:val="24"/>
        </w:rPr>
        <w:t xml:space="preserve">ëto libreza shpërndaheshin nga </w:t>
      </w:r>
      <w:r w:rsidR="007570D2" w:rsidRPr="00DB24F5">
        <w:rPr>
          <w:rFonts w:ascii="Times New Roman" w:hAnsi="Times New Roman" w:cs="Times New Roman"/>
          <w:sz w:val="24"/>
          <w:szCs w:val="24"/>
        </w:rPr>
        <w:t xml:space="preserve">shoqëria ndërtuese </w:t>
      </w:r>
      <w:r w:rsidR="008E268A" w:rsidRPr="00DB24F5">
        <w:rPr>
          <w:rFonts w:ascii="Times New Roman" w:hAnsi="Times New Roman" w:cs="Times New Roman"/>
          <w:sz w:val="24"/>
          <w:szCs w:val="24"/>
        </w:rPr>
        <w:t>dhe</w:t>
      </w:r>
      <w:r w:rsidR="007570D2" w:rsidRPr="00DB24F5">
        <w:rPr>
          <w:rFonts w:ascii="Times New Roman" w:hAnsi="Times New Roman" w:cs="Times New Roman"/>
          <w:sz w:val="24"/>
          <w:szCs w:val="24"/>
        </w:rPr>
        <w:t xml:space="preserve"> se</w:t>
      </w:r>
      <w:r w:rsidR="004B0FE6" w:rsidRPr="00DB24F5">
        <w:rPr>
          <w:rFonts w:ascii="Times New Roman" w:hAnsi="Times New Roman" w:cs="Times New Roman"/>
          <w:sz w:val="24"/>
          <w:szCs w:val="24"/>
        </w:rPr>
        <w:t xml:space="preserve"> emri i bashk</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 xml:space="preserve">shortit </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sht</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 xml:space="preserve"> vendosur nga </w:t>
      </w:r>
      <w:r w:rsidR="007570D2" w:rsidRPr="00DB24F5">
        <w:rPr>
          <w:rFonts w:ascii="Times New Roman" w:hAnsi="Times New Roman" w:cs="Times New Roman"/>
          <w:sz w:val="24"/>
          <w:szCs w:val="24"/>
        </w:rPr>
        <w:t>kjo</w:t>
      </w:r>
      <w:r w:rsidR="004B0FE6" w:rsidRPr="00DB24F5">
        <w:rPr>
          <w:rFonts w:ascii="Times New Roman" w:hAnsi="Times New Roman" w:cs="Times New Roman"/>
          <w:sz w:val="24"/>
          <w:szCs w:val="24"/>
        </w:rPr>
        <w:t xml:space="preserve"> shoq</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ri</w:t>
      </w:r>
      <w:r w:rsidR="008E268A"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pasi</w:t>
      </w:r>
      <w:r w:rsidR="008E268A" w:rsidRPr="00DB24F5">
        <w:rPr>
          <w:rFonts w:ascii="Times New Roman" w:hAnsi="Times New Roman" w:cs="Times New Roman"/>
          <w:sz w:val="24"/>
          <w:szCs w:val="24"/>
        </w:rPr>
        <w:t xml:space="preserve"> punimet </w:t>
      </w:r>
      <w:r w:rsidR="004B0FE6" w:rsidRPr="00DB24F5">
        <w:rPr>
          <w:rFonts w:ascii="Times New Roman" w:hAnsi="Times New Roman" w:cs="Times New Roman"/>
          <w:sz w:val="24"/>
          <w:szCs w:val="24"/>
        </w:rPr>
        <w:t>p</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r k</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t</w:t>
      </w:r>
      <w:r w:rsidR="00283C9D" w:rsidRPr="00DB24F5">
        <w:rPr>
          <w:rFonts w:ascii="Times New Roman" w:hAnsi="Times New Roman" w:cs="Times New Roman"/>
          <w:sz w:val="24"/>
          <w:szCs w:val="24"/>
        </w:rPr>
        <w:t>ë</w:t>
      </w:r>
      <w:r w:rsidR="004B0FE6" w:rsidRPr="00DB24F5">
        <w:rPr>
          <w:rFonts w:ascii="Times New Roman" w:hAnsi="Times New Roman" w:cs="Times New Roman"/>
          <w:sz w:val="24"/>
          <w:szCs w:val="24"/>
        </w:rPr>
        <w:t xml:space="preserve"> apartament i</w:t>
      </w:r>
      <w:r w:rsidR="008E268A" w:rsidRPr="00DB24F5">
        <w:rPr>
          <w:rFonts w:ascii="Times New Roman" w:hAnsi="Times New Roman" w:cs="Times New Roman"/>
          <w:sz w:val="24"/>
          <w:szCs w:val="24"/>
        </w:rPr>
        <w:t xml:space="preserve"> ka ndjekur </w:t>
      </w:r>
      <w:r w:rsidR="0056438F" w:rsidRPr="00DB24F5">
        <w:rPr>
          <w:rFonts w:ascii="Times New Roman" w:hAnsi="Times New Roman" w:cs="Times New Roman"/>
          <w:sz w:val="24"/>
          <w:szCs w:val="24"/>
        </w:rPr>
        <w:t>vetëm ai</w:t>
      </w:r>
      <w:r w:rsidR="0067164A" w:rsidRPr="00DB24F5">
        <w:rPr>
          <w:rFonts w:ascii="Times New Roman" w:hAnsi="Times New Roman" w:cs="Times New Roman"/>
          <w:sz w:val="24"/>
          <w:szCs w:val="24"/>
        </w:rPr>
        <w:t>.</w:t>
      </w:r>
      <w:r w:rsidR="007570D2" w:rsidRPr="00DB24F5">
        <w:rPr>
          <w:rFonts w:ascii="Times New Roman" w:hAnsi="Times New Roman" w:cs="Times New Roman"/>
          <w:sz w:val="24"/>
          <w:szCs w:val="24"/>
        </w:rPr>
        <w:t xml:space="preserve"> K</w:t>
      </w:r>
      <w:r w:rsidR="007D0BBD" w:rsidRPr="00DB24F5">
        <w:rPr>
          <w:rFonts w:ascii="Times New Roman" w:hAnsi="Times New Roman" w:cs="Times New Roman"/>
          <w:sz w:val="24"/>
          <w:szCs w:val="24"/>
        </w:rPr>
        <w:t>ë</w:t>
      </w:r>
      <w:r w:rsidR="007570D2" w:rsidRPr="00DB24F5">
        <w:rPr>
          <w:rFonts w:ascii="Times New Roman" w:hAnsi="Times New Roman" w:cs="Times New Roman"/>
          <w:sz w:val="24"/>
          <w:szCs w:val="24"/>
        </w:rPr>
        <w:t>to libreza në emër të bashkëshortit kanë qenë jo të ligjshme pasi tek furnizuesit për ujë dhe energji duhet paraqitur gjithmonë certifikata e pronësisë</w:t>
      </w:r>
      <w:del w:id="380" w:author="Sokol Çomo" w:date="2025-05-02T08:44:00Z">
        <w:r w:rsidR="0056438F">
          <w:rPr>
            <w:rFonts w:ascii="Times New Roman" w:hAnsi="Times New Roman" w:cs="Times New Roman"/>
            <w:sz w:val="24"/>
            <w:szCs w:val="24"/>
          </w:rPr>
          <w:delText>;</w:delText>
        </w:r>
      </w:del>
      <w:ins w:id="381" w:author="Sokol Çomo" w:date="2025-05-02T08:44:00Z">
        <w:r w:rsidR="00A87442" w:rsidRPr="00DB24F5">
          <w:rPr>
            <w:rFonts w:ascii="Times New Roman" w:hAnsi="Times New Roman" w:cs="Times New Roman"/>
            <w:sz w:val="24"/>
            <w:szCs w:val="24"/>
          </w:rPr>
          <w:t>.</w:t>
        </w:r>
      </w:ins>
    </w:p>
    <w:p w14:paraId="21167FF0" w14:textId="5135A4C5" w:rsidR="00E114EF" w:rsidRPr="00DB24F5" w:rsidRDefault="008E268A"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Vendimmarrja e Komisionit ndryshon nga rezultati fillestar i p</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rcjell</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prej </w:t>
      </w:r>
      <w:del w:id="382" w:author="Sokol Çomo" w:date="2025-05-02T08:44:00Z">
        <w:r w:rsidRPr="0056438F">
          <w:rPr>
            <w:rFonts w:ascii="Times New Roman" w:hAnsi="Times New Roman" w:cs="Times New Roman"/>
            <w:sz w:val="24"/>
            <w:szCs w:val="24"/>
          </w:rPr>
          <w:delText>tyre</w:delText>
        </w:r>
      </w:del>
      <w:ins w:id="383" w:author="Sokol Çomo" w:date="2025-05-02T08:44:00Z">
        <w:r w:rsidR="00A87442" w:rsidRPr="00DB24F5">
          <w:rPr>
            <w:rFonts w:ascii="Times New Roman" w:hAnsi="Times New Roman" w:cs="Times New Roman"/>
            <w:sz w:val="24"/>
            <w:szCs w:val="24"/>
          </w:rPr>
          <w:t>tij</w:t>
        </w:r>
      </w:ins>
      <w:r w:rsidRPr="00DB24F5">
        <w:rPr>
          <w:rFonts w:ascii="Times New Roman" w:hAnsi="Times New Roman" w:cs="Times New Roman"/>
          <w:sz w:val="24"/>
          <w:szCs w:val="24"/>
        </w:rPr>
        <w:t xml:space="preserve"> dhe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konkluzion pa baz</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logjike, pasi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fillim banesa ishte e subjektit dhe e personit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lidhur, pastaj </w:t>
      </w:r>
      <w:r w:rsidR="00416D1A" w:rsidRPr="00DB24F5">
        <w:rPr>
          <w:rFonts w:ascii="Times New Roman" w:hAnsi="Times New Roman" w:cs="Times New Roman"/>
          <w:sz w:val="24"/>
          <w:szCs w:val="24"/>
        </w:rPr>
        <w:t>e</w:t>
      </w:r>
      <w:r w:rsidRPr="00DB24F5">
        <w:rPr>
          <w:rFonts w:ascii="Times New Roman" w:hAnsi="Times New Roman" w:cs="Times New Roman"/>
          <w:sz w:val="24"/>
          <w:szCs w:val="24"/>
        </w:rPr>
        <w:t xml:space="preserve"> kaluan</w:t>
      </w:r>
      <w:r w:rsidR="00416D1A"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 xml:space="preserve"> em</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r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 s</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saj</w:t>
      </w:r>
      <w:del w:id="384" w:author="Sokol Çomo" w:date="2025-05-02T08:44:00Z">
        <w:r w:rsidR="00416D1A" w:rsidRPr="0056438F">
          <w:rPr>
            <w:rFonts w:ascii="Times New Roman" w:hAnsi="Times New Roman" w:cs="Times New Roman"/>
            <w:sz w:val="24"/>
            <w:szCs w:val="24"/>
          </w:rPr>
          <w:delText>,</w:delText>
        </w:r>
        <w:r w:rsidRPr="0056438F">
          <w:rPr>
            <w:rFonts w:ascii="Times New Roman" w:hAnsi="Times New Roman" w:cs="Times New Roman"/>
            <w:sz w:val="24"/>
            <w:szCs w:val="24"/>
          </w:rPr>
          <w:delText xml:space="preserve"> q</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 xml:space="preserve"> kur t</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 xml:space="preserve"> nd</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rroj</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 xml:space="preserve"> jet</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 xml:space="preserve"> t</w:delText>
        </w:r>
        <w:r w:rsidR="00584324" w:rsidRPr="0056438F">
          <w:rPr>
            <w:rFonts w:ascii="Times New Roman" w:hAnsi="Times New Roman" w:cs="Times New Roman"/>
            <w:sz w:val="24"/>
            <w:szCs w:val="24"/>
          </w:rPr>
          <w:delText>ë</w:delText>
        </w:r>
        <w:r w:rsidRPr="0056438F">
          <w:rPr>
            <w:rFonts w:ascii="Times New Roman" w:hAnsi="Times New Roman" w:cs="Times New Roman"/>
            <w:sz w:val="24"/>
            <w:szCs w:val="24"/>
          </w:rPr>
          <w:delText xml:space="preserve"> trash</w:delText>
        </w:r>
        <w:r w:rsidR="00584324" w:rsidRPr="0056438F">
          <w:rPr>
            <w:rFonts w:ascii="Times New Roman" w:hAnsi="Times New Roman" w:cs="Times New Roman"/>
            <w:sz w:val="24"/>
            <w:szCs w:val="24"/>
          </w:rPr>
          <w:delText>ë</w:delText>
        </w:r>
        <w:r w:rsidR="00416D1A" w:rsidRPr="0056438F">
          <w:rPr>
            <w:rFonts w:ascii="Times New Roman" w:hAnsi="Times New Roman" w:cs="Times New Roman"/>
            <w:sz w:val="24"/>
            <w:szCs w:val="24"/>
          </w:rPr>
          <w:delText>g</w:delText>
        </w:r>
        <w:r w:rsidRPr="0056438F">
          <w:rPr>
            <w:rFonts w:ascii="Times New Roman" w:hAnsi="Times New Roman" w:cs="Times New Roman"/>
            <w:sz w:val="24"/>
            <w:szCs w:val="24"/>
          </w:rPr>
          <w:delText>ohet prej saj dhe motrat e tjera</w:delText>
        </w:r>
        <w:r w:rsidRPr="000725D8">
          <w:rPr>
            <w:rFonts w:ascii="Times New Roman" w:hAnsi="Times New Roman" w:cs="Times New Roman"/>
            <w:sz w:val="24"/>
            <w:szCs w:val="24"/>
          </w:rPr>
          <w:delText>.</w:delText>
        </w:r>
      </w:del>
      <w:ins w:id="385" w:author="Sokol Çomo" w:date="2025-05-02T08:44:00Z">
        <w:r w:rsidR="00A87442" w:rsidRPr="00DB24F5">
          <w:rPr>
            <w:rFonts w:ascii="Times New Roman" w:hAnsi="Times New Roman" w:cs="Times New Roman"/>
            <w:sz w:val="24"/>
            <w:szCs w:val="24"/>
          </w:rPr>
          <w:t>.</w:t>
        </w:r>
      </w:ins>
      <w:r w:rsidRPr="00DB24F5">
        <w:rPr>
          <w:rFonts w:ascii="Times New Roman" w:hAnsi="Times New Roman" w:cs="Times New Roman"/>
          <w:sz w:val="24"/>
          <w:szCs w:val="24"/>
        </w:rPr>
        <w:t xml:space="preserve"> </w:t>
      </w:r>
      <w:r w:rsidR="00416D1A" w:rsidRPr="00DB24F5">
        <w:rPr>
          <w:rFonts w:ascii="Times New Roman" w:hAnsi="Times New Roman" w:cs="Times New Roman"/>
          <w:sz w:val="24"/>
          <w:szCs w:val="24"/>
        </w:rPr>
        <w:t>Nga provat e marra dhe t</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 xml:space="preserve"> cituara nga Komisioni provohet se pronari </w:t>
      </w:r>
      <w:r w:rsidR="00416D1A" w:rsidRPr="00DB24F5">
        <w:rPr>
          <w:rFonts w:ascii="Times New Roman" w:hAnsi="Times New Roman" w:cs="Times New Roman"/>
          <w:i/>
          <w:iCs/>
          <w:sz w:val="24"/>
          <w:szCs w:val="24"/>
        </w:rPr>
        <w:t xml:space="preserve">de </w:t>
      </w:r>
      <w:proofErr w:type="spellStart"/>
      <w:r w:rsidR="00416D1A" w:rsidRPr="00DB24F5">
        <w:rPr>
          <w:rFonts w:ascii="Times New Roman" w:hAnsi="Times New Roman" w:cs="Times New Roman"/>
          <w:i/>
          <w:iCs/>
          <w:sz w:val="24"/>
          <w:szCs w:val="24"/>
        </w:rPr>
        <w:t>juro</w:t>
      </w:r>
      <w:proofErr w:type="spellEnd"/>
      <w:r w:rsidR="00416D1A" w:rsidRPr="00DB24F5">
        <w:rPr>
          <w:rFonts w:ascii="Times New Roman" w:hAnsi="Times New Roman" w:cs="Times New Roman"/>
          <w:sz w:val="24"/>
          <w:szCs w:val="24"/>
        </w:rPr>
        <w:t xml:space="preserve"> dhe </w:t>
      </w:r>
      <w:r w:rsidR="00416D1A" w:rsidRPr="00DB24F5">
        <w:rPr>
          <w:rFonts w:ascii="Times New Roman" w:hAnsi="Times New Roman" w:cs="Times New Roman"/>
          <w:i/>
          <w:iCs/>
          <w:sz w:val="24"/>
          <w:szCs w:val="24"/>
        </w:rPr>
        <w:t>de facto</w:t>
      </w:r>
      <w:r w:rsidR="00081440" w:rsidRPr="00DB24F5">
        <w:rPr>
          <w:rFonts w:ascii="Times New Roman" w:hAnsi="Times New Roman" w:cs="Times New Roman"/>
          <w:sz w:val="24"/>
          <w:szCs w:val="24"/>
        </w:rPr>
        <w:t xml:space="preserve"> </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 xml:space="preserve"> n</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na e saj dhe pron</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sia mbi pasurin</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 xml:space="preserve"> e paluajtshme nuk </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00416D1A" w:rsidRPr="00DB24F5">
        <w:rPr>
          <w:rFonts w:ascii="Times New Roman" w:hAnsi="Times New Roman" w:cs="Times New Roman"/>
          <w:sz w:val="24"/>
          <w:szCs w:val="24"/>
        </w:rPr>
        <w:t xml:space="preserve"> gjendje fakti.</w:t>
      </w:r>
    </w:p>
    <w:p w14:paraId="0AF1FE2D" w14:textId="11FEFCD9" w:rsidR="0056438F" w:rsidRPr="00DB24F5" w:rsidRDefault="00416D1A"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Komisioni arsyeton me keqdashje se fshehja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2007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b</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q</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mos kontrollohej ligjshm</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ria e burimeve</w:t>
      </w:r>
      <w:r w:rsidR="007570D2" w:rsidRPr="00DB24F5">
        <w:rPr>
          <w:rFonts w:ascii="Times New Roman" w:hAnsi="Times New Roman" w:cs="Times New Roman"/>
          <w:sz w:val="24"/>
          <w:szCs w:val="24"/>
        </w:rPr>
        <w:t>, nj</w:t>
      </w:r>
      <w:r w:rsidR="007D0BBD" w:rsidRPr="00DB24F5">
        <w:rPr>
          <w:rFonts w:ascii="Times New Roman" w:hAnsi="Times New Roman" w:cs="Times New Roman"/>
          <w:sz w:val="24"/>
          <w:szCs w:val="24"/>
        </w:rPr>
        <w:t>ë</w:t>
      </w:r>
      <w:r w:rsidR="007570D2" w:rsidRPr="00DB24F5">
        <w:rPr>
          <w:rFonts w:ascii="Times New Roman" w:hAnsi="Times New Roman" w:cs="Times New Roman"/>
          <w:sz w:val="24"/>
          <w:szCs w:val="24"/>
        </w:rPr>
        <w:t xml:space="preserve"> </w:t>
      </w:r>
      <w:r w:rsidRPr="00DB24F5">
        <w:rPr>
          <w:rFonts w:ascii="Times New Roman" w:hAnsi="Times New Roman" w:cs="Times New Roman"/>
          <w:sz w:val="24"/>
          <w:szCs w:val="24"/>
        </w:rPr>
        <w:t>koncept</w:t>
      </w:r>
      <w:r w:rsidR="008E1008" w:rsidRPr="00DB24F5">
        <w:rPr>
          <w:rFonts w:ascii="Times New Roman" w:hAnsi="Times New Roman" w:cs="Times New Roman"/>
          <w:sz w:val="24"/>
          <w:szCs w:val="24"/>
        </w:rPr>
        <w:t xml:space="preserve"> i</w:t>
      </w:r>
      <w:r w:rsidRPr="00DB24F5">
        <w:rPr>
          <w:rFonts w:ascii="Times New Roman" w:hAnsi="Times New Roman" w:cs="Times New Roman"/>
          <w:sz w:val="24"/>
          <w:szCs w:val="24"/>
        </w:rPr>
        <w:t xml:space="preserve"> ri</w:t>
      </w:r>
      <w:r w:rsidR="008E1008" w:rsidRPr="00DB24F5">
        <w:rPr>
          <w:rFonts w:ascii="Times New Roman" w:hAnsi="Times New Roman" w:cs="Times New Roman"/>
          <w:sz w:val="24"/>
          <w:szCs w:val="24"/>
        </w:rPr>
        <w:t xml:space="preserve"> </w:t>
      </w:r>
      <w:r w:rsidR="007570D2" w:rsidRPr="00DB24F5">
        <w:rPr>
          <w:rFonts w:ascii="Times New Roman" w:hAnsi="Times New Roman" w:cs="Times New Roman"/>
          <w:sz w:val="24"/>
          <w:szCs w:val="24"/>
        </w:rPr>
        <w:t xml:space="preserve">parashikuar </w:t>
      </w:r>
      <w:r w:rsidRPr="00DB24F5">
        <w:rPr>
          <w:rFonts w:ascii="Times New Roman" w:hAnsi="Times New Roman" w:cs="Times New Roman"/>
          <w:sz w:val="24"/>
          <w:szCs w:val="24"/>
        </w:rPr>
        <w:t>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2016. </w:t>
      </w:r>
      <w:r w:rsidR="00786EC7" w:rsidRPr="00DB24F5">
        <w:rPr>
          <w:rFonts w:ascii="Times New Roman" w:hAnsi="Times New Roman" w:cs="Times New Roman"/>
          <w:sz w:val="24"/>
          <w:szCs w:val="24"/>
        </w:rPr>
        <w:t>Sipas Komisionit,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ardhurat e bashk</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shortit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2007 ishin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ligjshme</w:t>
      </w:r>
      <w:r w:rsidR="007570D2" w:rsidRPr="00DB24F5">
        <w:rPr>
          <w:rFonts w:ascii="Times New Roman" w:hAnsi="Times New Roman" w:cs="Times New Roman"/>
          <w:sz w:val="24"/>
          <w:szCs w:val="24"/>
        </w:rPr>
        <w:t xml:space="preserve">, </w:t>
      </w:r>
      <w:r w:rsidRPr="00DB24F5">
        <w:rPr>
          <w:rFonts w:ascii="Times New Roman" w:hAnsi="Times New Roman" w:cs="Times New Roman"/>
          <w:sz w:val="24"/>
          <w:szCs w:val="24"/>
        </w:rPr>
        <w:t>nd</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rsa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2016 u b</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paligjshme</w:t>
      </w:r>
      <w:del w:id="386" w:author="Sokol Çomo" w:date="2025-05-02T08:44:00Z">
        <w:r w:rsidR="0056438F">
          <w:rPr>
            <w:rFonts w:ascii="Times New Roman" w:hAnsi="Times New Roman" w:cs="Times New Roman"/>
            <w:sz w:val="24"/>
            <w:szCs w:val="24"/>
          </w:rPr>
          <w:delText>;</w:delText>
        </w:r>
      </w:del>
      <w:ins w:id="387" w:author="Sokol Çomo" w:date="2025-05-02T08:44:00Z">
        <w:r w:rsidR="00A87442" w:rsidRPr="00DB24F5">
          <w:rPr>
            <w:rFonts w:ascii="Times New Roman" w:hAnsi="Times New Roman" w:cs="Times New Roman"/>
            <w:sz w:val="24"/>
            <w:szCs w:val="24"/>
          </w:rPr>
          <w:t>.</w:t>
        </w:r>
      </w:ins>
    </w:p>
    <w:p w14:paraId="6AEE2964" w14:textId="6B4F75ED" w:rsidR="0056438F" w:rsidRPr="00DB24F5" w:rsidRDefault="00786EC7" w:rsidP="0056438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Subjekti pretendon se arsyetimi i Komisionit 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paragrafin (81) 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vendimit </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 i pakuptuesh</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m</w:t>
      </w:r>
      <w:r w:rsidR="0056438F" w:rsidRPr="00DB24F5">
        <w:rPr>
          <w:rFonts w:ascii="Times New Roman" w:hAnsi="Times New Roman" w:cs="Times New Roman"/>
          <w:sz w:val="24"/>
          <w:szCs w:val="24"/>
        </w:rPr>
        <w:t xml:space="preserve"> dhe nuk përmbush standardin e vendimit të arsyetuar pasi s</w:t>
      </w:r>
      <w:r w:rsidRPr="00DB24F5">
        <w:rPr>
          <w:rFonts w:ascii="Times New Roman" w:hAnsi="Times New Roman" w:cs="Times New Roman"/>
          <w:sz w:val="24"/>
          <w:szCs w:val="24"/>
        </w:rPr>
        <w:t>ipas saj</w:t>
      </w:r>
      <w:r w:rsidR="00584324" w:rsidRPr="00DB24F5">
        <w:rPr>
          <w:rFonts w:ascii="Times New Roman" w:hAnsi="Times New Roman" w:cs="Times New Roman"/>
          <w:sz w:val="24"/>
          <w:szCs w:val="24"/>
        </w:rPr>
        <w:t xml:space="preserve">, </w:t>
      </w:r>
      <w:r w:rsidRPr="00DB24F5">
        <w:rPr>
          <w:rFonts w:ascii="Times New Roman" w:hAnsi="Times New Roman" w:cs="Times New Roman"/>
          <w:sz w:val="24"/>
          <w:szCs w:val="24"/>
        </w:rPr>
        <w:t>an</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tar</w:t>
      </w:r>
      <w:r w:rsidR="00584324" w:rsidRPr="00DB24F5">
        <w:rPr>
          <w:rFonts w:ascii="Times New Roman" w:hAnsi="Times New Roman" w:cs="Times New Roman"/>
          <w:sz w:val="24"/>
          <w:szCs w:val="24"/>
        </w:rPr>
        <w:t>ë</w:t>
      </w:r>
      <w:r w:rsidRPr="00DB24F5">
        <w:rPr>
          <w:rFonts w:ascii="Times New Roman" w:hAnsi="Times New Roman" w:cs="Times New Roman"/>
          <w:sz w:val="24"/>
          <w:szCs w:val="24"/>
        </w:rPr>
        <w:t xml:space="preserve">t e Komisionit </w:t>
      </w:r>
      <w:r w:rsidR="0056438F" w:rsidRPr="00DB24F5">
        <w:rPr>
          <w:rFonts w:ascii="Times New Roman" w:hAnsi="Times New Roman" w:cs="Times New Roman"/>
          <w:sz w:val="24"/>
          <w:szCs w:val="24"/>
        </w:rPr>
        <w:t xml:space="preserve">në </w:t>
      </w:r>
      <w:proofErr w:type="spellStart"/>
      <w:r w:rsidR="0056438F" w:rsidRPr="00DB24F5">
        <w:rPr>
          <w:rFonts w:ascii="Times New Roman" w:hAnsi="Times New Roman" w:cs="Times New Roman"/>
          <w:sz w:val="24"/>
          <w:szCs w:val="24"/>
        </w:rPr>
        <w:t>kontradiksion</w:t>
      </w:r>
      <w:proofErr w:type="spellEnd"/>
      <w:r w:rsidR="0056438F" w:rsidRPr="00DB24F5">
        <w:rPr>
          <w:rFonts w:ascii="Times New Roman" w:hAnsi="Times New Roman" w:cs="Times New Roman"/>
          <w:sz w:val="24"/>
          <w:szCs w:val="24"/>
        </w:rPr>
        <w:t xml:space="preserve"> me veten: </w:t>
      </w:r>
      <w:r w:rsidRPr="00DB24F5">
        <w:rPr>
          <w:rFonts w:ascii="Times New Roman" w:hAnsi="Times New Roman" w:cs="Times New Roman"/>
          <w:sz w:val="24"/>
          <w:szCs w:val="24"/>
        </w:rPr>
        <w:t>“</w:t>
      </w:r>
      <w:r w:rsidRPr="00DB24F5">
        <w:rPr>
          <w:rFonts w:ascii="Times New Roman" w:hAnsi="Times New Roman" w:cs="Times New Roman"/>
          <w:i/>
          <w:iCs/>
          <w:sz w:val="24"/>
          <w:szCs w:val="24"/>
        </w:rPr>
        <w:t>Thon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q</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lidhje interesi me prind</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rit, ndaj jan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persona 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tjer</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lidhur. Thon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q</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nga e gjith</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shuma e sht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pis</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babi ka dh</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11.000 euro. Ligj</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risht </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sht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bashk</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pronar e s</w:t>
      </w:r>
      <w:r w:rsidR="00584324" w:rsidRPr="00DB24F5">
        <w:rPr>
          <w:rFonts w:ascii="Times New Roman" w:hAnsi="Times New Roman" w:cs="Times New Roman"/>
          <w:i/>
          <w:iCs/>
          <w:sz w:val="24"/>
          <w:szCs w:val="24"/>
        </w:rPr>
        <w:t>’</w:t>
      </w:r>
      <w:r w:rsidRPr="00DB24F5">
        <w:rPr>
          <w:rFonts w:ascii="Times New Roman" w:hAnsi="Times New Roman" w:cs="Times New Roman"/>
          <w:i/>
          <w:iCs/>
          <w:sz w:val="24"/>
          <w:szCs w:val="24"/>
        </w:rPr>
        <w:t>mund 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jet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person tjet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r i lidhur. Kam dh</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2 milion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lek</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dhurat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r blerjen e sht</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pis</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por megjith</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se n</w:t>
      </w:r>
      <w:r w:rsidR="00584324"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llogari ba</w:t>
      </w:r>
      <w:r w:rsidR="00E10660" w:rsidRPr="00DB24F5">
        <w:rPr>
          <w:rFonts w:ascii="Times New Roman" w:hAnsi="Times New Roman" w:cs="Times New Roman"/>
          <w:i/>
          <w:iCs/>
          <w:sz w:val="24"/>
          <w:szCs w:val="24"/>
        </w:rPr>
        <w:t>n</w:t>
      </w:r>
      <w:r w:rsidRPr="00DB24F5">
        <w:rPr>
          <w:rFonts w:ascii="Times New Roman" w:hAnsi="Times New Roman" w:cs="Times New Roman"/>
          <w:i/>
          <w:iCs/>
          <w:sz w:val="24"/>
          <w:szCs w:val="24"/>
        </w:rPr>
        <w:t>kare, sipas tyre kisha</w:t>
      </w:r>
      <w:r w:rsidR="00081440" w:rsidRPr="00DB24F5">
        <w:rPr>
          <w:rFonts w:ascii="Times New Roman" w:hAnsi="Times New Roman" w:cs="Times New Roman"/>
          <w:i/>
          <w:iCs/>
          <w:sz w:val="24"/>
          <w:szCs w:val="24"/>
        </w:rPr>
        <w:t xml:space="preserve"> </w:t>
      </w:r>
      <w:r w:rsidR="00584324" w:rsidRPr="00DB24F5">
        <w:rPr>
          <w:rFonts w:ascii="Times New Roman" w:hAnsi="Times New Roman" w:cs="Times New Roman"/>
          <w:i/>
          <w:iCs/>
          <w:sz w:val="24"/>
          <w:szCs w:val="24"/>
        </w:rPr>
        <w:t>5.1 milion lekë, unë prapë si kisha 2 milionë lekë”.</w:t>
      </w:r>
      <w:bookmarkEnd w:id="371"/>
    </w:p>
    <w:p w14:paraId="7E36DE28" w14:textId="77777777" w:rsidR="0056438F" w:rsidRPr="0056438F" w:rsidRDefault="0056438F" w:rsidP="0056438F">
      <w:pPr>
        <w:pStyle w:val="ListParagraph"/>
        <w:tabs>
          <w:tab w:val="left" w:pos="0"/>
          <w:tab w:val="left" w:pos="270"/>
        </w:tabs>
        <w:spacing w:before="0" w:after="0"/>
        <w:ind w:left="0"/>
        <w:rPr>
          <w:del w:id="388" w:author="Sokol Çomo" w:date="2025-05-02T08:44:00Z"/>
          <w:rFonts w:ascii="Times New Roman" w:hAnsi="Times New Roman" w:cs="Times New Roman"/>
          <w:sz w:val="12"/>
          <w:szCs w:val="12"/>
        </w:rPr>
      </w:pPr>
    </w:p>
    <w:p w14:paraId="61FE6625" w14:textId="11C9E60A" w:rsidR="009D4313" w:rsidRPr="00DB24F5" w:rsidRDefault="00584324" w:rsidP="00E114EF">
      <w:pPr>
        <w:pStyle w:val="ListParagraph"/>
        <w:numPr>
          <w:ilvl w:val="0"/>
          <w:numId w:val="3"/>
        </w:numPr>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7E6522" w:rsidRPr="00DB24F5">
        <w:rPr>
          <w:rFonts w:ascii="Times New Roman" w:hAnsi="Times New Roman" w:cs="Times New Roman"/>
          <w:sz w:val="24"/>
          <w:szCs w:val="24"/>
        </w:rPr>
        <w:t xml:space="preserve">funksion </w:t>
      </w:r>
      <w:r w:rsidRPr="00DB24F5">
        <w:rPr>
          <w:rFonts w:ascii="Times New Roman" w:hAnsi="Times New Roman" w:cs="Times New Roman"/>
          <w:sz w:val="24"/>
          <w:szCs w:val="24"/>
        </w:rPr>
        <w:t>t</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shqyrtimi t</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shkakut t</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ankimit t</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ngritur nga subjekti n</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vler</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simin q</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Komisioni i ka b</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r</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pasuris</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“apartament banimi”, n</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Tiran</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 kon</w:t>
      </w:r>
      <w:r w:rsidR="00081440" w:rsidRPr="00DB24F5">
        <w:rPr>
          <w:rFonts w:ascii="Times New Roman" w:hAnsi="Times New Roman" w:cs="Times New Roman"/>
          <w:sz w:val="24"/>
          <w:szCs w:val="24"/>
        </w:rPr>
        <w:t>s</w:t>
      </w:r>
      <w:r w:rsidRPr="00DB24F5">
        <w:rPr>
          <w:rFonts w:ascii="Times New Roman" w:hAnsi="Times New Roman" w:cs="Times New Roman"/>
          <w:sz w:val="24"/>
          <w:szCs w:val="24"/>
        </w:rPr>
        <w:t>ta</w:t>
      </w:r>
      <w:r w:rsidR="00081440" w:rsidRPr="00DB24F5">
        <w:rPr>
          <w:rFonts w:ascii="Times New Roman" w:hAnsi="Times New Roman" w:cs="Times New Roman"/>
          <w:sz w:val="24"/>
          <w:szCs w:val="24"/>
        </w:rPr>
        <w:t>t</w:t>
      </w:r>
      <w:r w:rsidRPr="00DB24F5">
        <w:rPr>
          <w:rFonts w:ascii="Times New Roman" w:hAnsi="Times New Roman" w:cs="Times New Roman"/>
          <w:sz w:val="24"/>
          <w:szCs w:val="24"/>
        </w:rPr>
        <w:t>ohet dhe vler</w:t>
      </w:r>
      <w:r w:rsidR="00081440" w:rsidRPr="00DB24F5">
        <w:rPr>
          <w:rFonts w:ascii="Times New Roman" w:hAnsi="Times New Roman" w:cs="Times New Roman"/>
          <w:sz w:val="24"/>
          <w:szCs w:val="24"/>
        </w:rPr>
        <w:t>ë</w:t>
      </w:r>
      <w:r w:rsidRPr="00DB24F5">
        <w:rPr>
          <w:rFonts w:ascii="Times New Roman" w:hAnsi="Times New Roman" w:cs="Times New Roman"/>
          <w:sz w:val="24"/>
          <w:szCs w:val="24"/>
        </w:rPr>
        <w:t>sohet si vijon:</w:t>
      </w:r>
    </w:p>
    <w:p w14:paraId="09B5EEC3" w14:textId="77777777" w:rsidR="009D4313" w:rsidRPr="00DB24F5" w:rsidRDefault="009D4313" w:rsidP="00E114EF">
      <w:pPr>
        <w:pStyle w:val="ListParagraph"/>
        <w:tabs>
          <w:tab w:val="left" w:pos="0"/>
        </w:tabs>
        <w:spacing w:before="0" w:after="0"/>
        <w:ind w:left="0"/>
        <w:rPr>
          <w:rFonts w:ascii="Times New Roman" w:hAnsi="Times New Roman" w:cs="Times New Roman"/>
          <w:sz w:val="12"/>
          <w:szCs w:val="12"/>
        </w:rPr>
      </w:pPr>
    </w:p>
    <w:p w14:paraId="5705511B" w14:textId="2A6F048A" w:rsidR="000C691F" w:rsidRPr="00DB24F5" w:rsidRDefault="003C1965" w:rsidP="006A44F9">
      <w:pPr>
        <w:pStyle w:val="ListParagraph"/>
        <w:numPr>
          <w:ilvl w:val="1"/>
          <w:numId w:val="3"/>
        </w:numPr>
        <w:tabs>
          <w:tab w:val="left" w:pos="0"/>
          <w:tab w:val="left" w:pos="270"/>
        </w:tabs>
        <w:spacing w:before="0" w:after="0"/>
        <w:ind w:left="0" w:firstLine="0"/>
        <w:rPr>
          <w:rFonts w:ascii="Times New Roman" w:hAnsi="Times New Roman" w:cs="Times New Roman"/>
          <w:sz w:val="20"/>
          <w:szCs w:val="20"/>
        </w:rPr>
      </w:pPr>
      <w:r w:rsidRPr="00DB24F5">
        <w:rPr>
          <w:rFonts w:ascii="Times New Roman" w:hAnsi="Times New Roman"/>
          <w:sz w:val="24"/>
          <w:rPrChange w:id="389" w:author="Sokol Çomo" w:date="2025-05-02T08:44:00Z">
            <w:rPr>
              <w:rFonts w:ascii="Times New Roman" w:hAnsi="Times New Roman"/>
              <w:color w:val="000000" w:themeColor="text1"/>
              <w:sz w:val="24"/>
            </w:rPr>
          </w:rPrChange>
        </w:rPr>
        <w:t>Nisur nga p</w:t>
      </w:r>
      <w:r w:rsidR="008F34E7" w:rsidRPr="00DB24F5">
        <w:rPr>
          <w:rFonts w:ascii="Times New Roman" w:hAnsi="Times New Roman"/>
          <w:sz w:val="24"/>
          <w:rPrChange w:id="390" w:author="Sokol Çomo" w:date="2025-05-02T08:44:00Z">
            <w:rPr>
              <w:rFonts w:ascii="Times New Roman" w:hAnsi="Times New Roman"/>
              <w:color w:val="000000" w:themeColor="text1"/>
              <w:sz w:val="24"/>
            </w:rPr>
          </w:rPrChange>
        </w:rPr>
        <w:t>ë</w:t>
      </w:r>
      <w:r w:rsidRPr="00DB24F5">
        <w:rPr>
          <w:rFonts w:ascii="Times New Roman" w:hAnsi="Times New Roman"/>
          <w:sz w:val="24"/>
          <w:rPrChange w:id="391" w:author="Sokol Çomo" w:date="2025-05-02T08:44:00Z">
            <w:rPr>
              <w:rFonts w:ascii="Times New Roman" w:hAnsi="Times New Roman"/>
              <w:color w:val="000000" w:themeColor="text1"/>
              <w:sz w:val="24"/>
            </w:rPr>
          </w:rPrChange>
        </w:rPr>
        <w:t xml:space="preserve">rmbajtja e vendimit objekt shqyrtimi, </w:t>
      </w:r>
      <w:r w:rsidRPr="00DB24F5">
        <w:rPr>
          <w:rFonts w:ascii="Times New Roman" w:eastAsia="Times New Roman" w:hAnsi="Times New Roman" w:cs="Times New Roman"/>
          <w:bCs/>
          <w:iCs/>
          <w:sz w:val="24"/>
          <w:szCs w:val="24"/>
        </w:rPr>
        <w:t>NJSHL konstaton se Komisioni konkluzionin e tij se subjekti ndodhet n</w:t>
      </w:r>
      <w:r w:rsidR="008F34E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kushtet e nenit 33, pika 5, germa “c” e ligjit nr. 84/2016 q</w:t>
      </w:r>
      <w:r w:rsidR="008F34E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lidhen me fshehjen e pasuris</w:t>
      </w:r>
      <w:r w:rsidR="008F34E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e ka mb</w:t>
      </w:r>
      <w:r w:rsidR="008F34E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shtetur n</w:t>
      </w:r>
      <w:r w:rsidR="008F34E7" w:rsidRPr="00DB24F5">
        <w:rPr>
          <w:rFonts w:ascii="Times New Roman" w:eastAsia="Times New Roman" w:hAnsi="Times New Roman" w:cs="Times New Roman"/>
          <w:bCs/>
          <w:iCs/>
          <w:sz w:val="24"/>
          <w:szCs w:val="24"/>
        </w:rPr>
        <w:t>ë</w:t>
      </w:r>
      <w:r w:rsidRPr="00DB24F5">
        <w:rPr>
          <w:rFonts w:ascii="Times New Roman" w:eastAsia="Times New Roman" w:hAnsi="Times New Roman" w:cs="Times New Roman"/>
          <w:bCs/>
          <w:iCs/>
          <w:sz w:val="24"/>
          <w:szCs w:val="24"/>
        </w:rPr>
        <w:t xml:space="preserve"> argumentet se: (i) </w:t>
      </w:r>
      <w:r w:rsidRPr="00DB24F5">
        <w:rPr>
          <w:rFonts w:ascii="Times New Roman" w:hAnsi="Times New Roman" w:cs="Times New Roman"/>
          <w:sz w:val="24"/>
          <w:szCs w:val="24"/>
        </w:rPr>
        <w:t xml:space="preserve">rezulton se subjekti nuk ka deklaruar plotësisht pasuritë e llojit “likuiditete”, të materializuara në llogari të ndryshme bankare të saj dhe personit të lidhur, me gjendje totale në fund të vitit 2006, në shumën rreth 5,5 milionë lekë, pakësimi i të cilave rezulton të ketë shërbyer për likuidimin e </w:t>
      </w:r>
      <w:r w:rsidRPr="00DB24F5">
        <w:rPr>
          <w:rFonts w:ascii="Times New Roman" w:hAnsi="Times New Roman" w:cs="Times New Roman"/>
          <w:sz w:val="24"/>
          <w:szCs w:val="24"/>
        </w:rPr>
        <w:lastRenderedPageBreak/>
        <w:t>pagesës së çmimit të apartamentit në Tiranë; (</w:t>
      </w:r>
      <w:proofErr w:type="spellStart"/>
      <w:r w:rsidRPr="00DB24F5">
        <w:rPr>
          <w:rFonts w:ascii="Times New Roman" w:hAnsi="Times New Roman" w:cs="Times New Roman"/>
          <w:sz w:val="24"/>
          <w:szCs w:val="24"/>
        </w:rPr>
        <w:t>ii</w:t>
      </w:r>
      <w:proofErr w:type="spellEnd"/>
      <w:r w:rsidRPr="00DB24F5">
        <w:rPr>
          <w:rFonts w:ascii="Times New Roman" w:hAnsi="Times New Roman" w:cs="Times New Roman"/>
          <w:sz w:val="24"/>
          <w:szCs w:val="24"/>
        </w:rPr>
        <w:t>) subjekti nuk ka qenë i qartë dhe koherent në deklarimin e bërë mbi kontributit e dhënë prej saj dhe personit të lidhur, e konkretisht mbi shumën e të ardhurave të tyre, të cilat kanë shërbyer për likuidimin e çmimit të pasurisë objekt vlerësimi</w:t>
      </w:r>
      <w:r w:rsidR="00C93D38" w:rsidRPr="00DB24F5">
        <w:rPr>
          <w:rFonts w:ascii="Times New Roman" w:hAnsi="Times New Roman" w:cs="Times New Roman"/>
          <w:sz w:val="24"/>
          <w:szCs w:val="24"/>
        </w:rPr>
        <w:t>; (</w:t>
      </w:r>
      <w:proofErr w:type="spellStart"/>
      <w:r w:rsidR="00C93D38" w:rsidRPr="00DB24F5">
        <w:rPr>
          <w:rFonts w:ascii="Times New Roman" w:hAnsi="Times New Roman" w:cs="Times New Roman"/>
          <w:sz w:val="24"/>
          <w:szCs w:val="24"/>
        </w:rPr>
        <w:t>iii</w:t>
      </w:r>
      <w:proofErr w:type="spellEnd"/>
      <w:r w:rsidR="00C93D38"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bazuar në deklarimet e bëra, si edhe pas verifikimit të lëvizjeve të llogarive bankare, trupi gjykues </w:t>
      </w:r>
      <w:del w:id="392" w:author="Sokol Çomo" w:date="2025-05-02T08:44:00Z">
        <w:r w:rsidRPr="00C93D38">
          <w:rPr>
            <w:rFonts w:ascii="Times New Roman" w:hAnsi="Times New Roman" w:cs="Times New Roman"/>
            <w:sz w:val="24"/>
            <w:szCs w:val="24"/>
          </w:rPr>
          <w:delText>arrin</w:delText>
        </w:r>
      </w:del>
      <w:ins w:id="393" w:author="Sokol Çomo" w:date="2025-05-02T08:44:00Z">
        <w:r w:rsidRPr="00DB24F5">
          <w:rPr>
            <w:rFonts w:ascii="Times New Roman" w:hAnsi="Times New Roman" w:cs="Times New Roman"/>
            <w:sz w:val="24"/>
            <w:szCs w:val="24"/>
          </w:rPr>
          <w:t>arri</w:t>
        </w:r>
        <w:r w:rsidR="00093E42" w:rsidRPr="00DB24F5">
          <w:rPr>
            <w:rFonts w:ascii="Times New Roman" w:hAnsi="Times New Roman" w:cs="Times New Roman"/>
            <w:sz w:val="24"/>
            <w:szCs w:val="24"/>
          </w:rPr>
          <w:t>ti</w:t>
        </w:r>
      </w:ins>
      <w:r w:rsidRPr="00DB24F5">
        <w:rPr>
          <w:rFonts w:ascii="Times New Roman" w:hAnsi="Times New Roman" w:cs="Times New Roman"/>
          <w:sz w:val="24"/>
          <w:szCs w:val="24"/>
        </w:rPr>
        <w:t xml:space="preserve"> në përfundimin se, së paku, pjesa kryesore e çmimit të paguar për blerjen e kësaj pasurie (vlera 44,300 euro) është paguar me fondet e </w:t>
      </w:r>
      <w:proofErr w:type="spellStart"/>
      <w:r w:rsidRPr="00DB24F5">
        <w:rPr>
          <w:rFonts w:ascii="Times New Roman" w:hAnsi="Times New Roman" w:cs="Times New Roman"/>
          <w:sz w:val="24"/>
          <w:szCs w:val="24"/>
        </w:rPr>
        <w:t>disponuara</w:t>
      </w:r>
      <w:proofErr w:type="spellEnd"/>
      <w:r w:rsidRPr="00DB24F5">
        <w:rPr>
          <w:rFonts w:ascii="Times New Roman" w:hAnsi="Times New Roman" w:cs="Times New Roman"/>
          <w:sz w:val="24"/>
          <w:szCs w:val="24"/>
        </w:rPr>
        <w:t xml:space="preserve"> në llogaritë bankare të subjektit dhe personit të lidhur me të, </w:t>
      </w:r>
      <w:r w:rsidR="004122F2" w:rsidRPr="00DB24F5">
        <w:rPr>
          <w:rFonts w:ascii="Times New Roman" w:hAnsi="Times New Roman" w:cs="Times New Roman"/>
          <w:sz w:val="24"/>
          <w:szCs w:val="24"/>
        </w:rPr>
        <w:t>bashkëshortit</w:t>
      </w:r>
      <w:r w:rsidRPr="00DB24F5">
        <w:rPr>
          <w:rFonts w:ascii="Times New Roman" w:hAnsi="Times New Roman" w:cs="Times New Roman"/>
          <w:sz w:val="24"/>
          <w:szCs w:val="24"/>
        </w:rPr>
        <w:t>, të krijuara përgjatë viteve 2004 – 2006</w:t>
      </w:r>
      <w:r w:rsidR="00C93D38" w:rsidRPr="00DB24F5">
        <w:rPr>
          <w:rFonts w:ascii="Times New Roman" w:hAnsi="Times New Roman" w:cs="Times New Roman"/>
          <w:sz w:val="24"/>
          <w:szCs w:val="24"/>
        </w:rPr>
        <w:t xml:space="preserve">; </w:t>
      </w:r>
      <w:r w:rsidR="00C93D38" w:rsidRPr="00DB24F5">
        <w:rPr>
          <w:rFonts w:ascii="Times New Roman" w:hAnsi="Times New Roman" w:cs="Times New Roman"/>
          <w:sz w:val="20"/>
          <w:szCs w:val="20"/>
        </w:rPr>
        <w:t>(</w:t>
      </w:r>
      <w:proofErr w:type="spellStart"/>
      <w:r w:rsidR="00C93D38" w:rsidRPr="00DB24F5">
        <w:rPr>
          <w:rFonts w:ascii="Times New Roman" w:hAnsi="Times New Roman" w:cs="Times New Roman"/>
          <w:sz w:val="20"/>
          <w:szCs w:val="20"/>
        </w:rPr>
        <w:t>iv</w:t>
      </w:r>
      <w:proofErr w:type="spellEnd"/>
      <w:r w:rsidR="00C93D38" w:rsidRPr="00DB24F5">
        <w:rPr>
          <w:rFonts w:ascii="Times New Roman" w:hAnsi="Times New Roman" w:cs="Times New Roman"/>
          <w:sz w:val="20"/>
          <w:szCs w:val="20"/>
        </w:rPr>
        <w:t xml:space="preserve">) </w:t>
      </w:r>
      <w:r w:rsidRPr="00DB24F5">
        <w:rPr>
          <w:rFonts w:ascii="Times New Roman" w:hAnsi="Times New Roman" w:cs="Times New Roman"/>
          <w:sz w:val="24"/>
          <w:szCs w:val="24"/>
        </w:rPr>
        <w:t>janë bërë përpjekje për shmangien e verifikimit të ligjshmërisë së krijimit të gjendjeve të llogarive bankare deri në fund të vitit 2006 dhe depozitimeve të kryera në vitin 2007</w:t>
      </w:r>
      <w:r w:rsidR="004122F2" w:rsidRPr="00DB24F5">
        <w:rPr>
          <w:rFonts w:ascii="Times New Roman" w:hAnsi="Times New Roman" w:cs="Times New Roman"/>
          <w:sz w:val="24"/>
          <w:szCs w:val="24"/>
        </w:rPr>
        <w:t>,</w:t>
      </w:r>
      <w:r w:rsidRPr="00DB24F5">
        <w:rPr>
          <w:rFonts w:ascii="Times New Roman" w:hAnsi="Times New Roman" w:cs="Times New Roman"/>
          <w:sz w:val="24"/>
          <w:szCs w:val="24"/>
        </w:rPr>
        <w:t xml:space="preserve"> për sa rezulton e provuar se pagesa për likuidimin e çmimit të saj është bërë me të ardhura nga burime financiare të subjektit dhe personit të lidhur; </w:t>
      </w:r>
      <w:proofErr w:type="spellStart"/>
      <w:r w:rsidRPr="00DB24F5">
        <w:rPr>
          <w:rFonts w:ascii="Times New Roman" w:hAnsi="Times New Roman" w:cs="Times New Roman"/>
          <w:sz w:val="24"/>
          <w:szCs w:val="24"/>
        </w:rPr>
        <w:t>mosdeklarimi</w:t>
      </w:r>
      <w:r w:rsidR="004122F2" w:rsidRPr="00DB24F5">
        <w:rPr>
          <w:rFonts w:ascii="Times New Roman" w:hAnsi="Times New Roman" w:cs="Times New Roman"/>
          <w:sz w:val="24"/>
          <w:szCs w:val="24"/>
        </w:rPr>
        <w:t>t</w:t>
      </w:r>
      <w:proofErr w:type="spellEnd"/>
      <w:r w:rsidRPr="00DB24F5">
        <w:rPr>
          <w:rFonts w:ascii="Times New Roman" w:hAnsi="Times New Roman" w:cs="Times New Roman"/>
          <w:sz w:val="24"/>
          <w:szCs w:val="24"/>
        </w:rPr>
        <w:t xml:space="preserve"> në kohë të vlerave të depozituara dhe të krijuara në llogari bankare, të </w:t>
      </w:r>
      <w:proofErr w:type="spellStart"/>
      <w:r w:rsidRPr="00DB24F5">
        <w:rPr>
          <w:rFonts w:ascii="Times New Roman" w:hAnsi="Times New Roman" w:cs="Times New Roman"/>
          <w:sz w:val="24"/>
          <w:szCs w:val="24"/>
        </w:rPr>
        <w:t>transfertave</w:t>
      </w:r>
      <w:proofErr w:type="spellEnd"/>
      <w:r w:rsidRPr="00DB24F5">
        <w:rPr>
          <w:rFonts w:ascii="Times New Roman" w:hAnsi="Times New Roman" w:cs="Times New Roman"/>
          <w:sz w:val="24"/>
          <w:szCs w:val="24"/>
        </w:rPr>
        <w:t xml:space="preserve"> të kryera në vitin 2007 dhe qëllimin e kryerjes së tyre;</w:t>
      </w:r>
      <w:r w:rsidR="00C93D38" w:rsidRPr="00DB24F5">
        <w:rPr>
          <w:rFonts w:ascii="Times New Roman" w:hAnsi="Times New Roman" w:cs="Times New Roman"/>
          <w:sz w:val="20"/>
          <w:szCs w:val="20"/>
        </w:rPr>
        <w:t xml:space="preserve"> (v) </w:t>
      </w:r>
      <w:r w:rsidRPr="00DB24F5">
        <w:rPr>
          <w:rFonts w:ascii="Times New Roman" w:hAnsi="Times New Roman" w:cs="Times New Roman"/>
          <w:sz w:val="24"/>
          <w:szCs w:val="24"/>
        </w:rPr>
        <w:t xml:space="preserve">subjekti dhe personi i lidhur kanë rezultuar me balancë </w:t>
      </w:r>
      <w:r w:rsidR="001A2B81" w:rsidRPr="00DB24F5">
        <w:rPr>
          <w:rFonts w:ascii="Times New Roman" w:hAnsi="Times New Roman" w:cs="Times New Roman"/>
          <w:sz w:val="24"/>
          <w:szCs w:val="24"/>
        </w:rPr>
        <w:t>negative fondesh për vitet</w:t>
      </w:r>
      <w:r w:rsidR="007673FF" w:rsidRPr="00DB24F5">
        <w:rPr>
          <w:rFonts w:ascii="Times New Roman" w:hAnsi="Times New Roman" w:cs="Times New Roman"/>
          <w:sz w:val="24"/>
          <w:szCs w:val="24"/>
        </w:rPr>
        <w:t xml:space="preserve"> </w:t>
      </w:r>
      <w:del w:id="394" w:author="Sokol Çomo" w:date="2025-05-02T08:44:00Z">
        <w:r w:rsidRPr="00C93D38">
          <w:rPr>
            <w:rFonts w:ascii="Times New Roman" w:hAnsi="Times New Roman" w:cs="Times New Roman"/>
            <w:sz w:val="24"/>
            <w:szCs w:val="24"/>
          </w:rPr>
          <w:delText>gjatë</w:delText>
        </w:r>
      </w:del>
      <w:ins w:id="395" w:author="Sokol Çomo" w:date="2025-05-02T08:44:00Z">
        <w:r w:rsidR="007673FF" w:rsidRPr="00DB24F5">
          <w:rPr>
            <w:rFonts w:ascii="Times New Roman" w:hAnsi="Times New Roman" w:cs="Times New Roman"/>
            <w:sz w:val="24"/>
            <w:szCs w:val="24"/>
          </w:rPr>
          <w:t>n</w:t>
        </w:r>
        <w:r w:rsidR="00226037" w:rsidRPr="00DB24F5">
          <w:rPr>
            <w:rFonts w:ascii="Times New Roman" w:hAnsi="Times New Roman" w:cs="Times New Roman"/>
            <w:sz w:val="24"/>
            <w:szCs w:val="24"/>
          </w:rPr>
          <w:t>ë</w:t>
        </w:r>
      </w:ins>
      <w:r w:rsidRPr="00DB24F5">
        <w:rPr>
          <w:rFonts w:ascii="Times New Roman" w:hAnsi="Times New Roman" w:cs="Times New Roman"/>
          <w:sz w:val="24"/>
          <w:szCs w:val="24"/>
        </w:rPr>
        <w:t xml:space="preserve"> të cilat janë krijuar gjendjet e këtyre llogarive pasi nuk kanë pasur burime financiare të ligjshme të mjaftueshme për krijimin e pasurive të llojit “likuiditete” gjendje në llogari bankare dhe shtesave të tyre, përgjatë viteve 2004 – 2006</w:t>
      </w:r>
      <w:r w:rsidRPr="00DB24F5">
        <w:rPr>
          <w:rStyle w:val="FootnoteReference"/>
          <w:rFonts w:ascii="Times New Roman" w:hAnsi="Times New Roman" w:cs="Times New Roman"/>
          <w:sz w:val="24"/>
          <w:szCs w:val="24"/>
        </w:rPr>
        <w:footnoteReference w:id="48"/>
      </w:r>
      <w:r w:rsidRPr="00DB24F5">
        <w:rPr>
          <w:rFonts w:ascii="Times New Roman" w:hAnsi="Times New Roman" w:cs="Times New Roman"/>
          <w:sz w:val="24"/>
          <w:szCs w:val="24"/>
        </w:rPr>
        <w:t xml:space="preserve"> dhe subjekti nuk ka arritur të provojë me dokumentacion justifikues ligjor të ardhurat e pretenduara si të krijuara për këtë periudhë nga puna e bashkëshortit në emigracion dhe nga puna e tij si </w:t>
      </w:r>
      <w:proofErr w:type="spellStart"/>
      <w:r w:rsidRPr="00DB24F5">
        <w:rPr>
          <w:rFonts w:ascii="Times New Roman" w:hAnsi="Times New Roman" w:cs="Times New Roman"/>
          <w:sz w:val="24"/>
          <w:szCs w:val="24"/>
        </w:rPr>
        <w:t>hidroizolues</w:t>
      </w:r>
      <w:proofErr w:type="spellEnd"/>
      <w:r w:rsidRPr="00DB24F5">
        <w:rPr>
          <w:rFonts w:ascii="Times New Roman" w:hAnsi="Times New Roman" w:cs="Times New Roman"/>
          <w:sz w:val="24"/>
          <w:szCs w:val="24"/>
        </w:rPr>
        <w:t xml:space="preserve"> në Shqipëri;</w:t>
      </w:r>
      <w:r w:rsidR="00C93D38" w:rsidRPr="00DB24F5">
        <w:rPr>
          <w:rFonts w:ascii="Times New Roman" w:hAnsi="Times New Roman" w:cs="Times New Roman"/>
          <w:sz w:val="20"/>
          <w:szCs w:val="20"/>
        </w:rPr>
        <w:t xml:space="preserve"> (</w:t>
      </w:r>
      <w:proofErr w:type="spellStart"/>
      <w:r w:rsidR="00C93D38" w:rsidRPr="00DB24F5">
        <w:rPr>
          <w:rFonts w:ascii="Times New Roman" w:hAnsi="Times New Roman" w:cs="Times New Roman"/>
          <w:sz w:val="20"/>
          <w:szCs w:val="20"/>
        </w:rPr>
        <w:t>vi</w:t>
      </w:r>
      <w:proofErr w:type="spellEnd"/>
      <w:r w:rsidR="00C93D38" w:rsidRPr="00DB24F5">
        <w:rPr>
          <w:rFonts w:ascii="Times New Roman" w:hAnsi="Times New Roman" w:cs="Times New Roman"/>
          <w:sz w:val="20"/>
          <w:szCs w:val="20"/>
        </w:rPr>
        <w:t xml:space="preserve">) </w:t>
      </w:r>
      <w:r w:rsidRPr="00DB24F5">
        <w:rPr>
          <w:rFonts w:ascii="Times New Roman" w:hAnsi="Times New Roman" w:cs="Times New Roman"/>
          <w:sz w:val="24"/>
          <w:szCs w:val="24"/>
        </w:rPr>
        <w:t xml:space="preserve">krahas pamundësisë financiare të subjektit dhe personit të lidhur për investimet e </w:t>
      </w:r>
      <w:proofErr w:type="spellStart"/>
      <w:r w:rsidRPr="00DB24F5">
        <w:rPr>
          <w:rFonts w:ascii="Times New Roman" w:hAnsi="Times New Roman" w:cs="Times New Roman"/>
          <w:sz w:val="24"/>
          <w:szCs w:val="24"/>
        </w:rPr>
        <w:t>vetëdeklaruara</w:t>
      </w:r>
      <w:proofErr w:type="spellEnd"/>
      <w:r w:rsidRPr="00DB24F5">
        <w:rPr>
          <w:rFonts w:ascii="Times New Roman" w:hAnsi="Times New Roman" w:cs="Times New Roman"/>
          <w:sz w:val="24"/>
          <w:szCs w:val="24"/>
        </w:rPr>
        <w:t xml:space="preserve"> mbi këtë pasuri,  personi tjetër i lidhur, babai i subjektit, nuk ka pasur të ardhura nga burime financiare të ligjshme për të justifikuar dhënien në vitin 2007, të vlerave monetare 4,200 euro dhe 900,000 lekë, të deklaruara nga subjekti si të depozituara në llogaritë bankare të bashkëshortit të saj dhe se në vijim pasi janë bashkuar me vlera të tjera të </w:t>
      </w:r>
      <w:proofErr w:type="spellStart"/>
      <w:r w:rsidRPr="00DB24F5">
        <w:rPr>
          <w:rFonts w:ascii="Times New Roman" w:hAnsi="Times New Roman" w:cs="Times New Roman"/>
          <w:sz w:val="24"/>
          <w:szCs w:val="24"/>
        </w:rPr>
        <w:t>disponuara</w:t>
      </w:r>
      <w:proofErr w:type="spellEnd"/>
      <w:r w:rsidRPr="00DB24F5">
        <w:rPr>
          <w:rFonts w:ascii="Times New Roman" w:hAnsi="Times New Roman" w:cs="Times New Roman"/>
          <w:sz w:val="24"/>
          <w:szCs w:val="24"/>
        </w:rPr>
        <w:t xml:space="preserve"> nga personi i lidhur, janë transferuar në favor të shoqërisë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SHPK, për likuidimin e çmimit të pasurisë objekt vlerësimi;</w:t>
      </w:r>
      <w:r w:rsidR="00C93D38" w:rsidRPr="00DB24F5">
        <w:rPr>
          <w:rFonts w:ascii="Times New Roman" w:hAnsi="Times New Roman" w:cs="Times New Roman"/>
          <w:sz w:val="20"/>
          <w:szCs w:val="20"/>
        </w:rPr>
        <w:t xml:space="preserve"> (</w:t>
      </w:r>
      <w:proofErr w:type="spellStart"/>
      <w:r w:rsidR="00C93D38" w:rsidRPr="00DB24F5">
        <w:rPr>
          <w:rFonts w:ascii="Times New Roman" w:hAnsi="Times New Roman" w:cs="Times New Roman"/>
          <w:sz w:val="20"/>
          <w:szCs w:val="20"/>
        </w:rPr>
        <w:t>vii</w:t>
      </w:r>
      <w:proofErr w:type="spellEnd"/>
      <w:r w:rsidR="00C93D38" w:rsidRPr="00DB24F5">
        <w:rPr>
          <w:rFonts w:ascii="Times New Roman" w:hAnsi="Times New Roman" w:cs="Times New Roman"/>
          <w:sz w:val="20"/>
          <w:szCs w:val="20"/>
        </w:rPr>
        <w:t xml:space="preserve">) </w:t>
      </w:r>
      <w:r w:rsidRPr="00DB24F5">
        <w:rPr>
          <w:rFonts w:ascii="Times New Roman" w:hAnsi="Times New Roman" w:cs="Times New Roman"/>
          <w:sz w:val="24"/>
          <w:szCs w:val="24"/>
        </w:rPr>
        <w:t xml:space="preserve">fakti i vendosjes së emrit të personit të lidhur në librezat e shërbimeve utilitare mbi këtë pasuri, si edhe kryerja nga ky i fundit i disa pagesave që lidhen me ofrimin e këtyre shërbimeve, </w:t>
      </w:r>
      <w:del w:id="396" w:author="Sokol Çomo" w:date="2025-05-02T08:44:00Z">
        <w:r w:rsidRPr="00C93D38">
          <w:rPr>
            <w:rFonts w:ascii="Times New Roman" w:hAnsi="Times New Roman" w:cs="Times New Roman"/>
            <w:sz w:val="24"/>
            <w:szCs w:val="24"/>
          </w:rPr>
          <w:delText>vërtet nuk tregon “apriori” pronësinë e tij mbi sendin, por nga ana tjetër trupi gjykues çmon se edhe këto</w:delText>
        </w:r>
      </w:del>
      <w:ins w:id="397" w:author="Sokol Çomo" w:date="2025-05-02T08:44:00Z">
        <w:r w:rsidR="009D61B9" w:rsidRPr="00DB24F5">
          <w:rPr>
            <w:rFonts w:ascii="Times New Roman" w:hAnsi="Times New Roman" w:cs="Times New Roman"/>
            <w:sz w:val="24"/>
            <w:szCs w:val="24"/>
          </w:rPr>
          <w:t>p</w:t>
        </w:r>
        <w:r w:rsidR="00226037" w:rsidRPr="00DB24F5">
          <w:rPr>
            <w:rFonts w:ascii="Times New Roman" w:hAnsi="Times New Roman" w:cs="Times New Roman"/>
            <w:sz w:val="24"/>
            <w:szCs w:val="24"/>
          </w:rPr>
          <w:t>ë</w:t>
        </w:r>
        <w:r w:rsidR="009D61B9" w:rsidRPr="00DB24F5">
          <w:rPr>
            <w:rFonts w:ascii="Times New Roman" w:hAnsi="Times New Roman" w:cs="Times New Roman"/>
            <w:sz w:val="24"/>
            <w:szCs w:val="24"/>
          </w:rPr>
          <w:t>rb</w:t>
        </w:r>
        <w:r w:rsidR="00226037" w:rsidRPr="00DB24F5">
          <w:rPr>
            <w:rFonts w:ascii="Times New Roman" w:hAnsi="Times New Roman" w:cs="Times New Roman"/>
            <w:sz w:val="24"/>
            <w:szCs w:val="24"/>
          </w:rPr>
          <w:t>ë</w:t>
        </w:r>
        <w:r w:rsidR="009D61B9" w:rsidRPr="00DB24F5">
          <w:rPr>
            <w:rFonts w:ascii="Times New Roman" w:hAnsi="Times New Roman" w:cs="Times New Roman"/>
            <w:sz w:val="24"/>
            <w:szCs w:val="24"/>
          </w:rPr>
          <w:t>jn</w:t>
        </w:r>
        <w:r w:rsidR="00226037" w:rsidRPr="00DB24F5">
          <w:rPr>
            <w:rFonts w:ascii="Times New Roman" w:hAnsi="Times New Roman" w:cs="Times New Roman"/>
            <w:sz w:val="24"/>
            <w:szCs w:val="24"/>
          </w:rPr>
          <w:t>ë</w:t>
        </w:r>
      </w:ins>
      <w:r w:rsidR="009D61B9"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rrethana të </w:t>
      </w:r>
      <w:del w:id="398" w:author="Sokol Çomo" w:date="2025-05-02T08:44:00Z">
        <w:r w:rsidRPr="00C93D38">
          <w:rPr>
            <w:rFonts w:ascii="Times New Roman" w:hAnsi="Times New Roman" w:cs="Times New Roman"/>
            <w:sz w:val="24"/>
            <w:szCs w:val="24"/>
          </w:rPr>
          <w:delText>konstatuara</w:delText>
        </w:r>
      </w:del>
      <w:ins w:id="399" w:author="Sokol Çomo" w:date="2025-05-02T08:44:00Z">
        <w:r w:rsidR="009D61B9" w:rsidRPr="00DB24F5">
          <w:rPr>
            <w:rFonts w:ascii="Times New Roman" w:hAnsi="Times New Roman" w:cs="Times New Roman"/>
            <w:sz w:val="24"/>
            <w:szCs w:val="24"/>
          </w:rPr>
          <w:t>cilat</w:t>
        </w:r>
      </w:ins>
      <w:r w:rsidRPr="00DB24F5">
        <w:rPr>
          <w:rFonts w:ascii="Times New Roman" w:hAnsi="Times New Roman" w:cs="Times New Roman"/>
          <w:sz w:val="24"/>
          <w:szCs w:val="24"/>
        </w:rPr>
        <w:t xml:space="preserve"> vlerësohen si të dhëna/fakte/</w:t>
      </w:r>
      <w:proofErr w:type="spellStart"/>
      <w:r w:rsidRPr="00DB24F5">
        <w:rPr>
          <w:rFonts w:ascii="Times New Roman" w:hAnsi="Times New Roman" w:cs="Times New Roman"/>
          <w:sz w:val="24"/>
          <w:szCs w:val="24"/>
        </w:rPr>
        <w:t>indicie</w:t>
      </w:r>
      <w:proofErr w:type="spellEnd"/>
      <w:r w:rsidRPr="00DB24F5">
        <w:rPr>
          <w:rFonts w:ascii="Times New Roman" w:hAnsi="Times New Roman" w:cs="Times New Roman"/>
          <w:sz w:val="24"/>
          <w:szCs w:val="24"/>
        </w:rPr>
        <w:t xml:space="preserve"> të rëndësishme në kuadrin e verifikimit të situatës së dyshuar për fshehje pasurie</w:t>
      </w:r>
      <w:r w:rsidR="00C93D38" w:rsidRPr="00DB24F5">
        <w:rPr>
          <w:rFonts w:ascii="Times New Roman" w:hAnsi="Times New Roman" w:cs="Times New Roman"/>
          <w:sz w:val="24"/>
          <w:szCs w:val="24"/>
        </w:rPr>
        <w:t xml:space="preserve">. </w:t>
      </w:r>
    </w:p>
    <w:p w14:paraId="45688FE3" w14:textId="77777777" w:rsidR="001F0C62" w:rsidRPr="00DB24F5" w:rsidRDefault="001F0C62" w:rsidP="00E114EF">
      <w:pPr>
        <w:pStyle w:val="ListParagraph"/>
        <w:tabs>
          <w:tab w:val="left" w:pos="0"/>
        </w:tabs>
        <w:spacing w:before="0" w:after="0"/>
        <w:ind w:left="0"/>
        <w:rPr>
          <w:rFonts w:ascii="Times New Roman" w:hAnsi="Times New Roman"/>
          <w:b/>
          <w:sz w:val="14"/>
          <w:rPrChange w:id="400" w:author="Sokol Çomo" w:date="2025-05-02T08:44:00Z">
            <w:rPr>
              <w:rFonts w:ascii="Times New Roman" w:hAnsi="Times New Roman"/>
              <w:b/>
              <w:color w:val="FF0000"/>
              <w:sz w:val="14"/>
            </w:rPr>
          </w:rPrChange>
        </w:rPr>
      </w:pPr>
    </w:p>
    <w:p w14:paraId="276BE8BF" w14:textId="000DF0D0" w:rsidR="007879AB" w:rsidRPr="00DB24F5" w:rsidRDefault="00381981" w:rsidP="007879AB">
      <w:pPr>
        <w:pStyle w:val="ListParagraph"/>
        <w:numPr>
          <w:ilvl w:val="1"/>
          <w:numId w:val="3"/>
        </w:numPr>
        <w:tabs>
          <w:tab w:val="left" w:pos="0"/>
        </w:tabs>
        <w:spacing w:before="0" w:after="0"/>
        <w:ind w:left="0" w:firstLine="0"/>
        <w:rPr>
          <w:rFonts w:ascii="Times New Roman" w:hAnsi="Times New Roman"/>
          <w:b/>
          <w:sz w:val="24"/>
          <w:rPrChange w:id="401" w:author="Sokol Çomo" w:date="2025-05-02T08:44:00Z">
            <w:rPr>
              <w:rFonts w:ascii="Times New Roman" w:hAnsi="Times New Roman"/>
              <w:b/>
              <w:color w:val="FF0000"/>
              <w:sz w:val="24"/>
            </w:rPr>
          </w:rPrChange>
        </w:rPr>
      </w:pPr>
      <w:r w:rsidRPr="00DB24F5">
        <w:rPr>
          <w:rFonts w:ascii="Times New Roman" w:hAnsi="Times New Roman" w:cs="Times New Roman"/>
          <w:sz w:val="24"/>
          <w:szCs w:val="24"/>
        </w:rPr>
        <w:t>Sa i takon pretendimit t</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se</w:t>
      </w:r>
      <w:r w:rsidR="00CE3E63" w:rsidRPr="00DB24F5">
        <w:rPr>
          <w:rFonts w:ascii="Times New Roman" w:hAnsi="Times New Roman" w:cs="Times New Roman"/>
          <w:sz w:val="24"/>
          <w:szCs w:val="24"/>
        </w:rPr>
        <w:t xml:space="preserve"> </w:t>
      </w:r>
      <w:r w:rsidR="0059560D" w:rsidRPr="00DB24F5">
        <w:rPr>
          <w:rFonts w:ascii="Times New Roman" w:hAnsi="Times New Roman" w:cs="Times New Roman"/>
          <w:sz w:val="24"/>
          <w:szCs w:val="24"/>
        </w:rPr>
        <w:t>n</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 vitin 2015</w:t>
      </w:r>
      <w:r w:rsidRPr="00DB24F5">
        <w:rPr>
          <w:rFonts w:ascii="Times New Roman" w:hAnsi="Times New Roman" w:cs="Times New Roman"/>
          <w:sz w:val="24"/>
          <w:szCs w:val="24"/>
        </w:rPr>
        <w:t xml:space="preserve"> ka </w:t>
      </w:r>
      <w:r w:rsidR="0059560D" w:rsidRPr="00DB24F5">
        <w:rPr>
          <w:rFonts w:ascii="Times New Roman" w:hAnsi="Times New Roman" w:cs="Times New Roman"/>
          <w:sz w:val="24"/>
          <w:szCs w:val="24"/>
        </w:rPr>
        <w:t>b</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r</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 deklarime </w:t>
      </w:r>
      <w:r w:rsidRPr="00DB24F5">
        <w:rPr>
          <w:rFonts w:ascii="Times New Roman" w:hAnsi="Times New Roman" w:cs="Times New Roman"/>
          <w:sz w:val="24"/>
          <w:szCs w:val="24"/>
        </w:rPr>
        <w:t>pran</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ILDKPKI </w:t>
      </w:r>
      <w:r w:rsidR="0059560D" w:rsidRPr="00DB24F5">
        <w:rPr>
          <w:rFonts w:ascii="Times New Roman" w:hAnsi="Times New Roman" w:cs="Times New Roman"/>
          <w:sz w:val="24"/>
          <w:szCs w:val="24"/>
        </w:rPr>
        <w:t>n</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 lidhje me</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transfertat</w:t>
      </w:r>
      <w:proofErr w:type="spellEnd"/>
      <w:r w:rsidRPr="00DB24F5">
        <w:rPr>
          <w:rFonts w:ascii="Times New Roman" w:hAnsi="Times New Roman" w:cs="Times New Roman"/>
          <w:sz w:val="24"/>
          <w:szCs w:val="24"/>
        </w:rPr>
        <w:t xml:space="preserve"> bankare nga llogarit</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bashk</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shortit n</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favor t</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shoq</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ris</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SHPK dhe se nga ana e ILDKPKI</w:t>
      </w:r>
      <w:r w:rsidR="0059560D" w:rsidRPr="00DB24F5">
        <w:rPr>
          <w:rFonts w:ascii="Times New Roman" w:hAnsi="Times New Roman" w:cs="Times New Roman"/>
          <w:sz w:val="24"/>
          <w:szCs w:val="24"/>
        </w:rPr>
        <w:t xml:space="preserve">- </w:t>
      </w:r>
      <w:r w:rsidRPr="00DB24F5">
        <w:rPr>
          <w:rFonts w:ascii="Times New Roman" w:hAnsi="Times New Roman" w:cs="Times New Roman"/>
          <w:sz w:val="24"/>
          <w:szCs w:val="24"/>
        </w:rPr>
        <w:t>s</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nuk </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konstatuar fshehje, NJSHL v</w:t>
      </w:r>
      <w:r w:rsidR="00CE3E63" w:rsidRPr="00DB24F5">
        <w:rPr>
          <w:rFonts w:ascii="Times New Roman" w:hAnsi="Times New Roman" w:cs="Times New Roman"/>
          <w:sz w:val="24"/>
          <w:szCs w:val="24"/>
        </w:rPr>
        <w:t>ë</w:t>
      </w:r>
      <w:r w:rsidRPr="00DB24F5">
        <w:rPr>
          <w:rFonts w:ascii="Times New Roman" w:hAnsi="Times New Roman" w:cs="Times New Roman"/>
          <w:sz w:val="24"/>
          <w:szCs w:val="24"/>
        </w:rPr>
        <w:t xml:space="preserve">ren se </w:t>
      </w:r>
      <w:r w:rsidR="0059560D" w:rsidRPr="00DB24F5">
        <w:rPr>
          <w:rFonts w:ascii="Times New Roman" w:hAnsi="Times New Roman" w:cs="Times New Roman"/>
          <w:sz w:val="24"/>
          <w:szCs w:val="24"/>
        </w:rPr>
        <w:t>referuar procesverbalit t</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 dat</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s 02.02.2015 </w:t>
      </w:r>
      <w:r w:rsidRPr="00DB24F5">
        <w:rPr>
          <w:rFonts w:ascii="Times New Roman" w:hAnsi="Times New Roman" w:cs="Times New Roman"/>
          <w:sz w:val="24"/>
          <w:szCs w:val="24"/>
        </w:rPr>
        <w:t xml:space="preserve">subjekti </w:t>
      </w:r>
      <w:r w:rsidR="00CE3E63" w:rsidRPr="00DB24F5">
        <w:rPr>
          <w:rFonts w:ascii="Times New Roman" w:hAnsi="Times New Roman" w:cs="Times New Roman"/>
          <w:sz w:val="24"/>
          <w:szCs w:val="24"/>
        </w:rPr>
        <w:t>nuk ka</w:t>
      </w:r>
      <w:r w:rsidR="00D64F69" w:rsidRPr="00DB24F5">
        <w:rPr>
          <w:rFonts w:ascii="Times New Roman" w:hAnsi="Times New Roman" w:cs="Times New Roman"/>
          <w:sz w:val="24"/>
          <w:szCs w:val="24"/>
        </w:rPr>
        <w:t xml:space="preserve"> </w:t>
      </w:r>
      <w:r w:rsidR="00CE3E63" w:rsidRPr="00DB24F5">
        <w:rPr>
          <w:rFonts w:ascii="Times New Roman" w:hAnsi="Times New Roman" w:cs="Times New Roman"/>
          <w:sz w:val="24"/>
          <w:szCs w:val="24"/>
        </w:rPr>
        <w:t xml:space="preserve">dhënë </w:t>
      </w:r>
      <w:r w:rsidR="0059560D" w:rsidRPr="00DB24F5">
        <w:rPr>
          <w:rFonts w:ascii="Times New Roman" w:hAnsi="Times New Roman" w:cs="Times New Roman"/>
          <w:sz w:val="24"/>
          <w:szCs w:val="24"/>
        </w:rPr>
        <w:t>shpjegim</w:t>
      </w:r>
      <w:r w:rsidR="00CE3E63" w:rsidRPr="00DB24F5">
        <w:rPr>
          <w:rFonts w:ascii="Times New Roman" w:hAnsi="Times New Roman" w:cs="Times New Roman"/>
          <w:sz w:val="24"/>
          <w:szCs w:val="24"/>
        </w:rPr>
        <w:t>e</w:t>
      </w:r>
      <w:r w:rsidR="00D63D2A" w:rsidRPr="00DB24F5">
        <w:rPr>
          <w:rFonts w:ascii="Times New Roman" w:hAnsi="Times New Roman" w:cs="Times New Roman"/>
          <w:sz w:val="24"/>
          <w:szCs w:val="24"/>
        </w:rPr>
        <w:t xml:space="preserve"> shteruese n</w:t>
      </w:r>
      <w:r w:rsidR="00CE3E63" w:rsidRPr="00DB24F5">
        <w:rPr>
          <w:rFonts w:ascii="Times New Roman" w:hAnsi="Times New Roman" w:cs="Times New Roman"/>
          <w:sz w:val="24"/>
          <w:szCs w:val="24"/>
        </w:rPr>
        <w:t>ë</w:t>
      </w:r>
      <w:r w:rsidR="00D63D2A" w:rsidRPr="00DB24F5">
        <w:rPr>
          <w:rFonts w:ascii="Times New Roman" w:hAnsi="Times New Roman" w:cs="Times New Roman"/>
          <w:sz w:val="24"/>
          <w:szCs w:val="24"/>
        </w:rPr>
        <w:t xml:space="preserve"> </w:t>
      </w:r>
      <w:r w:rsidR="0059560D" w:rsidRPr="00DB24F5">
        <w:rPr>
          <w:rFonts w:ascii="Times New Roman" w:hAnsi="Times New Roman" w:cs="Times New Roman"/>
          <w:sz w:val="24"/>
          <w:szCs w:val="24"/>
        </w:rPr>
        <w:t xml:space="preserve">lidhje me këto </w:t>
      </w:r>
      <w:proofErr w:type="spellStart"/>
      <w:r w:rsidR="0059560D" w:rsidRPr="00DB24F5">
        <w:rPr>
          <w:rFonts w:ascii="Times New Roman" w:hAnsi="Times New Roman" w:cs="Times New Roman"/>
          <w:sz w:val="24"/>
          <w:szCs w:val="24"/>
        </w:rPr>
        <w:t>transferta</w:t>
      </w:r>
      <w:proofErr w:type="spellEnd"/>
      <w:r w:rsidR="00D63D2A" w:rsidRPr="00DB24F5">
        <w:rPr>
          <w:rFonts w:ascii="Times New Roman" w:hAnsi="Times New Roman" w:cs="Times New Roman"/>
          <w:sz w:val="24"/>
          <w:szCs w:val="24"/>
        </w:rPr>
        <w:t xml:space="preserve"> dhe ILDKPK</w:t>
      </w:r>
      <w:r w:rsidR="00CE3E63" w:rsidRPr="00DB24F5">
        <w:rPr>
          <w:rFonts w:ascii="Times New Roman" w:hAnsi="Times New Roman" w:cs="Times New Roman"/>
          <w:sz w:val="24"/>
          <w:szCs w:val="24"/>
        </w:rPr>
        <w:t>I nuk e ka thelluar më tej hetimin. N</w:t>
      </w:r>
      <w:r w:rsidR="0059560D" w:rsidRPr="00DB24F5">
        <w:rPr>
          <w:rFonts w:ascii="Times New Roman" w:hAnsi="Times New Roman" w:cs="Times New Roman"/>
          <w:sz w:val="24"/>
          <w:szCs w:val="24"/>
        </w:rPr>
        <w:t>ga ana</w:t>
      </w:r>
      <w:r w:rsidR="00CE3E63" w:rsidRPr="00DB24F5">
        <w:rPr>
          <w:rFonts w:ascii="Times New Roman" w:hAnsi="Times New Roman" w:cs="Times New Roman"/>
          <w:sz w:val="24"/>
          <w:szCs w:val="24"/>
        </w:rPr>
        <w:t xml:space="preserve"> tjetër referuar </w:t>
      </w:r>
      <w:r w:rsidR="0059560D" w:rsidRPr="00DB24F5">
        <w:rPr>
          <w:rFonts w:ascii="Times New Roman" w:hAnsi="Times New Roman" w:cs="Times New Roman"/>
          <w:sz w:val="24"/>
          <w:szCs w:val="24"/>
        </w:rPr>
        <w:t>raporti</w:t>
      </w:r>
      <w:r w:rsidR="00CE3E63" w:rsidRPr="00DB24F5">
        <w:rPr>
          <w:rFonts w:ascii="Times New Roman" w:hAnsi="Times New Roman" w:cs="Times New Roman"/>
          <w:sz w:val="24"/>
          <w:szCs w:val="24"/>
        </w:rPr>
        <w:t>t</w:t>
      </w:r>
      <w:r w:rsidR="00A51D13" w:rsidRPr="00DB24F5">
        <w:rPr>
          <w:rFonts w:ascii="Times New Roman" w:hAnsi="Times New Roman" w:cs="Times New Roman"/>
          <w:sz w:val="24"/>
          <w:szCs w:val="24"/>
        </w:rPr>
        <w:t xml:space="preserve"> nr. 145/28, dat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25.11.2019 </w:t>
      </w:r>
      <w:r w:rsidR="00CE3E63" w:rsidRPr="00DB24F5">
        <w:rPr>
          <w:rFonts w:ascii="Times New Roman" w:hAnsi="Times New Roman" w:cs="Times New Roman"/>
          <w:sz w:val="24"/>
          <w:szCs w:val="24"/>
        </w:rPr>
        <w:t xml:space="preserve">të ILDKPKI </w:t>
      </w:r>
      <w:r w:rsidR="0059560D" w:rsidRPr="00DB24F5">
        <w:rPr>
          <w:rFonts w:ascii="Times New Roman" w:hAnsi="Times New Roman" w:cs="Times New Roman"/>
          <w:sz w:val="24"/>
          <w:szCs w:val="24"/>
        </w:rPr>
        <w:t>n</w:t>
      </w:r>
      <w:r w:rsidR="00CE3E63" w:rsidRPr="00DB24F5">
        <w:rPr>
          <w:rFonts w:ascii="Times New Roman" w:hAnsi="Times New Roman" w:cs="Times New Roman"/>
          <w:sz w:val="24"/>
          <w:szCs w:val="24"/>
        </w:rPr>
        <w:t>ë</w:t>
      </w:r>
      <w:r w:rsidR="0059560D" w:rsidRPr="00DB24F5">
        <w:rPr>
          <w:rFonts w:ascii="Times New Roman" w:hAnsi="Times New Roman" w:cs="Times New Roman"/>
          <w:sz w:val="24"/>
          <w:szCs w:val="24"/>
        </w:rPr>
        <w:t xml:space="preserve"> lidhje me kontrollin </w:t>
      </w:r>
      <w:r w:rsidR="00A51D13" w:rsidRPr="00DB24F5">
        <w:rPr>
          <w:rFonts w:ascii="Times New Roman" w:hAnsi="Times New Roman" w:cs="Times New Roman"/>
          <w:sz w:val="24"/>
          <w:szCs w:val="24"/>
        </w:rPr>
        <w:t>e plot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deklarat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s </w:t>
      </w:r>
      <w:proofErr w:type="spellStart"/>
      <w:r w:rsidR="00A51D13" w:rsidRPr="00DB24F5">
        <w:rPr>
          <w:rFonts w:ascii="Times New Roman" w:hAnsi="Times New Roman" w:cs="Times New Roman"/>
          <w:i/>
          <w:iCs/>
          <w:sz w:val="24"/>
          <w:szCs w:val="24"/>
        </w:rPr>
        <w:t>vetting</w:t>
      </w:r>
      <w:proofErr w:type="spellEnd"/>
      <w:r w:rsidR="00A51D13" w:rsidRPr="00DB24F5">
        <w:rPr>
          <w:rFonts w:ascii="Times New Roman" w:hAnsi="Times New Roman" w:cs="Times New Roman"/>
          <w:sz w:val="24"/>
          <w:szCs w:val="24"/>
        </w:rPr>
        <w:t xml:space="preserve"> 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subjektit Blerta </w:t>
      </w:r>
      <w:proofErr w:type="spellStart"/>
      <w:r w:rsidR="00A51D13" w:rsidRPr="00DB24F5">
        <w:rPr>
          <w:rFonts w:ascii="Times New Roman" w:hAnsi="Times New Roman" w:cs="Times New Roman"/>
          <w:sz w:val="24"/>
          <w:szCs w:val="24"/>
        </w:rPr>
        <w:t>Marku</w:t>
      </w:r>
      <w:proofErr w:type="spellEnd"/>
      <w:r w:rsidR="00A51D13" w:rsidRPr="00DB24F5">
        <w:rPr>
          <w:rFonts w:ascii="Times New Roman" w:hAnsi="Times New Roman" w:cs="Times New Roman"/>
          <w:sz w:val="24"/>
          <w:szCs w:val="24"/>
        </w:rPr>
        <w:t xml:space="preserve"> ( Çibuku) n</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p</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rfundim t</w:t>
      </w:r>
      <w:r w:rsidR="00CE3E63" w:rsidRPr="00DB24F5">
        <w:rPr>
          <w:rFonts w:ascii="Times New Roman" w:hAnsi="Times New Roman" w:cs="Times New Roman"/>
          <w:sz w:val="24"/>
          <w:szCs w:val="24"/>
        </w:rPr>
        <w:t>ë</w:t>
      </w:r>
      <w:r w:rsidR="00A51D13" w:rsidRPr="00DB24F5">
        <w:rPr>
          <w:rFonts w:ascii="Times New Roman" w:hAnsi="Times New Roman" w:cs="Times New Roman"/>
          <w:sz w:val="24"/>
          <w:szCs w:val="24"/>
        </w:rPr>
        <w:t xml:space="preserve"> kontrollit</w:t>
      </w:r>
      <w:r w:rsidR="00D64F69" w:rsidRPr="00DB24F5">
        <w:rPr>
          <w:rFonts w:ascii="Times New Roman" w:hAnsi="Times New Roman" w:cs="Times New Roman"/>
          <w:sz w:val="24"/>
          <w:szCs w:val="24"/>
        </w:rPr>
        <w:t xml:space="preserve"> </w:t>
      </w:r>
      <w:r w:rsidR="00CE3E63" w:rsidRPr="00DB24F5">
        <w:rPr>
          <w:rFonts w:ascii="Times New Roman" w:hAnsi="Times New Roman" w:cs="Times New Roman"/>
          <w:sz w:val="24"/>
          <w:szCs w:val="24"/>
        </w:rPr>
        <w:t xml:space="preserve">ILDKPKI </w:t>
      </w:r>
      <w:r w:rsidR="00A51D13" w:rsidRPr="00DB24F5">
        <w:rPr>
          <w:rFonts w:ascii="Times New Roman" w:hAnsi="Times New Roman" w:cs="Times New Roman"/>
          <w:sz w:val="24"/>
          <w:szCs w:val="24"/>
        </w:rPr>
        <w:t xml:space="preserve">ka konstatuar se </w:t>
      </w:r>
      <w:r w:rsidR="00A51D13" w:rsidRPr="00DB24F5">
        <w:rPr>
          <w:rFonts w:ascii="Times New Roman" w:hAnsi="Times New Roman" w:cs="Times New Roman"/>
          <w:i/>
          <w:iCs/>
          <w:sz w:val="24"/>
          <w:szCs w:val="24"/>
        </w:rPr>
        <w:t>mbeten t</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paqarta transferimet e b/</w:t>
      </w:r>
      <w:proofErr w:type="spellStart"/>
      <w:r w:rsidR="00A51D13" w:rsidRPr="00DB24F5">
        <w:rPr>
          <w:rFonts w:ascii="Times New Roman" w:hAnsi="Times New Roman" w:cs="Times New Roman"/>
          <w:i/>
          <w:iCs/>
          <w:sz w:val="24"/>
          <w:szCs w:val="24"/>
        </w:rPr>
        <w:t>shortiti</w:t>
      </w:r>
      <w:proofErr w:type="spellEnd"/>
      <w:r w:rsidR="00A51D13" w:rsidRPr="00DB24F5">
        <w:rPr>
          <w:rFonts w:ascii="Times New Roman" w:hAnsi="Times New Roman" w:cs="Times New Roman"/>
          <w:i/>
          <w:iCs/>
          <w:sz w:val="24"/>
          <w:szCs w:val="24"/>
        </w:rPr>
        <w:t xml:space="preserve"> t</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subjektit t</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shum</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s 56.000 euro n</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favor t</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shoq</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ris</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w:t>
      </w:r>
      <w:proofErr w:type="spellStart"/>
      <w:r w:rsidR="00A51D13" w:rsidRPr="00DB24F5">
        <w:rPr>
          <w:rFonts w:ascii="Times New Roman" w:hAnsi="Times New Roman" w:cs="Times New Roman"/>
          <w:i/>
          <w:iCs/>
          <w:sz w:val="24"/>
          <w:szCs w:val="24"/>
        </w:rPr>
        <w:t>Edmeli</w:t>
      </w:r>
      <w:proofErr w:type="spellEnd"/>
      <w:r w:rsidR="00A51D13" w:rsidRPr="00DB24F5">
        <w:rPr>
          <w:rFonts w:ascii="Times New Roman" w:hAnsi="Times New Roman" w:cs="Times New Roman"/>
          <w:i/>
          <w:iCs/>
          <w:sz w:val="24"/>
          <w:szCs w:val="24"/>
        </w:rPr>
        <w:t>” SHPK me p</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rshkrimin pages</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k</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sti sht</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pie si dhe burimet financiare q</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kan</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 xml:space="preserve"> sh</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rbyer p</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r k</w:t>
      </w:r>
      <w:r w:rsidR="00CE3E63" w:rsidRPr="00DB24F5">
        <w:rPr>
          <w:rFonts w:ascii="Times New Roman" w:hAnsi="Times New Roman" w:cs="Times New Roman"/>
          <w:i/>
          <w:iCs/>
          <w:sz w:val="24"/>
          <w:szCs w:val="24"/>
        </w:rPr>
        <w:t>ë</w:t>
      </w:r>
      <w:r w:rsidR="00A51D13" w:rsidRPr="00DB24F5">
        <w:rPr>
          <w:rFonts w:ascii="Times New Roman" w:hAnsi="Times New Roman" w:cs="Times New Roman"/>
          <w:i/>
          <w:iCs/>
          <w:sz w:val="24"/>
          <w:szCs w:val="24"/>
        </w:rPr>
        <w:t>to pagesa</w:t>
      </w:r>
      <w:r w:rsidR="00A51D13" w:rsidRPr="00DB24F5">
        <w:rPr>
          <w:rFonts w:ascii="Times New Roman" w:hAnsi="Times New Roman" w:cs="Times New Roman"/>
          <w:sz w:val="24"/>
          <w:szCs w:val="24"/>
        </w:rPr>
        <w:t xml:space="preserve">. </w:t>
      </w:r>
      <w:r w:rsidR="00D64F69" w:rsidRPr="00DB24F5">
        <w:rPr>
          <w:rFonts w:ascii="Times New Roman" w:hAnsi="Times New Roman" w:cs="Times New Roman"/>
          <w:sz w:val="24"/>
          <w:szCs w:val="24"/>
        </w:rPr>
        <w:t xml:space="preserve">Referuar legjislacionit të zbatueshëm lidhur me procesin e rivlerësimit, konkretisht Aneksit të Kushtetutës dhe dispozitave të ligjit nr. 84/2016, procesi i rivlerësimit kalimtar të gjyqtarëve dhe prokurorëve është një proces i cili bazohet në vlerësimin dhe kontrollin e pasurive të subjekteve të deklaruara rishtas dhe vlerësimi i saktësisë, plotësisë dhe </w:t>
      </w:r>
      <w:proofErr w:type="spellStart"/>
      <w:r w:rsidR="00D64F69" w:rsidRPr="00DB24F5">
        <w:rPr>
          <w:rFonts w:ascii="Times New Roman" w:hAnsi="Times New Roman" w:cs="Times New Roman"/>
          <w:sz w:val="24"/>
          <w:szCs w:val="24"/>
        </w:rPr>
        <w:t>mjaftueshmërisë</w:t>
      </w:r>
      <w:proofErr w:type="spellEnd"/>
      <w:r w:rsidR="00D64F69" w:rsidRPr="00DB24F5">
        <w:rPr>
          <w:rFonts w:ascii="Times New Roman" w:hAnsi="Times New Roman" w:cs="Times New Roman"/>
          <w:sz w:val="24"/>
          <w:szCs w:val="24"/>
        </w:rPr>
        <w:t xml:space="preserve"> së deklarimit të tyre kryhet nga organet e rivlerësimit mbi bazën e një procesi të mirëfilltë kontrolli dhe vlerësimi dhe, si i tillë, nuk bazohet në përfundimet e organeve që kanë funksione ndihmëse dhe instrumentale në proces (një ndër to dhe ILDKPKI), aq më pak të jenë të detyruara të mbështeten në vlerësimin apo qëndrimin e tyre ndaj subjekteve për deklarimet e tyre ndër vite. Për rrjedhojë të sa më sipër, fakti se subjekti ka bërë deklarime pranë ILDKPKI lidhur me transaksionet bankare të vitit 2007 dhe se ky</w:t>
      </w:r>
      <w:r w:rsidR="009D61B9" w:rsidRPr="00DB24F5">
        <w:rPr>
          <w:rFonts w:ascii="Times New Roman" w:hAnsi="Times New Roman" w:cs="Times New Roman"/>
          <w:sz w:val="24"/>
          <w:szCs w:val="24"/>
        </w:rPr>
        <w:t xml:space="preserve"> </w:t>
      </w:r>
      <w:ins w:id="402" w:author="Sokol Çomo" w:date="2025-05-02T08:44:00Z">
        <w:r w:rsidR="009D61B9" w:rsidRPr="00DB24F5">
          <w:rPr>
            <w:rFonts w:ascii="Times New Roman" w:hAnsi="Times New Roman" w:cs="Times New Roman"/>
            <w:sz w:val="24"/>
            <w:szCs w:val="24"/>
          </w:rPr>
          <w:t>institucion</w:t>
        </w:r>
        <w:r w:rsidR="00D64F69" w:rsidRPr="00DB24F5">
          <w:rPr>
            <w:rFonts w:ascii="Times New Roman" w:hAnsi="Times New Roman" w:cs="Times New Roman"/>
            <w:sz w:val="24"/>
            <w:szCs w:val="24"/>
          </w:rPr>
          <w:t xml:space="preserve"> </w:t>
        </w:r>
      </w:ins>
      <w:r w:rsidR="00D64F69" w:rsidRPr="00DB24F5">
        <w:rPr>
          <w:rFonts w:ascii="Times New Roman" w:hAnsi="Times New Roman" w:cs="Times New Roman"/>
          <w:sz w:val="24"/>
          <w:szCs w:val="24"/>
        </w:rPr>
        <w:t xml:space="preserve">nuk ka </w:t>
      </w:r>
      <w:r w:rsidR="00D64F69" w:rsidRPr="00DB24F5">
        <w:rPr>
          <w:rFonts w:ascii="Times New Roman" w:hAnsi="Times New Roman" w:cs="Times New Roman"/>
          <w:sz w:val="24"/>
          <w:szCs w:val="24"/>
        </w:rPr>
        <w:lastRenderedPageBreak/>
        <w:t>ko</w:t>
      </w:r>
      <w:r w:rsidR="009D61B9" w:rsidRPr="00DB24F5">
        <w:rPr>
          <w:rFonts w:ascii="Times New Roman" w:hAnsi="Times New Roman" w:cs="Times New Roman"/>
          <w:sz w:val="24"/>
          <w:szCs w:val="24"/>
        </w:rPr>
        <w:t xml:space="preserve">nstatuar fshehje, nuk ka </w:t>
      </w:r>
      <w:del w:id="403" w:author="Sokol Çomo" w:date="2025-05-02T08:44:00Z">
        <w:r w:rsidR="00D64F69" w:rsidRPr="001F0C62">
          <w:rPr>
            <w:rFonts w:ascii="Times New Roman" w:hAnsi="Times New Roman" w:cs="Times New Roman"/>
            <w:sz w:val="24"/>
            <w:szCs w:val="24"/>
          </w:rPr>
          <w:delText>ndikimi</w:delText>
        </w:r>
      </w:del>
      <w:ins w:id="404" w:author="Sokol Çomo" w:date="2025-05-02T08:44:00Z">
        <w:r w:rsidR="009D61B9" w:rsidRPr="00DB24F5">
          <w:rPr>
            <w:rFonts w:ascii="Times New Roman" w:hAnsi="Times New Roman" w:cs="Times New Roman"/>
            <w:sz w:val="24"/>
            <w:szCs w:val="24"/>
          </w:rPr>
          <w:t>ndikim</w:t>
        </w:r>
      </w:ins>
      <w:r w:rsidR="00D64F69" w:rsidRPr="00DB24F5">
        <w:rPr>
          <w:rFonts w:ascii="Times New Roman" w:hAnsi="Times New Roman" w:cs="Times New Roman"/>
          <w:sz w:val="24"/>
          <w:szCs w:val="24"/>
        </w:rPr>
        <w:t xml:space="preserve"> mbi vlerësimin e organeve kushtetuese të </w:t>
      </w:r>
      <w:proofErr w:type="spellStart"/>
      <w:r w:rsidR="00D64F69" w:rsidRPr="00DB24F5">
        <w:rPr>
          <w:rFonts w:ascii="Times New Roman" w:hAnsi="Times New Roman" w:cs="Times New Roman"/>
          <w:sz w:val="24"/>
          <w:szCs w:val="24"/>
        </w:rPr>
        <w:t>mandatu</w:t>
      </w:r>
      <w:r w:rsidR="006A1F46" w:rsidRPr="00DB24F5">
        <w:rPr>
          <w:rFonts w:ascii="Times New Roman" w:hAnsi="Times New Roman" w:cs="Times New Roman"/>
          <w:sz w:val="24"/>
          <w:szCs w:val="24"/>
        </w:rPr>
        <w:t>ar</w:t>
      </w:r>
      <w:proofErr w:type="spellEnd"/>
      <w:r w:rsidR="00D64F69" w:rsidRPr="00DB24F5">
        <w:rPr>
          <w:rFonts w:ascii="Times New Roman" w:hAnsi="Times New Roman" w:cs="Times New Roman"/>
          <w:sz w:val="24"/>
          <w:szCs w:val="24"/>
        </w:rPr>
        <w:t xml:space="preserve"> për të kryer proces</w:t>
      </w:r>
      <w:r w:rsidR="004122F2" w:rsidRPr="00DB24F5">
        <w:rPr>
          <w:rFonts w:ascii="Times New Roman" w:hAnsi="Times New Roman" w:cs="Times New Roman"/>
          <w:sz w:val="24"/>
          <w:szCs w:val="24"/>
        </w:rPr>
        <w:t>in e</w:t>
      </w:r>
      <w:r w:rsidR="00D64F69" w:rsidRPr="00DB24F5">
        <w:rPr>
          <w:rFonts w:ascii="Times New Roman" w:hAnsi="Times New Roman" w:cs="Times New Roman"/>
          <w:sz w:val="24"/>
          <w:szCs w:val="24"/>
        </w:rPr>
        <w:t xml:space="preserve"> rivlerësimi</w:t>
      </w:r>
      <w:r w:rsidR="004122F2" w:rsidRPr="00DB24F5">
        <w:rPr>
          <w:rFonts w:ascii="Times New Roman" w:hAnsi="Times New Roman" w:cs="Times New Roman"/>
          <w:sz w:val="24"/>
          <w:szCs w:val="24"/>
        </w:rPr>
        <w:t>t</w:t>
      </w:r>
      <w:r w:rsidR="00D64F69" w:rsidRPr="00DB24F5">
        <w:rPr>
          <w:rFonts w:ascii="Times New Roman" w:hAnsi="Times New Roman" w:cs="Times New Roman"/>
          <w:sz w:val="24"/>
          <w:szCs w:val="24"/>
        </w:rPr>
        <w:t xml:space="preserve"> sipas parashikimeve kushtetuese dhe ligjit nr. 84/2016. </w:t>
      </w:r>
      <w:r w:rsidR="00CE3E63" w:rsidRPr="00DB24F5">
        <w:rPr>
          <w:rFonts w:ascii="Times New Roman" w:hAnsi="Times New Roman" w:cs="Times New Roman"/>
          <w:sz w:val="24"/>
          <w:szCs w:val="24"/>
        </w:rPr>
        <w:t xml:space="preserve">Sa më sipër, pretendimi i subjektit </w:t>
      </w:r>
      <w:r w:rsidR="003F7DC1" w:rsidRPr="00DB24F5">
        <w:rPr>
          <w:rFonts w:ascii="Times New Roman" w:hAnsi="Times New Roman" w:cs="Times New Roman"/>
          <w:sz w:val="24"/>
          <w:szCs w:val="24"/>
        </w:rPr>
        <w:t>ë</w:t>
      </w:r>
      <w:r w:rsidR="00CE3E63" w:rsidRPr="00DB24F5">
        <w:rPr>
          <w:rFonts w:ascii="Times New Roman" w:hAnsi="Times New Roman" w:cs="Times New Roman"/>
          <w:sz w:val="24"/>
          <w:szCs w:val="24"/>
        </w:rPr>
        <w:t>sht</w:t>
      </w:r>
      <w:r w:rsidR="003F7DC1" w:rsidRPr="00DB24F5">
        <w:rPr>
          <w:rFonts w:ascii="Times New Roman" w:hAnsi="Times New Roman" w:cs="Times New Roman"/>
          <w:sz w:val="24"/>
          <w:szCs w:val="24"/>
        </w:rPr>
        <w:t>ë</w:t>
      </w:r>
      <w:r w:rsidR="00CE3E63" w:rsidRPr="00DB24F5">
        <w:rPr>
          <w:rFonts w:ascii="Times New Roman" w:hAnsi="Times New Roman" w:cs="Times New Roman"/>
          <w:sz w:val="24"/>
          <w:szCs w:val="24"/>
        </w:rPr>
        <w:t xml:space="preserve"> i pambështetur.</w:t>
      </w:r>
    </w:p>
    <w:p w14:paraId="564BC92F" w14:textId="77777777" w:rsidR="007879AB" w:rsidRPr="00DB24F5" w:rsidRDefault="007879AB" w:rsidP="007879AB">
      <w:pPr>
        <w:pStyle w:val="ListParagraph"/>
        <w:tabs>
          <w:tab w:val="left" w:pos="0"/>
        </w:tabs>
        <w:spacing w:before="0" w:after="0"/>
        <w:ind w:left="0"/>
        <w:rPr>
          <w:rFonts w:ascii="Times New Roman" w:hAnsi="Times New Roman"/>
          <w:b/>
          <w:sz w:val="16"/>
          <w:rPrChange w:id="405" w:author="Sokol Çomo" w:date="2025-05-02T08:44:00Z">
            <w:rPr>
              <w:rFonts w:ascii="Times New Roman" w:hAnsi="Times New Roman"/>
              <w:b/>
              <w:color w:val="FF0000"/>
              <w:sz w:val="16"/>
            </w:rPr>
          </w:rPrChange>
        </w:rPr>
      </w:pPr>
    </w:p>
    <w:p w14:paraId="4EDC4CE9" w14:textId="6E216D90" w:rsidR="00A3225C" w:rsidRPr="00DB24F5" w:rsidRDefault="008741C6" w:rsidP="007879AB">
      <w:pPr>
        <w:pStyle w:val="ListParagraph"/>
        <w:numPr>
          <w:ilvl w:val="1"/>
          <w:numId w:val="3"/>
        </w:numPr>
        <w:tabs>
          <w:tab w:val="left" w:pos="0"/>
        </w:tabs>
        <w:spacing w:before="0" w:after="0"/>
        <w:ind w:left="0" w:firstLine="0"/>
        <w:rPr>
          <w:rFonts w:ascii="Times New Roman" w:hAnsi="Times New Roman"/>
          <w:b/>
          <w:sz w:val="24"/>
          <w:rPrChange w:id="406" w:author="Sokol Çomo" w:date="2025-05-02T08:44:00Z">
            <w:rPr>
              <w:rFonts w:ascii="Times New Roman" w:hAnsi="Times New Roman"/>
              <w:b/>
              <w:color w:val="FF0000"/>
              <w:sz w:val="24"/>
            </w:rPr>
          </w:rPrChange>
        </w:rPr>
      </w:pPr>
      <w:r w:rsidRPr="00DB24F5">
        <w:rPr>
          <w:rFonts w:ascii="Times New Roman" w:hAnsi="Times New Roman" w:cs="Times New Roman"/>
          <w:sz w:val="24"/>
          <w:szCs w:val="24"/>
        </w:rPr>
        <w:t>N</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rgjigje 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pretendimit 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se </w:t>
      </w:r>
      <w:proofErr w:type="spellStart"/>
      <w:r w:rsidRPr="00DB24F5">
        <w:rPr>
          <w:rFonts w:ascii="Times New Roman" w:hAnsi="Times New Roman" w:cs="Times New Roman"/>
          <w:sz w:val="24"/>
          <w:szCs w:val="24"/>
        </w:rPr>
        <w:t>mosdeklarimi</w:t>
      </w:r>
      <w:proofErr w:type="spellEnd"/>
      <w:r w:rsidRPr="00DB24F5">
        <w:rPr>
          <w:rFonts w:ascii="Times New Roman" w:hAnsi="Times New Roman" w:cs="Times New Roman"/>
          <w:sz w:val="24"/>
          <w:szCs w:val="24"/>
        </w:rPr>
        <w:t xml:space="preserve"> i pak</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simit</w:t>
      </w:r>
      <w:r w:rsidR="009D61B9" w:rsidRPr="00DB24F5">
        <w:rPr>
          <w:rFonts w:ascii="Times New Roman" w:hAnsi="Times New Roman" w:cs="Times New Roman"/>
          <w:sz w:val="24"/>
          <w:szCs w:val="24"/>
        </w:rPr>
        <w:t xml:space="preserve"> </w:t>
      </w:r>
      <w:del w:id="407" w:author="Sokol Çomo" w:date="2025-05-02T08:44:00Z">
        <w:r w:rsidRPr="007879AB">
          <w:rPr>
            <w:rFonts w:ascii="Times New Roman" w:hAnsi="Times New Roman" w:cs="Times New Roman"/>
            <w:sz w:val="24"/>
            <w:szCs w:val="24"/>
          </w:rPr>
          <w:delText>n</w:delText>
        </w:r>
        <w:r w:rsidR="005D5580" w:rsidRPr="007879AB">
          <w:rPr>
            <w:rFonts w:ascii="Times New Roman" w:hAnsi="Times New Roman" w:cs="Times New Roman"/>
            <w:sz w:val="24"/>
            <w:szCs w:val="24"/>
          </w:rPr>
          <w:delText>ë</w:delText>
        </w:r>
        <w:r w:rsidRPr="007879AB">
          <w:rPr>
            <w:rFonts w:ascii="Times New Roman" w:hAnsi="Times New Roman" w:cs="Times New Roman"/>
            <w:sz w:val="24"/>
            <w:szCs w:val="24"/>
          </w:rPr>
          <w:delText xml:space="preserve"> vitin 2007 ka qen</w:delText>
        </w:r>
        <w:r w:rsidR="005D5580" w:rsidRPr="007879AB">
          <w:rPr>
            <w:rFonts w:ascii="Times New Roman" w:hAnsi="Times New Roman" w:cs="Times New Roman"/>
            <w:sz w:val="24"/>
            <w:szCs w:val="24"/>
          </w:rPr>
          <w:delText>ë</w:delText>
        </w:r>
        <w:r w:rsidRPr="007879AB">
          <w:rPr>
            <w:rFonts w:ascii="Times New Roman" w:hAnsi="Times New Roman" w:cs="Times New Roman"/>
            <w:sz w:val="24"/>
            <w:szCs w:val="24"/>
          </w:rPr>
          <w:delText xml:space="preserve"> nj</w:delText>
        </w:r>
        <w:r w:rsidR="005D5580" w:rsidRPr="007879AB">
          <w:rPr>
            <w:rFonts w:ascii="Times New Roman" w:hAnsi="Times New Roman" w:cs="Times New Roman"/>
            <w:sz w:val="24"/>
            <w:szCs w:val="24"/>
          </w:rPr>
          <w:delText>ë</w:delText>
        </w:r>
        <w:r w:rsidRPr="007879AB">
          <w:rPr>
            <w:rFonts w:ascii="Times New Roman" w:hAnsi="Times New Roman" w:cs="Times New Roman"/>
            <w:sz w:val="24"/>
            <w:szCs w:val="24"/>
          </w:rPr>
          <w:delText xml:space="preserve"> pasakt</w:delText>
        </w:r>
        <w:r w:rsidR="005D5580" w:rsidRPr="007879AB">
          <w:rPr>
            <w:rFonts w:ascii="Times New Roman" w:hAnsi="Times New Roman" w:cs="Times New Roman"/>
            <w:sz w:val="24"/>
            <w:szCs w:val="24"/>
          </w:rPr>
          <w:delText>ë</w:delText>
        </w:r>
        <w:r w:rsidRPr="007879AB">
          <w:rPr>
            <w:rFonts w:ascii="Times New Roman" w:hAnsi="Times New Roman" w:cs="Times New Roman"/>
            <w:sz w:val="24"/>
            <w:szCs w:val="24"/>
          </w:rPr>
          <w:delText>si NJSH</w:delText>
        </w:r>
        <w:r w:rsidR="007915D6" w:rsidRPr="007879AB">
          <w:rPr>
            <w:rFonts w:ascii="Times New Roman" w:hAnsi="Times New Roman" w:cs="Times New Roman"/>
            <w:sz w:val="24"/>
            <w:szCs w:val="24"/>
          </w:rPr>
          <w:delText xml:space="preserve"> </w:delText>
        </w:r>
        <w:r w:rsidR="006262E1" w:rsidRPr="007879AB">
          <w:rPr>
            <w:rFonts w:ascii="Times New Roman" w:hAnsi="Times New Roman" w:cs="Times New Roman"/>
            <w:sz w:val="24"/>
            <w:szCs w:val="24"/>
          </w:rPr>
          <w:delText>vler</w:delText>
        </w:r>
        <w:r w:rsidR="008F34E7" w:rsidRPr="007879AB">
          <w:rPr>
            <w:rFonts w:ascii="Times New Roman" w:hAnsi="Times New Roman" w:cs="Times New Roman"/>
            <w:sz w:val="24"/>
            <w:szCs w:val="24"/>
          </w:rPr>
          <w:delText>ë</w:delText>
        </w:r>
        <w:r w:rsidR="006262E1" w:rsidRPr="007879AB">
          <w:rPr>
            <w:rFonts w:ascii="Times New Roman" w:hAnsi="Times New Roman" w:cs="Times New Roman"/>
            <w:sz w:val="24"/>
            <w:szCs w:val="24"/>
          </w:rPr>
          <w:delText xml:space="preserve">son se, ndonëse subjekti në momentin e plotësimit të deklaratës së pasurisë </w:delText>
        </w:r>
        <w:r w:rsidR="006262E1" w:rsidRPr="007879AB">
          <w:rPr>
            <w:rFonts w:ascii="Times New Roman" w:hAnsi="Times New Roman" w:cs="Times New Roman"/>
            <w:i/>
            <w:iCs/>
            <w:sz w:val="24"/>
            <w:szCs w:val="24"/>
          </w:rPr>
          <w:delText>vetting</w:delText>
        </w:r>
        <w:r w:rsidR="006262E1" w:rsidRPr="007879AB">
          <w:rPr>
            <w:rFonts w:ascii="Times New Roman" w:hAnsi="Times New Roman" w:cs="Times New Roman"/>
            <w:sz w:val="24"/>
            <w:szCs w:val="24"/>
          </w:rPr>
          <w:delText xml:space="preserve"> nuk ka gëzuar të drejta pronësie mbi këtë apartament, referuar në nenet 30 e 31 të ligjit nr. 84/2016 dhe shtojcën nr. 2 të tij, ajo ka pasur detyrimin për të deklaruar marrëdhënien e interesit me këtë pasuri, si kontribuuese në krijimin të saj</w:delText>
        </w:r>
        <w:r w:rsidR="006262E1" w:rsidRPr="007879AB">
          <w:delText xml:space="preserve">. </w:delText>
        </w:r>
        <w:r w:rsidR="006262E1" w:rsidRPr="007879AB">
          <w:rPr>
            <w:rFonts w:ascii="Times New Roman" w:hAnsi="Times New Roman" w:cs="Times New Roman"/>
            <w:sz w:val="24"/>
            <w:szCs w:val="24"/>
          </w:rPr>
          <w:delText>N</w:delText>
        </w:r>
        <w:r w:rsidR="008F34E7" w:rsidRPr="007879AB">
          <w:rPr>
            <w:rFonts w:ascii="Times New Roman" w:hAnsi="Times New Roman" w:cs="Times New Roman"/>
            <w:sz w:val="24"/>
            <w:szCs w:val="24"/>
          </w:rPr>
          <w:delText>ë</w:delText>
        </w:r>
        <w:r w:rsidR="006262E1" w:rsidRPr="007879AB">
          <w:rPr>
            <w:rFonts w:ascii="Times New Roman" w:hAnsi="Times New Roman" w:cs="Times New Roman"/>
            <w:sz w:val="24"/>
            <w:szCs w:val="24"/>
          </w:rPr>
          <w:delText xml:space="preserve"> vler</w:delText>
        </w:r>
        <w:r w:rsidR="008F34E7" w:rsidRPr="007879AB">
          <w:rPr>
            <w:rFonts w:ascii="Times New Roman" w:hAnsi="Times New Roman" w:cs="Times New Roman"/>
            <w:sz w:val="24"/>
            <w:szCs w:val="24"/>
          </w:rPr>
          <w:delText>ë</w:delText>
        </w:r>
        <w:r w:rsidR="006262E1" w:rsidRPr="007879AB">
          <w:rPr>
            <w:rFonts w:ascii="Times New Roman" w:hAnsi="Times New Roman" w:cs="Times New Roman"/>
            <w:sz w:val="24"/>
            <w:szCs w:val="24"/>
          </w:rPr>
          <w:delText>sim dhe</w:delText>
        </w:r>
      </w:del>
      <w:ins w:id="408" w:author="Sokol Çomo" w:date="2025-05-02T08:44:00Z">
        <w:r w:rsidR="009D61B9" w:rsidRPr="00DB24F5">
          <w:rPr>
            <w:rFonts w:ascii="Times New Roman" w:hAnsi="Times New Roman" w:cs="Times New Roman"/>
            <w:sz w:val="24"/>
            <w:szCs w:val="24"/>
          </w:rPr>
          <w:t>t</w:t>
        </w:r>
        <w:r w:rsidR="00226037" w:rsidRPr="00DB24F5">
          <w:rPr>
            <w:rFonts w:ascii="Times New Roman" w:hAnsi="Times New Roman" w:cs="Times New Roman"/>
            <w:sz w:val="24"/>
            <w:szCs w:val="24"/>
          </w:rPr>
          <w:t>ë</w:t>
        </w:r>
        <w:r w:rsidR="009D61B9" w:rsidRPr="00DB24F5">
          <w:rPr>
            <w:rFonts w:ascii="Times New Roman" w:hAnsi="Times New Roman" w:cs="Times New Roman"/>
            <w:sz w:val="24"/>
            <w:szCs w:val="24"/>
          </w:rPr>
          <w:t xml:space="preserve"> kursimeve</w:t>
        </w:r>
        <w:r w:rsidRPr="00DB24F5">
          <w:rPr>
            <w:rFonts w:ascii="Times New Roman" w:hAnsi="Times New Roman" w:cs="Times New Roman"/>
            <w:sz w:val="24"/>
            <w:szCs w:val="24"/>
          </w:rPr>
          <w:t xml:space="preserve"> n</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2007 ka qen</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nj</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pasakt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si NJSH</w:t>
        </w:r>
      </w:ins>
      <w:r w:rsidR="007915D6" w:rsidRPr="00DB24F5">
        <w:rPr>
          <w:rFonts w:ascii="Times New Roman" w:hAnsi="Times New Roman" w:cs="Times New Roman"/>
          <w:sz w:val="24"/>
          <w:szCs w:val="24"/>
        </w:rPr>
        <w:t xml:space="preserve"> </w:t>
      </w:r>
      <w:r w:rsidRPr="00DB24F5">
        <w:rPr>
          <w:rFonts w:ascii="Times New Roman" w:hAnsi="Times New Roman" w:cs="Times New Roman"/>
          <w:sz w:val="24"/>
          <w:szCs w:val="24"/>
        </w:rPr>
        <w:t>n</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7915D6" w:rsidRPr="00DB24F5">
        <w:rPr>
          <w:rFonts w:ascii="Times New Roman" w:hAnsi="Times New Roman" w:cs="Times New Roman"/>
          <w:sz w:val="24"/>
          <w:szCs w:val="24"/>
        </w:rPr>
        <w:t>analiz</w:t>
      </w:r>
      <w:r w:rsidR="00EE48AD" w:rsidRPr="00DB24F5">
        <w:rPr>
          <w:rFonts w:ascii="Times New Roman" w:hAnsi="Times New Roman" w:cs="Times New Roman"/>
          <w:sz w:val="24"/>
          <w:szCs w:val="24"/>
        </w:rPr>
        <w:t>ë</w:t>
      </w:r>
      <w:r w:rsidR="007915D6" w:rsidRPr="00DB24F5">
        <w:rPr>
          <w:rFonts w:ascii="Times New Roman" w:hAnsi="Times New Roman" w:cs="Times New Roman"/>
          <w:sz w:val="24"/>
          <w:szCs w:val="24"/>
        </w:rPr>
        <w:t xml:space="preserve"> t</w:t>
      </w:r>
      <w:r w:rsidR="00EE48AD" w:rsidRPr="00DB24F5">
        <w:rPr>
          <w:rFonts w:ascii="Times New Roman" w:hAnsi="Times New Roman" w:cs="Times New Roman"/>
          <w:sz w:val="24"/>
          <w:szCs w:val="24"/>
        </w:rPr>
        <w:t>ë</w:t>
      </w:r>
      <w:r w:rsidR="007915D6" w:rsidRPr="00DB24F5">
        <w:rPr>
          <w:rFonts w:ascii="Times New Roman" w:hAnsi="Times New Roman" w:cs="Times New Roman"/>
          <w:sz w:val="24"/>
          <w:szCs w:val="24"/>
        </w:rPr>
        <w:t xml:space="preserve"> </w:t>
      </w:r>
      <w:r w:rsidRPr="00DB24F5">
        <w:rPr>
          <w:rFonts w:ascii="Times New Roman" w:hAnsi="Times New Roman" w:cs="Times New Roman"/>
          <w:sz w:val="24"/>
          <w:szCs w:val="24"/>
        </w:rPr>
        <w:t>deklarime</w:t>
      </w:r>
      <w:r w:rsidR="007915D6" w:rsidRPr="00DB24F5">
        <w:rPr>
          <w:rFonts w:ascii="Times New Roman" w:hAnsi="Times New Roman" w:cs="Times New Roman"/>
          <w:sz w:val="24"/>
          <w:szCs w:val="24"/>
        </w:rPr>
        <w:t>ve</w:t>
      </w:r>
      <w:r w:rsidR="00F84726" w:rsidRPr="00DB24F5">
        <w:rPr>
          <w:rFonts w:ascii="Times New Roman" w:hAnsi="Times New Roman" w:cs="Times New Roman"/>
          <w:sz w:val="24"/>
          <w:szCs w:val="24"/>
        </w:rPr>
        <w:t xml:space="preserve"> periodike vjetore </w:t>
      </w:r>
      <w:r w:rsidRPr="00DB24F5">
        <w:rPr>
          <w:rFonts w:ascii="Times New Roman" w:hAnsi="Times New Roman" w:cs="Times New Roman"/>
          <w:sz w:val="24"/>
          <w:szCs w:val="24"/>
        </w:rPr>
        <w:t>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si dhe </w:t>
      </w:r>
      <w:r w:rsidR="00F84726" w:rsidRPr="00DB24F5">
        <w:rPr>
          <w:rFonts w:ascii="Times New Roman" w:hAnsi="Times New Roman" w:cs="Times New Roman"/>
          <w:sz w:val="24"/>
          <w:szCs w:val="24"/>
        </w:rPr>
        <w:t>shpjegimeve</w:t>
      </w:r>
      <w:r w:rsidRPr="00DB24F5">
        <w:rPr>
          <w:rFonts w:ascii="Times New Roman" w:hAnsi="Times New Roman" w:cs="Times New Roman"/>
          <w:sz w:val="24"/>
          <w:szCs w:val="24"/>
        </w:rPr>
        <w:t xml:space="preserve"> </w:t>
      </w:r>
      <w:r w:rsidR="007915D6" w:rsidRPr="00DB24F5">
        <w:rPr>
          <w:rFonts w:ascii="Times New Roman" w:hAnsi="Times New Roman" w:cs="Times New Roman"/>
          <w:sz w:val="24"/>
          <w:szCs w:val="24"/>
        </w:rPr>
        <w:t>t</w:t>
      </w:r>
      <w:r w:rsidR="00EE48AD" w:rsidRPr="00DB24F5">
        <w:rPr>
          <w:rFonts w:ascii="Times New Roman" w:hAnsi="Times New Roman" w:cs="Times New Roman"/>
          <w:sz w:val="24"/>
          <w:szCs w:val="24"/>
        </w:rPr>
        <w:t>ë</w:t>
      </w:r>
      <w:r w:rsidR="007915D6" w:rsidRPr="00DB24F5">
        <w:rPr>
          <w:rFonts w:ascii="Times New Roman" w:hAnsi="Times New Roman" w:cs="Times New Roman"/>
          <w:sz w:val="24"/>
          <w:szCs w:val="24"/>
        </w:rPr>
        <w:t xml:space="preserve"> </w:t>
      </w:r>
      <w:r w:rsidRPr="00DB24F5">
        <w:rPr>
          <w:rFonts w:ascii="Times New Roman" w:hAnsi="Times New Roman" w:cs="Times New Roman"/>
          <w:sz w:val="24"/>
          <w:szCs w:val="24"/>
        </w:rPr>
        <w:t>dh</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na</w:t>
      </w:r>
      <w:r w:rsidR="00F84726" w:rsidRPr="00DB24F5">
        <w:rPr>
          <w:rFonts w:ascii="Times New Roman" w:hAnsi="Times New Roman" w:cs="Times New Roman"/>
          <w:sz w:val="24"/>
          <w:szCs w:val="24"/>
        </w:rPr>
        <w:t xml:space="preserve"> prej saj</w:t>
      </w:r>
      <w:r w:rsidRPr="00DB24F5">
        <w:rPr>
          <w:rFonts w:ascii="Times New Roman" w:hAnsi="Times New Roman" w:cs="Times New Roman"/>
          <w:sz w:val="24"/>
          <w:szCs w:val="24"/>
        </w:rPr>
        <w:t xml:space="preserve"> gjat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hetimit</w:t>
      </w:r>
      <w:r w:rsidR="00F84726" w:rsidRPr="00DB24F5">
        <w:rPr>
          <w:rFonts w:ascii="Times New Roman" w:hAnsi="Times New Roman" w:cs="Times New Roman"/>
          <w:sz w:val="24"/>
          <w:szCs w:val="24"/>
        </w:rPr>
        <w:t xml:space="preserve"> administrativ</w:t>
      </w:r>
      <w:r w:rsidRPr="00DB24F5">
        <w:rPr>
          <w:rFonts w:ascii="Times New Roman" w:hAnsi="Times New Roman" w:cs="Times New Roman"/>
          <w:sz w:val="24"/>
          <w:szCs w:val="24"/>
        </w:rPr>
        <w:t xml:space="preserve"> n</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veprimet bankare 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bashk</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shortit t</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 saj</w:t>
      </w:r>
      <w:r w:rsidR="004122F2"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del w:id="409" w:author="Sokol Çomo" w:date="2025-05-02T08:44:00Z">
        <w:r w:rsidR="006262E1" w:rsidRPr="007879AB">
          <w:rPr>
            <w:rFonts w:ascii="Times New Roman" w:hAnsi="Times New Roman" w:cs="Times New Roman"/>
            <w:sz w:val="24"/>
            <w:szCs w:val="24"/>
          </w:rPr>
          <w:delText xml:space="preserve">NJSHL </w:delText>
        </w:r>
      </w:del>
      <w:r w:rsidR="006262E1" w:rsidRPr="00DB24F5">
        <w:rPr>
          <w:rFonts w:ascii="Times New Roman" w:hAnsi="Times New Roman" w:cs="Times New Roman"/>
          <w:sz w:val="24"/>
          <w:szCs w:val="24"/>
        </w:rPr>
        <w:t>konstaton</w:t>
      </w:r>
      <w:r w:rsidRPr="00DB24F5">
        <w:rPr>
          <w:rFonts w:ascii="Times New Roman" w:hAnsi="Times New Roman" w:cs="Times New Roman"/>
          <w:sz w:val="24"/>
          <w:szCs w:val="24"/>
        </w:rPr>
        <w:t xml:space="preserve"> disa mosp</w:t>
      </w:r>
      <w:r w:rsidR="005D5580" w:rsidRPr="00DB24F5">
        <w:rPr>
          <w:rFonts w:ascii="Times New Roman" w:hAnsi="Times New Roman" w:cs="Times New Roman"/>
          <w:sz w:val="24"/>
          <w:szCs w:val="24"/>
        </w:rPr>
        <w:t>ë</w:t>
      </w:r>
      <w:r w:rsidRPr="00DB24F5">
        <w:rPr>
          <w:rFonts w:ascii="Times New Roman" w:hAnsi="Times New Roman" w:cs="Times New Roman"/>
          <w:sz w:val="24"/>
          <w:szCs w:val="24"/>
        </w:rPr>
        <w:t xml:space="preserve">rputhje mes </w:t>
      </w:r>
      <w:r w:rsidR="005933B4" w:rsidRPr="00DB24F5">
        <w:rPr>
          <w:rFonts w:ascii="Times New Roman" w:hAnsi="Times New Roman" w:cs="Times New Roman"/>
          <w:sz w:val="24"/>
          <w:szCs w:val="24"/>
        </w:rPr>
        <w:t>deklarimeve t</w:t>
      </w:r>
      <w:r w:rsidR="005D5580" w:rsidRPr="00DB24F5">
        <w:rPr>
          <w:rFonts w:ascii="Times New Roman" w:hAnsi="Times New Roman" w:cs="Times New Roman"/>
          <w:sz w:val="24"/>
          <w:szCs w:val="24"/>
        </w:rPr>
        <w:t>ë</w:t>
      </w:r>
      <w:r w:rsidR="005933B4" w:rsidRPr="00DB24F5">
        <w:rPr>
          <w:rFonts w:ascii="Times New Roman" w:hAnsi="Times New Roman" w:cs="Times New Roman"/>
          <w:sz w:val="24"/>
          <w:szCs w:val="24"/>
        </w:rPr>
        <w:t xml:space="preserve"> subjekti</w:t>
      </w:r>
      <w:r w:rsidR="00ED2D1D" w:rsidRPr="00DB24F5">
        <w:rPr>
          <w:rFonts w:ascii="Times New Roman" w:hAnsi="Times New Roman" w:cs="Times New Roman"/>
          <w:sz w:val="24"/>
          <w:szCs w:val="24"/>
        </w:rPr>
        <w:t xml:space="preserve">t </w:t>
      </w:r>
      <w:r w:rsidR="005933B4" w:rsidRPr="00DB24F5">
        <w:rPr>
          <w:rFonts w:ascii="Times New Roman" w:hAnsi="Times New Roman" w:cs="Times New Roman"/>
          <w:sz w:val="24"/>
          <w:szCs w:val="24"/>
        </w:rPr>
        <w:t>nga viti 2004 deri n</w:t>
      </w:r>
      <w:r w:rsidR="005D5580" w:rsidRPr="00DB24F5">
        <w:rPr>
          <w:rFonts w:ascii="Times New Roman" w:hAnsi="Times New Roman" w:cs="Times New Roman"/>
          <w:sz w:val="24"/>
          <w:szCs w:val="24"/>
        </w:rPr>
        <w:t>ë</w:t>
      </w:r>
      <w:r w:rsidR="005933B4" w:rsidRPr="00DB24F5">
        <w:rPr>
          <w:rFonts w:ascii="Times New Roman" w:hAnsi="Times New Roman" w:cs="Times New Roman"/>
          <w:sz w:val="24"/>
          <w:szCs w:val="24"/>
        </w:rPr>
        <w:t xml:space="preserve"> vitin 2007 n</w:t>
      </w:r>
      <w:r w:rsidR="005D5580" w:rsidRPr="00DB24F5">
        <w:rPr>
          <w:rFonts w:ascii="Times New Roman" w:hAnsi="Times New Roman" w:cs="Times New Roman"/>
          <w:sz w:val="24"/>
          <w:szCs w:val="24"/>
        </w:rPr>
        <w:t>ë</w:t>
      </w:r>
      <w:r w:rsidR="005933B4" w:rsidRPr="00DB24F5">
        <w:rPr>
          <w:rFonts w:ascii="Times New Roman" w:hAnsi="Times New Roman" w:cs="Times New Roman"/>
          <w:sz w:val="24"/>
          <w:szCs w:val="24"/>
        </w:rPr>
        <w:t xml:space="preserve"> lidhje me </w:t>
      </w:r>
      <w:r w:rsidR="00E176BB" w:rsidRPr="00DB24F5">
        <w:rPr>
          <w:rFonts w:ascii="Times New Roman" w:hAnsi="Times New Roman" w:cs="Times New Roman"/>
          <w:sz w:val="24"/>
          <w:szCs w:val="24"/>
        </w:rPr>
        <w:t>vler</w:t>
      </w:r>
      <w:r w:rsidR="00BC05D9" w:rsidRPr="00DB24F5">
        <w:rPr>
          <w:rFonts w:ascii="Times New Roman" w:hAnsi="Times New Roman" w:cs="Times New Roman"/>
          <w:sz w:val="24"/>
          <w:szCs w:val="24"/>
        </w:rPr>
        <w:t>ë</w:t>
      </w:r>
      <w:r w:rsidR="00E176BB" w:rsidRPr="00DB24F5">
        <w:rPr>
          <w:rFonts w:ascii="Times New Roman" w:hAnsi="Times New Roman" w:cs="Times New Roman"/>
          <w:sz w:val="24"/>
          <w:szCs w:val="24"/>
        </w:rPr>
        <w:t xml:space="preserve">n </w:t>
      </w:r>
      <w:r w:rsidR="005933B4" w:rsidRPr="00DB24F5">
        <w:rPr>
          <w:rFonts w:ascii="Times New Roman" w:hAnsi="Times New Roman" w:cs="Times New Roman"/>
          <w:sz w:val="24"/>
          <w:szCs w:val="24"/>
        </w:rPr>
        <w:t>e</w:t>
      </w:r>
      <w:r w:rsidR="009D61B9" w:rsidRPr="00DB24F5">
        <w:rPr>
          <w:rFonts w:ascii="Times New Roman" w:hAnsi="Times New Roman" w:cs="Times New Roman"/>
          <w:sz w:val="24"/>
          <w:szCs w:val="24"/>
        </w:rPr>
        <w:t xml:space="preserve"> </w:t>
      </w:r>
      <w:ins w:id="410" w:author="Sokol Çomo" w:date="2025-05-02T08:44:00Z">
        <w:r w:rsidR="009D61B9" w:rsidRPr="00DB24F5">
          <w:rPr>
            <w:rFonts w:ascii="Times New Roman" w:hAnsi="Times New Roman" w:cs="Times New Roman"/>
            <w:sz w:val="24"/>
            <w:szCs w:val="24"/>
          </w:rPr>
          <w:t>deklaruar t</w:t>
        </w:r>
        <w:r w:rsidR="00226037" w:rsidRPr="00DB24F5">
          <w:rPr>
            <w:rFonts w:ascii="Times New Roman" w:hAnsi="Times New Roman" w:cs="Times New Roman"/>
            <w:sz w:val="24"/>
            <w:szCs w:val="24"/>
          </w:rPr>
          <w:t>ë</w:t>
        </w:r>
        <w:r w:rsidR="005933B4" w:rsidRPr="00DB24F5">
          <w:rPr>
            <w:rFonts w:ascii="Times New Roman" w:hAnsi="Times New Roman" w:cs="Times New Roman"/>
            <w:sz w:val="24"/>
            <w:szCs w:val="24"/>
          </w:rPr>
          <w:t xml:space="preserve"> </w:t>
        </w:r>
      </w:ins>
      <w:r w:rsidR="005933B4" w:rsidRPr="00DB24F5">
        <w:rPr>
          <w:rFonts w:ascii="Times New Roman" w:hAnsi="Times New Roman" w:cs="Times New Roman"/>
          <w:sz w:val="24"/>
          <w:szCs w:val="24"/>
        </w:rPr>
        <w:t>likuiditetit</w:t>
      </w:r>
      <w:r w:rsidR="00E176BB" w:rsidRPr="00DB24F5">
        <w:rPr>
          <w:rFonts w:ascii="Times New Roman" w:hAnsi="Times New Roman" w:cs="Times New Roman"/>
          <w:sz w:val="24"/>
          <w:szCs w:val="24"/>
        </w:rPr>
        <w:t xml:space="preserve"> n</w:t>
      </w:r>
      <w:r w:rsidR="00BC05D9" w:rsidRPr="00DB24F5">
        <w:rPr>
          <w:rFonts w:ascii="Times New Roman" w:hAnsi="Times New Roman" w:cs="Times New Roman"/>
          <w:sz w:val="24"/>
          <w:szCs w:val="24"/>
        </w:rPr>
        <w:t>ë</w:t>
      </w:r>
      <w:r w:rsidR="00E176BB" w:rsidRPr="00DB24F5">
        <w:rPr>
          <w:rFonts w:ascii="Times New Roman" w:hAnsi="Times New Roman" w:cs="Times New Roman"/>
          <w:sz w:val="24"/>
          <w:szCs w:val="24"/>
        </w:rPr>
        <w:t xml:space="preserve"> llogari bankare</w:t>
      </w:r>
      <w:r w:rsidR="00E176BB" w:rsidRPr="00DB24F5">
        <w:rPr>
          <w:rStyle w:val="FootnoteReference"/>
          <w:rFonts w:ascii="Times New Roman" w:hAnsi="Times New Roman" w:cs="Times New Roman"/>
          <w:sz w:val="24"/>
          <w:szCs w:val="24"/>
        </w:rPr>
        <w:footnoteReference w:id="49"/>
      </w:r>
      <w:r w:rsidR="005933B4" w:rsidRPr="00DB24F5">
        <w:rPr>
          <w:rFonts w:ascii="Times New Roman" w:hAnsi="Times New Roman" w:cs="Times New Roman"/>
          <w:sz w:val="24"/>
          <w:szCs w:val="24"/>
        </w:rPr>
        <w:t xml:space="preserve"> </w:t>
      </w:r>
      <w:r w:rsidR="00F84726" w:rsidRPr="00DB24F5">
        <w:rPr>
          <w:rFonts w:ascii="Times New Roman" w:hAnsi="Times New Roman" w:cs="Times New Roman"/>
          <w:sz w:val="24"/>
          <w:szCs w:val="24"/>
        </w:rPr>
        <w:t>dhe</w:t>
      </w:r>
      <w:r w:rsidR="005933B4" w:rsidRPr="00DB24F5">
        <w:rPr>
          <w:rFonts w:ascii="Times New Roman" w:hAnsi="Times New Roman" w:cs="Times New Roman"/>
          <w:sz w:val="24"/>
          <w:szCs w:val="24"/>
        </w:rPr>
        <w:t xml:space="preserve"> gjendjes faktike t</w:t>
      </w:r>
      <w:r w:rsidR="005D5580" w:rsidRPr="00DB24F5">
        <w:rPr>
          <w:rFonts w:ascii="Times New Roman" w:hAnsi="Times New Roman" w:cs="Times New Roman"/>
          <w:sz w:val="24"/>
          <w:szCs w:val="24"/>
        </w:rPr>
        <w:t>ë</w:t>
      </w:r>
      <w:r w:rsidR="005933B4" w:rsidRPr="00DB24F5">
        <w:rPr>
          <w:rFonts w:ascii="Times New Roman" w:hAnsi="Times New Roman" w:cs="Times New Roman"/>
          <w:sz w:val="24"/>
          <w:szCs w:val="24"/>
        </w:rPr>
        <w:t xml:space="preserve"> likuiditetit bankar</w:t>
      </w:r>
      <w:r w:rsidR="00F02F08" w:rsidRPr="00DB24F5">
        <w:rPr>
          <w:rStyle w:val="FootnoteReference"/>
          <w:rFonts w:ascii="Times New Roman" w:hAnsi="Times New Roman" w:cs="Times New Roman"/>
          <w:sz w:val="24"/>
          <w:szCs w:val="24"/>
        </w:rPr>
        <w:footnoteReference w:id="50"/>
      </w:r>
      <w:r w:rsidR="006B2275" w:rsidRPr="00DB24F5">
        <w:rPr>
          <w:rFonts w:ascii="Times New Roman" w:hAnsi="Times New Roman" w:cs="Times New Roman"/>
          <w:sz w:val="24"/>
          <w:szCs w:val="24"/>
        </w:rPr>
        <w:t>. Po ashtu rezulton se</w:t>
      </w:r>
      <w:r w:rsidR="007879AB" w:rsidRPr="00DB24F5">
        <w:rPr>
          <w:rFonts w:ascii="Times New Roman" w:hAnsi="Times New Roman" w:cs="Times New Roman"/>
          <w:sz w:val="24"/>
          <w:szCs w:val="24"/>
        </w:rPr>
        <w:t>,</w:t>
      </w:r>
      <w:r w:rsidR="006B2275" w:rsidRPr="00DB24F5">
        <w:rPr>
          <w:rFonts w:ascii="Times New Roman" w:hAnsi="Times New Roman" w:cs="Times New Roman"/>
          <w:sz w:val="24"/>
          <w:szCs w:val="24"/>
        </w:rPr>
        <w:t xml:space="preserve"> p</w:t>
      </w:r>
      <w:r w:rsidR="00BC05D9" w:rsidRPr="00DB24F5">
        <w:rPr>
          <w:rFonts w:ascii="Times New Roman" w:hAnsi="Times New Roman" w:cs="Times New Roman"/>
          <w:sz w:val="24"/>
          <w:szCs w:val="24"/>
        </w:rPr>
        <w:t>ë</w:t>
      </w:r>
      <w:r w:rsidR="006B2275" w:rsidRPr="00DB24F5">
        <w:rPr>
          <w:rFonts w:ascii="Times New Roman" w:hAnsi="Times New Roman" w:cs="Times New Roman"/>
          <w:sz w:val="24"/>
          <w:szCs w:val="24"/>
        </w:rPr>
        <w:t>r periu</w:t>
      </w:r>
      <w:r w:rsidR="00E176BB" w:rsidRPr="00DB24F5">
        <w:rPr>
          <w:rFonts w:ascii="Times New Roman" w:hAnsi="Times New Roman" w:cs="Times New Roman"/>
          <w:sz w:val="24"/>
          <w:szCs w:val="24"/>
        </w:rPr>
        <w:t>d</w:t>
      </w:r>
      <w:r w:rsidR="006B2275" w:rsidRPr="00DB24F5">
        <w:rPr>
          <w:rFonts w:ascii="Times New Roman" w:hAnsi="Times New Roman" w:cs="Times New Roman"/>
          <w:sz w:val="24"/>
          <w:szCs w:val="24"/>
        </w:rPr>
        <w:t>h</w:t>
      </w:r>
      <w:r w:rsidR="00BC05D9" w:rsidRPr="00DB24F5">
        <w:rPr>
          <w:rFonts w:ascii="Times New Roman" w:hAnsi="Times New Roman" w:cs="Times New Roman"/>
          <w:sz w:val="24"/>
          <w:szCs w:val="24"/>
        </w:rPr>
        <w:t>ë</w:t>
      </w:r>
      <w:r w:rsidR="006B2275" w:rsidRPr="00DB24F5">
        <w:rPr>
          <w:rFonts w:ascii="Times New Roman" w:hAnsi="Times New Roman" w:cs="Times New Roman"/>
          <w:sz w:val="24"/>
          <w:szCs w:val="24"/>
        </w:rPr>
        <w:t>n 2003</w:t>
      </w:r>
      <w:r w:rsidR="004122F2" w:rsidRPr="00DB24F5">
        <w:rPr>
          <w:rFonts w:ascii="Times New Roman" w:hAnsi="Times New Roman" w:cs="Times New Roman"/>
          <w:sz w:val="24"/>
          <w:szCs w:val="24"/>
        </w:rPr>
        <w:t xml:space="preserve"> </w:t>
      </w:r>
      <w:r w:rsidR="006B2275" w:rsidRPr="00DB24F5">
        <w:rPr>
          <w:rFonts w:ascii="Times New Roman" w:hAnsi="Times New Roman" w:cs="Times New Roman"/>
          <w:sz w:val="24"/>
          <w:szCs w:val="24"/>
        </w:rPr>
        <w:t>- 2006 subjekti nuk ka deklaruar n</w:t>
      </w:r>
      <w:r w:rsidR="00BC05D9" w:rsidRPr="00DB24F5">
        <w:rPr>
          <w:rFonts w:ascii="Times New Roman" w:hAnsi="Times New Roman" w:cs="Times New Roman"/>
          <w:sz w:val="24"/>
          <w:szCs w:val="24"/>
        </w:rPr>
        <w:t>ë</w:t>
      </w:r>
      <w:r w:rsidR="006B2275" w:rsidRPr="00DB24F5">
        <w:rPr>
          <w:rFonts w:ascii="Times New Roman" w:hAnsi="Times New Roman" w:cs="Times New Roman"/>
          <w:sz w:val="24"/>
          <w:szCs w:val="24"/>
        </w:rPr>
        <w:t xml:space="preserve"> lidhje me </w:t>
      </w:r>
      <w:proofErr w:type="spellStart"/>
      <w:r w:rsidR="006B2275" w:rsidRPr="00DB24F5">
        <w:rPr>
          <w:rFonts w:ascii="Times New Roman" w:hAnsi="Times New Roman" w:cs="Times New Roman"/>
          <w:sz w:val="24"/>
          <w:szCs w:val="24"/>
        </w:rPr>
        <w:t>disponimin</w:t>
      </w:r>
      <w:proofErr w:type="spellEnd"/>
      <w:r w:rsidR="006B2275" w:rsidRPr="00DB24F5">
        <w:rPr>
          <w:rFonts w:ascii="Times New Roman" w:hAnsi="Times New Roman" w:cs="Times New Roman"/>
          <w:sz w:val="24"/>
          <w:szCs w:val="24"/>
        </w:rPr>
        <w:t xml:space="preserve"> e likuiditeteve n</w:t>
      </w:r>
      <w:r w:rsidR="00BC05D9" w:rsidRPr="00DB24F5">
        <w:rPr>
          <w:rFonts w:ascii="Times New Roman" w:hAnsi="Times New Roman" w:cs="Times New Roman"/>
          <w:sz w:val="24"/>
          <w:szCs w:val="24"/>
        </w:rPr>
        <w:t>ë</w:t>
      </w:r>
      <w:r w:rsidR="006B2275" w:rsidRPr="00DB24F5">
        <w:rPr>
          <w:rFonts w:ascii="Times New Roman" w:hAnsi="Times New Roman" w:cs="Times New Roman"/>
          <w:sz w:val="24"/>
          <w:szCs w:val="24"/>
        </w:rPr>
        <w:t xml:space="preserve"> gjendje </w:t>
      </w:r>
      <w:proofErr w:type="spellStart"/>
      <w:r w:rsidR="006B2275" w:rsidRPr="00DB24F5">
        <w:rPr>
          <w:rFonts w:ascii="Times New Roman" w:hAnsi="Times New Roman" w:cs="Times New Roman"/>
          <w:i/>
          <w:iCs/>
          <w:sz w:val="24"/>
          <w:szCs w:val="24"/>
        </w:rPr>
        <w:t>cash</w:t>
      </w:r>
      <w:proofErr w:type="spellEnd"/>
      <w:r w:rsidR="006B2275" w:rsidRPr="00DB24F5">
        <w:rPr>
          <w:rFonts w:ascii="Times New Roman" w:hAnsi="Times New Roman" w:cs="Times New Roman"/>
          <w:sz w:val="24"/>
          <w:szCs w:val="24"/>
        </w:rPr>
        <w:t>.</w:t>
      </w:r>
      <w:r w:rsidR="00AB19F7" w:rsidRPr="00DB24F5">
        <w:rPr>
          <w:rFonts w:ascii="Times New Roman" w:hAnsi="Times New Roman" w:cs="Times New Roman"/>
          <w:sz w:val="24"/>
          <w:szCs w:val="24"/>
        </w:rPr>
        <w:t xml:space="preserve"> P</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r sa m</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 xml:space="preserve"> sip</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r</w:t>
      </w:r>
      <w:r w:rsidR="00A3225C" w:rsidRPr="00DB24F5">
        <w:rPr>
          <w:rFonts w:ascii="Times New Roman" w:hAnsi="Times New Roman" w:cs="Times New Roman"/>
          <w:sz w:val="24"/>
          <w:szCs w:val="24"/>
        </w:rPr>
        <w:t>,</w:t>
      </w:r>
      <w:r w:rsidR="00AB19F7" w:rsidRPr="00DB24F5">
        <w:rPr>
          <w:rFonts w:ascii="Times New Roman" w:hAnsi="Times New Roman" w:cs="Times New Roman"/>
          <w:sz w:val="24"/>
          <w:szCs w:val="24"/>
        </w:rPr>
        <w:t xml:space="preserve"> jemi para situat</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s kur subjekti jo vet</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m nuk ka deklaruar pak</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simin t</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 xml:space="preserve"> likuiditetit bankar n</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 xml:space="preserve"> vitin 2007 por se</w:t>
      </w:r>
      <w:r w:rsidR="004122F2" w:rsidRPr="00DB24F5">
        <w:rPr>
          <w:rFonts w:ascii="Times New Roman" w:hAnsi="Times New Roman" w:cs="Times New Roman"/>
          <w:sz w:val="24"/>
          <w:szCs w:val="24"/>
        </w:rPr>
        <w:t>,</w:t>
      </w:r>
      <w:r w:rsidR="00AB19F7" w:rsidRPr="00DB24F5">
        <w:rPr>
          <w:rFonts w:ascii="Times New Roman" w:hAnsi="Times New Roman" w:cs="Times New Roman"/>
          <w:sz w:val="24"/>
          <w:szCs w:val="24"/>
        </w:rPr>
        <w:t xml:space="preserve"> likuidit</w:t>
      </w:r>
      <w:r w:rsidR="007879AB" w:rsidRPr="00DB24F5">
        <w:rPr>
          <w:rFonts w:ascii="Times New Roman" w:hAnsi="Times New Roman" w:cs="Times New Roman"/>
          <w:sz w:val="24"/>
          <w:szCs w:val="24"/>
        </w:rPr>
        <w:t>et</w:t>
      </w:r>
      <w:r w:rsidR="004122F2" w:rsidRPr="00DB24F5">
        <w:rPr>
          <w:rFonts w:ascii="Times New Roman" w:hAnsi="Times New Roman" w:cs="Times New Roman"/>
          <w:sz w:val="24"/>
          <w:szCs w:val="24"/>
        </w:rPr>
        <w:t>i</w:t>
      </w:r>
      <w:r w:rsidR="00AB19F7" w:rsidRPr="00DB24F5">
        <w:rPr>
          <w:rFonts w:ascii="Times New Roman" w:hAnsi="Times New Roman" w:cs="Times New Roman"/>
          <w:sz w:val="24"/>
          <w:szCs w:val="24"/>
        </w:rPr>
        <w:t xml:space="preserve"> bankar</w:t>
      </w:r>
      <w:r w:rsidR="006B4280" w:rsidRPr="00DB24F5">
        <w:rPr>
          <w:rFonts w:ascii="Times New Roman" w:hAnsi="Times New Roman" w:cs="Times New Roman"/>
          <w:sz w:val="24"/>
          <w:szCs w:val="24"/>
        </w:rPr>
        <w:t xml:space="preserve"> me vler</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 xml:space="preserve"> 56.000 euro</w:t>
      </w:r>
      <w:r w:rsidR="004122F2" w:rsidRPr="00DB24F5">
        <w:rPr>
          <w:rFonts w:ascii="Times New Roman" w:hAnsi="Times New Roman" w:cs="Times New Roman"/>
          <w:sz w:val="24"/>
          <w:szCs w:val="24"/>
        </w:rPr>
        <w:t>,</w:t>
      </w:r>
      <w:r w:rsidR="00AB19F7" w:rsidRPr="00DB24F5">
        <w:rPr>
          <w:rFonts w:ascii="Times New Roman" w:hAnsi="Times New Roman" w:cs="Times New Roman"/>
          <w:sz w:val="24"/>
          <w:szCs w:val="24"/>
        </w:rPr>
        <w:t xml:space="preserve"> </w:t>
      </w:r>
      <w:r w:rsidR="006B4280" w:rsidRPr="00DB24F5">
        <w:rPr>
          <w:rFonts w:ascii="Times New Roman" w:hAnsi="Times New Roman" w:cs="Times New Roman"/>
          <w:sz w:val="24"/>
          <w:szCs w:val="24"/>
        </w:rPr>
        <w:t>q</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 xml:space="preserve"> ka sh</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rbyer p</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r shlyerjen e k</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steve t</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 xml:space="preserve"> apartamentit </w:t>
      </w:r>
      <w:r w:rsidR="00AB19F7" w:rsidRPr="00DB24F5">
        <w:rPr>
          <w:rFonts w:ascii="Times New Roman" w:hAnsi="Times New Roman" w:cs="Times New Roman"/>
          <w:sz w:val="24"/>
          <w:szCs w:val="24"/>
        </w:rPr>
        <w:t xml:space="preserve">nuk </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sht</w:t>
      </w:r>
      <w:r w:rsidR="00EE48AD" w:rsidRPr="00DB24F5">
        <w:rPr>
          <w:rFonts w:ascii="Times New Roman" w:hAnsi="Times New Roman" w:cs="Times New Roman"/>
          <w:sz w:val="24"/>
          <w:szCs w:val="24"/>
        </w:rPr>
        <w:t>ë</w:t>
      </w:r>
      <w:r w:rsidR="00AB19F7" w:rsidRPr="00DB24F5">
        <w:rPr>
          <w:rFonts w:ascii="Times New Roman" w:hAnsi="Times New Roman" w:cs="Times New Roman"/>
          <w:sz w:val="24"/>
          <w:szCs w:val="24"/>
        </w:rPr>
        <w:t xml:space="preserve"> </w:t>
      </w:r>
      <w:r w:rsidR="006B4280" w:rsidRPr="00DB24F5">
        <w:rPr>
          <w:rFonts w:ascii="Times New Roman" w:hAnsi="Times New Roman" w:cs="Times New Roman"/>
          <w:sz w:val="24"/>
          <w:szCs w:val="24"/>
        </w:rPr>
        <w:t>deklaruar plot</w:t>
      </w:r>
      <w:r w:rsidR="00EE48AD" w:rsidRPr="00DB24F5">
        <w:rPr>
          <w:rFonts w:ascii="Times New Roman" w:hAnsi="Times New Roman" w:cs="Times New Roman"/>
          <w:sz w:val="24"/>
          <w:szCs w:val="24"/>
        </w:rPr>
        <w:t>ë</w:t>
      </w:r>
      <w:r w:rsidR="006B4280" w:rsidRPr="00DB24F5">
        <w:rPr>
          <w:rFonts w:ascii="Times New Roman" w:hAnsi="Times New Roman" w:cs="Times New Roman"/>
          <w:sz w:val="24"/>
          <w:szCs w:val="24"/>
        </w:rPr>
        <w:t xml:space="preserve">sisht as si e ardhur dhe as si gjendje </w:t>
      </w:r>
      <w:r w:rsidR="007879AB" w:rsidRPr="00DB24F5">
        <w:rPr>
          <w:rFonts w:ascii="Times New Roman" w:hAnsi="Times New Roman" w:cs="Times New Roman"/>
          <w:sz w:val="24"/>
          <w:szCs w:val="24"/>
        </w:rPr>
        <w:t xml:space="preserve">në llogari </w:t>
      </w:r>
      <w:r w:rsidR="006B4280" w:rsidRPr="00DB24F5">
        <w:rPr>
          <w:rFonts w:ascii="Times New Roman" w:hAnsi="Times New Roman" w:cs="Times New Roman"/>
          <w:sz w:val="24"/>
          <w:szCs w:val="24"/>
        </w:rPr>
        <w:t>bankar</w:t>
      </w:r>
      <w:r w:rsidR="007879AB" w:rsidRPr="00DB24F5">
        <w:rPr>
          <w:rFonts w:ascii="Times New Roman" w:hAnsi="Times New Roman" w:cs="Times New Roman"/>
          <w:sz w:val="24"/>
          <w:szCs w:val="24"/>
        </w:rPr>
        <w:t>e</w:t>
      </w:r>
      <w:r w:rsidR="008F34E7" w:rsidRPr="00DB24F5">
        <w:rPr>
          <w:rFonts w:ascii="Times New Roman" w:hAnsi="Times New Roman" w:cs="Times New Roman"/>
          <w:sz w:val="24"/>
          <w:szCs w:val="24"/>
        </w:rPr>
        <w:t xml:space="preserve"> në kundërshtim me </w:t>
      </w:r>
      <w:r w:rsidR="00A3225C" w:rsidRPr="00DB24F5">
        <w:rPr>
          <w:rFonts w:ascii="Times New Roman" w:hAnsi="Times New Roman" w:cs="Times New Roman"/>
          <w:sz w:val="24"/>
          <w:szCs w:val="24"/>
        </w:rPr>
        <w:t>kërkesa</w:t>
      </w:r>
      <w:r w:rsidR="008F34E7" w:rsidRPr="00DB24F5">
        <w:rPr>
          <w:rFonts w:ascii="Times New Roman" w:hAnsi="Times New Roman" w:cs="Times New Roman"/>
          <w:sz w:val="24"/>
          <w:szCs w:val="24"/>
        </w:rPr>
        <w:t xml:space="preserve">t </w:t>
      </w:r>
      <w:del w:id="411" w:author="Sokol Çomo" w:date="2025-05-02T08:44:00Z">
        <w:r w:rsidR="00A3225C" w:rsidRPr="007879AB">
          <w:rPr>
            <w:rFonts w:ascii="Times New Roman" w:hAnsi="Times New Roman" w:cs="Times New Roman"/>
            <w:sz w:val="24"/>
            <w:szCs w:val="24"/>
          </w:rPr>
          <w:delText xml:space="preserve">kushtetuese dhe ligjore </w:delText>
        </w:r>
        <w:r w:rsidR="008F34E7" w:rsidRPr="007879AB">
          <w:rPr>
            <w:rFonts w:ascii="Times New Roman" w:hAnsi="Times New Roman" w:cs="Times New Roman"/>
            <w:sz w:val="24"/>
            <w:szCs w:val="24"/>
          </w:rPr>
          <w:delText>për</w:delText>
        </w:r>
        <w:r w:rsidR="00A3225C" w:rsidRPr="007879AB">
          <w:rPr>
            <w:rFonts w:ascii="Times New Roman" w:hAnsi="Times New Roman" w:cs="Times New Roman"/>
            <w:sz w:val="24"/>
            <w:szCs w:val="24"/>
          </w:rPr>
          <w:delText xml:space="preserve"> </w:delText>
        </w:r>
        <w:r w:rsidR="008F34E7" w:rsidRPr="007879AB">
          <w:rPr>
            <w:rFonts w:ascii="Times New Roman" w:hAnsi="Times New Roman" w:cs="Times New Roman"/>
            <w:sz w:val="24"/>
            <w:szCs w:val="24"/>
          </w:rPr>
          <w:delText>procesin e</w:delText>
        </w:r>
        <w:r w:rsidR="00A3225C" w:rsidRPr="007879AB">
          <w:rPr>
            <w:rFonts w:ascii="Times New Roman" w:hAnsi="Times New Roman" w:cs="Times New Roman"/>
            <w:sz w:val="24"/>
            <w:szCs w:val="24"/>
          </w:rPr>
          <w:delText xml:space="preserve"> rivlerësimi</w:delText>
        </w:r>
        <w:r w:rsidR="008F34E7" w:rsidRPr="007879AB">
          <w:rPr>
            <w:rFonts w:ascii="Times New Roman" w:hAnsi="Times New Roman" w:cs="Times New Roman"/>
            <w:sz w:val="24"/>
            <w:szCs w:val="24"/>
          </w:rPr>
          <w:delText xml:space="preserve">t, të cilat përcaktojnë se deklarimi i saktë dhe i </w:delText>
        </w:r>
        <w:r w:rsidR="00A3225C" w:rsidRPr="007879AB">
          <w:rPr>
            <w:rFonts w:ascii="Times New Roman" w:hAnsi="Times New Roman" w:cs="Times New Roman"/>
            <w:sz w:val="24"/>
            <w:szCs w:val="24"/>
          </w:rPr>
          <w:delText>mjaftuesh</w:delText>
        </w:r>
        <w:r w:rsidR="008F34E7" w:rsidRPr="007879AB">
          <w:rPr>
            <w:rFonts w:ascii="Times New Roman" w:hAnsi="Times New Roman" w:cs="Times New Roman"/>
            <w:sz w:val="24"/>
            <w:szCs w:val="24"/>
          </w:rPr>
          <w:delText xml:space="preserve">ëm si dhe shpjegimi </w:delText>
        </w:r>
        <w:r w:rsidR="00A3225C" w:rsidRPr="007879AB">
          <w:rPr>
            <w:rFonts w:ascii="Times New Roman" w:hAnsi="Times New Roman" w:cs="Times New Roman"/>
            <w:sz w:val="24"/>
            <w:szCs w:val="24"/>
          </w:rPr>
          <w:delText xml:space="preserve">bindshëm </w:delText>
        </w:r>
        <w:r w:rsidR="008F34E7" w:rsidRPr="007879AB">
          <w:rPr>
            <w:rFonts w:ascii="Times New Roman" w:hAnsi="Times New Roman" w:cs="Times New Roman"/>
            <w:sz w:val="24"/>
            <w:szCs w:val="24"/>
          </w:rPr>
          <w:delText xml:space="preserve">i </w:delText>
        </w:r>
        <w:r w:rsidR="00A3225C" w:rsidRPr="007879AB">
          <w:rPr>
            <w:rFonts w:ascii="Times New Roman" w:hAnsi="Times New Roman" w:cs="Times New Roman"/>
            <w:sz w:val="24"/>
            <w:szCs w:val="24"/>
          </w:rPr>
          <w:delText>burimi</w:delText>
        </w:r>
        <w:r w:rsidR="008F34E7" w:rsidRPr="007879AB">
          <w:rPr>
            <w:rFonts w:ascii="Times New Roman" w:hAnsi="Times New Roman" w:cs="Times New Roman"/>
            <w:sz w:val="24"/>
            <w:szCs w:val="24"/>
          </w:rPr>
          <w:delText xml:space="preserve">t </w:delText>
        </w:r>
        <w:r w:rsidR="004122F2" w:rsidRPr="007879AB">
          <w:rPr>
            <w:rFonts w:ascii="Times New Roman" w:hAnsi="Times New Roman" w:cs="Times New Roman"/>
            <w:sz w:val="24"/>
            <w:szCs w:val="24"/>
          </w:rPr>
          <w:delText>t</w:delText>
        </w:r>
        <w:r w:rsidR="007879AB" w:rsidRPr="007879AB">
          <w:rPr>
            <w:rFonts w:ascii="Times New Roman" w:hAnsi="Times New Roman" w:cs="Times New Roman"/>
            <w:sz w:val="24"/>
            <w:szCs w:val="24"/>
          </w:rPr>
          <w:delText>ë</w:delText>
        </w:r>
        <w:r w:rsidR="008F34E7" w:rsidRPr="007879AB">
          <w:rPr>
            <w:rFonts w:ascii="Times New Roman" w:hAnsi="Times New Roman" w:cs="Times New Roman"/>
            <w:sz w:val="24"/>
            <w:szCs w:val="24"/>
          </w:rPr>
          <w:delText xml:space="preserve"> </w:delText>
        </w:r>
        <w:r w:rsidR="00A3225C" w:rsidRPr="007879AB">
          <w:rPr>
            <w:rFonts w:ascii="Times New Roman" w:hAnsi="Times New Roman" w:cs="Times New Roman"/>
            <w:sz w:val="24"/>
            <w:szCs w:val="24"/>
          </w:rPr>
          <w:delText>ligjshëm të pasuri</w:delText>
        </w:r>
        <w:r w:rsidR="008F34E7" w:rsidRPr="007879AB">
          <w:rPr>
            <w:rFonts w:ascii="Times New Roman" w:hAnsi="Times New Roman" w:cs="Times New Roman"/>
            <w:sz w:val="24"/>
            <w:szCs w:val="24"/>
          </w:rPr>
          <w:delText>ve</w:delText>
        </w:r>
        <w:r w:rsidR="00A3225C" w:rsidRPr="007879AB">
          <w:rPr>
            <w:rFonts w:ascii="Times New Roman" w:hAnsi="Times New Roman" w:cs="Times New Roman"/>
            <w:sz w:val="24"/>
            <w:szCs w:val="24"/>
          </w:rPr>
          <w:delText xml:space="preserve"> në pronësi apo në përdorim të subjektit dhe personave të lidhur</w:delText>
        </w:r>
        <w:r w:rsidR="008F34E7" w:rsidRPr="007879AB">
          <w:rPr>
            <w:rFonts w:ascii="Times New Roman" w:hAnsi="Times New Roman" w:cs="Times New Roman"/>
            <w:sz w:val="24"/>
            <w:szCs w:val="24"/>
          </w:rPr>
          <w:delText>,</w:delText>
        </w:r>
        <w:r w:rsidR="00A3225C" w:rsidRPr="007879AB">
          <w:rPr>
            <w:rFonts w:ascii="Times New Roman" w:hAnsi="Times New Roman" w:cs="Times New Roman"/>
            <w:sz w:val="24"/>
            <w:szCs w:val="24"/>
          </w:rPr>
          <w:delText xml:space="preserve"> janë elementë përcaktues për kontrollin e plotë dhe vlerësimin e drejtë të kriterit të pasurisë</w:delText>
        </w:r>
        <w:r w:rsidR="00A3225C" w:rsidRPr="007879AB">
          <w:delText>.</w:delText>
        </w:r>
      </w:del>
      <w:ins w:id="412" w:author="Sokol Çomo" w:date="2025-05-02T08:44:00Z">
        <w:r w:rsidR="00723843" w:rsidRPr="00DB24F5">
          <w:rPr>
            <w:rFonts w:ascii="Times New Roman" w:hAnsi="Times New Roman" w:cs="Times New Roman"/>
            <w:sz w:val="24"/>
            <w:szCs w:val="24"/>
          </w:rPr>
          <w:t>e</w:t>
        </w:r>
        <w:r w:rsidR="00A3225C" w:rsidRPr="00DB24F5">
          <w:rPr>
            <w:rFonts w:ascii="Times New Roman" w:hAnsi="Times New Roman" w:cs="Times New Roman"/>
            <w:sz w:val="24"/>
            <w:szCs w:val="24"/>
          </w:rPr>
          <w:t xml:space="preserve"> </w:t>
        </w:r>
        <w:r w:rsidR="00723843" w:rsidRPr="00DB24F5">
          <w:rPr>
            <w:rFonts w:ascii="Times New Roman" w:hAnsi="Times New Roman" w:cs="Times New Roman"/>
            <w:sz w:val="24"/>
            <w:szCs w:val="24"/>
          </w:rPr>
          <w:t>ligjit nr. 9049</w:t>
        </w:r>
        <w:r w:rsidR="00A3225C" w:rsidRPr="00DB24F5">
          <w:t>.</w:t>
        </w:r>
      </w:ins>
      <w:r w:rsidR="007879AB" w:rsidRPr="00DB24F5">
        <w:rPr>
          <w:rFonts w:ascii="Times New Roman" w:hAnsi="Times New Roman" w:cs="Times New Roman"/>
          <w:sz w:val="24"/>
          <w:szCs w:val="24"/>
        </w:rPr>
        <w:t xml:space="preserve"> N</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 xml:space="preserve"> vler</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simin e NJSHL, një detyrim i shlyer në një vlerë të konsiderueshme që përbën pothuajse vlerën e plotë të çmimit të apartamentit, sikurse është shuma 56.000 euro, brenda nj</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 xml:space="preserve"> periudhe kohore gati </w:t>
      </w:r>
      <w:del w:id="413" w:author="Sokol Çomo" w:date="2025-05-02T08:44:00Z">
        <w:r w:rsidR="007879AB" w:rsidRPr="007879AB">
          <w:rPr>
            <w:rFonts w:ascii="Times New Roman" w:hAnsi="Times New Roman" w:cs="Times New Roman"/>
            <w:sz w:val="24"/>
            <w:szCs w:val="24"/>
          </w:rPr>
          <w:delText>muajve</w:delText>
        </w:r>
      </w:del>
      <w:ins w:id="414" w:author="Sokol Çomo" w:date="2025-05-02T08:44:00Z">
        <w:r w:rsidR="00723843" w:rsidRPr="00DB24F5">
          <w:rPr>
            <w:rFonts w:ascii="Times New Roman" w:hAnsi="Times New Roman" w:cs="Times New Roman"/>
            <w:sz w:val="24"/>
            <w:szCs w:val="24"/>
          </w:rPr>
          <w:t>2 muaj</w:t>
        </w:r>
      </w:ins>
      <w:r w:rsidR="00723843" w:rsidRPr="00DB24F5">
        <w:rPr>
          <w:rFonts w:ascii="Times New Roman" w:hAnsi="Times New Roman" w:cs="Times New Roman"/>
          <w:sz w:val="24"/>
          <w:szCs w:val="24"/>
        </w:rPr>
        <w:t>,</w:t>
      </w:r>
      <w:r w:rsidR="007879AB" w:rsidRPr="00DB24F5">
        <w:rPr>
          <w:rFonts w:ascii="Times New Roman" w:hAnsi="Times New Roman" w:cs="Times New Roman"/>
          <w:sz w:val="24"/>
          <w:szCs w:val="24"/>
        </w:rPr>
        <w:t xml:space="preserve"> nuk është një fakt që mund të </w:t>
      </w:r>
      <w:del w:id="415" w:author="Sokol Çomo" w:date="2025-05-02T08:44:00Z">
        <w:r w:rsidR="007879AB" w:rsidRPr="007879AB">
          <w:rPr>
            <w:rFonts w:ascii="Times New Roman" w:hAnsi="Times New Roman" w:cs="Times New Roman"/>
            <w:sz w:val="24"/>
            <w:szCs w:val="24"/>
          </w:rPr>
          <w:delText>përbëjë</w:delText>
        </w:r>
      </w:del>
      <w:ins w:id="416" w:author="Sokol Çomo" w:date="2025-05-02T08:44:00Z">
        <w:r w:rsidR="007879AB" w:rsidRPr="00DB24F5">
          <w:rPr>
            <w:rFonts w:ascii="Times New Roman" w:hAnsi="Times New Roman" w:cs="Times New Roman"/>
            <w:sz w:val="24"/>
            <w:szCs w:val="24"/>
          </w:rPr>
          <w:t>përbëj</w:t>
        </w:r>
        <w:r w:rsidR="005207B9" w:rsidRPr="00DB24F5">
          <w:rPr>
            <w:rFonts w:ascii="Times New Roman" w:hAnsi="Times New Roman" w:cs="Times New Roman"/>
            <w:sz w:val="24"/>
            <w:szCs w:val="24"/>
          </w:rPr>
          <w:t>n</w:t>
        </w:r>
        <w:r w:rsidR="007879AB" w:rsidRPr="00DB24F5">
          <w:rPr>
            <w:rFonts w:ascii="Times New Roman" w:hAnsi="Times New Roman" w:cs="Times New Roman"/>
            <w:sz w:val="24"/>
            <w:szCs w:val="24"/>
          </w:rPr>
          <w:t>ë</w:t>
        </w:r>
      </w:ins>
      <w:r w:rsidR="007879AB" w:rsidRPr="00DB24F5">
        <w:rPr>
          <w:rFonts w:ascii="Times New Roman" w:hAnsi="Times New Roman" w:cs="Times New Roman"/>
          <w:sz w:val="24"/>
          <w:szCs w:val="24"/>
        </w:rPr>
        <w:t xml:space="preserve"> thjesht pasaktësi dhe pretendimet e subjektit janë jo bindëse.</w:t>
      </w:r>
    </w:p>
    <w:p w14:paraId="4A5150FC" w14:textId="77777777" w:rsidR="00A3225C" w:rsidRPr="00DB24F5" w:rsidRDefault="00A3225C" w:rsidP="00E114EF">
      <w:pPr>
        <w:pStyle w:val="ListParagraph"/>
        <w:tabs>
          <w:tab w:val="left" w:pos="0"/>
        </w:tabs>
        <w:spacing w:before="0" w:after="0"/>
        <w:ind w:left="0"/>
        <w:rPr>
          <w:rFonts w:ascii="Times New Roman" w:hAnsi="Times New Roman"/>
          <w:b/>
          <w:sz w:val="16"/>
          <w:rPrChange w:id="417" w:author="Sokol Çomo" w:date="2025-05-02T08:44:00Z">
            <w:rPr>
              <w:rFonts w:ascii="Times New Roman" w:hAnsi="Times New Roman"/>
              <w:b/>
              <w:color w:val="FF0000"/>
              <w:sz w:val="16"/>
            </w:rPr>
          </w:rPrChange>
        </w:rPr>
      </w:pPr>
    </w:p>
    <w:p w14:paraId="0BA2776C" w14:textId="13752174" w:rsidR="001A6BF6" w:rsidRPr="00DB24F5" w:rsidRDefault="008F34E7" w:rsidP="00557B0F">
      <w:pPr>
        <w:pStyle w:val="ListParagraph"/>
        <w:numPr>
          <w:ilvl w:val="1"/>
          <w:numId w:val="3"/>
        </w:numPr>
        <w:tabs>
          <w:tab w:val="left" w:pos="0"/>
        </w:tabs>
        <w:spacing w:before="0" w:after="0"/>
        <w:ind w:left="0" w:firstLine="0"/>
        <w:rPr>
          <w:rFonts w:ascii="Times New Roman" w:hAnsi="Times New Roman" w:cs="Times New Roman"/>
          <w:sz w:val="16"/>
          <w:szCs w:val="16"/>
        </w:rPr>
      </w:pPr>
      <w:r w:rsidRPr="00DB24F5">
        <w:rPr>
          <w:rFonts w:ascii="Times New Roman" w:hAnsi="Times New Roman" w:cs="Times New Roman"/>
          <w:sz w:val="24"/>
          <w:szCs w:val="24"/>
        </w:rPr>
        <w:t>Nga ana tjet</w:t>
      </w:r>
      <w:r w:rsidR="00236ECC" w:rsidRPr="00DB24F5">
        <w:rPr>
          <w:rFonts w:ascii="Times New Roman" w:hAnsi="Times New Roman" w:cs="Times New Roman"/>
          <w:sz w:val="24"/>
          <w:szCs w:val="24"/>
        </w:rPr>
        <w:t>ë</w:t>
      </w:r>
      <w:r w:rsidRPr="00DB24F5">
        <w:rPr>
          <w:rFonts w:ascii="Times New Roman" w:hAnsi="Times New Roman" w:cs="Times New Roman"/>
          <w:sz w:val="24"/>
          <w:szCs w:val="24"/>
        </w:rPr>
        <w:t xml:space="preserve">r </w:t>
      </w:r>
      <w:r w:rsidR="007879AB" w:rsidRPr="00DB24F5">
        <w:rPr>
          <w:rFonts w:ascii="Times New Roman" w:hAnsi="Times New Roman" w:cs="Times New Roman"/>
          <w:sz w:val="24"/>
          <w:szCs w:val="24"/>
        </w:rPr>
        <w:t>vërehet</w:t>
      </w:r>
      <w:r w:rsidRPr="00DB24F5">
        <w:rPr>
          <w:rFonts w:ascii="Times New Roman" w:hAnsi="Times New Roman" w:cs="Times New Roman"/>
          <w:sz w:val="24"/>
          <w:szCs w:val="24"/>
        </w:rPr>
        <w:t xml:space="preserve"> se, megjith</w:t>
      </w:r>
      <w:r w:rsidR="00236ECC" w:rsidRPr="00DB24F5">
        <w:rPr>
          <w:rFonts w:ascii="Times New Roman" w:hAnsi="Times New Roman" w:cs="Times New Roman"/>
          <w:sz w:val="24"/>
          <w:szCs w:val="24"/>
        </w:rPr>
        <w:t>ë</w:t>
      </w:r>
      <w:r w:rsidRPr="00DB24F5">
        <w:rPr>
          <w:rFonts w:ascii="Times New Roman" w:hAnsi="Times New Roman" w:cs="Times New Roman"/>
          <w:sz w:val="24"/>
          <w:szCs w:val="24"/>
        </w:rPr>
        <w:t xml:space="preserve">se </w:t>
      </w:r>
      <w:r w:rsidR="00211B20" w:rsidRPr="00DB24F5">
        <w:rPr>
          <w:rFonts w:ascii="Times New Roman" w:hAnsi="Times New Roman" w:cs="Times New Roman"/>
          <w:sz w:val="24"/>
          <w:szCs w:val="24"/>
        </w:rPr>
        <w:t xml:space="preserve">subjekti ka </w:t>
      </w:r>
      <w:r w:rsidR="000725D8" w:rsidRPr="00DB24F5">
        <w:rPr>
          <w:rFonts w:ascii="Times New Roman" w:hAnsi="Times New Roman" w:cs="Times New Roman"/>
          <w:sz w:val="24"/>
          <w:szCs w:val="24"/>
        </w:rPr>
        <w:t>deklaruar nj</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pjes</w:t>
      </w:r>
      <w:r w:rsidR="00EE48AD" w:rsidRPr="00DB24F5">
        <w:rPr>
          <w:rFonts w:ascii="Times New Roman" w:hAnsi="Times New Roman" w:cs="Times New Roman"/>
          <w:sz w:val="24"/>
          <w:szCs w:val="24"/>
        </w:rPr>
        <w:t>ë</w:t>
      </w:r>
      <w:r w:rsidR="007879AB" w:rsidRPr="00DB24F5">
        <w:rPr>
          <w:rFonts w:ascii="Times New Roman" w:hAnsi="Times New Roman" w:cs="Times New Roman"/>
          <w:sz w:val="24"/>
          <w:szCs w:val="24"/>
        </w:rPr>
        <w:t xml:space="preserve"> ( DIPP 2005 dhe 2006)</w:t>
      </w:r>
      <w:r w:rsidR="000725D8" w:rsidRPr="00DB24F5">
        <w:rPr>
          <w:rFonts w:ascii="Times New Roman" w:hAnsi="Times New Roman" w:cs="Times New Roman"/>
          <w:sz w:val="24"/>
          <w:szCs w:val="24"/>
        </w:rPr>
        <w:t xml:space="preserve">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likuiditetit</w:t>
      </w:r>
      <w:r w:rsidR="007879AB" w:rsidRPr="00DB24F5">
        <w:rPr>
          <w:rFonts w:ascii="Times New Roman" w:hAnsi="Times New Roman" w:cs="Times New Roman"/>
          <w:sz w:val="24"/>
          <w:szCs w:val="24"/>
        </w:rPr>
        <w:t xml:space="preserve"> bankar</w:t>
      </w:r>
      <w:r w:rsidR="000725D8" w:rsidRPr="00DB24F5">
        <w:rPr>
          <w:rFonts w:ascii="Times New Roman" w:hAnsi="Times New Roman" w:cs="Times New Roman"/>
          <w:sz w:val="24"/>
          <w:szCs w:val="24"/>
        </w:rPr>
        <w:t xml:space="preserve"> </w:t>
      </w:r>
      <w:r w:rsidR="00211B20" w:rsidRPr="00DB24F5">
        <w:rPr>
          <w:rFonts w:ascii="Times New Roman" w:hAnsi="Times New Roman" w:cs="Times New Roman"/>
          <w:sz w:val="24"/>
          <w:szCs w:val="24"/>
        </w:rPr>
        <w:t>t</w:t>
      </w:r>
      <w:r w:rsidR="00AB5FAE" w:rsidRPr="00DB24F5">
        <w:rPr>
          <w:rFonts w:ascii="Times New Roman" w:hAnsi="Times New Roman" w:cs="Times New Roman"/>
          <w:sz w:val="24"/>
          <w:szCs w:val="24"/>
        </w:rPr>
        <w:t>ë</w:t>
      </w:r>
      <w:r w:rsidR="00211B20" w:rsidRPr="00DB24F5">
        <w:rPr>
          <w:rFonts w:ascii="Times New Roman" w:hAnsi="Times New Roman" w:cs="Times New Roman"/>
          <w:sz w:val="24"/>
          <w:szCs w:val="24"/>
        </w:rPr>
        <w:t xml:space="preserve"> </w:t>
      </w:r>
      <w:r w:rsidR="00AB5FAE" w:rsidRPr="00DB24F5">
        <w:rPr>
          <w:rFonts w:ascii="Times New Roman" w:hAnsi="Times New Roman" w:cs="Times New Roman"/>
          <w:sz w:val="24"/>
          <w:szCs w:val="24"/>
        </w:rPr>
        <w:t>bashkëshortit</w:t>
      </w:r>
      <w:r w:rsidR="005F5C94" w:rsidRPr="00DB24F5">
        <w:rPr>
          <w:rFonts w:ascii="Times New Roman" w:hAnsi="Times New Roman" w:cs="Times New Roman"/>
          <w:sz w:val="24"/>
          <w:szCs w:val="24"/>
        </w:rPr>
        <w:t>,</w:t>
      </w:r>
      <w:r w:rsidR="000725D8" w:rsidRPr="00DB24F5">
        <w:rPr>
          <w:rFonts w:ascii="Times New Roman" w:hAnsi="Times New Roman" w:cs="Times New Roman"/>
          <w:sz w:val="24"/>
          <w:szCs w:val="24"/>
        </w:rPr>
        <w:t xml:space="preserve"> si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ardhura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p</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rfituara </w:t>
      </w:r>
      <w:r w:rsidR="005F5C94" w:rsidRPr="00DB24F5">
        <w:rPr>
          <w:rFonts w:ascii="Times New Roman" w:hAnsi="Times New Roman" w:cs="Times New Roman"/>
          <w:sz w:val="24"/>
          <w:szCs w:val="24"/>
        </w:rPr>
        <w:t xml:space="preserve">nga puna e tij </w:t>
      </w:r>
      <w:r w:rsidR="00211B20" w:rsidRPr="00DB24F5">
        <w:rPr>
          <w:rFonts w:ascii="Times New Roman" w:hAnsi="Times New Roman" w:cs="Times New Roman"/>
          <w:sz w:val="24"/>
          <w:szCs w:val="24"/>
        </w:rPr>
        <w:t>n</w:t>
      </w:r>
      <w:r w:rsidR="00AB5FAE" w:rsidRPr="00DB24F5">
        <w:rPr>
          <w:rFonts w:ascii="Times New Roman" w:hAnsi="Times New Roman" w:cs="Times New Roman"/>
          <w:sz w:val="24"/>
          <w:szCs w:val="24"/>
        </w:rPr>
        <w:t>ë</w:t>
      </w:r>
      <w:r w:rsidR="00211B20" w:rsidRPr="00DB24F5">
        <w:rPr>
          <w:rFonts w:ascii="Times New Roman" w:hAnsi="Times New Roman" w:cs="Times New Roman"/>
          <w:sz w:val="24"/>
          <w:szCs w:val="24"/>
        </w:rPr>
        <w:t xml:space="preserve"> emigracion si dhe </w:t>
      </w:r>
      <w:r w:rsidR="00885D79" w:rsidRPr="00DB24F5">
        <w:rPr>
          <w:rFonts w:ascii="Times New Roman" w:hAnsi="Times New Roman" w:cs="Times New Roman"/>
          <w:sz w:val="24"/>
          <w:szCs w:val="24"/>
        </w:rPr>
        <w:t>aktiviteti i</w:t>
      </w:r>
      <w:r w:rsidR="00211B20" w:rsidRPr="00DB24F5">
        <w:rPr>
          <w:rFonts w:ascii="Times New Roman" w:hAnsi="Times New Roman" w:cs="Times New Roman"/>
          <w:sz w:val="24"/>
          <w:szCs w:val="24"/>
        </w:rPr>
        <w:t xml:space="preserve"> tij si </w:t>
      </w:r>
      <w:proofErr w:type="spellStart"/>
      <w:r w:rsidR="00211B20" w:rsidRPr="00DB24F5">
        <w:rPr>
          <w:rFonts w:ascii="Times New Roman" w:hAnsi="Times New Roman" w:cs="Times New Roman"/>
          <w:sz w:val="24"/>
          <w:szCs w:val="24"/>
        </w:rPr>
        <w:t>hidroizolues</w:t>
      </w:r>
      <w:proofErr w:type="spellEnd"/>
      <w:r w:rsidR="00211B20" w:rsidRPr="00DB24F5">
        <w:rPr>
          <w:rFonts w:ascii="Times New Roman" w:hAnsi="Times New Roman" w:cs="Times New Roman"/>
          <w:sz w:val="24"/>
          <w:szCs w:val="24"/>
        </w:rPr>
        <w:t xml:space="preserve"> n</w:t>
      </w:r>
      <w:r w:rsidR="00AB5FAE" w:rsidRPr="00DB24F5">
        <w:rPr>
          <w:rFonts w:ascii="Times New Roman" w:hAnsi="Times New Roman" w:cs="Times New Roman"/>
          <w:sz w:val="24"/>
          <w:szCs w:val="24"/>
        </w:rPr>
        <w:t>ë</w:t>
      </w:r>
      <w:r w:rsidR="00211B20" w:rsidRPr="00DB24F5">
        <w:rPr>
          <w:rFonts w:ascii="Times New Roman" w:hAnsi="Times New Roman" w:cs="Times New Roman"/>
          <w:sz w:val="24"/>
          <w:szCs w:val="24"/>
        </w:rPr>
        <w:t xml:space="preserve"> Shqip</w:t>
      </w:r>
      <w:r w:rsidR="00AB5FAE" w:rsidRPr="00DB24F5">
        <w:rPr>
          <w:rFonts w:ascii="Times New Roman" w:hAnsi="Times New Roman" w:cs="Times New Roman"/>
          <w:sz w:val="24"/>
          <w:szCs w:val="24"/>
        </w:rPr>
        <w:t>ë</w:t>
      </w:r>
      <w:r w:rsidR="00211B20" w:rsidRPr="00DB24F5">
        <w:rPr>
          <w:rFonts w:ascii="Times New Roman" w:hAnsi="Times New Roman" w:cs="Times New Roman"/>
          <w:sz w:val="24"/>
          <w:szCs w:val="24"/>
        </w:rPr>
        <w:t xml:space="preserve">ri, </w:t>
      </w:r>
      <w:r w:rsidR="005F5C94" w:rsidRPr="00DB24F5">
        <w:rPr>
          <w:rFonts w:ascii="Times New Roman" w:hAnsi="Times New Roman" w:cs="Times New Roman"/>
          <w:sz w:val="24"/>
          <w:szCs w:val="24"/>
        </w:rPr>
        <w:t>subjekti</w:t>
      </w:r>
      <w:r w:rsidR="000725D8" w:rsidRPr="00DB24F5">
        <w:rPr>
          <w:rFonts w:ascii="Times New Roman" w:hAnsi="Times New Roman" w:cs="Times New Roman"/>
          <w:sz w:val="24"/>
          <w:szCs w:val="24"/>
        </w:rPr>
        <w:t xml:space="preserve"> nuk ka paraqitur dokumentacionin </w:t>
      </w:r>
      <w:r w:rsidR="00EE48AD" w:rsidRPr="00DB24F5">
        <w:rPr>
          <w:rFonts w:ascii="Times New Roman" w:hAnsi="Times New Roman" w:cs="Times New Roman"/>
          <w:sz w:val="24"/>
          <w:szCs w:val="24"/>
        </w:rPr>
        <w:t>justifikues</w:t>
      </w:r>
      <w:r w:rsidR="000725D8" w:rsidRPr="00DB24F5">
        <w:rPr>
          <w:rFonts w:ascii="Times New Roman" w:hAnsi="Times New Roman" w:cs="Times New Roman"/>
          <w:sz w:val="24"/>
          <w:szCs w:val="24"/>
        </w:rPr>
        <w:t xml:space="preserve"> ligjor sa i takon bur</w:t>
      </w:r>
      <w:r w:rsidR="00193538" w:rsidRPr="00DB24F5">
        <w:rPr>
          <w:rFonts w:ascii="Times New Roman" w:hAnsi="Times New Roman" w:cs="Times New Roman"/>
          <w:sz w:val="24"/>
          <w:szCs w:val="24"/>
        </w:rPr>
        <w:t>i</w:t>
      </w:r>
      <w:r w:rsidR="000725D8" w:rsidRPr="00DB24F5">
        <w:rPr>
          <w:rFonts w:ascii="Times New Roman" w:hAnsi="Times New Roman" w:cs="Times New Roman"/>
          <w:sz w:val="24"/>
          <w:szCs w:val="24"/>
        </w:rPr>
        <w:t>mit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krijimit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k</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tyre t</w:t>
      </w:r>
      <w:r w:rsidR="00EE48AD" w:rsidRPr="00DB24F5">
        <w:rPr>
          <w:rFonts w:ascii="Times New Roman" w:hAnsi="Times New Roman" w:cs="Times New Roman"/>
          <w:sz w:val="24"/>
          <w:szCs w:val="24"/>
        </w:rPr>
        <w:t>ë</w:t>
      </w:r>
      <w:r w:rsidR="000725D8" w:rsidRPr="00DB24F5">
        <w:rPr>
          <w:rFonts w:ascii="Times New Roman" w:hAnsi="Times New Roman" w:cs="Times New Roman"/>
          <w:sz w:val="24"/>
          <w:szCs w:val="24"/>
        </w:rPr>
        <w:t xml:space="preserve"> ardhurave </w:t>
      </w:r>
      <w:r w:rsidR="00EE48AD" w:rsidRPr="00DB24F5">
        <w:rPr>
          <w:rFonts w:ascii="Times New Roman" w:hAnsi="Times New Roman" w:cs="Times New Roman"/>
          <w:sz w:val="24"/>
          <w:szCs w:val="24"/>
        </w:rPr>
        <w:t xml:space="preserve">për </w:t>
      </w:r>
      <w:r w:rsidR="00211B20" w:rsidRPr="00DB24F5">
        <w:rPr>
          <w:rFonts w:ascii="Times New Roman" w:hAnsi="Times New Roman" w:cs="Times New Roman"/>
          <w:sz w:val="24"/>
          <w:szCs w:val="24"/>
        </w:rPr>
        <w:t>periudhë</w:t>
      </w:r>
      <w:r w:rsidR="00EE48AD" w:rsidRPr="00DB24F5">
        <w:rPr>
          <w:rFonts w:ascii="Times New Roman" w:hAnsi="Times New Roman" w:cs="Times New Roman"/>
          <w:sz w:val="24"/>
          <w:szCs w:val="24"/>
        </w:rPr>
        <w:t>n</w:t>
      </w:r>
      <w:r w:rsidR="00211B20" w:rsidRPr="00DB24F5">
        <w:rPr>
          <w:rFonts w:ascii="Times New Roman" w:hAnsi="Times New Roman" w:cs="Times New Roman"/>
          <w:sz w:val="24"/>
          <w:szCs w:val="24"/>
        </w:rPr>
        <w:t xml:space="preserve"> objekt shqyrtimi 2004</w:t>
      </w:r>
      <w:r w:rsidR="00704688" w:rsidRPr="00DB24F5">
        <w:rPr>
          <w:rFonts w:ascii="Times New Roman" w:hAnsi="Times New Roman" w:cs="Times New Roman"/>
          <w:sz w:val="24"/>
          <w:szCs w:val="24"/>
        </w:rPr>
        <w:t xml:space="preserve"> </w:t>
      </w:r>
      <w:r w:rsidR="00211B20" w:rsidRPr="00DB24F5">
        <w:rPr>
          <w:rFonts w:ascii="Times New Roman" w:hAnsi="Times New Roman" w:cs="Times New Roman"/>
          <w:sz w:val="24"/>
          <w:szCs w:val="24"/>
        </w:rPr>
        <w:t>deri 2007</w:t>
      </w:r>
      <w:r w:rsidR="00211B20" w:rsidRPr="00DB24F5">
        <w:rPr>
          <w:rStyle w:val="FootnoteReference"/>
          <w:rFonts w:ascii="Times New Roman" w:hAnsi="Times New Roman" w:cs="Times New Roman"/>
          <w:sz w:val="24"/>
          <w:szCs w:val="24"/>
        </w:rPr>
        <w:footnoteReference w:id="51"/>
      </w:r>
      <w:r w:rsidR="00EE48AD" w:rsidRPr="00DB24F5">
        <w:rPr>
          <w:rFonts w:ascii="Times New Roman" w:hAnsi="Times New Roman" w:cs="Times New Roman"/>
          <w:sz w:val="24"/>
          <w:szCs w:val="24"/>
        </w:rPr>
        <w:t xml:space="preserve"> </w:t>
      </w:r>
      <w:r w:rsidR="001350AA" w:rsidRPr="00DB24F5">
        <w:rPr>
          <w:rFonts w:ascii="Times New Roman" w:hAnsi="Times New Roman" w:cs="Times New Roman"/>
          <w:sz w:val="24"/>
          <w:szCs w:val="24"/>
        </w:rPr>
        <w:t xml:space="preserve">dhe </w:t>
      </w:r>
      <w:r w:rsidR="00EE48AD" w:rsidRPr="00DB24F5">
        <w:rPr>
          <w:rFonts w:ascii="Times New Roman" w:hAnsi="Times New Roman" w:cs="Times New Roman"/>
          <w:sz w:val="24"/>
          <w:szCs w:val="24"/>
        </w:rPr>
        <w:t>si rezultat</w:t>
      </w:r>
      <w:r w:rsidR="001350AA" w:rsidRPr="00DB24F5">
        <w:rPr>
          <w:rFonts w:ascii="Times New Roman" w:hAnsi="Times New Roman" w:cs="Times New Roman"/>
          <w:sz w:val="24"/>
          <w:szCs w:val="24"/>
        </w:rPr>
        <w:t xml:space="preserve"> nuk provohen burimet financiare t</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 xml:space="preserve"> ligjshme t</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 xml:space="preserve"> krijimit t</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 xml:space="preserve"> likuiditeti</w:t>
      </w:r>
      <w:r w:rsidR="00EE48AD" w:rsidRPr="00DB24F5">
        <w:rPr>
          <w:rFonts w:ascii="Times New Roman" w:hAnsi="Times New Roman" w:cs="Times New Roman"/>
          <w:sz w:val="24"/>
          <w:szCs w:val="24"/>
        </w:rPr>
        <w:t>t</w:t>
      </w:r>
      <w:r w:rsidR="001350AA" w:rsidRPr="00DB24F5">
        <w:rPr>
          <w:rFonts w:ascii="Times New Roman" w:hAnsi="Times New Roman" w:cs="Times New Roman"/>
          <w:sz w:val="24"/>
          <w:szCs w:val="24"/>
        </w:rPr>
        <w:t xml:space="preserve"> bankar</w:t>
      </w:r>
      <w:r w:rsidR="00034F0A" w:rsidRPr="00DB24F5">
        <w:rPr>
          <w:rFonts w:ascii="Times New Roman" w:hAnsi="Times New Roman" w:cs="Times New Roman"/>
          <w:sz w:val="24"/>
          <w:szCs w:val="24"/>
        </w:rPr>
        <w:t xml:space="preserve">, </w:t>
      </w:r>
      <w:r w:rsidR="001350AA" w:rsidRPr="00DB24F5">
        <w:rPr>
          <w:rFonts w:ascii="Times New Roman" w:hAnsi="Times New Roman" w:cs="Times New Roman"/>
          <w:sz w:val="24"/>
          <w:szCs w:val="24"/>
        </w:rPr>
        <w:t>i cili ka sh</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rbyer p</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r likuidimin e çmimit t</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 xml:space="preserve"> pasuris</w:t>
      </w:r>
      <w:r w:rsidR="00EE48AD" w:rsidRPr="00DB24F5">
        <w:rPr>
          <w:rFonts w:ascii="Times New Roman" w:hAnsi="Times New Roman" w:cs="Times New Roman"/>
          <w:sz w:val="24"/>
          <w:szCs w:val="24"/>
        </w:rPr>
        <w:t>ë</w:t>
      </w:r>
      <w:r w:rsidR="001350AA" w:rsidRPr="00DB24F5">
        <w:rPr>
          <w:rFonts w:ascii="Times New Roman" w:hAnsi="Times New Roman" w:cs="Times New Roman"/>
          <w:sz w:val="24"/>
          <w:szCs w:val="24"/>
        </w:rPr>
        <w:t xml:space="preserve"> objekti shqyrtimi</w:t>
      </w:r>
      <w:r w:rsidR="00237B33" w:rsidRPr="00DB24F5">
        <w:rPr>
          <w:rStyle w:val="FootnoteReference"/>
          <w:rFonts w:ascii="Times New Roman" w:hAnsi="Times New Roman" w:cs="Times New Roman"/>
          <w:sz w:val="24"/>
          <w:szCs w:val="24"/>
        </w:rPr>
        <w:footnoteReference w:id="52"/>
      </w:r>
      <w:r w:rsidR="0080718F" w:rsidRPr="00DB24F5">
        <w:rPr>
          <w:rFonts w:ascii="Times New Roman" w:hAnsi="Times New Roman" w:cs="Times New Roman"/>
          <w:sz w:val="24"/>
          <w:szCs w:val="24"/>
        </w:rPr>
        <w:t>.</w:t>
      </w:r>
      <w:r w:rsidR="00434DEF" w:rsidRPr="00DB24F5">
        <w:t xml:space="preserve"> </w:t>
      </w:r>
      <w:r w:rsidR="00434DEF" w:rsidRPr="00DB24F5">
        <w:rPr>
          <w:rFonts w:ascii="Times New Roman" w:hAnsi="Times New Roman" w:cs="Times New Roman"/>
          <w:sz w:val="24"/>
          <w:szCs w:val="24"/>
        </w:rPr>
        <w:t xml:space="preserve">Për sa më sipër, </w:t>
      </w:r>
      <w:r w:rsidR="005F5C94" w:rsidRPr="00DB24F5">
        <w:rPr>
          <w:rFonts w:ascii="Times New Roman" w:hAnsi="Times New Roman" w:cs="Times New Roman"/>
          <w:sz w:val="24"/>
          <w:szCs w:val="24"/>
        </w:rPr>
        <w:t>NJSHL vler</w:t>
      </w:r>
      <w:r w:rsidR="00236ECC" w:rsidRPr="00DB24F5">
        <w:rPr>
          <w:rFonts w:ascii="Times New Roman" w:hAnsi="Times New Roman" w:cs="Times New Roman"/>
          <w:sz w:val="24"/>
          <w:szCs w:val="24"/>
        </w:rPr>
        <w:t>ë</w:t>
      </w:r>
      <w:r w:rsidR="005F5C94" w:rsidRPr="00DB24F5">
        <w:rPr>
          <w:rFonts w:ascii="Times New Roman" w:hAnsi="Times New Roman" w:cs="Times New Roman"/>
          <w:sz w:val="24"/>
          <w:szCs w:val="24"/>
        </w:rPr>
        <w:t xml:space="preserve">son se </w:t>
      </w:r>
      <w:proofErr w:type="spellStart"/>
      <w:r w:rsidR="007879AB" w:rsidRPr="00DB24F5">
        <w:rPr>
          <w:rFonts w:ascii="Times New Roman" w:hAnsi="Times New Roman" w:cs="Times New Roman"/>
          <w:sz w:val="24"/>
          <w:szCs w:val="24"/>
        </w:rPr>
        <w:t>mosdeklarimi</w:t>
      </w:r>
      <w:proofErr w:type="spellEnd"/>
      <w:r w:rsidR="007879AB" w:rsidRPr="00DB24F5">
        <w:rPr>
          <w:rFonts w:ascii="Times New Roman" w:hAnsi="Times New Roman" w:cs="Times New Roman"/>
          <w:sz w:val="24"/>
          <w:szCs w:val="24"/>
        </w:rPr>
        <w:t xml:space="preserve"> n</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 xml:space="preserve"> vitin 2007 i pak</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simit t</w:t>
      </w:r>
      <w:r w:rsidR="002C4B4E" w:rsidRPr="00DB24F5">
        <w:rPr>
          <w:rFonts w:ascii="Times New Roman" w:hAnsi="Times New Roman" w:cs="Times New Roman"/>
          <w:sz w:val="24"/>
          <w:szCs w:val="24"/>
        </w:rPr>
        <w:t>ë</w:t>
      </w:r>
      <w:r w:rsidR="007879AB" w:rsidRPr="00DB24F5">
        <w:rPr>
          <w:rFonts w:ascii="Times New Roman" w:hAnsi="Times New Roman" w:cs="Times New Roman"/>
          <w:sz w:val="24"/>
          <w:szCs w:val="24"/>
        </w:rPr>
        <w:t xml:space="preserve"> likuiditetit bankar </w:t>
      </w:r>
      <w:r w:rsidR="002C4B4E" w:rsidRPr="00DB24F5">
        <w:rPr>
          <w:rFonts w:ascii="Times New Roman" w:hAnsi="Times New Roman" w:cs="Times New Roman"/>
          <w:sz w:val="24"/>
          <w:szCs w:val="24"/>
        </w:rPr>
        <w:t>shoqërohet me mungesë të provueshmërisë së burimeve financiare të ligjshme, situatë e cila nuk mund të konsiderohe</w:t>
      </w:r>
      <w:r w:rsidR="00885D79" w:rsidRPr="00DB24F5">
        <w:rPr>
          <w:rFonts w:ascii="Times New Roman" w:hAnsi="Times New Roman" w:cs="Times New Roman"/>
          <w:sz w:val="24"/>
          <w:szCs w:val="24"/>
        </w:rPr>
        <w:t>t</w:t>
      </w:r>
      <w:r w:rsidR="002C4B4E" w:rsidRPr="00DB24F5">
        <w:rPr>
          <w:rFonts w:ascii="Times New Roman" w:hAnsi="Times New Roman" w:cs="Times New Roman"/>
          <w:sz w:val="24"/>
          <w:szCs w:val="24"/>
        </w:rPr>
        <w:t xml:space="preserve"> thjesht pasaktësi por </w:t>
      </w:r>
      <w:r w:rsidR="00BE24DB" w:rsidRPr="00DB24F5">
        <w:rPr>
          <w:rFonts w:ascii="Times New Roman" w:hAnsi="Times New Roman" w:cs="Times New Roman"/>
          <w:sz w:val="24"/>
          <w:szCs w:val="24"/>
        </w:rPr>
        <w:t>duhet t</w:t>
      </w:r>
      <w:r w:rsidR="00C333D2" w:rsidRPr="00DB24F5">
        <w:rPr>
          <w:rFonts w:ascii="Times New Roman" w:hAnsi="Times New Roman" w:cs="Times New Roman"/>
          <w:sz w:val="24"/>
          <w:szCs w:val="24"/>
        </w:rPr>
        <w:t>ë</w:t>
      </w:r>
      <w:r w:rsidR="00BE24DB" w:rsidRPr="00DB24F5">
        <w:rPr>
          <w:rFonts w:ascii="Times New Roman" w:hAnsi="Times New Roman" w:cs="Times New Roman"/>
          <w:sz w:val="24"/>
          <w:szCs w:val="24"/>
        </w:rPr>
        <w:t xml:space="preserve"> trajtohet </w:t>
      </w:r>
      <w:r w:rsidR="005207B9" w:rsidRPr="00DB24F5">
        <w:rPr>
          <w:rFonts w:ascii="Times New Roman" w:hAnsi="Times New Roman" w:cs="Times New Roman"/>
          <w:sz w:val="24"/>
          <w:szCs w:val="24"/>
        </w:rPr>
        <w:t xml:space="preserve">si deklarim </w:t>
      </w:r>
      <w:del w:id="420" w:author="Sokol Çomo" w:date="2025-05-02T08:44:00Z">
        <w:r w:rsidR="002C4B4E" w:rsidRPr="002C4B4E">
          <w:rPr>
            <w:rFonts w:ascii="Times New Roman" w:hAnsi="Times New Roman" w:cs="Times New Roman"/>
            <w:sz w:val="24"/>
            <w:szCs w:val="24"/>
          </w:rPr>
          <w:delText>t</w:delText>
        </w:r>
        <w:r w:rsidR="002C4B4E">
          <w:rPr>
            <w:rFonts w:ascii="Times New Roman" w:hAnsi="Times New Roman" w:cs="Times New Roman"/>
            <w:sz w:val="24"/>
            <w:szCs w:val="24"/>
          </w:rPr>
          <w:delText>ë</w:delText>
        </w:r>
      </w:del>
      <w:ins w:id="421" w:author="Sokol Çomo" w:date="2025-05-02T08:44:00Z">
        <w:r w:rsidR="005207B9" w:rsidRPr="00DB24F5">
          <w:rPr>
            <w:rFonts w:ascii="Times New Roman" w:hAnsi="Times New Roman" w:cs="Times New Roman"/>
            <w:sz w:val="24"/>
            <w:szCs w:val="24"/>
          </w:rPr>
          <w:t>i</w:t>
        </w:r>
      </w:ins>
      <w:r w:rsidR="002C4B4E" w:rsidRPr="00DB24F5">
        <w:rPr>
          <w:rFonts w:ascii="Times New Roman" w:hAnsi="Times New Roman" w:cs="Times New Roman"/>
          <w:sz w:val="24"/>
          <w:szCs w:val="24"/>
        </w:rPr>
        <w:t xml:space="preserve"> pamjaftueshë</w:t>
      </w:r>
      <w:r w:rsidR="005207B9" w:rsidRPr="00DB24F5">
        <w:rPr>
          <w:rFonts w:ascii="Times New Roman" w:hAnsi="Times New Roman" w:cs="Times New Roman"/>
          <w:sz w:val="24"/>
          <w:szCs w:val="24"/>
        </w:rPr>
        <w:t>m</w:t>
      </w:r>
      <w:ins w:id="422" w:author="Sokol Çomo" w:date="2025-05-02T08:44:00Z">
        <w:r w:rsidR="005207B9" w:rsidRPr="00DB24F5">
          <w:rPr>
            <w:rFonts w:ascii="Times New Roman" w:hAnsi="Times New Roman" w:cs="Times New Roman"/>
            <w:sz w:val="24"/>
            <w:szCs w:val="24"/>
          </w:rPr>
          <w:t xml:space="preserve"> </w:t>
        </w:r>
        <w:proofErr w:type="spellStart"/>
        <w:r w:rsidR="005207B9" w:rsidRPr="00DB24F5">
          <w:rPr>
            <w:rFonts w:ascii="Times New Roman" w:hAnsi="Times New Roman" w:cs="Times New Roman"/>
            <w:sz w:val="24"/>
            <w:szCs w:val="24"/>
          </w:rPr>
          <w:t>nw</w:t>
        </w:r>
        <w:proofErr w:type="spellEnd"/>
        <w:r w:rsidR="005207B9" w:rsidRPr="00DB24F5">
          <w:rPr>
            <w:rFonts w:ascii="Times New Roman" w:hAnsi="Times New Roman" w:cs="Times New Roman"/>
            <w:sz w:val="24"/>
            <w:szCs w:val="24"/>
          </w:rPr>
          <w:t xml:space="preserve"> </w:t>
        </w:r>
        <w:proofErr w:type="spellStart"/>
        <w:r w:rsidR="005207B9" w:rsidRPr="00DB24F5">
          <w:rPr>
            <w:rFonts w:ascii="Times New Roman" w:hAnsi="Times New Roman" w:cs="Times New Roman"/>
            <w:sz w:val="24"/>
            <w:szCs w:val="24"/>
          </w:rPr>
          <w:t>kuadwr</w:t>
        </w:r>
        <w:proofErr w:type="spellEnd"/>
        <w:r w:rsidR="005207B9" w:rsidRPr="00DB24F5">
          <w:rPr>
            <w:rFonts w:ascii="Times New Roman" w:hAnsi="Times New Roman" w:cs="Times New Roman"/>
            <w:sz w:val="24"/>
            <w:szCs w:val="24"/>
          </w:rPr>
          <w:t xml:space="preserve"> </w:t>
        </w:r>
        <w:proofErr w:type="spellStart"/>
        <w:r w:rsidR="005207B9" w:rsidRPr="00DB24F5">
          <w:rPr>
            <w:rFonts w:ascii="Times New Roman" w:hAnsi="Times New Roman" w:cs="Times New Roman"/>
            <w:sz w:val="24"/>
            <w:szCs w:val="24"/>
          </w:rPr>
          <w:t>tw</w:t>
        </w:r>
        <w:proofErr w:type="spellEnd"/>
        <w:r w:rsidR="005207B9" w:rsidRPr="00DB24F5">
          <w:rPr>
            <w:rFonts w:ascii="Times New Roman" w:hAnsi="Times New Roman" w:cs="Times New Roman"/>
            <w:sz w:val="24"/>
            <w:szCs w:val="24"/>
          </w:rPr>
          <w:t xml:space="preserve"> burimeve </w:t>
        </w:r>
        <w:proofErr w:type="spellStart"/>
        <w:r w:rsidR="005207B9" w:rsidRPr="00DB24F5">
          <w:rPr>
            <w:rFonts w:ascii="Times New Roman" w:hAnsi="Times New Roman" w:cs="Times New Roman"/>
            <w:sz w:val="24"/>
            <w:szCs w:val="24"/>
          </w:rPr>
          <w:t>tw</w:t>
        </w:r>
        <w:proofErr w:type="spellEnd"/>
        <w:r w:rsidR="005207B9" w:rsidRPr="00DB24F5">
          <w:rPr>
            <w:rFonts w:ascii="Times New Roman" w:hAnsi="Times New Roman" w:cs="Times New Roman"/>
            <w:sz w:val="24"/>
            <w:szCs w:val="24"/>
          </w:rPr>
          <w:t xml:space="preserve"> ligjshme financiare</w:t>
        </w:r>
      </w:ins>
      <w:r w:rsidR="005207B9" w:rsidRPr="00DB24F5">
        <w:rPr>
          <w:rFonts w:ascii="Times New Roman" w:hAnsi="Times New Roman" w:cs="Times New Roman"/>
          <w:sz w:val="24"/>
          <w:szCs w:val="24"/>
        </w:rPr>
        <w:t>.</w:t>
      </w:r>
    </w:p>
    <w:p w14:paraId="70AE3684" w14:textId="77777777" w:rsidR="00885D79" w:rsidRPr="00DB24F5" w:rsidRDefault="00885D79" w:rsidP="00885D79">
      <w:pPr>
        <w:pStyle w:val="ListParagraph"/>
        <w:tabs>
          <w:tab w:val="left" w:pos="0"/>
        </w:tabs>
        <w:spacing w:before="0" w:after="0"/>
        <w:ind w:left="0"/>
        <w:rPr>
          <w:rFonts w:ascii="Times New Roman" w:hAnsi="Times New Roman" w:cs="Times New Roman"/>
          <w:sz w:val="16"/>
          <w:szCs w:val="16"/>
        </w:rPr>
      </w:pPr>
    </w:p>
    <w:p w14:paraId="227B38BE" w14:textId="7BD92771" w:rsidR="00B36842" w:rsidRPr="00DB24F5" w:rsidRDefault="009D4313" w:rsidP="001A6BF6">
      <w:pPr>
        <w:pStyle w:val="ListParagraph"/>
        <w:numPr>
          <w:ilvl w:val="1"/>
          <w:numId w:val="3"/>
        </w:numPr>
        <w:tabs>
          <w:tab w:val="left" w:pos="0"/>
        </w:tabs>
        <w:spacing w:before="0" w:after="0"/>
        <w:ind w:left="0" w:firstLine="0"/>
        <w:rPr>
          <w:rFonts w:ascii="Times New Roman" w:hAnsi="Times New Roman"/>
          <w:b/>
          <w:sz w:val="24"/>
          <w:rPrChange w:id="423" w:author="Sokol Çomo" w:date="2025-05-02T08:44:00Z">
            <w:rPr>
              <w:rFonts w:ascii="Times New Roman" w:hAnsi="Times New Roman"/>
              <w:b/>
              <w:color w:val="FF0000"/>
              <w:sz w:val="24"/>
            </w:rPr>
          </w:rPrChange>
        </w:rPr>
      </w:pPr>
      <w:r w:rsidRPr="00DB24F5">
        <w:rPr>
          <w:rFonts w:ascii="Times New Roman" w:hAnsi="Times New Roman" w:cs="Times New Roman"/>
          <w:sz w:val="24"/>
          <w:szCs w:val="24"/>
        </w:rPr>
        <w:t xml:space="preserve">Në lidhje me pretendimin e subjektit se ajo ka kontribuar për blerjen e kësaj pasurie nga prindërit e saj në shenjë mirënjohje për përkujdesjen që ata kanë bërë gjithë jetën për rritjen e fëmijëve të tyre dhe se jo e gjithë shuma e transferuar ka qenë e saj, NJSHL vëren se, ashtu sikurse edhe Komisioni ka </w:t>
      </w:r>
      <w:r w:rsidR="00A546C7" w:rsidRPr="00DB24F5">
        <w:rPr>
          <w:rFonts w:ascii="Times New Roman" w:hAnsi="Times New Roman" w:cs="Times New Roman"/>
          <w:sz w:val="24"/>
          <w:szCs w:val="24"/>
        </w:rPr>
        <w:t>konstatuar</w:t>
      </w:r>
      <w:r w:rsidRPr="00DB24F5">
        <w:rPr>
          <w:rFonts w:ascii="Times New Roman" w:hAnsi="Times New Roman" w:cs="Times New Roman"/>
          <w:sz w:val="24"/>
          <w:szCs w:val="24"/>
        </w:rPr>
        <w:t xml:space="preserve">, subjekti nuk ka </w:t>
      </w:r>
      <w:r w:rsidR="00BE24DB" w:rsidRPr="00DB24F5">
        <w:rPr>
          <w:rFonts w:ascii="Times New Roman" w:hAnsi="Times New Roman" w:cs="Times New Roman"/>
          <w:sz w:val="24"/>
          <w:szCs w:val="24"/>
        </w:rPr>
        <w:t>dh</w:t>
      </w:r>
      <w:r w:rsidR="00C333D2" w:rsidRPr="00DB24F5">
        <w:rPr>
          <w:rFonts w:ascii="Times New Roman" w:hAnsi="Times New Roman" w:cs="Times New Roman"/>
          <w:sz w:val="24"/>
          <w:szCs w:val="24"/>
        </w:rPr>
        <w:t>ë</w:t>
      </w:r>
      <w:r w:rsidR="00BE24DB" w:rsidRPr="00DB24F5">
        <w:rPr>
          <w:rFonts w:ascii="Times New Roman" w:hAnsi="Times New Roman" w:cs="Times New Roman"/>
          <w:sz w:val="24"/>
          <w:szCs w:val="24"/>
        </w:rPr>
        <w:t>n</w:t>
      </w:r>
      <w:r w:rsidR="00C333D2" w:rsidRPr="00DB24F5">
        <w:rPr>
          <w:rFonts w:ascii="Times New Roman" w:hAnsi="Times New Roman" w:cs="Times New Roman"/>
          <w:sz w:val="24"/>
          <w:szCs w:val="24"/>
        </w:rPr>
        <w:t>ë</w:t>
      </w:r>
      <w:r w:rsidR="00BE24DB" w:rsidRPr="00DB24F5">
        <w:rPr>
          <w:rFonts w:ascii="Times New Roman" w:hAnsi="Times New Roman" w:cs="Times New Roman"/>
          <w:sz w:val="24"/>
          <w:szCs w:val="24"/>
        </w:rPr>
        <w:t xml:space="preserve"> sqarime bind</w:t>
      </w:r>
      <w:r w:rsidR="00C333D2" w:rsidRPr="00DB24F5">
        <w:rPr>
          <w:rFonts w:ascii="Times New Roman" w:hAnsi="Times New Roman" w:cs="Times New Roman"/>
          <w:sz w:val="24"/>
          <w:szCs w:val="24"/>
        </w:rPr>
        <w:t>ë</w:t>
      </w:r>
      <w:r w:rsidR="00BE24DB" w:rsidRPr="00DB24F5">
        <w:rPr>
          <w:rFonts w:ascii="Times New Roman" w:hAnsi="Times New Roman" w:cs="Times New Roman"/>
          <w:sz w:val="24"/>
          <w:szCs w:val="24"/>
        </w:rPr>
        <w:t>se n</w:t>
      </w:r>
      <w:r w:rsidR="00C333D2" w:rsidRPr="00DB24F5">
        <w:rPr>
          <w:rFonts w:ascii="Times New Roman" w:hAnsi="Times New Roman" w:cs="Times New Roman"/>
          <w:sz w:val="24"/>
          <w:szCs w:val="24"/>
        </w:rPr>
        <w:t>ë</w:t>
      </w:r>
      <w:r w:rsidR="00BE24DB"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në</w:t>
      </w:r>
      <w:proofErr w:type="spellEnd"/>
      <w:r w:rsidRPr="00DB24F5">
        <w:rPr>
          <w:rFonts w:ascii="Times New Roman" w:hAnsi="Times New Roman" w:cs="Times New Roman"/>
          <w:sz w:val="24"/>
          <w:szCs w:val="24"/>
        </w:rPr>
        <w:t xml:space="preserve"> lidhje me kontributin e saj dhe të bashkëshortit për likuidimin e pasurisë objekt shqyrtimi</w:t>
      </w:r>
      <w:r w:rsidR="001A6BF6" w:rsidRPr="00DB24F5">
        <w:rPr>
          <w:rFonts w:ascii="Times New Roman" w:hAnsi="Times New Roman" w:cs="Times New Roman"/>
          <w:sz w:val="24"/>
          <w:szCs w:val="24"/>
        </w:rPr>
        <w:t xml:space="preserve"> pasi, referuar </w:t>
      </w:r>
      <w:r w:rsidR="001A6BF6" w:rsidRPr="00DB24F5">
        <w:rPr>
          <w:rFonts w:ascii="Times New Roman" w:hAnsi="Times New Roman" w:cs="Times New Roman"/>
          <w:sz w:val="24"/>
          <w:szCs w:val="24"/>
        </w:rPr>
        <w:lastRenderedPageBreak/>
        <w:t>procesverbalit t</w:t>
      </w:r>
      <w:r w:rsidR="00236ECC" w:rsidRPr="00DB24F5">
        <w:rPr>
          <w:rFonts w:ascii="Times New Roman" w:hAnsi="Times New Roman" w:cs="Times New Roman"/>
          <w:sz w:val="24"/>
          <w:szCs w:val="24"/>
        </w:rPr>
        <w:t>ë</w:t>
      </w:r>
      <w:r w:rsidRPr="00DB24F5">
        <w:rPr>
          <w:rFonts w:ascii="Times New Roman" w:hAnsi="Times New Roman" w:cs="Times New Roman"/>
          <w:sz w:val="24"/>
          <w:szCs w:val="24"/>
        </w:rPr>
        <w:t xml:space="preserve"> ILDKPKI-së m</w:t>
      </w:r>
      <w:r w:rsidR="00236ECC" w:rsidRPr="00DB24F5">
        <w:rPr>
          <w:rFonts w:ascii="Times New Roman" w:hAnsi="Times New Roman" w:cs="Times New Roman"/>
          <w:sz w:val="24"/>
          <w:szCs w:val="24"/>
        </w:rPr>
        <w:t>ë</w:t>
      </w:r>
      <w:r w:rsidRPr="00DB24F5">
        <w:rPr>
          <w:rFonts w:ascii="Times New Roman" w:hAnsi="Times New Roman" w:cs="Times New Roman"/>
          <w:sz w:val="24"/>
          <w:szCs w:val="24"/>
        </w:rPr>
        <w:t xml:space="preserve"> datë 02.02.2015</w:t>
      </w:r>
      <w:r w:rsidR="00A546C7" w:rsidRPr="00DB24F5">
        <w:rPr>
          <w:rFonts w:ascii="Times New Roman" w:hAnsi="Times New Roman" w:cs="Times New Roman"/>
          <w:sz w:val="24"/>
          <w:szCs w:val="24"/>
        </w:rPr>
        <w:t>,</w:t>
      </w:r>
      <w:r w:rsidRPr="00DB24F5">
        <w:rPr>
          <w:rFonts w:ascii="Times New Roman" w:hAnsi="Times New Roman" w:cs="Times New Roman"/>
          <w:sz w:val="24"/>
          <w:szCs w:val="24"/>
        </w:rPr>
        <w:t xml:space="preserve"> subjekti ka deklaruar se kontributi i saj konsiston në shumën rreth 2.000.000 lekë dhe se për këtë ka pakësuar gjendjen në llogarinë bankare 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në shumën 8.000 euro të deklaruar në vitin 2006, shumën 1.000.000 lekë pranë </w:t>
      </w:r>
      <w:proofErr w:type="spellStart"/>
      <w:r w:rsidRPr="00DB24F5">
        <w:rPr>
          <w:rFonts w:ascii="Times New Roman" w:hAnsi="Times New Roman" w:cs="Times New Roman"/>
          <w:sz w:val="24"/>
          <w:szCs w:val="24"/>
        </w:rPr>
        <w:t>Intesa</w:t>
      </w:r>
      <w:proofErr w:type="spellEnd"/>
      <w:r w:rsidRPr="00DB24F5">
        <w:rPr>
          <w:rFonts w:ascii="Times New Roman" w:hAnsi="Times New Roman" w:cs="Times New Roman"/>
          <w:sz w:val="24"/>
          <w:szCs w:val="24"/>
        </w:rPr>
        <w:t xml:space="preserve"> SanPaolo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si dhe rreth 200.000 lekë të pakësuara pranë </w:t>
      </w:r>
      <w:proofErr w:type="spellStart"/>
      <w:r w:rsidRPr="00DB24F5">
        <w:rPr>
          <w:rFonts w:ascii="Times New Roman" w:hAnsi="Times New Roman" w:cs="Times New Roman"/>
          <w:sz w:val="24"/>
          <w:szCs w:val="24"/>
        </w:rPr>
        <w:t>Raiffeisen</w:t>
      </w:r>
      <w:proofErr w:type="spellEnd"/>
      <w:r w:rsidRPr="00DB24F5">
        <w:rPr>
          <w:rFonts w:ascii="Times New Roman" w:hAnsi="Times New Roman" w:cs="Times New Roman"/>
          <w:sz w:val="24"/>
          <w:szCs w:val="24"/>
        </w:rPr>
        <w:t xml:space="preserve"> </w:t>
      </w:r>
      <w:proofErr w:type="spellStart"/>
      <w:r w:rsidR="001A6BF6" w:rsidRPr="00DB24F5">
        <w:rPr>
          <w:rFonts w:ascii="Times New Roman" w:hAnsi="Times New Roman" w:cs="Times New Roman"/>
          <w:sz w:val="24"/>
          <w:szCs w:val="24"/>
        </w:rPr>
        <w:t>B</w:t>
      </w:r>
      <w:r w:rsidRPr="00DB24F5">
        <w:rPr>
          <w:rFonts w:ascii="Times New Roman" w:hAnsi="Times New Roman" w:cs="Times New Roman"/>
          <w:sz w:val="24"/>
          <w:szCs w:val="24"/>
        </w:rPr>
        <w:t>ank</w:t>
      </w:r>
      <w:proofErr w:type="spellEnd"/>
      <w:r w:rsidRPr="00DB24F5">
        <w:rPr>
          <w:rFonts w:ascii="Times New Roman" w:hAnsi="Times New Roman" w:cs="Times New Roman"/>
          <w:sz w:val="24"/>
          <w:szCs w:val="24"/>
        </w:rPr>
        <w:t xml:space="preserve">, </w:t>
      </w:r>
      <w:r w:rsidR="001A6BF6" w:rsidRPr="00DB24F5">
        <w:rPr>
          <w:rFonts w:ascii="Times New Roman" w:hAnsi="Times New Roman" w:cs="Times New Roman"/>
          <w:sz w:val="24"/>
          <w:szCs w:val="24"/>
        </w:rPr>
        <w:t>nd</w:t>
      </w:r>
      <w:r w:rsidR="00236ECC" w:rsidRPr="00DB24F5">
        <w:rPr>
          <w:rFonts w:ascii="Times New Roman" w:hAnsi="Times New Roman" w:cs="Times New Roman"/>
          <w:sz w:val="24"/>
          <w:szCs w:val="24"/>
        </w:rPr>
        <w:t>ë</w:t>
      </w:r>
      <w:r w:rsidR="001A6BF6" w:rsidRPr="00DB24F5">
        <w:rPr>
          <w:rFonts w:ascii="Times New Roman" w:hAnsi="Times New Roman" w:cs="Times New Roman"/>
          <w:sz w:val="24"/>
          <w:szCs w:val="24"/>
        </w:rPr>
        <w:t>rkoh</w:t>
      </w:r>
      <w:r w:rsidR="00236ECC" w:rsidRPr="00DB24F5">
        <w:rPr>
          <w:rFonts w:ascii="Times New Roman" w:hAnsi="Times New Roman" w:cs="Times New Roman"/>
          <w:sz w:val="24"/>
          <w:szCs w:val="24"/>
        </w:rPr>
        <w:t>ë</w:t>
      </w:r>
      <w:r w:rsidR="001A6BF6" w:rsidRPr="00DB24F5">
        <w:rPr>
          <w:rFonts w:ascii="Times New Roman" w:hAnsi="Times New Roman" w:cs="Times New Roman"/>
          <w:sz w:val="24"/>
          <w:szCs w:val="24"/>
        </w:rPr>
        <w:t xml:space="preserve"> q</w:t>
      </w:r>
      <w:r w:rsidR="00236ECC" w:rsidRPr="00DB24F5">
        <w:rPr>
          <w:rFonts w:ascii="Times New Roman" w:hAnsi="Times New Roman" w:cs="Times New Roman"/>
          <w:sz w:val="24"/>
          <w:szCs w:val="24"/>
        </w:rPr>
        <w:t>ë</w:t>
      </w:r>
      <w:r w:rsidR="00A546C7" w:rsidRPr="00DB24F5">
        <w:rPr>
          <w:rFonts w:ascii="Times New Roman" w:hAnsi="Times New Roman" w:cs="Times New Roman"/>
          <w:sz w:val="24"/>
          <w:szCs w:val="24"/>
        </w:rPr>
        <w:t>,</w:t>
      </w:r>
      <w:r w:rsidRPr="00DB24F5">
        <w:rPr>
          <w:rFonts w:ascii="Times New Roman" w:hAnsi="Times New Roman" w:cs="Times New Roman"/>
          <w:sz w:val="24"/>
          <w:szCs w:val="24"/>
        </w:rPr>
        <w:t xml:space="preserve"> dy pagesa</w:t>
      </w:r>
      <w:r w:rsidR="00445FF5" w:rsidRPr="00DB24F5">
        <w:rPr>
          <w:rFonts w:ascii="Times New Roman" w:hAnsi="Times New Roman" w:cs="Times New Roman"/>
          <w:sz w:val="24"/>
          <w:szCs w:val="24"/>
        </w:rPr>
        <w:t>t</w:t>
      </w:r>
      <w:r w:rsidRPr="00DB24F5">
        <w:rPr>
          <w:rFonts w:ascii="Times New Roman" w:hAnsi="Times New Roman" w:cs="Times New Roman"/>
          <w:sz w:val="24"/>
          <w:szCs w:val="24"/>
        </w:rPr>
        <w:t xml:space="preserve"> </w:t>
      </w:r>
      <w:r w:rsidR="00445FF5" w:rsidRPr="00DB24F5">
        <w:rPr>
          <w:rFonts w:ascii="Times New Roman" w:hAnsi="Times New Roman" w:cs="Times New Roman"/>
          <w:sz w:val="24"/>
          <w:szCs w:val="24"/>
        </w:rPr>
        <w:t>e</w:t>
      </w:r>
      <w:r w:rsidRPr="00DB24F5">
        <w:rPr>
          <w:rFonts w:ascii="Times New Roman" w:hAnsi="Times New Roman" w:cs="Times New Roman"/>
          <w:sz w:val="24"/>
          <w:szCs w:val="24"/>
        </w:rPr>
        <w:t xml:space="preserve"> kryera nga llogaria bankare e bashkëshortit të saj në favor të shoqërisë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SHPK për shlyerjen e kësteve të apartamentit rezulton të je</w:t>
      </w:r>
      <w:r w:rsidR="00445FF5" w:rsidRPr="00DB24F5">
        <w:rPr>
          <w:rFonts w:ascii="Times New Roman" w:hAnsi="Times New Roman" w:cs="Times New Roman"/>
          <w:sz w:val="24"/>
          <w:szCs w:val="24"/>
        </w:rPr>
        <w:t>n</w:t>
      </w:r>
      <w:r w:rsidRPr="00DB24F5">
        <w:rPr>
          <w:rFonts w:ascii="Times New Roman" w:hAnsi="Times New Roman" w:cs="Times New Roman"/>
          <w:sz w:val="24"/>
          <w:szCs w:val="24"/>
        </w:rPr>
        <w:t>ë në vlerën 56.000 euro</w:t>
      </w:r>
      <w:r w:rsidR="00A546C7" w:rsidRPr="00DB24F5">
        <w:rPr>
          <w:rFonts w:ascii="Times New Roman" w:hAnsi="Times New Roman" w:cs="Times New Roman"/>
          <w:sz w:val="24"/>
          <w:szCs w:val="24"/>
        </w:rPr>
        <w:t xml:space="preserve">. </w:t>
      </w:r>
    </w:p>
    <w:p w14:paraId="6C3CA3F7" w14:textId="77777777" w:rsidR="00B36842" w:rsidRPr="00DB24F5" w:rsidRDefault="00B36842" w:rsidP="00BE24DB">
      <w:pPr>
        <w:pStyle w:val="ListParagraph"/>
        <w:spacing w:before="0" w:after="0"/>
        <w:rPr>
          <w:rFonts w:ascii="Times New Roman" w:hAnsi="Times New Roman" w:cs="Times New Roman"/>
          <w:sz w:val="16"/>
          <w:szCs w:val="16"/>
        </w:rPr>
      </w:pPr>
    </w:p>
    <w:p w14:paraId="30F375C3" w14:textId="16B707B1" w:rsidR="00D02557" w:rsidRPr="00DB24F5" w:rsidRDefault="009D4313" w:rsidP="006576E8">
      <w:pPr>
        <w:pStyle w:val="ListParagraph"/>
        <w:numPr>
          <w:ilvl w:val="1"/>
          <w:numId w:val="3"/>
        </w:numPr>
        <w:tabs>
          <w:tab w:val="left" w:pos="0"/>
        </w:tabs>
        <w:spacing w:before="0" w:after="0"/>
        <w:ind w:left="0" w:firstLine="0"/>
        <w:rPr>
          <w:rFonts w:ascii="Times New Roman" w:hAnsi="Times New Roman"/>
          <w:b/>
          <w:sz w:val="24"/>
          <w:rPrChange w:id="424" w:author="Sokol Çomo" w:date="2025-05-02T08:44:00Z">
            <w:rPr>
              <w:rFonts w:ascii="Times New Roman" w:hAnsi="Times New Roman"/>
              <w:b/>
              <w:color w:val="FF0000"/>
              <w:sz w:val="24"/>
            </w:rPr>
          </w:rPrChange>
        </w:rPr>
      </w:pPr>
      <w:r w:rsidRPr="00DB24F5">
        <w:rPr>
          <w:rFonts w:ascii="Times New Roman" w:hAnsi="Times New Roman" w:cs="Times New Roman"/>
          <w:sz w:val="24"/>
          <w:szCs w:val="24"/>
        </w:rPr>
        <w:t>Megjithëse subjekti ka pretenduar gjatë hetimit</w:t>
      </w:r>
      <w:ins w:id="425" w:author="Sokol Çomo" w:date="2025-05-02T08:44:00Z">
        <w:r w:rsidR="00723843" w:rsidRPr="00DB24F5">
          <w:rPr>
            <w:rFonts w:ascii="Times New Roman" w:hAnsi="Times New Roman" w:cs="Times New Roman"/>
            <w:sz w:val="24"/>
            <w:szCs w:val="24"/>
          </w:rPr>
          <w:t xml:space="preserve"> n</w:t>
        </w:r>
        <w:r w:rsidR="00226037" w:rsidRPr="00DB24F5">
          <w:rPr>
            <w:rFonts w:ascii="Times New Roman" w:hAnsi="Times New Roman" w:cs="Times New Roman"/>
            <w:sz w:val="24"/>
            <w:szCs w:val="24"/>
          </w:rPr>
          <w:t>ë</w:t>
        </w:r>
        <w:r w:rsidR="00723843" w:rsidRPr="00DB24F5">
          <w:rPr>
            <w:rFonts w:ascii="Times New Roman" w:hAnsi="Times New Roman" w:cs="Times New Roman"/>
            <w:sz w:val="24"/>
            <w:szCs w:val="24"/>
          </w:rPr>
          <w:t xml:space="preserve"> Komision</w:t>
        </w:r>
      </w:ins>
      <w:r w:rsidRPr="00DB24F5">
        <w:rPr>
          <w:rFonts w:ascii="Times New Roman" w:hAnsi="Times New Roman" w:cs="Times New Roman"/>
          <w:sz w:val="24"/>
          <w:szCs w:val="24"/>
        </w:rPr>
        <w:t xml:space="preserve"> dhe në ankim se jo e gjithë shuma e transferuar nga bashkëshorti i saj drejt shoqërisë “</w:t>
      </w:r>
      <w:proofErr w:type="spellStart"/>
      <w:r w:rsidRPr="00DB24F5">
        <w:rPr>
          <w:rFonts w:ascii="Times New Roman" w:hAnsi="Times New Roman" w:cs="Times New Roman"/>
          <w:sz w:val="24"/>
          <w:szCs w:val="24"/>
        </w:rPr>
        <w:t>Edmeli</w:t>
      </w:r>
      <w:proofErr w:type="spellEnd"/>
      <w:r w:rsidRPr="00DB24F5">
        <w:rPr>
          <w:rFonts w:ascii="Times New Roman" w:hAnsi="Times New Roman" w:cs="Times New Roman"/>
          <w:sz w:val="24"/>
          <w:szCs w:val="24"/>
        </w:rPr>
        <w:t xml:space="preserve">” SHPK ka qenë e saj, duke sqaruar se me datë 5.02.2007 dhe 6.02.2007 bashkëshorti i saj ka depozituar shumat 4.200 euro, dhe </w:t>
      </w:r>
      <w:r w:rsidR="00FE798A" w:rsidRPr="00DB24F5">
        <w:rPr>
          <w:rFonts w:ascii="Times New Roman" w:hAnsi="Times New Roman" w:cs="Times New Roman"/>
          <w:sz w:val="24"/>
          <w:szCs w:val="24"/>
        </w:rPr>
        <w:t>900.000</w:t>
      </w:r>
      <w:r w:rsidRPr="00DB24F5">
        <w:rPr>
          <w:rFonts w:ascii="Times New Roman" w:hAnsi="Times New Roman" w:cs="Times New Roman"/>
          <w:sz w:val="24"/>
          <w:szCs w:val="24"/>
        </w:rPr>
        <w:t xml:space="preserve"> lekë në llogari</w:t>
      </w:r>
      <w:r w:rsidR="00FE798A" w:rsidRPr="00DB24F5">
        <w:rPr>
          <w:rFonts w:ascii="Times New Roman" w:hAnsi="Times New Roman" w:cs="Times New Roman"/>
          <w:sz w:val="24"/>
          <w:szCs w:val="24"/>
        </w:rPr>
        <w:t>n</w:t>
      </w:r>
      <w:r w:rsidR="006A44F9"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tij rrjedhëse pranë Tirana </w:t>
      </w:r>
      <w:proofErr w:type="spellStart"/>
      <w:r w:rsidRPr="00DB24F5">
        <w:rPr>
          <w:rFonts w:ascii="Times New Roman" w:hAnsi="Times New Roman" w:cs="Times New Roman"/>
          <w:sz w:val="24"/>
          <w:szCs w:val="24"/>
        </w:rPr>
        <w:t>Bank</w:t>
      </w:r>
      <w:proofErr w:type="spellEnd"/>
      <w:r w:rsidRPr="00DB24F5">
        <w:rPr>
          <w:rFonts w:ascii="Times New Roman" w:hAnsi="Times New Roman" w:cs="Times New Roman"/>
          <w:sz w:val="24"/>
          <w:szCs w:val="24"/>
        </w:rPr>
        <w:t xml:space="preserve">, </w:t>
      </w:r>
      <w:r w:rsidR="00FE798A" w:rsidRPr="00DB24F5">
        <w:rPr>
          <w:rFonts w:ascii="Times New Roman" w:hAnsi="Times New Roman" w:cs="Times New Roman"/>
          <w:sz w:val="24"/>
          <w:szCs w:val="24"/>
        </w:rPr>
        <w:t>t</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cilat</w:t>
      </w:r>
      <w:r w:rsidRPr="00DB24F5">
        <w:rPr>
          <w:rFonts w:ascii="Times New Roman" w:hAnsi="Times New Roman" w:cs="Times New Roman"/>
          <w:sz w:val="24"/>
          <w:szCs w:val="24"/>
        </w:rPr>
        <w:t xml:space="preserve"> ia kishte dhënë babai i saj,</w:t>
      </w:r>
      <w:r w:rsidR="006576E8" w:rsidRPr="00DB24F5">
        <w:rPr>
          <w:rFonts w:ascii="Times New Roman" w:hAnsi="Times New Roman" w:cs="Times New Roman"/>
          <w:sz w:val="24"/>
          <w:szCs w:val="24"/>
        </w:rPr>
        <w:t xml:space="preserve"> </w:t>
      </w:r>
      <w:r w:rsidR="00FE798A" w:rsidRPr="00DB24F5">
        <w:rPr>
          <w:rFonts w:ascii="Times New Roman" w:hAnsi="Times New Roman" w:cs="Times New Roman"/>
          <w:sz w:val="24"/>
          <w:szCs w:val="24"/>
        </w:rPr>
        <w:t>t</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ardhura t</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krijuara</w:t>
      </w:r>
      <w:r w:rsidRPr="00DB24F5">
        <w:rPr>
          <w:rFonts w:ascii="Times New Roman" w:hAnsi="Times New Roman" w:cs="Times New Roman"/>
          <w:sz w:val="24"/>
          <w:szCs w:val="24"/>
        </w:rPr>
        <w:t xml:space="preserve"> nga kontributet e dhëna nga motrat, këto deklarime mbetën thjesht deklarative dhe në vlerësimin e NJSHL nuk provojnë origjinën e </w:t>
      </w:r>
      <w:r w:rsidR="00FE798A" w:rsidRPr="00DB24F5">
        <w:rPr>
          <w:rFonts w:ascii="Times New Roman" w:hAnsi="Times New Roman" w:cs="Times New Roman"/>
          <w:sz w:val="24"/>
          <w:szCs w:val="24"/>
        </w:rPr>
        <w:t>shumave</w:t>
      </w:r>
      <w:r w:rsidRPr="00DB24F5">
        <w:rPr>
          <w:rFonts w:ascii="Times New Roman" w:hAnsi="Times New Roman" w:cs="Times New Roman"/>
          <w:sz w:val="24"/>
          <w:szCs w:val="24"/>
        </w:rPr>
        <w:t xml:space="preserve"> të depozituara nga bashkëshorti i s</w:t>
      </w:r>
      <w:r w:rsidR="00236ECC" w:rsidRPr="00DB24F5">
        <w:rPr>
          <w:rFonts w:ascii="Times New Roman" w:hAnsi="Times New Roman" w:cs="Times New Roman"/>
          <w:sz w:val="24"/>
          <w:szCs w:val="24"/>
        </w:rPr>
        <w:t>ubjektit</w:t>
      </w:r>
      <w:r w:rsidRPr="00DB24F5">
        <w:rPr>
          <w:rFonts w:ascii="Times New Roman" w:hAnsi="Times New Roman" w:cs="Times New Roman"/>
          <w:sz w:val="24"/>
          <w:szCs w:val="24"/>
        </w:rPr>
        <w:t xml:space="preserve"> në datat e referuara më sipër. Por</w:t>
      </w:r>
      <w:r w:rsidR="00FE798A" w:rsidRPr="00DB24F5">
        <w:rPr>
          <w:rFonts w:ascii="Times New Roman" w:hAnsi="Times New Roman" w:cs="Times New Roman"/>
          <w:sz w:val="24"/>
          <w:szCs w:val="24"/>
        </w:rPr>
        <w:t>,</w:t>
      </w:r>
      <w:r w:rsidRPr="00DB24F5">
        <w:rPr>
          <w:rFonts w:ascii="Times New Roman" w:hAnsi="Times New Roman" w:cs="Times New Roman"/>
          <w:sz w:val="24"/>
          <w:szCs w:val="24"/>
        </w:rPr>
        <w:t xml:space="preserve"> edhe në rastin kur do të pranohej skenari i paraqitur nga subjekti në lidhje me veprimet bankare të bashkëshortit të saj në datat 5 dhe 6 shkurt të vitit 2007, NJSH vlerëson se</w:t>
      </w:r>
      <w:r w:rsidR="006576E8" w:rsidRPr="00DB24F5">
        <w:rPr>
          <w:rFonts w:ascii="Times New Roman" w:hAnsi="Times New Roman" w:cs="Times New Roman"/>
          <w:sz w:val="24"/>
          <w:szCs w:val="24"/>
        </w:rPr>
        <w:t>,</w:t>
      </w:r>
      <w:r w:rsidRPr="00DB24F5">
        <w:rPr>
          <w:rFonts w:ascii="Times New Roman" w:hAnsi="Times New Roman" w:cs="Times New Roman"/>
          <w:sz w:val="24"/>
          <w:szCs w:val="24"/>
        </w:rPr>
        <w:t xml:space="preserve"> referuar dokumentacionit </w:t>
      </w:r>
      <w:r w:rsidR="00FE798A" w:rsidRPr="00DB24F5">
        <w:rPr>
          <w:rFonts w:ascii="Times New Roman" w:hAnsi="Times New Roman" w:cs="Times New Roman"/>
          <w:sz w:val="24"/>
          <w:szCs w:val="24"/>
        </w:rPr>
        <w:t>n</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fashikull</w:t>
      </w:r>
      <w:r w:rsidRPr="00DB24F5">
        <w:rPr>
          <w:rFonts w:ascii="Times New Roman" w:hAnsi="Times New Roman" w:cs="Times New Roman"/>
          <w:sz w:val="24"/>
          <w:szCs w:val="24"/>
        </w:rPr>
        <w:t xml:space="preserve">, deklarimeve dhe shpjegimeve të </w:t>
      </w:r>
      <w:r w:rsidR="00FE798A" w:rsidRPr="00DB24F5">
        <w:rPr>
          <w:rFonts w:ascii="Times New Roman" w:hAnsi="Times New Roman" w:cs="Times New Roman"/>
          <w:sz w:val="24"/>
          <w:szCs w:val="24"/>
        </w:rPr>
        <w:t>subjektit</w:t>
      </w:r>
      <w:r w:rsidRPr="00DB24F5">
        <w:rPr>
          <w:rFonts w:ascii="Times New Roman" w:hAnsi="Times New Roman" w:cs="Times New Roman"/>
          <w:sz w:val="24"/>
          <w:szCs w:val="24"/>
        </w:rPr>
        <w:t xml:space="preserve">, </w:t>
      </w:r>
      <w:r w:rsidR="00FE798A" w:rsidRPr="00DB24F5">
        <w:rPr>
          <w:rFonts w:ascii="Times New Roman" w:hAnsi="Times New Roman" w:cs="Times New Roman"/>
          <w:sz w:val="24"/>
          <w:szCs w:val="24"/>
        </w:rPr>
        <w:t xml:space="preserve">rezulton se </w:t>
      </w:r>
      <w:r w:rsidRPr="00DB24F5">
        <w:rPr>
          <w:rFonts w:ascii="Times New Roman" w:hAnsi="Times New Roman" w:cs="Times New Roman"/>
          <w:sz w:val="24"/>
          <w:szCs w:val="24"/>
        </w:rPr>
        <w:t>prindërit e subjektit përfitonin vetëm të ardhura nga pensioni i pleqërisë në shuma që justifikojnë vetëm përballimin e jetesës së përditshme</w:t>
      </w:r>
      <w:r w:rsidR="006576E8" w:rsidRPr="00DB24F5">
        <w:rPr>
          <w:rFonts w:ascii="Times New Roman" w:hAnsi="Times New Roman" w:cs="Times New Roman"/>
          <w:sz w:val="24"/>
          <w:szCs w:val="24"/>
        </w:rPr>
        <w:t xml:space="preserve"> </w:t>
      </w:r>
      <w:r w:rsidR="00FE798A" w:rsidRPr="00DB24F5">
        <w:rPr>
          <w:rFonts w:ascii="Times New Roman" w:hAnsi="Times New Roman" w:cs="Times New Roman"/>
          <w:sz w:val="24"/>
          <w:szCs w:val="24"/>
        </w:rPr>
        <w:t>t</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cilat nuk justifikojn</w:t>
      </w:r>
      <w:r w:rsidR="006A44F9" w:rsidRPr="00DB24F5">
        <w:rPr>
          <w:rFonts w:ascii="Times New Roman" w:hAnsi="Times New Roman" w:cs="Times New Roman"/>
          <w:sz w:val="24"/>
          <w:szCs w:val="24"/>
        </w:rPr>
        <w:t>ë</w:t>
      </w:r>
      <w:r w:rsidR="00FE798A" w:rsidRPr="00DB24F5">
        <w:rPr>
          <w:rFonts w:ascii="Times New Roman" w:hAnsi="Times New Roman" w:cs="Times New Roman"/>
          <w:sz w:val="24"/>
          <w:szCs w:val="24"/>
        </w:rPr>
        <w:t xml:space="preserve"> krijimin e </w:t>
      </w:r>
      <w:r w:rsidRPr="00DB24F5">
        <w:rPr>
          <w:rFonts w:ascii="Times New Roman" w:hAnsi="Times New Roman" w:cs="Times New Roman"/>
          <w:sz w:val="24"/>
          <w:szCs w:val="24"/>
        </w:rPr>
        <w:t>shum</w:t>
      </w:r>
      <w:r w:rsidR="00FE798A" w:rsidRPr="00DB24F5">
        <w:rPr>
          <w:rFonts w:ascii="Times New Roman" w:hAnsi="Times New Roman" w:cs="Times New Roman"/>
          <w:sz w:val="24"/>
          <w:szCs w:val="24"/>
        </w:rPr>
        <w:t>ave</w:t>
      </w:r>
      <w:r w:rsidRPr="00DB24F5">
        <w:rPr>
          <w:rFonts w:ascii="Times New Roman" w:hAnsi="Times New Roman" w:cs="Times New Roman"/>
          <w:sz w:val="24"/>
          <w:szCs w:val="24"/>
        </w:rPr>
        <w:t xml:space="preserve"> 4.200 euro dhe 900.000 lekë, të cilat pretendohet ti jenë dhënë bashkëshortit të subjektit me qëllim shlyerjen e kësteve të apartamentit me datë 15.02.2007.</w:t>
      </w:r>
      <w:r w:rsidR="006576E8" w:rsidRPr="00DB24F5">
        <w:rPr>
          <w:rFonts w:ascii="Times New Roman" w:hAnsi="Times New Roman"/>
          <w:b/>
          <w:sz w:val="24"/>
          <w:rPrChange w:id="426" w:author="Sokol Çomo" w:date="2025-05-02T08:44:00Z">
            <w:rPr>
              <w:rFonts w:ascii="Times New Roman" w:hAnsi="Times New Roman"/>
              <w:b/>
              <w:color w:val="FF0000"/>
              <w:sz w:val="24"/>
            </w:rPr>
          </w:rPrChange>
        </w:rPr>
        <w:t xml:space="preserve"> </w:t>
      </w:r>
      <w:r w:rsidR="00D5331D" w:rsidRPr="00DB24F5">
        <w:rPr>
          <w:rFonts w:ascii="Times New Roman" w:hAnsi="Times New Roman"/>
          <w:sz w:val="24"/>
          <w:rPrChange w:id="427" w:author="Sokol Çomo" w:date="2025-05-02T08:44:00Z">
            <w:rPr>
              <w:rFonts w:ascii="Times New Roman" w:hAnsi="Times New Roman"/>
              <w:color w:val="000000" w:themeColor="text1"/>
              <w:sz w:val="24"/>
            </w:rPr>
          </w:rPrChange>
        </w:rPr>
        <w:t>Po ashtu, megjithëse</w:t>
      </w:r>
      <w:r w:rsidR="00040C83" w:rsidRPr="00DB24F5">
        <w:rPr>
          <w:rFonts w:ascii="Times New Roman" w:hAnsi="Times New Roman"/>
          <w:sz w:val="24"/>
          <w:rPrChange w:id="428" w:author="Sokol Çomo" w:date="2025-05-02T08:44:00Z">
            <w:rPr>
              <w:rFonts w:ascii="Times New Roman" w:hAnsi="Times New Roman"/>
              <w:color w:val="000000" w:themeColor="text1"/>
              <w:sz w:val="24"/>
            </w:rPr>
          </w:rPrChange>
        </w:rPr>
        <w:t xml:space="preserve"> subjekti ka pretenduar se p</w:t>
      </w:r>
      <w:r w:rsidR="001A1779" w:rsidRPr="00DB24F5">
        <w:rPr>
          <w:rFonts w:ascii="Times New Roman" w:hAnsi="Times New Roman"/>
          <w:sz w:val="24"/>
          <w:rPrChange w:id="429"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30" w:author="Sokol Çomo" w:date="2025-05-02T08:44:00Z">
            <w:rPr>
              <w:rFonts w:ascii="Times New Roman" w:hAnsi="Times New Roman"/>
              <w:color w:val="000000" w:themeColor="text1"/>
              <w:sz w:val="24"/>
            </w:rPr>
          </w:rPrChange>
        </w:rPr>
        <w:t>r krijimin e shumave</w:t>
      </w:r>
      <w:r w:rsidR="00D5331D" w:rsidRPr="00DB24F5">
        <w:rPr>
          <w:rFonts w:ascii="Times New Roman" w:hAnsi="Times New Roman"/>
          <w:sz w:val="24"/>
          <w:rPrChange w:id="431" w:author="Sokol Çomo" w:date="2025-05-02T08:44:00Z">
            <w:rPr>
              <w:rFonts w:ascii="Times New Roman" w:hAnsi="Times New Roman"/>
              <w:color w:val="000000" w:themeColor="text1"/>
              <w:sz w:val="24"/>
            </w:rPr>
          </w:rPrChange>
        </w:rPr>
        <w:t xml:space="preserve"> </w:t>
      </w:r>
      <w:r w:rsidR="00040C83" w:rsidRPr="00DB24F5">
        <w:rPr>
          <w:rFonts w:ascii="Times New Roman" w:hAnsi="Times New Roman"/>
          <w:sz w:val="24"/>
          <w:rPrChange w:id="432" w:author="Sokol Çomo" w:date="2025-05-02T08:44:00Z">
            <w:rPr>
              <w:rFonts w:ascii="Times New Roman" w:hAnsi="Times New Roman"/>
              <w:color w:val="000000" w:themeColor="text1"/>
              <w:sz w:val="24"/>
            </w:rPr>
          </w:rPrChange>
        </w:rPr>
        <w:t>t</w:t>
      </w:r>
      <w:r w:rsidR="001A1779" w:rsidRPr="00DB24F5">
        <w:rPr>
          <w:rFonts w:ascii="Times New Roman" w:hAnsi="Times New Roman"/>
          <w:sz w:val="24"/>
          <w:rPrChange w:id="433"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34" w:author="Sokol Çomo" w:date="2025-05-02T08:44:00Z">
            <w:rPr>
              <w:rFonts w:ascii="Times New Roman" w:hAnsi="Times New Roman"/>
              <w:color w:val="000000" w:themeColor="text1"/>
              <w:sz w:val="24"/>
            </w:rPr>
          </w:rPrChange>
        </w:rPr>
        <w:t xml:space="preserve"> dh</w:t>
      </w:r>
      <w:r w:rsidR="001A1779" w:rsidRPr="00DB24F5">
        <w:rPr>
          <w:rFonts w:ascii="Times New Roman" w:hAnsi="Times New Roman"/>
          <w:sz w:val="24"/>
          <w:rPrChange w:id="435"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36" w:author="Sokol Çomo" w:date="2025-05-02T08:44:00Z">
            <w:rPr>
              <w:rFonts w:ascii="Times New Roman" w:hAnsi="Times New Roman"/>
              <w:color w:val="000000" w:themeColor="text1"/>
              <w:sz w:val="24"/>
            </w:rPr>
          </w:rPrChange>
        </w:rPr>
        <w:t>na nga bab</w:t>
      </w:r>
      <w:r w:rsidR="00D5331D" w:rsidRPr="00DB24F5">
        <w:rPr>
          <w:rFonts w:ascii="Times New Roman" w:hAnsi="Times New Roman"/>
          <w:sz w:val="24"/>
          <w:rPrChange w:id="437" w:author="Sokol Çomo" w:date="2025-05-02T08:44:00Z">
            <w:rPr>
              <w:rFonts w:ascii="Times New Roman" w:hAnsi="Times New Roman"/>
              <w:color w:val="000000" w:themeColor="text1"/>
              <w:sz w:val="24"/>
            </w:rPr>
          </w:rPrChange>
        </w:rPr>
        <w:t>a</w:t>
      </w:r>
      <w:r w:rsidR="00040C83" w:rsidRPr="00DB24F5">
        <w:rPr>
          <w:rFonts w:ascii="Times New Roman" w:hAnsi="Times New Roman"/>
          <w:sz w:val="24"/>
          <w:rPrChange w:id="438" w:author="Sokol Çomo" w:date="2025-05-02T08:44:00Z">
            <w:rPr>
              <w:rFonts w:ascii="Times New Roman" w:hAnsi="Times New Roman"/>
              <w:color w:val="000000" w:themeColor="text1"/>
              <w:sz w:val="24"/>
            </w:rPr>
          </w:rPrChange>
        </w:rPr>
        <w:t>i i saj</w:t>
      </w:r>
      <w:r w:rsidR="006576E8" w:rsidRPr="00DB24F5">
        <w:rPr>
          <w:rFonts w:ascii="Times New Roman" w:hAnsi="Times New Roman"/>
          <w:sz w:val="24"/>
          <w:rPrChange w:id="439" w:author="Sokol Çomo" w:date="2025-05-02T08:44:00Z">
            <w:rPr>
              <w:rFonts w:ascii="Times New Roman" w:hAnsi="Times New Roman"/>
              <w:color w:val="000000" w:themeColor="text1"/>
              <w:sz w:val="24"/>
            </w:rPr>
          </w:rPrChange>
        </w:rPr>
        <w:t>,</w:t>
      </w:r>
      <w:r w:rsidR="00040C83" w:rsidRPr="00DB24F5">
        <w:rPr>
          <w:rFonts w:ascii="Times New Roman" w:hAnsi="Times New Roman"/>
          <w:sz w:val="24"/>
          <w:rPrChange w:id="440" w:author="Sokol Çomo" w:date="2025-05-02T08:44:00Z">
            <w:rPr>
              <w:rFonts w:ascii="Times New Roman" w:hAnsi="Times New Roman"/>
              <w:color w:val="000000" w:themeColor="text1"/>
              <w:sz w:val="24"/>
            </w:rPr>
          </w:rPrChange>
        </w:rPr>
        <w:t xml:space="preserve"> kan</w:t>
      </w:r>
      <w:r w:rsidR="001A1779" w:rsidRPr="00DB24F5">
        <w:rPr>
          <w:rFonts w:ascii="Times New Roman" w:hAnsi="Times New Roman"/>
          <w:sz w:val="24"/>
          <w:rPrChange w:id="441"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42" w:author="Sokol Çomo" w:date="2025-05-02T08:44:00Z">
            <w:rPr>
              <w:rFonts w:ascii="Times New Roman" w:hAnsi="Times New Roman"/>
              <w:color w:val="000000" w:themeColor="text1"/>
              <w:sz w:val="24"/>
            </w:rPr>
          </w:rPrChange>
        </w:rPr>
        <w:t xml:space="preserve"> kontribu</w:t>
      </w:r>
      <w:r w:rsidR="00D5331D" w:rsidRPr="00DB24F5">
        <w:rPr>
          <w:rFonts w:ascii="Times New Roman" w:hAnsi="Times New Roman"/>
          <w:sz w:val="24"/>
          <w:rPrChange w:id="443" w:author="Sokol Çomo" w:date="2025-05-02T08:44:00Z">
            <w:rPr>
              <w:rFonts w:ascii="Times New Roman" w:hAnsi="Times New Roman"/>
              <w:color w:val="000000" w:themeColor="text1"/>
              <w:sz w:val="24"/>
            </w:rPr>
          </w:rPrChange>
        </w:rPr>
        <w:t>ar</w:t>
      </w:r>
      <w:r w:rsidR="00040C83" w:rsidRPr="00DB24F5">
        <w:rPr>
          <w:rFonts w:ascii="Times New Roman" w:hAnsi="Times New Roman"/>
          <w:sz w:val="24"/>
          <w:rPrChange w:id="444" w:author="Sokol Çomo" w:date="2025-05-02T08:44:00Z">
            <w:rPr>
              <w:rFonts w:ascii="Times New Roman" w:hAnsi="Times New Roman"/>
              <w:color w:val="000000" w:themeColor="text1"/>
              <w:sz w:val="24"/>
            </w:rPr>
          </w:rPrChange>
        </w:rPr>
        <w:t xml:space="preserve"> edhe motrat, </w:t>
      </w:r>
      <w:r w:rsidR="00236ECC" w:rsidRPr="00DB24F5">
        <w:rPr>
          <w:rFonts w:ascii="Times New Roman" w:hAnsi="Times New Roman"/>
          <w:sz w:val="24"/>
          <w:rPrChange w:id="445" w:author="Sokol Çomo" w:date="2025-05-02T08:44:00Z">
            <w:rPr>
              <w:rFonts w:ascii="Times New Roman" w:hAnsi="Times New Roman"/>
              <w:color w:val="000000" w:themeColor="text1"/>
              <w:sz w:val="24"/>
            </w:rPr>
          </w:rPrChange>
        </w:rPr>
        <w:t>NJSHL ashtu</w:t>
      </w:r>
      <w:r w:rsidR="00CE1FAF" w:rsidRPr="00DB24F5">
        <w:rPr>
          <w:rFonts w:ascii="Times New Roman" w:hAnsi="Times New Roman"/>
          <w:sz w:val="24"/>
          <w:rPrChange w:id="446" w:author="Sokol Çomo" w:date="2025-05-02T08:44:00Z">
            <w:rPr>
              <w:rFonts w:ascii="Times New Roman" w:hAnsi="Times New Roman"/>
              <w:color w:val="000000" w:themeColor="text1"/>
              <w:sz w:val="24"/>
            </w:rPr>
          </w:rPrChange>
        </w:rPr>
        <w:t xml:space="preserve"> sikurse Komisioni ka </w:t>
      </w:r>
      <w:r w:rsidR="00232F15" w:rsidRPr="00DB24F5">
        <w:rPr>
          <w:rFonts w:ascii="Times New Roman" w:hAnsi="Times New Roman"/>
          <w:sz w:val="24"/>
          <w:rPrChange w:id="447" w:author="Sokol Çomo" w:date="2025-05-02T08:44:00Z">
            <w:rPr>
              <w:rFonts w:ascii="Times New Roman" w:hAnsi="Times New Roman"/>
              <w:color w:val="000000" w:themeColor="text1"/>
              <w:sz w:val="24"/>
            </w:rPr>
          </w:rPrChange>
        </w:rPr>
        <w:t>konstatuar</w:t>
      </w:r>
      <w:r w:rsidR="00DB74FD" w:rsidRPr="00DB24F5">
        <w:rPr>
          <w:rFonts w:ascii="Times New Roman" w:hAnsi="Times New Roman"/>
          <w:sz w:val="24"/>
          <w:rPrChange w:id="448" w:author="Sokol Çomo" w:date="2025-05-02T08:44:00Z">
            <w:rPr>
              <w:rFonts w:ascii="Times New Roman" w:hAnsi="Times New Roman"/>
              <w:color w:val="000000" w:themeColor="text1"/>
              <w:sz w:val="24"/>
            </w:rPr>
          </w:rPrChange>
        </w:rPr>
        <w:t>,</w:t>
      </w:r>
      <w:r w:rsidR="00CE1FAF" w:rsidRPr="00DB24F5">
        <w:rPr>
          <w:rFonts w:ascii="Times New Roman" w:hAnsi="Times New Roman"/>
          <w:sz w:val="24"/>
          <w:rPrChange w:id="449" w:author="Sokol Çomo" w:date="2025-05-02T08:44:00Z">
            <w:rPr>
              <w:rFonts w:ascii="Times New Roman" w:hAnsi="Times New Roman"/>
              <w:color w:val="000000" w:themeColor="text1"/>
              <w:sz w:val="24"/>
            </w:rPr>
          </w:rPrChange>
        </w:rPr>
        <w:t xml:space="preserve"> </w:t>
      </w:r>
      <w:r w:rsidR="00236ECC" w:rsidRPr="00DB24F5">
        <w:rPr>
          <w:rFonts w:ascii="Times New Roman" w:hAnsi="Times New Roman"/>
          <w:sz w:val="24"/>
          <w:rPrChange w:id="450" w:author="Sokol Çomo" w:date="2025-05-02T08:44:00Z">
            <w:rPr>
              <w:rFonts w:ascii="Times New Roman" w:hAnsi="Times New Roman"/>
              <w:color w:val="000000" w:themeColor="text1"/>
              <w:sz w:val="24"/>
            </w:rPr>
          </w:rPrChange>
        </w:rPr>
        <w:t>v</w:t>
      </w:r>
      <w:r w:rsidR="00113A18" w:rsidRPr="00DB24F5">
        <w:rPr>
          <w:rFonts w:ascii="Times New Roman" w:hAnsi="Times New Roman"/>
          <w:sz w:val="24"/>
          <w:rPrChange w:id="451" w:author="Sokol Çomo" w:date="2025-05-02T08:44:00Z">
            <w:rPr>
              <w:rFonts w:ascii="Times New Roman" w:hAnsi="Times New Roman"/>
              <w:color w:val="000000" w:themeColor="text1"/>
              <w:sz w:val="24"/>
            </w:rPr>
          </w:rPrChange>
        </w:rPr>
        <w:t>ë</w:t>
      </w:r>
      <w:r w:rsidR="00236ECC" w:rsidRPr="00DB24F5">
        <w:rPr>
          <w:rFonts w:ascii="Times New Roman" w:hAnsi="Times New Roman"/>
          <w:sz w:val="24"/>
          <w:rPrChange w:id="452" w:author="Sokol Çomo" w:date="2025-05-02T08:44:00Z">
            <w:rPr>
              <w:rFonts w:ascii="Times New Roman" w:hAnsi="Times New Roman"/>
              <w:color w:val="000000" w:themeColor="text1"/>
              <w:sz w:val="24"/>
            </w:rPr>
          </w:rPrChange>
        </w:rPr>
        <w:t xml:space="preserve">ren se subjekti nuk </w:t>
      </w:r>
      <w:r w:rsidR="00FE798A" w:rsidRPr="00DB24F5">
        <w:rPr>
          <w:rFonts w:ascii="Times New Roman" w:hAnsi="Times New Roman"/>
          <w:sz w:val="24"/>
          <w:rPrChange w:id="453" w:author="Sokol Çomo" w:date="2025-05-02T08:44:00Z">
            <w:rPr>
              <w:rFonts w:ascii="Times New Roman" w:hAnsi="Times New Roman"/>
              <w:color w:val="000000" w:themeColor="text1"/>
              <w:sz w:val="24"/>
            </w:rPr>
          </w:rPrChange>
        </w:rPr>
        <w:t>ka</w:t>
      </w:r>
      <w:r w:rsidR="00236ECC" w:rsidRPr="00DB24F5">
        <w:rPr>
          <w:rFonts w:ascii="Times New Roman" w:hAnsi="Times New Roman"/>
          <w:sz w:val="24"/>
          <w:rPrChange w:id="454" w:author="Sokol Çomo" w:date="2025-05-02T08:44:00Z">
            <w:rPr>
              <w:rFonts w:ascii="Times New Roman" w:hAnsi="Times New Roman"/>
              <w:color w:val="000000" w:themeColor="text1"/>
              <w:sz w:val="24"/>
            </w:rPr>
          </w:rPrChange>
        </w:rPr>
        <w:t xml:space="preserve"> </w:t>
      </w:r>
      <w:r w:rsidR="00040C83" w:rsidRPr="00DB24F5">
        <w:rPr>
          <w:rFonts w:ascii="Times New Roman" w:hAnsi="Times New Roman"/>
          <w:sz w:val="24"/>
          <w:rPrChange w:id="455" w:author="Sokol Çomo" w:date="2025-05-02T08:44:00Z">
            <w:rPr>
              <w:rFonts w:ascii="Times New Roman" w:hAnsi="Times New Roman"/>
              <w:color w:val="000000" w:themeColor="text1"/>
              <w:sz w:val="24"/>
            </w:rPr>
          </w:rPrChange>
        </w:rPr>
        <w:t>p</w:t>
      </w:r>
      <w:r w:rsidR="001A1779" w:rsidRPr="00DB24F5">
        <w:rPr>
          <w:rFonts w:ascii="Times New Roman" w:hAnsi="Times New Roman"/>
          <w:sz w:val="24"/>
          <w:rPrChange w:id="456"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57" w:author="Sokol Çomo" w:date="2025-05-02T08:44:00Z">
            <w:rPr>
              <w:rFonts w:ascii="Times New Roman" w:hAnsi="Times New Roman"/>
              <w:color w:val="000000" w:themeColor="text1"/>
              <w:sz w:val="24"/>
            </w:rPr>
          </w:rPrChange>
        </w:rPr>
        <w:t>rcakt</w:t>
      </w:r>
      <w:r w:rsidR="00CE1FAF" w:rsidRPr="00DB24F5">
        <w:rPr>
          <w:rFonts w:ascii="Times New Roman" w:hAnsi="Times New Roman"/>
          <w:sz w:val="24"/>
          <w:rPrChange w:id="458" w:author="Sokol Çomo" w:date="2025-05-02T08:44:00Z">
            <w:rPr>
              <w:rFonts w:ascii="Times New Roman" w:hAnsi="Times New Roman"/>
              <w:color w:val="000000" w:themeColor="text1"/>
              <w:sz w:val="24"/>
            </w:rPr>
          </w:rPrChange>
        </w:rPr>
        <w:t xml:space="preserve">uar </w:t>
      </w:r>
      <w:r w:rsidR="00040C83" w:rsidRPr="00DB24F5">
        <w:rPr>
          <w:rFonts w:ascii="Times New Roman" w:hAnsi="Times New Roman"/>
          <w:sz w:val="24"/>
          <w:rPrChange w:id="459" w:author="Sokol Çomo" w:date="2025-05-02T08:44:00Z">
            <w:rPr>
              <w:rFonts w:ascii="Times New Roman" w:hAnsi="Times New Roman"/>
              <w:color w:val="000000" w:themeColor="text1"/>
              <w:sz w:val="24"/>
            </w:rPr>
          </w:rPrChange>
        </w:rPr>
        <w:t>qart</w:t>
      </w:r>
      <w:r w:rsidR="001A1779" w:rsidRPr="00DB24F5">
        <w:rPr>
          <w:rFonts w:ascii="Times New Roman" w:hAnsi="Times New Roman"/>
          <w:sz w:val="24"/>
          <w:rPrChange w:id="460"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61" w:author="Sokol Çomo" w:date="2025-05-02T08:44:00Z">
            <w:rPr>
              <w:rFonts w:ascii="Times New Roman" w:hAnsi="Times New Roman"/>
              <w:color w:val="000000" w:themeColor="text1"/>
              <w:sz w:val="24"/>
            </w:rPr>
          </w:rPrChange>
        </w:rPr>
        <w:t xml:space="preserve"> kontributi</w:t>
      </w:r>
      <w:r w:rsidR="00FE798A" w:rsidRPr="00DB24F5">
        <w:rPr>
          <w:rFonts w:ascii="Times New Roman" w:hAnsi="Times New Roman"/>
          <w:sz w:val="24"/>
          <w:rPrChange w:id="462" w:author="Sokol Çomo" w:date="2025-05-02T08:44:00Z">
            <w:rPr>
              <w:rFonts w:ascii="Times New Roman" w:hAnsi="Times New Roman"/>
              <w:color w:val="000000" w:themeColor="text1"/>
              <w:sz w:val="24"/>
            </w:rPr>
          </w:rPrChange>
        </w:rPr>
        <w:t>n e</w:t>
      </w:r>
      <w:r w:rsidR="00236ECC" w:rsidRPr="00DB24F5">
        <w:rPr>
          <w:rFonts w:ascii="Times New Roman" w:hAnsi="Times New Roman"/>
          <w:sz w:val="24"/>
          <w:rPrChange w:id="463" w:author="Sokol Çomo" w:date="2025-05-02T08:44:00Z">
            <w:rPr>
              <w:rFonts w:ascii="Times New Roman" w:hAnsi="Times New Roman"/>
              <w:color w:val="000000" w:themeColor="text1"/>
              <w:sz w:val="24"/>
            </w:rPr>
          </w:rPrChange>
        </w:rPr>
        <w:t xml:space="preserve"> </w:t>
      </w:r>
      <w:r w:rsidR="00040C83" w:rsidRPr="00DB24F5">
        <w:rPr>
          <w:rFonts w:ascii="Times New Roman" w:hAnsi="Times New Roman"/>
          <w:sz w:val="24"/>
          <w:rPrChange w:id="464" w:author="Sokol Çomo" w:date="2025-05-02T08:44:00Z">
            <w:rPr>
              <w:rFonts w:ascii="Times New Roman" w:hAnsi="Times New Roman"/>
              <w:color w:val="000000" w:themeColor="text1"/>
              <w:sz w:val="24"/>
            </w:rPr>
          </w:rPrChange>
        </w:rPr>
        <w:t>secil</w:t>
      </w:r>
      <w:r w:rsidR="001A1779" w:rsidRPr="00DB24F5">
        <w:rPr>
          <w:rFonts w:ascii="Times New Roman" w:hAnsi="Times New Roman"/>
          <w:sz w:val="24"/>
          <w:rPrChange w:id="465"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66" w:author="Sokol Çomo" w:date="2025-05-02T08:44:00Z">
            <w:rPr>
              <w:rFonts w:ascii="Times New Roman" w:hAnsi="Times New Roman"/>
              <w:color w:val="000000" w:themeColor="text1"/>
              <w:sz w:val="24"/>
            </w:rPr>
          </w:rPrChange>
        </w:rPr>
        <w:t xml:space="preserve">s prej </w:t>
      </w:r>
      <w:r w:rsidR="00236ECC" w:rsidRPr="00DB24F5">
        <w:rPr>
          <w:rFonts w:ascii="Times New Roman" w:hAnsi="Times New Roman"/>
          <w:sz w:val="24"/>
          <w:rPrChange w:id="467" w:author="Sokol Çomo" w:date="2025-05-02T08:44:00Z">
            <w:rPr>
              <w:rFonts w:ascii="Times New Roman" w:hAnsi="Times New Roman"/>
              <w:color w:val="000000" w:themeColor="text1"/>
              <w:sz w:val="24"/>
            </w:rPr>
          </w:rPrChange>
        </w:rPr>
        <w:t xml:space="preserve">motrave </w:t>
      </w:r>
      <w:r w:rsidR="00040C83" w:rsidRPr="00DB24F5">
        <w:rPr>
          <w:rFonts w:ascii="Times New Roman" w:hAnsi="Times New Roman"/>
          <w:sz w:val="24"/>
          <w:rPrChange w:id="468" w:author="Sokol Çomo" w:date="2025-05-02T08:44:00Z">
            <w:rPr>
              <w:rFonts w:ascii="Times New Roman" w:hAnsi="Times New Roman"/>
              <w:color w:val="000000" w:themeColor="text1"/>
              <w:sz w:val="24"/>
            </w:rPr>
          </w:rPrChange>
        </w:rPr>
        <w:t xml:space="preserve">si dhe </w:t>
      </w:r>
      <w:r w:rsidR="00D5331D" w:rsidRPr="00DB24F5">
        <w:rPr>
          <w:rFonts w:ascii="Times New Roman" w:hAnsi="Times New Roman"/>
          <w:sz w:val="24"/>
          <w:rPrChange w:id="469" w:author="Sokol Çomo" w:date="2025-05-02T08:44:00Z">
            <w:rPr>
              <w:rFonts w:ascii="Times New Roman" w:hAnsi="Times New Roman"/>
              <w:color w:val="000000" w:themeColor="text1"/>
              <w:sz w:val="24"/>
            </w:rPr>
          </w:rPrChange>
        </w:rPr>
        <w:t>nuk</w:t>
      </w:r>
      <w:r w:rsidR="00CE1FAF" w:rsidRPr="00DB24F5">
        <w:rPr>
          <w:rFonts w:ascii="Times New Roman" w:hAnsi="Times New Roman"/>
          <w:sz w:val="24"/>
          <w:rPrChange w:id="470" w:author="Sokol Çomo" w:date="2025-05-02T08:44:00Z">
            <w:rPr>
              <w:rFonts w:ascii="Times New Roman" w:hAnsi="Times New Roman"/>
              <w:color w:val="000000" w:themeColor="text1"/>
              <w:sz w:val="24"/>
            </w:rPr>
          </w:rPrChange>
        </w:rPr>
        <w:t xml:space="preserve"> ka</w:t>
      </w:r>
      <w:r w:rsidR="00D5331D" w:rsidRPr="00DB24F5">
        <w:rPr>
          <w:rFonts w:ascii="Times New Roman" w:hAnsi="Times New Roman"/>
          <w:sz w:val="24"/>
          <w:rPrChange w:id="471" w:author="Sokol Çomo" w:date="2025-05-02T08:44:00Z">
            <w:rPr>
              <w:rFonts w:ascii="Times New Roman" w:hAnsi="Times New Roman"/>
              <w:color w:val="000000" w:themeColor="text1"/>
              <w:sz w:val="24"/>
            </w:rPr>
          </w:rPrChange>
        </w:rPr>
        <w:t xml:space="preserve"> paraqit</w:t>
      </w:r>
      <w:r w:rsidR="00CE1FAF" w:rsidRPr="00DB24F5">
        <w:rPr>
          <w:rFonts w:ascii="Times New Roman" w:hAnsi="Times New Roman"/>
          <w:sz w:val="24"/>
          <w:rPrChange w:id="472" w:author="Sokol Çomo" w:date="2025-05-02T08:44:00Z">
            <w:rPr>
              <w:rFonts w:ascii="Times New Roman" w:hAnsi="Times New Roman"/>
              <w:color w:val="000000" w:themeColor="text1"/>
              <w:sz w:val="24"/>
            </w:rPr>
          </w:rPrChange>
        </w:rPr>
        <w:t xml:space="preserve">ur </w:t>
      </w:r>
      <w:r w:rsidR="00D5331D" w:rsidRPr="00DB24F5">
        <w:rPr>
          <w:rFonts w:ascii="Times New Roman" w:hAnsi="Times New Roman"/>
          <w:sz w:val="24"/>
          <w:rPrChange w:id="473" w:author="Sokol Çomo" w:date="2025-05-02T08:44:00Z">
            <w:rPr>
              <w:rFonts w:ascii="Times New Roman" w:hAnsi="Times New Roman"/>
              <w:color w:val="000000" w:themeColor="text1"/>
              <w:sz w:val="24"/>
            </w:rPr>
          </w:rPrChange>
        </w:rPr>
        <w:t xml:space="preserve">dokumentacion </w:t>
      </w:r>
      <w:r w:rsidR="006576E8" w:rsidRPr="00DB24F5">
        <w:rPr>
          <w:rFonts w:ascii="Times New Roman" w:hAnsi="Times New Roman"/>
          <w:sz w:val="24"/>
          <w:rPrChange w:id="474" w:author="Sokol Çomo" w:date="2025-05-02T08:44:00Z">
            <w:rPr>
              <w:rFonts w:ascii="Times New Roman" w:hAnsi="Times New Roman"/>
              <w:color w:val="000000" w:themeColor="text1"/>
              <w:sz w:val="24"/>
            </w:rPr>
          </w:rPrChange>
        </w:rPr>
        <w:t>n</w:t>
      </w:r>
      <w:r w:rsidR="00236ECC" w:rsidRPr="00DB24F5">
        <w:rPr>
          <w:rFonts w:ascii="Times New Roman" w:hAnsi="Times New Roman"/>
          <w:sz w:val="24"/>
          <w:rPrChange w:id="475" w:author="Sokol Çomo" w:date="2025-05-02T08:44:00Z">
            <w:rPr>
              <w:rFonts w:ascii="Times New Roman" w:hAnsi="Times New Roman"/>
              <w:color w:val="000000" w:themeColor="text1"/>
              <w:sz w:val="24"/>
            </w:rPr>
          </w:rPrChange>
        </w:rPr>
        <w:t>ë</w:t>
      </w:r>
      <w:r w:rsidR="006576E8" w:rsidRPr="00DB24F5">
        <w:rPr>
          <w:rFonts w:ascii="Times New Roman" w:hAnsi="Times New Roman"/>
          <w:sz w:val="24"/>
          <w:rPrChange w:id="476" w:author="Sokol Çomo" w:date="2025-05-02T08:44:00Z">
            <w:rPr>
              <w:rFonts w:ascii="Times New Roman" w:hAnsi="Times New Roman"/>
              <w:color w:val="000000" w:themeColor="text1"/>
              <w:sz w:val="24"/>
            </w:rPr>
          </w:rPrChange>
        </w:rPr>
        <w:t xml:space="preserve"> form</w:t>
      </w:r>
      <w:r w:rsidR="00236ECC" w:rsidRPr="00DB24F5">
        <w:rPr>
          <w:rFonts w:ascii="Times New Roman" w:hAnsi="Times New Roman"/>
          <w:sz w:val="24"/>
          <w:rPrChange w:id="477" w:author="Sokol Çomo" w:date="2025-05-02T08:44:00Z">
            <w:rPr>
              <w:rFonts w:ascii="Times New Roman" w:hAnsi="Times New Roman"/>
              <w:color w:val="000000" w:themeColor="text1"/>
              <w:sz w:val="24"/>
            </w:rPr>
          </w:rPrChange>
        </w:rPr>
        <w:t>ë</w:t>
      </w:r>
      <w:r w:rsidR="006576E8" w:rsidRPr="00DB24F5">
        <w:rPr>
          <w:rFonts w:ascii="Times New Roman" w:hAnsi="Times New Roman"/>
          <w:sz w:val="24"/>
          <w:rPrChange w:id="478" w:author="Sokol Çomo" w:date="2025-05-02T08:44:00Z">
            <w:rPr>
              <w:rFonts w:ascii="Times New Roman" w:hAnsi="Times New Roman"/>
              <w:color w:val="000000" w:themeColor="text1"/>
              <w:sz w:val="24"/>
            </w:rPr>
          </w:rPrChange>
        </w:rPr>
        <w:t>n e k</w:t>
      </w:r>
      <w:r w:rsidR="00236ECC" w:rsidRPr="00DB24F5">
        <w:rPr>
          <w:rFonts w:ascii="Times New Roman" w:hAnsi="Times New Roman"/>
          <w:sz w:val="24"/>
          <w:rPrChange w:id="479" w:author="Sokol Çomo" w:date="2025-05-02T08:44:00Z">
            <w:rPr>
              <w:rFonts w:ascii="Times New Roman" w:hAnsi="Times New Roman"/>
              <w:color w:val="000000" w:themeColor="text1"/>
              <w:sz w:val="24"/>
            </w:rPr>
          </w:rPrChange>
        </w:rPr>
        <w:t>ë</w:t>
      </w:r>
      <w:r w:rsidR="006576E8" w:rsidRPr="00DB24F5">
        <w:rPr>
          <w:rFonts w:ascii="Times New Roman" w:hAnsi="Times New Roman"/>
          <w:sz w:val="24"/>
          <w:rPrChange w:id="480" w:author="Sokol Çomo" w:date="2025-05-02T08:44:00Z">
            <w:rPr>
              <w:rFonts w:ascii="Times New Roman" w:hAnsi="Times New Roman"/>
              <w:color w:val="000000" w:themeColor="text1"/>
              <w:sz w:val="24"/>
            </w:rPr>
          </w:rPrChange>
        </w:rPr>
        <w:t xml:space="preserve">rkuar ligjore </w:t>
      </w:r>
      <w:r w:rsidR="00040C83" w:rsidRPr="00DB24F5">
        <w:rPr>
          <w:rFonts w:ascii="Times New Roman" w:hAnsi="Times New Roman"/>
          <w:sz w:val="24"/>
          <w:rPrChange w:id="481" w:author="Sokol Çomo" w:date="2025-05-02T08:44:00Z">
            <w:rPr>
              <w:rFonts w:ascii="Times New Roman" w:hAnsi="Times New Roman"/>
              <w:color w:val="000000" w:themeColor="text1"/>
              <w:sz w:val="24"/>
            </w:rPr>
          </w:rPrChange>
        </w:rPr>
        <w:t>n</w:t>
      </w:r>
      <w:r w:rsidR="001A1779" w:rsidRPr="00DB24F5">
        <w:rPr>
          <w:rFonts w:ascii="Times New Roman" w:hAnsi="Times New Roman"/>
          <w:sz w:val="24"/>
          <w:rPrChange w:id="482"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83" w:author="Sokol Çomo" w:date="2025-05-02T08:44:00Z">
            <w:rPr>
              <w:rFonts w:ascii="Times New Roman" w:hAnsi="Times New Roman"/>
              <w:color w:val="000000" w:themeColor="text1"/>
              <w:sz w:val="24"/>
            </w:rPr>
          </w:rPrChange>
        </w:rPr>
        <w:t xml:space="preserve"> </w:t>
      </w:r>
      <w:r w:rsidR="00D5331D" w:rsidRPr="00DB24F5">
        <w:rPr>
          <w:rFonts w:ascii="Times New Roman" w:hAnsi="Times New Roman"/>
          <w:sz w:val="24"/>
          <w:rPrChange w:id="484" w:author="Sokol Çomo" w:date="2025-05-02T08:44:00Z">
            <w:rPr>
              <w:rFonts w:ascii="Times New Roman" w:hAnsi="Times New Roman"/>
              <w:color w:val="000000" w:themeColor="text1"/>
              <w:sz w:val="24"/>
            </w:rPr>
          </w:rPrChange>
        </w:rPr>
        <w:t>mbështetje</w:t>
      </w:r>
      <w:r w:rsidR="00040C83" w:rsidRPr="00DB24F5">
        <w:rPr>
          <w:rFonts w:ascii="Times New Roman" w:hAnsi="Times New Roman"/>
          <w:sz w:val="24"/>
          <w:rPrChange w:id="485" w:author="Sokol Çomo" w:date="2025-05-02T08:44:00Z">
            <w:rPr>
              <w:rFonts w:ascii="Times New Roman" w:hAnsi="Times New Roman"/>
              <w:color w:val="000000" w:themeColor="text1"/>
              <w:sz w:val="24"/>
            </w:rPr>
          </w:rPrChange>
        </w:rPr>
        <w:t xml:space="preserve"> t</w:t>
      </w:r>
      <w:r w:rsidR="001A1779" w:rsidRPr="00DB24F5">
        <w:rPr>
          <w:rFonts w:ascii="Times New Roman" w:hAnsi="Times New Roman"/>
          <w:sz w:val="24"/>
          <w:rPrChange w:id="486"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87" w:author="Sokol Çomo" w:date="2025-05-02T08:44:00Z">
            <w:rPr>
              <w:rFonts w:ascii="Times New Roman" w:hAnsi="Times New Roman"/>
              <w:color w:val="000000" w:themeColor="text1"/>
              <w:sz w:val="24"/>
            </w:rPr>
          </w:rPrChange>
        </w:rPr>
        <w:t xml:space="preserve"> k</w:t>
      </w:r>
      <w:r w:rsidR="001A1779" w:rsidRPr="00DB24F5">
        <w:rPr>
          <w:rFonts w:ascii="Times New Roman" w:hAnsi="Times New Roman"/>
          <w:sz w:val="24"/>
          <w:rPrChange w:id="488" w:author="Sokol Çomo" w:date="2025-05-02T08:44:00Z">
            <w:rPr>
              <w:rFonts w:ascii="Times New Roman" w:hAnsi="Times New Roman"/>
              <w:color w:val="000000" w:themeColor="text1"/>
              <w:sz w:val="24"/>
            </w:rPr>
          </w:rPrChange>
        </w:rPr>
        <w:t>ë</w:t>
      </w:r>
      <w:r w:rsidR="00040C83" w:rsidRPr="00DB24F5">
        <w:rPr>
          <w:rFonts w:ascii="Times New Roman" w:hAnsi="Times New Roman"/>
          <w:sz w:val="24"/>
          <w:rPrChange w:id="489" w:author="Sokol Çomo" w:date="2025-05-02T08:44:00Z">
            <w:rPr>
              <w:rFonts w:ascii="Times New Roman" w:hAnsi="Times New Roman"/>
              <w:color w:val="000000" w:themeColor="text1"/>
              <w:sz w:val="24"/>
            </w:rPr>
          </w:rPrChange>
        </w:rPr>
        <w:t>tij pretendimi</w:t>
      </w:r>
      <w:r w:rsidR="00CE1FAF" w:rsidRPr="00DB24F5">
        <w:rPr>
          <w:rFonts w:ascii="Times New Roman" w:hAnsi="Times New Roman"/>
          <w:sz w:val="24"/>
          <w:rPrChange w:id="490" w:author="Sokol Çomo" w:date="2025-05-02T08:44:00Z">
            <w:rPr>
              <w:rFonts w:ascii="Times New Roman" w:hAnsi="Times New Roman"/>
              <w:color w:val="000000" w:themeColor="text1"/>
              <w:sz w:val="24"/>
            </w:rPr>
          </w:rPrChange>
        </w:rPr>
        <w:t>. P</w:t>
      </w:r>
      <w:r w:rsidR="001A1779" w:rsidRPr="00DB24F5">
        <w:rPr>
          <w:rFonts w:ascii="Times New Roman" w:hAnsi="Times New Roman"/>
          <w:sz w:val="24"/>
          <w:rPrChange w:id="491"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492" w:author="Sokol Çomo" w:date="2025-05-02T08:44:00Z">
            <w:rPr>
              <w:rFonts w:ascii="Times New Roman" w:hAnsi="Times New Roman"/>
              <w:color w:val="000000" w:themeColor="text1"/>
              <w:sz w:val="24"/>
            </w:rPr>
          </w:rPrChange>
        </w:rPr>
        <w:t>r sa m</w:t>
      </w:r>
      <w:r w:rsidR="001A1779" w:rsidRPr="00DB24F5">
        <w:rPr>
          <w:rFonts w:ascii="Times New Roman" w:hAnsi="Times New Roman"/>
          <w:sz w:val="24"/>
          <w:rPrChange w:id="493"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494" w:author="Sokol Çomo" w:date="2025-05-02T08:44:00Z">
            <w:rPr>
              <w:rFonts w:ascii="Times New Roman" w:hAnsi="Times New Roman"/>
              <w:color w:val="000000" w:themeColor="text1"/>
              <w:sz w:val="24"/>
            </w:rPr>
          </w:rPrChange>
        </w:rPr>
        <w:t xml:space="preserve"> sip</w:t>
      </w:r>
      <w:r w:rsidR="001A1779" w:rsidRPr="00DB24F5">
        <w:rPr>
          <w:rFonts w:ascii="Times New Roman" w:hAnsi="Times New Roman"/>
          <w:sz w:val="24"/>
          <w:rPrChange w:id="495"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496" w:author="Sokol Çomo" w:date="2025-05-02T08:44:00Z">
            <w:rPr>
              <w:rFonts w:ascii="Times New Roman" w:hAnsi="Times New Roman"/>
              <w:color w:val="000000" w:themeColor="text1"/>
              <w:sz w:val="24"/>
            </w:rPr>
          </w:rPrChange>
        </w:rPr>
        <w:t>r</w:t>
      </w:r>
      <w:r w:rsidR="006576E8" w:rsidRPr="00DB24F5">
        <w:rPr>
          <w:rFonts w:ascii="Times New Roman" w:hAnsi="Times New Roman"/>
          <w:sz w:val="24"/>
          <w:rPrChange w:id="497" w:author="Sokol Çomo" w:date="2025-05-02T08:44:00Z">
            <w:rPr>
              <w:rFonts w:ascii="Times New Roman" w:hAnsi="Times New Roman"/>
              <w:color w:val="000000" w:themeColor="text1"/>
              <w:sz w:val="24"/>
            </w:rPr>
          </w:rPrChange>
        </w:rPr>
        <w:t>,</w:t>
      </w:r>
      <w:r w:rsidR="00CE1FAF" w:rsidRPr="00DB24F5">
        <w:rPr>
          <w:rFonts w:ascii="Times New Roman" w:hAnsi="Times New Roman"/>
          <w:sz w:val="24"/>
          <w:rPrChange w:id="498" w:author="Sokol Çomo" w:date="2025-05-02T08:44:00Z">
            <w:rPr>
              <w:rFonts w:ascii="Times New Roman" w:hAnsi="Times New Roman"/>
              <w:color w:val="000000" w:themeColor="text1"/>
              <w:sz w:val="24"/>
            </w:rPr>
          </w:rPrChange>
        </w:rPr>
        <w:t xml:space="preserve"> NJSHL e gjen t</w:t>
      </w:r>
      <w:r w:rsidR="001A1779" w:rsidRPr="00DB24F5">
        <w:rPr>
          <w:rFonts w:ascii="Times New Roman" w:hAnsi="Times New Roman"/>
          <w:sz w:val="24"/>
          <w:rPrChange w:id="499"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500" w:author="Sokol Çomo" w:date="2025-05-02T08:44:00Z">
            <w:rPr>
              <w:rFonts w:ascii="Times New Roman" w:hAnsi="Times New Roman"/>
              <w:color w:val="000000" w:themeColor="text1"/>
              <w:sz w:val="24"/>
            </w:rPr>
          </w:rPrChange>
        </w:rPr>
        <w:t xml:space="preserve"> bazuar konkluzionin e Komisionit n</w:t>
      </w:r>
      <w:r w:rsidR="001A1779" w:rsidRPr="00DB24F5">
        <w:rPr>
          <w:rFonts w:ascii="Times New Roman" w:hAnsi="Times New Roman"/>
          <w:sz w:val="24"/>
          <w:rPrChange w:id="501"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502" w:author="Sokol Çomo" w:date="2025-05-02T08:44:00Z">
            <w:rPr>
              <w:rFonts w:ascii="Times New Roman" w:hAnsi="Times New Roman"/>
              <w:color w:val="000000" w:themeColor="text1"/>
              <w:sz w:val="24"/>
            </w:rPr>
          </w:rPrChange>
        </w:rPr>
        <w:t xml:space="preserve"> paragraf</w:t>
      </w:r>
      <w:r w:rsidR="00C333D2" w:rsidRPr="00DB24F5">
        <w:rPr>
          <w:rFonts w:ascii="Times New Roman" w:hAnsi="Times New Roman"/>
          <w:sz w:val="24"/>
          <w:rPrChange w:id="503" w:author="Sokol Çomo" w:date="2025-05-02T08:44:00Z">
            <w:rPr>
              <w:rFonts w:ascii="Times New Roman" w:hAnsi="Times New Roman"/>
              <w:color w:val="000000" w:themeColor="text1"/>
              <w:sz w:val="24"/>
            </w:rPr>
          </w:rPrChange>
        </w:rPr>
        <w:t xml:space="preserve">ët 83 dhe </w:t>
      </w:r>
      <w:r w:rsidR="00CE1FAF" w:rsidRPr="00DB24F5">
        <w:rPr>
          <w:rFonts w:ascii="Times New Roman" w:hAnsi="Times New Roman"/>
          <w:sz w:val="24"/>
          <w:rPrChange w:id="504" w:author="Sokol Çomo" w:date="2025-05-02T08:44:00Z">
            <w:rPr>
              <w:rFonts w:ascii="Times New Roman" w:hAnsi="Times New Roman"/>
              <w:color w:val="000000" w:themeColor="text1"/>
              <w:sz w:val="24"/>
            </w:rPr>
          </w:rPrChange>
        </w:rPr>
        <w:t>84 t</w:t>
      </w:r>
      <w:r w:rsidR="001A1779" w:rsidRPr="00DB24F5">
        <w:rPr>
          <w:rFonts w:ascii="Times New Roman" w:hAnsi="Times New Roman"/>
          <w:sz w:val="24"/>
          <w:rPrChange w:id="505" w:author="Sokol Çomo" w:date="2025-05-02T08:44:00Z">
            <w:rPr>
              <w:rFonts w:ascii="Times New Roman" w:hAnsi="Times New Roman"/>
              <w:color w:val="000000" w:themeColor="text1"/>
              <w:sz w:val="24"/>
            </w:rPr>
          </w:rPrChange>
        </w:rPr>
        <w:t>ë</w:t>
      </w:r>
      <w:r w:rsidR="00CE1FAF" w:rsidRPr="00DB24F5">
        <w:rPr>
          <w:rFonts w:ascii="Times New Roman" w:hAnsi="Times New Roman"/>
          <w:sz w:val="24"/>
          <w:rPrChange w:id="506" w:author="Sokol Çomo" w:date="2025-05-02T08:44:00Z">
            <w:rPr>
              <w:rFonts w:ascii="Times New Roman" w:hAnsi="Times New Roman"/>
              <w:color w:val="000000" w:themeColor="text1"/>
              <w:sz w:val="24"/>
            </w:rPr>
          </w:rPrChange>
        </w:rPr>
        <w:t xml:space="preserve"> vendimit</w:t>
      </w:r>
      <w:r w:rsidR="00BE24DB" w:rsidRPr="00DB24F5">
        <w:rPr>
          <w:rFonts w:ascii="Times New Roman" w:hAnsi="Times New Roman"/>
          <w:sz w:val="24"/>
          <w:rPrChange w:id="507" w:author="Sokol Çomo" w:date="2025-05-02T08:44:00Z">
            <w:rPr>
              <w:rFonts w:ascii="Times New Roman" w:hAnsi="Times New Roman"/>
              <w:color w:val="000000" w:themeColor="text1"/>
              <w:sz w:val="24"/>
            </w:rPr>
          </w:rPrChange>
        </w:rPr>
        <w:t xml:space="preserve"> n</w:t>
      </w:r>
      <w:r w:rsidR="00C333D2" w:rsidRPr="00DB24F5">
        <w:rPr>
          <w:rFonts w:ascii="Times New Roman" w:hAnsi="Times New Roman"/>
          <w:sz w:val="24"/>
          <w:rPrChange w:id="508" w:author="Sokol Çomo" w:date="2025-05-02T08:44:00Z">
            <w:rPr>
              <w:rFonts w:ascii="Times New Roman" w:hAnsi="Times New Roman"/>
              <w:color w:val="000000" w:themeColor="text1"/>
              <w:sz w:val="24"/>
            </w:rPr>
          </w:rPrChange>
        </w:rPr>
        <w:t>ë</w:t>
      </w:r>
      <w:r w:rsidR="00BE24DB" w:rsidRPr="00DB24F5">
        <w:rPr>
          <w:rFonts w:ascii="Times New Roman" w:hAnsi="Times New Roman"/>
          <w:sz w:val="24"/>
          <w:rPrChange w:id="509" w:author="Sokol Çomo" w:date="2025-05-02T08:44:00Z">
            <w:rPr>
              <w:rFonts w:ascii="Times New Roman" w:hAnsi="Times New Roman"/>
              <w:color w:val="000000" w:themeColor="text1"/>
              <w:sz w:val="24"/>
            </w:rPr>
          </w:rPrChange>
        </w:rPr>
        <w:t xml:space="preserve"> lidhje </w:t>
      </w:r>
      <w:r w:rsidR="00C333D2" w:rsidRPr="00DB24F5">
        <w:rPr>
          <w:rFonts w:ascii="Times New Roman" w:hAnsi="Times New Roman"/>
          <w:sz w:val="24"/>
          <w:rPrChange w:id="510" w:author="Sokol Çomo" w:date="2025-05-02T08:44:00Z">
            <w:rPr>
              <w:rFonts w:ascii="Times New Roman" w:hAnsi="Times New Roman"/>
              <w:color w:val="000000" w:themeColor="text1"/>
              <w:sz w:val="24"/>
            </w:rPr>
          </w:rPrChange>
        </w:rPr>
        <w:t xml:space="preserve">verifikimin e ligjshmërisë së burimeve të babait të subjektit. </w:t>
      </w:r>
    </w:p>
    <w:p w14:paraId="06F97AA8" w14:textId="77777777" w:rsidR="00D02557" w:rsidRPr="00DB24F5" w:rsidRDefault="00D02557" w:rsidP="00E114EF">
      <w:pPr>
        <w:pStyle w:val="ListParagraph"/>
        <w:rPr>
          <w:rFonts w:ascii="Times New Roman" w:hAnsi="Times New Roman"/>
          <w:sz w:val="16"/>
          <w:rPrChange w:id="511" w:author="Sokol Çomo" w:date="2025-05-02T08:44:00Z">
            <w:rPr>
              <w:rFonts w:ascii="Times New Roman" w:hAnsi="Times New Roman"/>
              <w:color w:val="C00000"/>
              <w:sz w:val="16"/>
            </w:rPr>
          </w:rPrChange>
        </w:rPr>
      </w:pPr>
    </w:p>
    <w:p w14:paraId="22AF0EEB" w14:textId="0F912799" w:rsidR="00236ECC" w:rsidRPr="00DB24F5" w:rsidRDefault="00CE1FAF" w:rsidP="00236ECC">
      <w:pPr>
        <w:pStyle w:val="ListParagraph"/>
        <w:numPr>
          <w:ilvl w:val="1"/>
          <w:numId w:val="3"/>
        </w:numPr>
        <w:tabs>
          <w:tab w:val="left" w:pos="0"/>
        </w:tabs>
        <w:spacing w:before="0" w:after="0"/>
        <w:ind w:left="0" w:firstLine="0"/>
        <w:rPr>
          <w:rFonts w:ascii="Times New Roman" w:hAnsi="Times New Roman"/>
          <w:b/>
          <w:sz w:val="24"/>
          <w:rPrChange w:id="512" w:author="Sokol Çomo" w:date="2025-05-02T08:44:00Z">
            <w:rPr>
              <w:rFonts w:ascii="Times New Roman" w:hAnsi="Times New Roman"/>
              <w:b/>
              <w:color w:val="C00000"/>
              <w:sz w:val="24"/>
            </w:rPr>
          </w:rPrChange>
        </w:rPr>
      </w:pPr>
      <w:r w:rsidRPr="00DB24F5">
        <w:rPr>
          <w:rFonts w:ascii="Times New Roman" w:hAnsi="Times New Roman"/>
          <w:sz w:val="24"/>
          <w:rPrChange w:id="513" w:author="Sokol Çomo" w:date="2025-05-02T08:44:00Z">
            <w:rPr>
              <w:rFonts w:ascii="Times New Roman" w:hAnsi="Times New Roman"/>
              <w:color w:val="000000" w:themeColor="text1"/>
              <w:sz w:val="24"/>
            </w:rPr>
          </w:rPrChange>
        </w:rPr>
        <w:t>Sa i takon pretendimit t</w:t>
      </w:r>
      <w:r w:rsidR="001A1779" w:rsidRPr="00DB24F5">
        <w:rPr>
          <w:rFonts w:ascii="Times New Roman" w:hAnsi="Times New Roman"/>
          <w:sz w:val="24"/>
          <w:rPrChange w:id="514" w:author="Sokol Çomo" w:date="2025-05-02T08:44:00Z">
            <w:rPr>
              <w:rFonts w:ascii="Times New Roman" w:hAnsi="Times New Roman"/>
              <w:color w:val="000000" w:themeColor="text1"/>
              <w:sz w:val="24"/>
            </w:rPr>
          </w:rPrChange>
        </w:rPr>
        <w:t>ë</w:t>
      </w:r>
      <w:r w:rsidRPr="00DB24F5">
        <w:rPr>
          <w:rFonts w:ascii="Times New Roman" w:hAnsi="Times New Roman"/>
          <w:sz w:val="24"/>
          <w:rPrChange w:id="515" w:author="Sokol Çomo" w:date="2025-05-02T08:44:00Z">
            <w:rPr>
              <w:rFonts w:ascii="Times New Roman" w:hAnsi="Times New Roman"/>
              <w:color w:val="000000" w:themeColor="text1"/>
              <w:sz w:val="24"/>
            </w:rPr>
          </w:rPrChange>
        </w:rPr>
        <w:t xml:space="preserve"> subjektit se Komisioni nuk i ka kaluar barr</w:t>
      </w:r>
      <w:r w:rsidR="001A1779" w:rsidRPr="00DB24F5">
        <w:rPr>
          <w:rFonts w:ascii="Times New Roman" w:hAnsi="Times New Roman"/>
          <w:sz w:val="24"/>
          <w:rPrChange w:id="516" w:author="Sokol Çomo" w:date="2025-05-02T08:44:00Z">
            <w:rPr>
              <w:rFonts w:ascii="Times New Roman" w:hAnsi="Times New Roman"/>
              <w:color w:val="000000" w:themeColor="text1"/>
              <w:sz w:val="24"/>
            </w:rPr>
          </w:rPrChange>
        </w:rPr>
        <w:t>ë</w:t>
      </w:r>
      <w:r w:rsidRPr="00DB24F5">
        <w:rPr>
          <w:rFonts w:ascii="Times New Roman" w:hAnsi="Times New Roman"/>
          <w:sz w:val="24"/>
          <w:rPrChange w:id="517" w:author="Sokol Çomo" w:date="2025-05-02T08:44:00Z">
            <w:rPr>
              <w:rFonts w:ascii="Times New Roman" w:hAnsi="Times New Roman"/>
              <w:color w:val="000000" w:themeColor="text1"/>
              <w:sz w:val="24"/>
            </w:rPr>
          </w:rPrChange>
        </w:rPr>
        <w:t>n e prov</w:t>
      </w:r>
      <w:r w:rsidR="001A1779" w:rsidRPr="00DB24F5">
        <w:rPr>
          <w:rFonts w:ascii="Times New Roman" w:hAnsi="Times New Roman"/>
          <w:sz w:val="24"/>
          <w:rPrChange w:id="518" w:author="Sokol Çomo" w:date="2025-05-02T08:44:00Z">
            <w:rPr>
              <w:rFonts w:ascii="Times New Roman" w:hAnsi="Times New Roman"/>
              <w:color w:val="000000" w:themeColor="text1"/>
              <w:sz w:val="24"/>
            </w:rPr>
          </w:rPrChange>
        </w:rPr>
        <w:t>ë</w:t>
      </w:r>
      <w:r w:rsidRPr="00DB24F5">
        <w:rPr>
          <w:rFonts w:ascii="Times New Roman" w:hAnsi="Times New Roman"/>
          <w:sz w:val="24"/>
          <w:rPrChange w:id="519" w:author="Sokol Çomo" w:date="2025-05-02T08:44:00Z">
            <w:rPr>
              <w:rFonts w:ascii="Times New Roman" w:hAnsi="Times New Roman"/>
              <w:color w:val="000000" w:themeColor="text1"/>
              <w:sz w:val="24"/>
            </w:rPr>
          </w:rPrChange>
        </w:rPr>
        <w:t>s n</w:t>
      </w:r>
      <w:r w:rsidR="001A1779" w:rsidRPr="00DB24F5">
        <w:rPr>
          <w:rFonts w:ascii="Times New Roman" w:hAnsi="Times New Roman"/>
          <w:sz w:val="24"/>
          <w:rPrChange w:id="520" w:author="Sokol Çomo" w:date="2025-05-02T08:44:00Z">
            <w:rPr>
              <w:rFonts w:ascii="Times New Roman" w:hAnsi="Times New Roman"/>
              <w:color w:val="000000" w:themeColor="text1"/>
              <w:sz w:val="24"/>
            </w:rPr>
          </w:rPrChange>
        </w:rPr>
        <w:t>ë</w:t>
      </w:r>
      <w:r w:rsidRPr="00DB24F5">
        <w:rPr>
          <w:rFonts w:ascii="Times New Roman" w:hAnsi="Times New Roman"/>
          <w:sz w:val="24"/>
          <w:rPrChange w:id="521" w:author="Sokol Çomo" w:date="2025-05-02T08:44:00Z">
            <w:rPr>
              <w:rFonts w:ascii="Times New Roman" w:hAnsi="Times New Roman"/>
              <w:color w:val="000000" w:themeColor="text1"/>
              <w:sz w:val="24"/>
            </w:rPr>
          </w:rPrChange>
        </w:rPr>
        <w:t xml:space="preserve"> lidhje me kontributin dhe dokumentacionin e motrave t</w:t>
      </w:r>
      <w:r w:rsidR="001A1779" w:rsidRPr="00DB24F5">
        <w:rPr>
          <w:rFonts w:ascii="Times New Roman" w:hAnsi="Times New Roman"/>
          <w:sz w:val="24"/>
          <w:rPrChange w:id="522" w:author="Sokol Çomo" w:date="2025-05-02T08:44:00Z">
            <w:rPr>
              <w:rFonts w:ascii="Times New Roman" w:hAnsi="Times New Roman"/>
              <w:color w:val="000000" w:themeColor="text1"/>
              <w:sz w:val="24"/>
            </w:rPr>
          </w:rPrChange>
        </w:rPr>
        <w:t>ë</w:t>
      </w:r>
      <w:r w:rsidRPr="00DB24F5">
        <w:rPr>
          <w:rFonts w:ascii="Times New Roman" w:hAnsi="Times New Roman"/>
          <w:sz w:val="24"/>
          <w:rPrChange w:id="523" w:author="Sokol Çomo" w:date="2025-05-02T08:44:00Z">
            <w:rPr>
              <w:rFonts w:ascii="Times New Roman" w:hAnsi="Times New Roman"/>
              <w:color w:val="000000" w:themeColor="text1"/>
              <w:sz w:val="24"/>
            </w:rPr>
          </w:rPrChange>
        </w:rPr>
        <w:t xml:space="preserve"> saj,</w:t>
      </w:r>
      <w:r w:rsidR="00837F55" w:rsidRPr="00DB24F5">
        <w:rPr>
          <w:rFonts w:ascii="Times New Roman" w:hAnsi="Times New Roman"/>
          <w:sz w:val="24"/>
          <w:rPrChange w:id="524" w:author="Sokol Çomo" w:date="2025-05-02T08:44:00Z">
            <w:rPr>
              <w:rFonts w:ascii="Times New Roman" w:hAnsi="Times New Roman"/>
              <w:color w:val="000000" w:themeColor="text1"/>
              <w:sz w:val="24"/>
            </w:rPr>
          </w:rPrChange>
        </w:rPr>
        <w:t xml:space="preserve"> dhe se aq sa ka paraqitur i ka paraqitur mbi bindjen e saj, </w:t>
      </w:r>
      <w:r w:rsidRPr="00DB24F5">
        <w:rPr>
          <w:rFonts w:ascii="Times New Roman" w:hAnsi="Times New Roman"/>
          <w:sz w:val="24"/>
          <w:rPrChange w:id="525" w:author="Sokol Çomo" w:date="2025-05-02T08:44:00Z">
            <w:rPr>
              <w:rFonts w:ascii="Times New Roman" w:hAnsi="Times New Roman"/>
              <w:color w:val="000000" w:themeColor="text1"/>
              <w:sz w:val="24"/>
            </w:rPr>
          </w:rPrChange>
        </w:rPr>
        <w:t xml:space="preserve"> NJSHL v</w:t>
      </w:r>
      <w:r w:rsidR="001A1779" w:rsidRPr="00DB24F5">
        <w:rPr>
          <w:rFonts w:ascii="Times New Roman" w:hAnsi="Times New Roman"/>
          <w:sz w:val="24"/>
          <w:rPrChange w:id="526" w:author="Sokol Çomo" w:date="2025-05-02T08:44:00Z">
            <w:rPr>
              <w:rFonts w:ascii="Times New Roman" w:hAnsi="Times New Roman"/>
              <w:color w:val="000000" w:themeColor="text1"/>
              <w:sz w:val="24"/>
            </w:rPr>
          </w:rPrChange>
        </w:rPr>
        <w:t>ë</w:t>
      </w:r>
      <w:r w:rsidRPr="00DB24F5">
        <w:rPr>
          <w:rFonts w:ascii="Times New Roman" w:hAnsi="Times New Roman"/>
          <w:sz w:val="24"/>
          <w:rPrChange w:id="527" w:author="Sokol Çomo" w:date="2025-05-02T08:44:00Z">
            <w:rPr>
              <w:rFonts w:ascii="Times New Roman" w:hAnsi="Times New Roman"/>
              <w:color w:val="000000" w:themeColor="text1"/>
              <w:sz w:val="24"/>
            </w:rPr>
          </w:rPrChange>
        </w:rPr>
        <w:t>ren se</w:t>
      </w:r>
      <w:r w:rsidR="00D5331D" w:rsidRPr="00DB24F5">
        <w:rPr>
          <w:rFonts w:ascii="Times New Roman" w:hAnsi="Times New Roman"/>
          <w:sz w:val="24"/>
          <w:rPrChange w:id="528" w:author="Sokol Çomo" w:date="2025-05-02T08:44:00Z">
            <w:rPr>
              <w:rFonts w:ascii="Times New Roman" w:hAnsi="Times New Roman"/>
              <w:color w:val="000000" w:themeColor="text1"/>
              <w:sz w:val="24"/>
            </w:rPr>
          </w:rPrChange>
        </w:rPr>
        <w:t xml:space="preserve"> p</w:t>
      </w:r>
      <w:r w:rsidR="001A1779" w:rsidRPr="00DB24F5">
        <w:rPr>
          <w:rFonts w:ascii="Times New Roman" w:hAnsi="Times New Roman"/>
          <w:sz w:val="24"/>
          <w:rPrChange w:id="529" w:author="Sokol Çomo" w:date="2025-05-02T08:44:00Z">
            <w:rPr>
              <w:rFonts w:ascii="Times New Roman" w:hAnsi="Times New Roman"/>
              <w:color w:val="000000" w:themeColor="text1"/>
              <w:sz w:val="24"/>
            </w:rPr>
          </w:rPrChange>
        </w:rPr>
        <w:t>ë</w:t>
      </w:r>
      <w:r w:rsidR="00D5331D" w:rsidRPr="00DB24F5">
        <w:rPr>
          <w:rFonts w:ascii="Times New Roman" w:hAnsi="Times New Roman"/>
          <w:sz w:val="24"/>
          <w:rPrChange w:id="530" w:author="Sokol Çomo" w:date="2025-05-02T08:44:00Z">
            <w:rPr>
              <w:rFonts w:ascii="Times New Roman" w:hAnsi="Times New Roman"/>
              <w:color w:val="000000" w:themeColor="text1"/>
              <w:sz w:val="24"/>
            </w:rPr>
          </w:rPrChange>
        </w:rPr>
        <w:t xml:space="preserve">r sa rezulton se </w:t>
      </w:r>
      <w:r w:rsidRPr="00DB24F5">
        <w:rPr>
          <w:rFonts w:ascii="Times New Roman" w:hAnsi="Times New Roman"/>
          <w:sz w:val="24"/>
          <w:rPrChange w:id="531" w:author="Sokol Çomo" w:date="2025-05-02T08:44:00Z">
            <w:rPr>
              <w:rFonts w:ascii="Times New Roman" w:hAnsi="Times New Roman"/>
              <w:color w:val="000000" w:themeColor="text1"/>
              <w:sz w:val="24"/>
            </w:rPr>
          </w:rPrChange>
        </w:rPr>
        <w:t>vet</w:t>
      </w:r>
      <w:r w:rsidR="001A1779" w:rsidRPr="00DB24F5">
        <w:rPr>
          <w:rFonts w:ascii="Times New Roman" w:hAnsi="Times New Roman"/>
          <w:sz w:val="24"/>
          <w:rPrChange w:id="532" w:author="Sokol Çomo" w:date="2025-05-02T08:44:00Z">
            <w:rPr>
              <w:rFonts w:ascii="Times New Roman" w:hAnsi="Times New Roman"/>
              <w:color w:val="000000" w:themeColor="text1"/>
              <w:sz w:val="24"/>
            </w:rPr>
          </w:rPrChange>
        </w:rPr>
        <w:t>ë</w:t>
      </w:r>
      <w:r w:rsidRPr="00DB24F5">
        <w:rPr>
          <w:rFonts w:ascii="Times New Roman" w:hAnsi="Times New Roman"/>
          <w:sz w:val="24"/>
          <w:rPrChange w:id="533" w:author="Sokol Çomo" w:date="2025-05-02T08:44:00Z">
            <w:rPr>
              <w:rFonts w:ascii="Times New Roman" w:hAnsi="Times New Roman"/>
              <w:color w:val="000000" w:themeColor="text1"/>
              <w:sz w:val="24"/>
            </w:rPr>
          </w:rPrChange>
        </w:rPr>
        <w:t xml:space="preserve"> subjekti ka deklaruar se </w:t>
      </w:r>
      <w:r w:rsidR="00D5331D" w:rsidRPr="00DB24F5">
        <w:rPr>
          <w:rFonts w:ascii="Times New Roman" w:hAnsi="Times New Roman"/>
          <w:sz w:val="24"/>
          <w:rPrChange w:id="534" w:author="Sokol Çomo" w:date="2025-05-02T08:44:00Z">
            <w:rPr>
              <w:rFonts w:ascii="Times New Roman" w:hAnsi="Times New Roman"/>
              <w:color w:val="000000" w:themeColor="text1"/>
              <w:sz w:val="24"/>
            </w:rPr>
          </w:rPrChange>
        </w:rPr>
        <w:t xml:space="preserve">motrat e </w:t>
      </w:r>
      <w:r w:rsidR="00D02557" w:rsidRPr="00DB24F5">
        <w:rPr>
          <w:rFonts w:ascii="Times New Roman" w:hAnsi="Times New Roman"/>
          <w:sz w:val="24"/>
          <w:rPrChange w:id="535" w:author="Sokol Çomo" w:date="2025-05-02T08:44:00Z">
            <w:rPr>
              <w:rFonts w:ascii="Times New Roman" w:hAnsi="Times New Roman"/>
              <w:color w:val="000000" w:themeColor="text1"/>
              <w:sz w:val="24"/>
            </w:rPr>
          </w:rPrChange>
        </w:rPr>
        <w:t>saj</w:t>
      </w:r>
      <w:r w:rsidRPr="00DB24F5">
        <w:rPr>
          <w:rFonts w:ascii="Times New Roman" w:hAnsi="Times New Roman"/>
          <w:sz w:val="24"/>
          <w:rPrChange w:id="536" w:author="Sokol Çomo" w:date="2025-05-02T08:44:00Z">
            <w:rPr>
              <w:rFonts w:ascii="Times New Roman" w:hAnsi="Times New Roman"/>
              <w:color w:val="000000" w:themeColor="text1"/>
              <w:sz w:val="24"/>
            </w:rPr>
          </w:rPrChange>
        </w:rPr>
        <w:t xml:space="preserve"> kan</w:t>
      </w:r>
      <w:r w:rsidR="001A1779" w:rsidRPr="00DB24F5">
        <w:rPr>
          <w:rFonts w:ascii="Times New Roman" w:hAnsi="Times New Roman"/>
          <w:sz w:val="24"/>
          <w:rPrChange w:id="537" w:author="Sokol Çomo" w:date="2025-05-02T08:44:00Z">
            <w:rPr>
              <w:rFonts w:ascii="Times New Roman" w:hAnsi="Times New Roman"/>
              <w:color w:val="000000" w:themeColor="text1"/>
              <w:sz w:val="24"/>
            </w:rPr>
          </w:rPrChange>
        </w:rPr>
        <w:t>ë</w:t>
      </w:r>
      <w:r w:rsidRPr="00DB24F5">
        <w:rPr>
          <w:rFonts w:ascii="Times New Roman" w:hAnsi="Times New Roman"/>
          <w:sz w:val="24"/>
          <w:rPrChange w:id="538" w:author="Sokol Çomo" w:date="2025-05-02T08:44:00Z">
            <w:rPr>
              <w:rFonts w:ascii="Times New Roman" w:hAnsi="Times New Roman"/>
              <w:color w:val="000000" w:themeColor="text1"/>
              <w:sz w:val="24"/>
            </w:rPr>
          </w:rPrChange>
        </w:rPr>
        <w:t xml:space="preserve"> kontribuuar financiarisht p</w:t>
      </w:r>
      <w:r w:rsidR="001A1779" w:rsidRPr="00DB24F5">
        <w:rPr>
          <w:rFonts w:ascii="Times New Roman" w:hAnsi="Times New Roman"/>
          <w:sz w:val="24"/>
          <w:rPrChange w:id="539" w:author="Sokol Çomo" w:date="2025-05-02T08:44:00Z">
            <w:rPr>
              <w:rFonts w:ascii="Times New Roman" w:hAnsi="Times New Roman"/>
              <w:color w:val="000000" w:themeColor="text1"/>
              <w:sz w:val="24"/>
            </w:rPr>
          </w:rPrChange>
        </w:rPr>
        <w:t>ë</w:t>
      </w:r>
      <w:r w:rsidRPr="00DB24F5">
        <w:rPr>
          <w:rFonts w:ascii="Times New Roman" w:hAnsi="Times New Roman"/>
          <w:sz w:val="24"/>
          <w:rPrChange w:id="540" w:author="Sokol Çomo" w:date="2025-05-02T08:44:00Z">
            <w:rPr>
              <w:rFonts w:ascii="Times New Roman" w:hAnsi="Times New Roman"/>
              <w:color w:val="000000" w:themeColor="text1"/>
              <w:sz w:val="24"/>
            </w:rPr>
          </w:rPrChange>
        </w:rPr>
        <w:t>r prind</w:t>
      </w:r>
      <w:r w:rsidR="001A1779" w:rsidRPr="00DB24F5">
        <w:rPr>
          <w:rFonts w:ascii="Times New Roman" w:hAnsi="Times New Roman"/>
          <w:sz w:val="24"/>
          <w:rPrChange w:id="541" w:author="Sokol Çomo" w:date="2025-05-02T08:44:00Z">
            <w:rPr>
              <w:rFonts w:ascii="Times New Roman" w:hAnsi="Times New Roman"/>
              <w:color w:val="000000" w:themeColor="text1"/>
              <w:sz w:val="24"/>
            </w:rPr>
          </w:rPrChange>
        </w:rPr>
        <w:t>ë</w:t>
      </w:r>
      <w:r w:rsidRPr="00DB24F5">
        <w:rPr>
          <w:rFonts w:ascii="Times New Roman" w:hAnsi="Times New Roman"/>
          <w:sz w:val="24"/>
          <w:rPrChange w:id="542" w:author="Sokol Çomo" w:date="2025-05-02T08:44:00Z">
            <w:rPr>
              <w:rFonts w:ascii="Times New Roman" w:hAnsi="Times New Roman"/>
              <w:color w:val="000000" w:themeColor="text1"/>
              <w:sz w:val="24"/>
            </w:rPr>
          </w:rPrChange>
        </w:rPr>
        <w:t>rit e tyre nd</w:t>
      </w:r>
      <w:r w:rsidR="001A1779" w:rsidRPr="00DB24F5">
        <w:rPr>
          <w:rFonts w:ascii="Times New Roman" w:hAnsi="Times New Roman"/>
          <w:sz w:val="24"/>
          <w:rPrChange w:id="543" w:author="Sokol Çomo" w:date="2025-05-02T08:44:00Z">
            <w:rPr>
              <w:rFonts w:ascii="Times New Roman" w:hAnsi="Times New Roman"/>
              <w:color w:val="000000" w:themeColor="text1"/>
              <w:sz w:val="24"/>
            </w:rPr>
          </w:rPrChange>
        </w:rPr>
        <w:t>ë</w:t>
      </w:r>
      <w:r w:rsidRPr="00DB24F5">
        <w:rPr>
          <w:rFonts w:ascii="Times New Roman" w:hAnsi="Times New Roman"/>
          <w:sz w:val="24"/>
          <w:rPrChange w:id="544" w:author="Sokol Çomo" w:date="2025-05-02T08:44:00Z">
            <w:rPr>
              <w:rFonts w:ascii="Times New Roman" w:hAnsi="Times New Roman"/>
              <w:color w:val="000000" w:themeColor="text1"/>
              <w:sz w:val="24"/>
            </w:rPr>
          </w:rPrChange>
        </w:rPr>
        <w:t>r vite p</w:t>
      </w:r>
      <w:r w:rsidR="001A1779" w:rsidRPr="00DB24F5">
        <w:rPr>
          <w:rFonts w:ascii="Times New Roman" w:hAnsi="Times New Roman"/>
          <w:sz w:val="24"/>
          <w:rPrChange w:id="545" w:author="Sokol Çomo" w:date="2025-05-02T08:44:00Z">
            <w:rPr>
              <w:rFonts w:ascii="Times New Roman" w:hAnsi="Times New Roman"/>
              <w:color w:val="000000" w:themeColor="text1"/>
              <w:sz w:val="24"/>
            </w:rPr>
          </w:rPrChange>
        </w:rPr>
        <w:t>ë</w:t>
      </w:r>
      <w:r w:rsidRPr="00DB24F5">
        <w:rPr>
          <w:rFonts w:ascii="Times New Roman" w:hAnsi="Times New Roman"/>
          <w:sz w:val="24"/>
          <w:rPrChange w:id="546" w:author="Sokol Çomo" w:date="2025-05-02T08:44:00Z">
            <w:rPr>
              <w:rFonts w:ascii="Times New Roman" w:hAnsi="Times New Roman"/>
              <w:color w:val="000000" w:themeColor="text1"/>
              <w:sz w:val="24"/>
            </w:rPr>
          </w:rPrChange>
        </w:rPr>
        <w:t xml:space="preserve">r krijimin e shumave monetare objekt </w:t>
      </w:r>
      <w:r w:rsidR="001A1779" w:rsidRPr="00DB24F5">
        <w:rPr>
          <w:rFonts w:ascii="Times New Roman" w:hAnsi="Times New Roman"/>
          <w:sz w:val="24"/>
          <w:rPrChange w:id="547" w:author="Sokol Çomo" w:date="2025-05-02T08:44:00Z">
            <w:rPr>
              <w:rFonts w:ascii="Times New Roman" w:hAnsi="Times New Roman"/>
              <w:color w:val="000000" w:themeColor="text1"/>
              <w:sz w:val="24"/>
            </w:rPr>
          </w:rPrChange>
        </w:rPr>
        <w:t xml:space="preserve">shqyrtimi </w:t>
      </w:r>
      <w:r w:rsidR="00B7529F" w:rsidRPr="00DB24F5">
        <w:rPr>
          <w:rFonts w:ascii="Times New Roman" w:hAnsi="Times New Roman"/>
          <w:sz w:val="24"/>
          <w:rPrChange w:id="548" w:author="Sokol Çomo" w:date="2025-05-02T08:44:00Z">
            <w:rPr>
              <w:rFonts w:ascii="Times New Roman" w:hAnsi="Times New Roman"/>
              <w:color w:val="000000" w:themeColor="text1"/>
              <w:sz w:val="24"/>
            </w:rPr>
          </w:rPrChange>
        </w:rPr>
        <w:t>(</w:t>
      </w:r>
      <w:r w:rsidR="00DB74FD" w:rsidRPr="00DB24F5">
        <w:rPr>
          <w:rFonts w:ascii="Times New Roman" w:hAnsi="Times New Roman"/>
          <w:sz w:val="24"/>
          <w:rPrChange w:id="549" w:author="Sokol Çomo" w:date="2025-05-02T08:44:00Z">
            <w:rPr>
              <w:rFonts w:ascii="Times New Roman" w:hAnsi="Times New Roman"/>
              <w:color w:val="000000" w:themeColor="text1"/>
              <w:sz w:val="24"/>
            </w:rPr>
          </w:rPrChange>
        </w:rPr>
        <w:t xml:space="preserve"> </w:t>
      </w:r>
      <w:r w:rsidR="00B7529F" w:rsidRPr="00DB24F5">
        <w:rPr>
          <w:rFonts w:ascii="Times New Roman" w:hAnsi="Times New Roman"/>
          <w:sz w:val="24"/>
          <w:rPrChange w:id="550" w:author="Sokol Çomo" w:date="2025-05-02T08:44:00Z">
            <w:rPr>
              <w:rFonts w:ascii="Times New Roman" w:hAnsi="Times New Roman"/>
              <w:color w:val="000000" w:themeColor="text1"/>
              <w:sz w:val="24"/>
            </w:rPr>
          </w:rPrChange>
        </w:rPr>
        <w:t>shum</w:t>
      </w:r>
      <w:r w:rsidR="00837F55" w:rsidRPr="00DB24F5">
        <w:rPr>
          <w:rFonts w:ascii="Times New Roman" w:hAnsi="Times New Roman"/>
          <w:sz w:val="24"/>
          <w:rPrChange w:id="551"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52" w:author="Sokol Çomo" w:date="2025-05-02T08:44:00Z">
            <w:rPr>
              <w:rFonts w:ascii="Times New Roman" w:hAnsi="Times New Roman"/>
              <w:color w:val="000000" w:themeColor="text1"/>
              <w:sz w:val="24"/>
            </w:rPr>
          </w:rPrChange>
        </w:rPr>
        <w:t>n 10.000 euro n</w:t>
      </w:r>
      <w:r w:rsidR="00837F55" w:rsidRPr="00DB24F5">
        <w:rPr>
          <w:rFonts w:ascii="Times New Roman" w:hAnsi="Times New Roman"/>
          <w:sz w:val="24"/>
          <w:rPrChange w:id="553"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54" w:author="Sokol Çomo" w:date="2025-05-02T08:44:00Z">
            <w:rPr>
              <w:rFonts w:ascii="Times New Roman" w:hAnsi="Times New Roman"/>
              <w:color w:val="000000" w:themeColor="text1"/>
              <w:sz w:val="24"/>
            </w:rPr>
          </w:rPrChange>
        </w:rPr>
        <w:t xml:space="preserve"> vitin 2010 t</w:t>
      </w:r>
      <w:r w:rsidR="00DB74FD" w:rsidRPr="00DB24F5">
        <w:rPr>
          <w:rFonts w:ascii="Times New Roman" w:hAnsi="Times New Roman"/>
          <w:sz w:val="24"/>
          <w:rPrChange w:id="555"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56" w:author="Sokol Çomo" w:date="2025-05-02T08:44:00Z">
            <w:rPr>
              <w:rFonts w:ascii="Times New Roman" w:hAnsi="Times New Roman"/>
              <w:color w:val="000000" w:themeColor="text1"/>
              <w:sz w:val="24"/>
            </w:rPr>
          </w:rPrChange>
        </w:rPr>
        <w:t xml:space="preserve"> pretenduara t</w:t>
      </w:r>
      <w:r w:rsidR="00837F55" w:rsidRPr="00DB24F5">
        <w:rPr>
          <w:rFonts w:ascii="Times New Roman" w:hAnsi="Times New Roman"/>
          <w:sz w:val="24"/>
          <w:rPrChange w:id="557"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58" w:author="Sokol Çomo" w:date="2025-05-02T08:44:00Z">
            <w:rPr>
              <w:rFonts w:ascii="Times New Roman" w:hAnsi="Times New Roman"/>
              <w:color w:val="000000" w:themeColor="text1"/>
              <w:sz w:val="24"/>
            </w:rPr>
          </w:rPrChange>
        </w:rPr>
        <w:t xml:space="preserve"> l</w:t>
      </w:r>
      <w:r w:rsidR="00837F55" w:rsidRPr="00DB24F5">
        <w:rPr>
          <w:rFonts w:ascii="Times New Roman" w:hAnsi="Times New Roman"/>
          <w:sz w:val="24"/>
          <w:rPrChange w:id="559"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60" w:author="Sokol Çomo" w:date="2025-05-02T08:44:00Z">
            <w:rPr>
              <w:rFonts w:ascii="Times New Roman" w:hAnsi="Times New Roman"/>
              <w:color w:val="000000" w:themeColor="text1"/>
              <w:sz w:val="24"/>
            </w:rPr>
          </w:rPrChange>
        </w:rPr>
        <w:t>na n</w:t>
      </w:r>
      <w:r w:rsidR="00837F55" w:rsidRPr="00DB24F5">
        <w:rPr>
          <w:rFonts w:ascii="Times New Roman" w:hAnsi="Times New Roman"/>
          <w:sz w:val="24"/>
          <w:rPrChange w:id="561"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62" w:author="Sokol Çomo" w:date="2025-05-02T08:44:00Z">
            <w:rPr>
              <w:rFonts w:ascii="Times New Roman" w:hAnsi="Times New Roman"/>
              <w:color w:val="000000" w:themeColor="text1"/>
              <w:sz w:val="24"/>
            </w:rPr>
          </w:rPrChange>
        </w:rPr>
        <w:t xml:space="preserve"> ruajtje nga bab</w:t>
      </w:r>
      <w:r w:rsidR="00236ECC" w:rsidRPr="00DB24F5">
        <w:rPr>
          <w:rFonts w:ascii="Times New Roman" w:hAnsi="Times New Roman"/>
          <w:sz w:val="24"/>
          <w:rPrChange w:id="563" w:author="Sokol Çomo" w:date="2025-05-02T08:44:00Z">
            <w:rPr>
              <w:rFonts w:ascii="Times New Roman" w:hAnsi="Times New Roman"/>
              <w:color w:val="000000" w:themeColor="text1"/>
              <w:sz w:val="24"/>
            </w:rPr>
          </w:rPrChange>
        </w:rPr>
        <w:t>a</w:t>
      </w:r>
      <w:r w:rsidR="00B7529F" w:rsidRPr="00DB24F5">
        <w:rPr>
          <w:rFonts w:ascii="Times New Roman" w:hAnsi="Times New Roman"/>
          <w:sz w:val="24"/>
          <w:rPrChange w:id="564" w:author="Sokol Çomo" w:date="2025-05-02T08:44:00Z">
            <w:rPr>
              <w:rFonts w:ascii="Times New Roman" w:hAnsi="Times New Roman"/>
              <w:color w:val="000000" w:themeColor="text1"/>
              <w:sz w:val="24"/>
            </w:rPr>
          </w:rPrChange>
        </w:rPr>
        <w:t>i dhe shumat 4.200 euro dhe 900.000 lek</w:t>
      </w:r>
      <w:r w:rsidR="00837F55" w:rsidRPr="00DB24F5">
        <w:rPr>
          <w:rFonts w:ascii="Times New Roman" w:hAnsi="Times New Roman"/>
          <w:sz w:val="24"/>
          <w:rPrChange w:id="565"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66" w:author="Sokol Çomo" w:date="2025-05-02T08:44:00Z">
            <w:rPr>
              <w:rFonts w:ascii="Times New Roman" w:hAnsi="Times New Roman"/>
              <w:color w:val="000000" w:themeColor="text1"/>
              <w:sz w:val="24"/>
            </w:rPr>
          </w:rPrChange>
        </w:rPr>
        <w:t xml:space="preserve"> n</w:t>
      </w:r>
      <w:r w:rsidR="00837F55" w:rsidRPr="00DB24F5">
        <w:rPr>
          <w:rFonts w:ascii="Times New Roman" w:hAnsi="Times New Roman"/>
          <w:sz w:val="24"/>
          <w:rPrChange w:id="567"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68" w:author="Sokol Çomo" w:date="2025-05-02T08:44:00Z">
            <w:rPr>
              <w:rFonts w:ascii="Times New Roman" w:hAnsi="Times New Roman"/>
              <w:color w:val="000000" w:themeColor="text1"/>
              <w:sz w:val="24"/>
            </w:rPr>
          </w:rPrChange>
        </w:rPr>
        <w:t xml:space="preserve"> vitin 2007</w:t>
      </w:r>
      <w:r w:rsidR="00236ECC" w:rsidRPr="00DB24F5">
        <w:rPr>
          <w:rFonts w:ascii="Times New Roman" w:hAnsi="Times New Roman"/>
          <w:sz w:val="24"/>
          <w:rPrChange w:id="569" w:author="Sokol Çomo" w:date="2025-05-02T08:44:00Z">
            <w:rPr>
              <w:rFonts w:ascii="Times New Roman" w:hAnsi="Times New Roman"/>
              <w:color w:val="000000" w:themeColor="text1"/>
              <w:sz w:val="24"/>
            </w:rPr>
          </w:rPrChange>
        </w:rPr>
        <w:t>,</w:t>
      </w:r>
      <w:r w:rsidR="00B7529F" w:rsidRPr="00DB24F5">
        <w:rPr>
          <w:rFonts w:ascii="Times New Roman" w:hAnsi="Times New Roman"/>
          <w:sz w:val="24"/>
          <w:rPrChange w:id="570" w:author="Sokol Çomo" w:date="2025-05-02T08:44:00Z">
            <w:rPr>
              <w:rFonts w:ascii="Times New Roman" w:hAnsi="Times New Roman"/>
              <w:color w:val="000000" w:themeColor="text1"/>
              <w:sz w:val="24"/>
            </w:rPr>
          </w:rPrChange>
        </w:rPr>
        <w:t xml:space="preserve"> si pjes</w:t>
      </w:r>
      <w:r w:rsidR="00DB74FD" w:rsidRPr="00DB24F5">
        <w:rPr>
          <w:rFonts w:ascii="Times New Roman" w:hAnsi="Times New Roman"/>
          <w:sz w:val="24"/>
          <w:rPrChange w:id="571"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72" w:author="Sokol Çomo" w:date="2025-05-02T08:44:00Z">
            <w:rPr>
              <w:rFonts w:ascii="Times New Roman" w:hAnsi="Times New Roman"/>
              <w:color w:val="000000" w:themeColor="text1"/>
              <w:sz w:val="24"/>
            </w:rPr>
          </w:rPrChange>
        </w:rPr>
        <w:t xml:space="preserve"> e t</w:t>
      </w:r>
      <w:r w:rsidR="00837F55" w:rsidRPr="00DB24F5">
        <w:rPr>
          <w:rFonts w:ascii="Times New Roman" w:hAnsi="Times New Roman"/>
          <w:sz w:val="24"/>
          <w:rPrChange w:id="573"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74" w:author="Sokol Çomo" w:date="2025-05-02T08:44:00Z">
            <w:rPr>
              <w:rFonts w:ascii="Times New Roman" w:hAnsi="Times New Roman"/>
              <w:color w:val="000000" w:themeColor="text1"/>
              <w:sz w:val="24"/>
            </w:rPr>
          </w:rPrChange>
        </w:rPr>
        <w:t xml:space="preserve"> ardhurave q</w:t>
      </w:r>
      <w:r w:rsidR="00837F55" w:rsidRPr="00DB24F5">
        <w:rPr>
          <w:rFonts w:ascii="Times New Roman" w:hAnsi="Times New Roman"/>
          <w:sz w:val="24"/>
          <w:rPrChange w:id="575"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76" w:author="Sokol Çomo" w:date="2025-05-02T08:44:00Z">
            <w:rPr>
              <w:rFonts w:ascii="Times New Roman" w:hAnsi="Times New Roman"/>
              <w:color w:val="000000" w:themeColor="text1"/>
              <w:sz w:val="24"/>
            </w:rPr>
          </w:rPrChange>
        </w:rPr>
        <w:t xml:space="preserve"> kan</w:t>
      </w:r>
      <w:r w:rsidR="00837F55" w:rsidRPr="00DB24F5">
        <w:rPr>
          <w:rFonts w:ascii="Times New Roman" w:hAnsi="Times New Roman"/>
          <w:sz w:val="24"/>
          <w:rPrChange w:id="577"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78" w:author="Sokol Çomo" w:date="2025-05-02T08:44:00Z">
            <w:rPr>
              <w:rFonts w:ascii="Times New Roman" w:hAnsi="Times New Roman"/>
              <w:color w:val="000000" w:themeColor="text1"/>
              <w:sz w:val="24"/>
            </w:rPr>
          </w:rPrChange>
        </w:rPr>
        <w:t xml:space="preserve"> sh</w:t>
      </w:r>
      <w:r w:rsidR="00837F55" w:rsidRPr="00DB24F5">
        <w:rPr>
          <w:rFonts w:ascii="Times New Roman" w:hAnsi="Times New Roman"/>
          <w:sz w:val="24"/>
          <w:rPrChange w:id="579"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80" w:author="Sokol Çomo" w:date="2025-05-02T08:44:00Z">
            <w:rPr>
              <w:rFonts w:ascii="Times New Roman" w:hAnsi="Times New Roman"/>
              <w:color w:val="000000" w:themeColor="text1"/>
              <w:sz w:val="24"/>
            </w:rPr>
          </w:rPrChange>
        </w:rPr>
        <w:t>rbyer p</w:t>
      </w:r>
      <w:r w:rsidR="00837F55" w:rsidRPr="00DB24F5">
        <w:rPr>
          <w:rFonts w:ascii="Times New Roman" w:hAnsi="Times New Roman"/>
          <w:sz w:val="24"/>
          <w:rPrChange w:id="581"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82" w:author="Sokol Çomo" w:date="2025-05-02T08:44:00Z">
            <w:rPr>
              <w:rFonts w:ascii="Times New Roman" w:hAnsi="Times New Roman"/>
              <w:color w:val="000000" w:themeColor="text1"/>
              <w:sz w:val="24"/>
            </w:rPr>
          </w:rPrChange>
        </w:rPr>
        <w:t>r shlyerjen e kësteve t</w:t>
      </w:r>
      <w:r w:rsidR="00837F55" w:rsidRPr="00DB24F5">
        <w:rPr>
          <w:rFonts w:ascii="Times New Roman" w:hAnsi="Times New Roman"/>
          <w:sz w:val="24"/>
          <w:rPrChange w:id="583"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84" w:author="Sokol Çomo" w:date="2025-05-02T08:44:00Z">
            <w:rPr>
              <w:rFonts w:ascii="Times New Roman" w:hAnsi="Times New Roman"/>
              <w:color w:val="000000" w:themeColor="text1"/>
              <w:sz w:val="24"/>
            </w:rPr>
          </w:rPrChange>
        </w:rPr>
        <w:t xml:space="preserve"> apartamentit n</w:t>
      </w:r>
      <w:r w:rsidR="00837F55" w:rsidRPr="00DB24F5">
        <w:rPr>
          <w:rFonts w:ascii="Times New Roman" w:hAnsi="Times New Roman"/>
          <w:sz w:val="24"/>
          <w:rPrChange w:id="585"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86" w:author="Sokol Çomo" w:date="2025-05-02T08:44:00Z">
            <w:rPr>
              <w:rFonts w:ascii="Times New Roman" w:hAnsi="Times New Roman"/>
              <w:color w:val="000000" w:themeColor="text1"/>
              <w:sz w:val="24"/>
            </w:rPr>
          </w:rPrChange>
        </w:rPr>
        <w:t xml:space="preserve"> Tiran</w:t>
      </w:r>
      <w:r w:rsidR="00837F55" w:rsidRPr="00DB24F5">
        <w:rPr>
          <w:rFonts w:ascii="Times New Roman" w:hAnsi="Times New Roman"/>
          <w:sz w:val="24"/>
          <w:rPrChange w:id="587"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588" w:author="Sokol Çomo" w:date="2025-05-02T08:44:00Z">
            <w:rPr>
              <w:rFonts w:ascii="Times New Roman" w:hAnsi="Times New Roman"/>
              <w:color w:val="000000" w:themeColor="text1"/>
              <w:sz w:val="24"/>
            </w:rPr>
          </w:rPrChange>
        </w:rPr>
        <w:t>)</w:t>
      </w:r>
      <w:r w:rsidR="00236ECC" w:rsidRPr="00DB24F5">
        <w:rPr>
          <w:rFonts w:ascii="Times New Roman" w:hAnsi="Times New Roman"/>
          <w:sz w:val="24"/>
          <w:rPrChange w:id="589" w:author="Sokol Çomo" w:date="2025-05-02T08:44:00Z">
            <w:rPr>
              <w:rFonts w:ascii="Times New Roman" w:hAnsi="Times New Roman"/>
              <w:color w:val="000000" w:themeColor="text1"/>
              <w:sz w:val="24"/>
            </w:rPr>
          </w:rPrChange>
        </w:rPr>
        <w:t>,</w:t>
      </w:r>
      <w:r w:rsidR="00B7529F" w:rsidRPr="00DB24F5">
        <w:rPr>
          <w:rFonts w:ascii="Times New Roman" w:hAnsi="Times New Roman"/>
          <w:sz w:val="24"/>
          <w:rPrChange w:id="590" w:author="Sokol Çomo" w:date="2025-05-02T08:44:00Z">
            <w:rPr>
              <w:rFonts w:ascii="Times New Roman" w:hAnsi="Times New Roman"/>
              <w:color w:val="000000" w:themeColor="text1"/>
              <w:sz w:val="24"/>
            </w:rPr>
          </w:rPrChange>
        </w:rPr>
        <w:t xml:space="preserve"> </w:t>
      </w:r>
      <w:r w:rsidR="001A1779" w:rsidRPr="00DB24F5">
        <w:rPr>
          <w:rFonts w:ascii="Times New Roman" w:hAnsi="Times New Roman"/>
          <w:sz w:val="24"/>
          <w:rPrChange w:id="591" w:author="Sokol Çomo" w:date="2025-05-02T08:44:00Z">
            <w:rPr>
              <w:rFonts w:ascii="Times New Roman" w:hAnsi="Times New Roman"/>
              <w:color w:val="000000" w:themeColor="text1"/>
              <w:sz w:val="24"/>
            </w:rPr>
          </w:rPrChange>
        </w:rPr>
        <w:t xml:space="preserve">ka qenë </w:t>
      </w:r>
      <w:del w:id="592" w:author="Sokol Çomo" w:date="2025-05-02T08:44:00Z">
        <w:r w:rsidR="001A1779" w:rsidRPr="00DB74FD">
          <w:rPr>
            <w:rFonts w:ascii="Times New Roman" w:hAnsi="Times New Roman" w:cs="Times New Roman"/>
            <w:color w:val="000000" w:themeColor="text1"/>
            <w:sz w:val="24"/>
            <w:szCs w:val="24"/>
          </w:rPr>
          <w:delText>në interesin</w:delText>
        </w:r>
      </w:del>
      <w:ins w:id="593" w:author="Sokol Çomo" w:date="2025-05-02T08:44:00Z">
        <w:r w:rsidR="00723843" w:rsidRPr="00DB24F5">
          <w:rPr>
            <w:rFonts w:ascii="Times New Roman" w:hAnsi="Times New Roman" w:cs="Times New Roman"/>
            <w:sz w:val="24"/>
            <w:szCs w:val="24"/>
          </w:rPr>
          <w:t>detyr</w:t>
        </w:r>
        <w:r w:rsidR="00226037" w:rsidRPr="00DB24F5">
          <w:rPr>
            <w:rFonts w:ascii="Times New Roman" w:hAnsi="Times New Roman" w:cs="Times New Roman"/>
            <w:sz w:val="24"/>
            <w:szCs w:val="24"/>
          </w:rPr>
          <w:t>ë</w:t>
        </w:r>
      </w:ins>
      <w:r w:rsidR="00723843" w:rsidRPr="00DB24F5">
        <w:rPr>
          <w:rFonts w:ascii="Times New Roman" w:hAnsi="Times New Roman"/>
          <w:sz w:val="24"/>
          <w:rPrChange w:id="594" w:author="Sokol Çomo" w:date="2025-05-02T08:44:00Z">
            <w:rPr>
              <w:rFonts w:ascii="Times New Roman" w:hAnsi="Times New Roman"/>
              <w:color w:val="000000" w:themeColor="text1"/>
              <w:sz w:val="24"/>
            </w:rPr>
          </w:rPrChange>
        </w:rPr>
        <w:t xml:space="preserve"> </w:t>
      </w:r>
      <w:r w:rsidR="001A1779" w:rsidRPr="00DB24F5">
        <w:rPr>
          <w:rFonts w:ascii="Times New Roman" w:hAnsi="Times New Roman"/>
          <w:sz w:val="24"/>
          <w:rPrChange w:id="595" w:author="Sokol Çomo" w:date="2025-05-02T08:44:00Z">
            <w:rPr>
              <w:rFonts w:ascii="Times New Roman" w:hAnsi="Times New Roman"/>
              <w:color w:val="000000" w:themeColor="text1"/>
              <w:sz w:val="24"/>
            </w:rPr>
          </w:rPrChange>
        </w:rPr>
        <w:t xml:space="preserve">e saj që të </w:t>
      </w:r>
      <w:r w:rsidR="002F5C4D" w:rsidRPr="00DB24F5">
        <w:rPr>
          <w:rFonts w:ascii="Times New Roman" w:hAnsi="Times New Roman"/>
          <w:sz w:val="24"/>
          <w:rPrChange w:id="596" w:author="Sokol Çomo" w:date="2025-05-02T08:44:00Z">
            <w:rPr>
              <w:rFonts w:ascii="Times New Roman" w:hAnsi="Times New Roman"/>
              <w:color w:val="000000" w:themeColor="text1"/>
              <w:sz w:val="24"/>
            </w:rPr>
          </w:rPrChange>
        </w:rPr>
        <w:t>paraqiste</w:t>
      </w:r>
      <w:r w:rsidR="001A1779" w:rsidRPr="00DB24F5">
        <w:rPr>
          <w:rFonts w:ascii="Times New Roman" w:hAnsi="Times New Roman"/>
          <w:sz w:val="24"/>
          <w:rPrChange w:id="597" w:author="Sokol Çomo" w:date="2025-05-02T08:44:00Z">
            <w:rPr>
              <w:rFonts w:ascii="Times New Roman" w:hAnsi="Times New Roman"/>
              <w:color w:val="000000" w:themeColor="text1"/>
              <w:sz w:val="24"/>
            </w:rPr>
          </w:rPrChange>
        </w:rPr>
        <w:t xml:space="preserve"> </w:t>
      </w:r>
      <w:r w:rsidR="002F5C4D" w:rsidRPr="00DB24F5">
        <w:rPr>
          <w:rFonts w:ascii="Times New Roman" w:hAnsi="Times New Roman"/>
          <w:sz w:val="24"/>
          <w:rPrChange w:id="598" w:author="Sokol Çomo" w:date="2025-05-02T08:44:00Z">
            <w:rPr>
              <w:rFonts w:ascii="Times New Roman" w:hAnsi="Times New Roman"/>
              <w:color w:val="000000" w:themeColor="text1"/>
              <w:sz w:val="24"/>
            </w:rPr>
          </w:rPrChange>
        </w:rPr>
        <w:t>mjaftueshëm</w:t>
      </w:r>
      <w:r w:rsidR="001A1779" w:rsidRPr="00DB24F5">
        <w:rPr>
          <w:rFonts w:ascii="Times New Roman" w:hAnsi="Times New Roman"/>
          <w:sz w:val="24"/>
          <w:rPrChange w:id="599" w:author="Sokol Çomo" w:date="2025-05-02T08:44:00Z">
            <w:rPr>
              <w:rFonts w:ascii="Times New Roman" w:hAnsi="Times New Roman"/>
              <w:color w:val="000000" w:themeColor="text1"/>
              <w:sz w:val="24"/>
            </w:rPr>
          </w:rPrChange>
        </w:rPr>
        <w:t xml:space="preserve"> prova si dhe të shpjegonte </w:t>
      </w:r>
      <w:r w:rsidR="002F5C4D" w:rsidRPr="00DB24F5">
        <w:rPr>
          <w:rFonts w:ascii="Times New Roman" w:hAnsi="Times New Roman"/>
          <w:sz w:val="24"/>
          <w:rPrChange w:id="600" w:author="Sokol Çomo" w:date="2025-05-02T08:44:00Z">
            <w:rPr>
              <w:rFonts w:ascii="Times New Roman" w:hAnsi="Times New Roman"/>
              <w:color w:val="000000" w:themeColor="text1"/>
              <w:sz w:val="24"/>
            </w:rPr>
          </w:rPrChange>
        </w:rPr>
        <w:t>bindshëm</w:t>
      </w:r>
      <w:r w:rsidR="001A1779" w:rsidRPr="00DB24F5">
        <w:rPr>
          <w:rFonts w:ascii="Times New Roman" w:hAnsi="Times New Roman"/>
          <w:sz w:val="24"/>
          <w:rPrChange w:id="601" w:author="Sokol Çomo" w:date="2025-05-02T08:44:00Z">
            <w:rPr>
              <w:rFonts w:ascii="Times New Roman" w:hAnsi="Times New Roman"/>
              <w:color w:val="000000" w:themeColor="text1"/>
              <w:sz w:val="24"/>
            </w:rPr>
          </w:rPrChange>
        </w:rPr>
        <w:t xml:space="preserve"> burimin e</w:t>
      </w:r>
      <w:r w:rsidR="00C333D2" w:rsidRPr="00DB24F5">
        <w:rPr>
          <w:rFonts w:ascii="Times New Roman" w:hAnsi="Times New Roman"/>
          <w:sz w:val="24"/>
          <w:rPrChange w:id="602" w:author="Sokol Çomo" w:date="2025-05-02T08:44:00Z">
            <w:rPr>
              <w:rFonts w:ascii="Times New Roman" w:hAnsi="Times New Roman"/>
              <w:color w:val="000000" w:themeColor="text1"/>
              <w:sz w:val="24"/>
            </w:rPr>
          </w:rPrChange>
        </w:rPr>
        <w:t xml:space="preserve"> </w:t>
      </w:r>
      <w:r w:rsidR="001A1779" w:rsidRPr="00DB24F5">
        <w:rPr>
          <w:rFonts w:ascii="Times New Roman" w:hAnsi="Times New Roman"/>
          <w:sz w:val="24"/>
          <w:rPrChange w:id="603" w:author="Sokol Çomo" w:date="2025-05-02T08:44:00Z">
            <w:rPr>
              <w:rFonts w:ascii="Times New Roman" w:hAnsi="Times New Roman"/>
              <w:color w:val="000000" w:themeColor="text1"/>
              <w:sz w:val="24"/>
            </w:rPr>
          </w:rPrChange>
        </w:rPr>
        <w:t xml:space="preserve">të </w:t>
      </w:r>
      <w:r w:rsidR="002F5C4D" w:rsidRPr="00DB24F5">
        <w:rPr>
          <w:rFonts w:ascii="Times New Roman" w:hAnsi="Times New Roman"/>
          <w:sz w:val="24"/>
          <w:rPrChange w:id="604" w:author="Sokol Çomo" w:date="2025-05-02T08:44:00Z">
            <w:rPr>
              <w:rFonts w:ascii="Times New Roman" w:hAnsi="Times New Roman"/>
              <w:color w:val="000000" w:themeColor="text1"/>
              <w:sz w:val="24"/>
            </w:rPr>
          </w:rPrChange>
        </w:rPr>
        <w:t>ardhurave</w:t>
      </w:r>
      <w:r w:rsidR="001A1779" w:rsidRPr="00DB24F5">
        <w:rPr>
          <w:rFonts w:ascii="Times New Roman" w:hAnsi="Times New Roman"/>
          <w:sz w:val="24"/>
          <w:rPrChange w:id="605" w:author="Sokol Çomo" w:date="2025-05-02T08:44:00Z">
            <w:rPr>
              <w:rFonts w:ascii="Times New Roman" w:hAnsi="Times New Roman"/>
              <w:color w:val="000000" w:themeColor="text1"/>
              <w:sz w:val="24"/>
            </w:rPr>
          </w:rPrChange>
        </w:rPr>
        <w:t xml:space="preserve"> </w:t>
      </w:r>
      <w:r w:rsidR="00C333D2" w:rsidRPr="00DB24F5">
        <w:rPr>
          <w:rFonts w:ascii="Times New Roman" w:hAnsi="Times New Roman"/>
          <w:sz w:val="24"/>
          <w:rPrChange w:id="606" w:author="Sokol Çomo" w:date="2025-05-02T08:44:00Z">
            <w:rPr>
              <w:rFonts w:ascii="Times New Roman" w:hAnsi="Times New Roman"/>
              <w:color w:val="000000" w:themeColor="text1"/>
              <w:sz w:val="24"/>
            </w:rPr>
          </w:rPrChange>
        </w:rPr>
        <w:t xml:space="preserve">të </w:t>
      </w:r>
      <w:r w:rsidR="003F5F59" w:rsidRPr="00DB24F5">
        <w:rPr>
          <w:rFonts w:ascii="Times New Roman" w:hAnsi="Times New Roman"/>
          <w:sz w:val="24"/>
          <w:rPrChange w:id="607" w:author="Sokol Çomo" w:date="2025-05-02T08:44:00Z">
            <w:rPr>
              <w:rFonts w:ascii="Times New Roman" w:hAnsi="Times New Roman"/>
              <w:color w:val="000000" w:themeColor="text1"/>
              <w:sz w:val="24"/>
            </w:rPr>
          </w:rPrChange>
        </w:rPr>
        <w:t>deklaruara n</w:t>
      </w:r>
      <w:r w:rsidR="00C7758A" w:rsidRPr="00DB24F5">
        <w:rPr>
          <w:rFonts w:ascii="Times New Roman" w:hAnsi="Times New Roman"/>
          <w:sz w:val="24"/>
          <w:rPrChange w:id="608" w:author="Sokol Çomo" w:date="2025-05-02T08:44:00Z">
            <w:rPr>
              <w:rFonts w:ascii="Times New Roman" w:hAnsi="Times New Roman"/>
              <w:color w:val="000000" w:themeColor="text1"/>
              <w:sz w:val="24"/>
            </w:rPr>
          </w:rPrChange>
        </w:rPr>
        <w:t>ë</w:t>
      </w:r>
      <w:r w:rsidR="003F5F59" w:rsidRPr="00DB24F5">
        <w:rPr>
          <w:rFonts w:ascii="Times New Roman" w:hAnsi="Times New Roman"/>
          <w:sz w:val="24"/>
          <w:rPrChange w:id="609" w:author="Sokol Çomo" w:date="2025-05-02T08:44:00Z">
            <w:rPr>
              <w:rFonts w:ascii="Times New Roman" w:hAnsi="Times New Roman"/>
              <w:color w:val="000000" w:themeColor="text1"/>
              <w:sz w:val="24"/>
            </w:rPr>
          </w:rPrChange>
        </w:rPr>
        <w:t xml:space="preserve"> deklarat</w:t>
      </w:r>
      <w:r w:rsidR="00C7758A" w:rsidRPr="00DB24F5">
        <w:rPr>
          <w:rFonts w:ascii="Times New Roman" w:hAnsi="Times New Roman"/>
          <w:sz w:val="24"/>
          <w:rPrChange w:id="610" w:author="Sokol Çomo" w:date="2025-05-02T08:44:00Z">
            <w:rPr>
              <w:rFonts w:ascii="Times New Roman" w:hAnsi="Times New Roman"/>
              <w:color w:val="000000" w:themeColor="text1"/>
              <w:sz w:val="24"/>
            </w:rPr>
          </w:rPrChange>
        </w:rPr>
        <w:t>ë</w:t>
      </w:r>
      <w:r w:rsidR="003F5F59" w:rsidRPr="00DB24F5">
        <w:rPr>
          <w:rFonts w:ascii="Times New Roman" w:hAnsi="Times New Roman"/>
          <w:sz w:val="24"/>
          <w:rPrChange w:id="611" w:author="Sokol Çomo" w:date="2025-05-02T08:44:00Z">
            <w:rPr>
              <w:rFonts w:ascii="Times New Roman" w:hAnsi="Times New Roman"/>
              <w:color w:val="000000" w:themeColor="text1"/>
              <w:sz w:val="24"/>
            </w:rPr>
          </w:rPrChange>
        </w:rPr>
        <w:t xml:space="preserve">n </w:t>
      </w:r>
      <w:proofErr w:type="spellStart"/>
      <w:r w:rsidR="003F5F59" w:rsidRPr="00DB24F5">
        <w:rPr>
          <w:rFonts w:ascii="Times New Roman" w:hAnsi="Times New Roman"/>
          <w:i/>
          <w:sz w:val="24"/>
          <w:rPrChange w:id="612" w:author="Sokol Çomo" w:date="2025-05-02T08:44:00Z">
            <w:rPr>
              <w:rFonts w:ascii="Times New Roman" w:hAnsi="Times New Roman"/>
              <w:i/>
              <w:color w:val="000000" w:themeColor="text1"/>
              <w:sz w:val="24"/>
            </w:rPr>
          </w:rPrChange>
        </w:rPr>
        <w:t>vetting</w:t>
      </w:r>
      <w:proofErr w:type="spellEnd"/>
      <w:r w:rsidR="003F5F59" w:rsidRPr="00DB24F5">
        <w:rPr>
          <w:rFonts w:ascii="Times New Roman" w:hAnsi="Times New Roman"/>
          <w:sz w:val="24"/>
          <w:rPrChange w:id="613" w:author="Sokol Çomo" w:date="2025-05-02T08:44:00Z">
            <w:rPr>
              <w:rFonts w:ascii="Times New Roman" w:hAnsi="Times New Roman"/>
              <w:color w:val="000000" w:themeColor="text1"/>
              <w:sz w:val="24"/>
            </w:rPr>
          </w:rPrChange>
        </w:rPr>
        <w:t xml:space="preserve"> nga </w:t>
      </w:r>
      <w:r w:rsidR="001A1779" w:rsidRPr="00DB24F5">
        <w:rPr>
          <w:rFonts w:ascii="Times New Roman" w:hAnsi="Times New Roman"/>
          <w:sz w:val="24"/>
          <w:rPrChange w:id="614" w:author="Sokol Çomo" w:date="2025-05-02T08:44:00Z">
            <w:rPr>
              <w:rFonts w:ascii="Times New Roman" w:hAnsi="Times New Roman"/>
              <w:color w:val="000000" w:themeColor="text1"/>
              <w:sz w:val="24"/>
            </w:rPr>
          </w:rPrChange>
        </w:rPr>
        <w:t>subjekti</w:t>
      </w:r>
      <w:r w:rsidR="003F5F59" w:rsidRPr="00DB24F5">
        <w:rPr>
          <w:rFonts w:ascii="Times New Roman" w:hAnsi="Times New Roman"/>
          <w:sz w:val="24"/>
          <w:rPrChange w:id="615" w:author="Sokol Çomo" w:date="2025-05-02T08:44:00Z">
            <w:rPr>
              <w:rFonts w:ascii="Times New Roman" w:hAnsi="Times New Roman"/>
              <w:color w:val="000000" w:themeColor="text1"/>
              <w:sz w:val="24"/>
            </w:rPr>
          </w:rPrChange>
        </w:rPr>
        <w:t xml:space="preserve"> dhe</w:t>
      </w:r>
      <w:r w:rsidR="00B7529F" w:rsidRPr="00DB24F5">
        <w:rPr>
          <w:rFonts w:ascii="Times New Roman" w:hAnsi="Times New Roman"/>
          <w:sz w:val="24"/>
          <w:rPrChange w:id="616" w:author="Sokol Çomo" w:date="2025-05-02T08:44:00Z">
            <w:rPr>
              <w:rFonts w:ascii="Times New Roman" w:hAnsi="Times New Roman"/>
              <w:color w:val="000000" w:themeColor="text1"/>
              <w:sz w:val="24"/>
            </w:rPr>
          </w:rPrChange>
        </w:rPr>
        <w:t xml:space="preserve"> </w:t>
      </w:r>
      <w:r w:rsidR="00837F55" w:rsidRPr="00DB24F5">
        <w:rPr>
          <w:rFonts w:ascii="Times New Roman" w:hAnsi="Times New Roman"/>
          <w:sz w:val="24"/>
          <w:rPrChange w:id="617" w:author="Sokol Çomo" w:date="2025-05-02T08:44:00Z">
            <w:rPr>
              <w:rFonts w:ascii="Times New Roman" w:hAnsi="Times New Roman"/>
              <w:color w:val="000000" w:themeColor="text1"/>
              <w:sz w:val="24"/>
            </w:rPr>
          </w:rPrChange>
        </w:rPr>
        <w:t>bashkëshorti</w:t>
      </w:r>
      <w:r w:rsidR="003F5F59" w:rsidRPr="00DB24F5">
        <w:rPr>
          <w:rFonts w:ascii="Times New Roman" w:hAnsi="Times New Roman"/>
          <w:sz w:val="24"/>
          <w:rPrChange w:id="618" w:author="Sokol Çomo" w:date="2025-05-02T08:44:00Z">
            <w:rPr>
              <w:rFonts w:ascii="Times New Roman" w:hAnsi="Times New Roman"/>
              <w:color w:val="000000" w:themeColor="text1"/>
              <w:sz w:val="24"/>
            </w:rPr>
          </w:rPrChange>
        </w:rPr>
        <w:t xml:space="preserve"> i </w:t>
      </w:r>
      <w:r w:rsidR="00B7529F" w:rsidRPr="00DB24F5">
        <w:rPr>
          <w:rFonts w:ascii="Times New Roman" w:hAnsi="Times New Roman"/>
          <w:sz w:val="24"/>
          <w:rPrChange w:id="619" w:author="Sokol Çomo" w:date="2025-05-02T08:44:00Z">
            <w:rPr>
              <w:rFonts w:ascii="Times New Roman" w:hAnsi="Times New Roman"/>
              <w:color w:val="000000" w:themeColor="text1"/>
              <w:sz w:val="24"/>
            </w:rPr>
          </w:rPrChange>
        </w:rPr>
        <w:t>saj (s</w:t>
      </w:r>
      <w:r w:rsidR="002D1B3B" w:rsidRPr="00DB24F5">
        <w:rPr>
          <w:rFonts w:ascii="Times New Roman" w:hAnsi="Times New Roman"/>
          <w:sz w:val="24"/>
          <w:rPrChange w:id="620" w:author="Sokol Çomo" w:date="2025-05-02T08:44:00Z">
            <w:rPr>
              <w:rFonts w:ascii="Times New Roman" w:hAnsi="Times New Roman"/>
              <w:color w:val="000000" w:themeColor="text1"/>
              <w:sz w:val="24"/>
            </w:rPr>
          </w:rPrChange>
        </w:rPr>
        <w:t>h</w:t>
      </w:r>
      <w:r w:rsidR="00B7529F" w:rsidRPr="00DB24F5">
        <w:rPr>
          <w:rFonts w:ascii="Times New Roman" w:hAnsi="Times New Roman"/>
          <w:sz w:val="24"/>
          <w:rPrChange w:id="621" w:author="Sokol Çomo" w:date="2025-05-02T08:44:00Z">
            <w:rPr>
              <w:rFonts w:ascii="Times New Roman" w:hAnsi="Times New Roman"/>
              <w:color w:val="000000" w:themeColor="text1"/>
              <w:sz w:val="24"/>
            </w:rPr>
          </w:rPrChange>
        </w:rPr>
        <w:t xml:space="preserve">uma 10.000 euro) si dhe </w:t>
      </w:r>
      <w:r w:rsidR="00C333D2" w:rsidRPr="00DB24F5">
        <w:rPr>
          <w:rFonts w:ascii="Times New Roman" w:hAnsi="Times New Roman"/>
          <w:sz w:val="24"/>
          <w:rPrChange w:id="622" w:author="Sokol Çomo" w:date="2025-05-02T08:44:00Z">
            <w:rPr>
              <w:rFonts w:ascii="Times New Roman" w:hAnsi="Times New Roman"/>
              <w:color w:val="000000" w:themeColor="text1"/>
              <w:sz w:val="24"/>
            </w:rPr>
          </w:rPrChange>
        </w:rPr>
        <w:t xml:space="preserve">justifikimin e të ardhurave që kanë shërbyer </w:t>
      </w:r>
      <w:r w:rsidR="00B7529F" w:rsidRPr="00DB24F5">
        <w:rPr>
          <w:rFonts w:ascii="Times New Roman" w:hAnsi="Times New Roman"/>
          <w:sz w:val="24"/>
          <w:rPrChange w:id="623" w:author="Sokol Çomo" w:date="2025-05-02T08:44:00Z">
            <w:rPr>
              <w:rFonts w:ascii="Times New Roman" w:hAnsi="Times New Roman"/>
              <w:color w:val="000000" w:themeColor="text1"/>
              <w:sz w:val="24"/>
            </w:rPr>
          </w:rPrChange>
        </w:rPr>
        <w:t>p</w:t>
      </w:r>
      <w:r w:rsidR="00837F55" w:rsidRPr="00DB24F5">
        <w:rPr>
          <w:rFonts w:ascii="Times New Roman" w:hAnsi="Times New Roman"/>
          <w:sz w:val="24"/>
          <w:rPrChange w:id="624" w:author="Sokol Çomo" w:date="2025-05-02T08:44:00Z">
            <w:rPr>
              <w:rFonts w:ascii="Times New Roman" w:hAnsi="Times New Roman"/>
              <w:color w:val="000000" w:themeColor="text1"/>
              <w:sz w:val="24"/>
            </w:rPr>
          </w:rPrChange>
        </w:rPr>
        <w:t>ë</w:t>
      </w:r>
      <w:r w:rsidR="00B7529F" w:rsidRPr="00DB24F5">
        <w:rPr>
          <w:rFonts w:ascii="Times New Roman" w:hAnsi="Times New Roman"/>
          <w:sz w:val="24"/>
          <w:rPrChange w:id="625" w:author="Sokol Çomo" w:date="2025-05-02T08:44:00Z">
            <w:rPr>
              <w:rFonts w:ascii="Times New Roman" w:hAnsi="Times New Roman"/>
              <w:color w:val="000000" w:themeColor="text1"/>
              <w:sz w:val="24"/>
            </w:rPr>
          </w:rPrChange>
        </w:rPr>
        <w:t xml:space="preserve">r krijimin e </w:t>
      </w:r>
      <w:r w:rsidR="00C333D2" w:rsidRPr="00DB24F5">
        <w:rPr>
          <w:rFonts w:ascii="Times New Roman" w:hAnsi="Times New Roman"/>
          <w:sz w:val="24"/>
          <w:rPrChange w:id="626" w:author="Sokol Çomo" w:date="2025-05-02T08:44:00Z">
            <w:rPr>
              <w:rFonts w:ascii="Times New Roman" w:hAnsi="Times New Roman"/>
              <w:color w:val="000000" w:themeColor="text1"/>
              <w:sz w:val="24"/>
            </w:rPr>
          </w:rPrChange>
        </w:rPr>
        <w:t>apartamentit të banimit në Tiranë,</w:t>
      </w:r>
      <w:r w:rsidR="00B7529F" w:rsidRPr="00DB24F5">
        <w:rPr>
          <w:rFonts w:ascii="Times New Roman" w:hAnsi="Times New Roman"/>
          <w:sz w:val="24"/>
          <w:rPrChange w:id="627" w:author="Sokol Çomo" w:date="2025-05-02T08:44:00Z">
            <w:rPr>
              <w:rFonts w:ascii="Times New Roman" w:hAnsi="Times New Roman"/>
              <w:color w:val="000000" w:themeColor="text1"/>
              <w:sz w:val="24"/>
            </w:rPr>
          </w:rPrChange>
        </w:rPr>
        <w:t xml:space="preserve"> </w:t>
      </w:r>
      <w:r w:rsidR="003F5F59" w:rsidRPr="00DB24F5">
        <w:rPr>
          <w:rFonts w:ascii="Times New Roman" w:hAnsi="Times New Roman"/>
          <w:sz w:val="24"/>
          <w:rPrChange w:id="628" w:author="Sokol Çomo" w:date="2025-05-02T08:44:00Z">
            <w:rPr>
              <w:rFonts w:ascii="Times New Roman" w:hAnsi="Times New Roman"/>
              <w:color w:val="000000" w:themeColor="text1"/>
              <w:sz w:val="24"/>
            </w:rPr>
          </w:rPrChange>
        </w:rPr>
        <w:t>p</w:t>
      </w:r>
      <w:r w:rsidR="00C7758A" w:rsidRPr="00DB24F5">
        <w:rPr>
          <w:rFonts w:ascii="Times New Roman" w:hAnsi="Times New Roman"/>
          <w:sz w:val="24"/>
          <w:rPrChange w:id="629" w:author="Sokol Çomo" w:date="2025-05-02T08:44:00Z">
            <w:rPr>
              <w:rFonts w:ascii="Times New Roman" w:hAnsi="Times New Roman"/>
              <w:color w:val="000000" w:themeColor="text1"/>
              <w:sz w:val="24"/>
            </w:rPr>
          </w:rPrChange>
        </w:rPr>
        <w:t>ë</w:t>
      </w:r>
      <w:r w:rsidR="003F5F59" w:rsidRPr="00DB24F5">
        <w:rPr>
          <w:rFonts w:ascii="Times New Roman" w:hAnsi="Times New Roman"/>
          <w:sz w:val="24"/>
          <w:rPrChange w:id="630" w:author="Sokol Çomo" w:date="2025-05-02T08:44:00Z">
            <w:rPr>
              <w:rFonts w:ascii="Times New Roman" w:hAnsi="Times New Roman"/>
              <w:color w:val="000000" w:themeColor="text1"/>
              <w:sz w:val="24"/>
            </w:rPr>
          </w:rPrChange>
        </w:rPr>
        <w:t>r t</w:t>
      </w:r>
      <w:r w:rsidR="00C7758A" w:rsidRPr="00DB24F5">
        <w:rPr>
          <w:rFonts w:ascii="Times New Roman" w:hAnsi="Times New Roman"/>
          <w:sz w:val="24"/>
          <w:rPrChange w:id="631" w:author="Sokol Çomo" w:date="2025-05-02T08:44:00Z">
            <w:rPr>
              <w:rFonts w:ascii="Times New Roman" w:hAnsi="Times New Roman"/>
              <w:color w:val="000000" w:themeColor="text1"/>
              <w:sz w:val="24"/>
            </w:rPr>
          </w:rPrChange>
        </w:rPr>
        <w:t>ë</w:t>
      </w:r>
      <w:r w:rsidR="003F5F59" w:rsidRPr="00DB24F5">
        <w:rPr>
          <w:rFonts w:ascii="Times New Roman" w:hAnsi="Times New Roman"/>
          <w:sz w:val="24"/>
          <w:rPrChange w:id="632" w:author="Sokol Çomo" w:date="2025-05-02T08:44:00Z">
            <w:rPr>
              <w:rFonts w:ascii="Times New Roman" w:hAnsi="Times New Roman"/>
              <w:color w:val="000000" w:themeColor="text1"/>
              <w:sz w:val="24"/>
            </w:rPr>
          </w:rPrChange>
        </w:rPr>
        <w:t xml:space="preserve"> ci</w:t>
      </w:r>
      <w:r w:rsidR="00C333D2" w:rsidRPr="00DB24F5">
        <w:rPr>
          <w:rFonts w:ascii="Times New Roman" w:hAnsi="Times New Roman"/>
          <w:sz w:val="24"/>
          <w:rPrChange w:id="633" w:author="Sokol Çomo" w:date="2025-05-02T08:44:00Z">
            <w:rPr>
              <w:rFonts w:ascii="Times New Roman" w:hAnsi="Times New Roman"/>
              <w:color w:val="000000" w:themeColor="text1"/>
              <w:sz w:val="24"/>
            </w:rPr>
          </w:rPrChange>
        </w:rPr>
        <w:t xml:space="preserve">lin </w:t>
      </w:r>
      <w:r w:rsidR="003F5F59" w:rsidRPr="00DB24F5">
        <w:rPr>
          <w:rFonts w:ascii="Times New Roman" w:hAnsi="Times New Roman"/>
          <w:sz w:val="24"/>
          <w:rPrChange w:id="634" w:author="Sokol Çomo" w:date="2025-05-02T08:44:00Z">
            <w:rPr>
              <w:rFonts w:ascii="Times New Roman" w:hAnsi="Times New Roman"/>
              <w:color w:val="000000" w:themeColor="text1"/>
              <w:sz w:val="24"/>
            </w:rPr>
          </w:rPrChange>
        </w:rPr>
        <w:t>jan</w:t>
      </w:r>
      <w:r w:rsidR="00C7758A" w:rsidRPr="00DB24F5">
        <w:rPr>
          <w:rFonts w:ascii="Times New Roman" w:hAnsi="Times New Roman"/>
          <w:sz w:val="24"/>
          <w:rPrChange w:id="635" w:author="Sokol Çomo" w:date="2025-05-02T08:44:00Z">
            <w:rPr>
              <w:rFonts w:ascii="Times New Roman" w:hAnsi="Times New Roman"/>
              <w:color w:val="000000" w:themeColor="text1"/>
              <w:sz w:val="24"/>
            </w:rPr>
          </w:rPrChange>
        </w:rPr>
        <w:t>ë</w:t>
      </w:r>
      <w:r w:rsidR="003F5F59" w:rsidRPr="00DB24F5">
        <w:rPr>
          <w:rFonts w:ascii="Times New Roman" w:hAnsi="Times New Roman"/>
          <w:sz w:val="24"/>
          <w:rPrChange w:id="636" w:author="Sokol Çomo" w:date="2025-05-02T08:44:00Z">
            <w:rPr>
              <w:rFonts w:ascii="Times New Roman" w:hAnsi="Times New Roman"/>
              <w:color w:val="000000" w:themeColor="text1"/>
              <w:sz w:val="24"/>
            </w:rPr>
          </w:rPrChange>
        </w:rPr>
        <w:t xml:space="preserve"> ngritur dyshime </w:t>
      </w:r>
      <w:r w:rsidR="00FE798A" w:rsidRPr="00DB24F5">
        <w:rPr>
          <w:rFonts w:ascii="Times New Roman" w:hAnsi="Times New Roman"/>
          <w:sz w:val="24"/>
          <w:rPrChange w:id="637" w:author="Sokol Çomo" w:date="2025-05-02T08:44:00Z">
            <w:rPr>
              <w:rFonts w:ascii="Times New Roman" w:hAnsi="Times New Roman"/>
              <w:color w:val="000000" w:themeColor="text1"/>
              <w:sz w:val="24"/>
            </w:rPr>
          </w:rPrChange>
        </w:rPr>
        <w:t>p</w:t>
      </w:r>
      <w:r w:rsidR="006A44F9" w:rsidRPr="00DB24F5">
        <w:rPr>
          <w:rFonts w:ascii="Times New Roman" w:hAnsi="Times New Roman"/>
          <w:sz w:val="24"/>
          <w:rPrChange w:id="638" w:author="Sokol Çomo" w:date="2025-05-02T08:44:00Z">
            <w:rPr>
              <w:rFonts w:ascii="Times New Roman" w:hAnsi="Times New Roman"/>
              <w:color w:val="000000" w:themeColor="text1"/>
              <w:sz w:val="24"/>
            </w:rPr>
          </w:rPrChange>
        </w:rPr>
        <w:t>ë</w:t>
      </w:r>
      <w:r w:rsidR="00FE798A" w:rsidRPr="00DB24F5">
        <w:rPr>
          <w:rFonts w:ascii="Times New Roman" w:hAnsi="Times New Roman"/>
          <w:sz w:val="24"/>
          <w:rPrChange w:id="639" w:author="Sokol Çomo" w:date="2025-05-02T08:44:00Z">
            <w:rPr>
              <w:rFonts w:ascii="Times New Roman" w:hAnsi="Times New Roman"/>
              <w:color w:val="000000" w:themeColor="text1"/>
              <w:sz w:val="24"/>
            </w:rPr>
          </w:rPrChange>
        </w:rPr>
        <w:t>r fshehje</w:t>
      </w:r>
      <w:r w:rsidR="00B7529F" w:rsidRPr="00DB24F5">
        <w:rPr>
          <w:rFonts w:ascii="Times New Roman" w:hAnsi="Times New Roman"/>
          <w:sz w:val="24"/>
          <w:rPrChange w:id="640" w:author="Sokol Çomo" w:date="2025-05-02T08:44:00Z">
            <w:rPr>
              <w:rFonts w:ascii="Times New Roman" w:hAnsi="Times New Roman"/>
              <w:color w:val="000000" w:themeColor="text1"/>
              <w:sz w:val="24"/>
            </w:rPr>
          </w:rPrChange>
        </w:rPr>
        <w:t>.</w:t>
      </w:r>
      <w:r w:rsidR="003C57DC" w:rsidRPr="00DB24F5">
        <w:rPr>
          <w:rFonts w:ascii="Times New Roman" w:hAnsi="Times New Roman"/>
          <w:sz w:val="24"/>
          <w:rPrChange w:id="641" w:author="Sokol Çomo" w:date="2025-05-02T08:44:00Z">
            <w:rPr>
              <w:rFonts w:ascii="Times New Roman" w:hAnsi="Times New Roman"/>
              <w:color w:val="000000" w:themeColor="text1"/>
              <w:sz w:val="24"/>
            </w:rPr>
          </w:rPrChange>
        </w:rPr>
        <w:t xml:space="preserve"> </w:t>
      </w:r>
    </w:p>
    <w:p w14:paraId="30DC1574" w14:textId="77777777" w:rsidR="00236ECC" w:rsidRPr="00DB24F5" w:rsidRDefault="00236ECC" w:rsidP="00236ECC">
      <w:pPr>
        <w:pStyle w:val="ListParagraph"/>
        <w:rPr>
          <w:rFonts w:ascii="Times New Roman" w:hAnsi="Times New Roman"/>
          <w:sz w:val="16"/>
          <w:rPrChange w:id="642" w:author="Sokol Çomo" w:date="2025-05-02T08:44:00Z">
            <w:rPr>
              <w:rFonts w:ascii="Times New Roman" w:hAnsi="Times New Roman"/>
              <w:color w:val="FF0000"/>
              <w:sz w:val="16"/>
            </w:rPr>
          </w:rPrChange>
        </w:rPr>
      </w:pPr>
    </w:p>
    <w:p w14:paraId="40A6E6BC" w14:textId="4EA8E4DC" w:rsidR="0099707D" w:rsidRPr="00DB24F5" w:rsidRDefault="00D02557" w:rsidP="00C333D2">
      <w:pPr>
        <w:pStyle w:val="ListParagraph"/>
        <w:numPr>
          <w:ilvl w:val="1"/>
          <w:numId w:val="3"/>
        </w:numPr>
        <w:tabs>
          <w:tab w:val="left" w:pos="0"/>
        </w:tabs>
        <w:spacing w:before="0" w:after="0"/>
        <w:ind w:left="0" w:firstLine="0"/>
        <w:rPr>
          <w:rFonts w:ascii="Times New Roman" w:hAnsi="Times New Roman" w:cs="Times New Roman"/>
          <w:b/>
          <w:bCs/>
          <w:sz w:val="24"/>
          <w:szCs w:val="24"/>
        </w:rPr>
      </w:pPr>
      <w:r w:rsidRPr="00DB24F5">
        <w:rPr>
          <w:rFonts w:ascii="Times New Roman" w:hAnsi="Times New Roman" w:cs="Times New Roman"/>
          <w:sz w:val="24"/>
          <w:szCs w:val="24"/>
        </w:rPr>
        <w:t>NJSHL vler</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son t</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sjell</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n</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DB74FD" w:rsidRPr="00DB24F5">
        <w:rPr>
          <w:rFonts w:ascii="Times New Roman" w:hAnsi="Times New Roman" w:cs="Times New Roman"/>
          <w:sz w:val="24"/>
          <w:szCs w:val="24"/>
        </w:rPr>
        <w:t>vëmendje</w:t>
      </w:r>
      <w:r w:rsidRPr="00DB24F5">
        <w:rPr>
          <w:rFonts w:ascii="Times New Roman" w:hAnsi="Times New Roman" w:cs="Times New Roman"/>
          <w:sz w:val="24"/>
          <w:szCs w:val="24"/>
        </w:rPr>
        <w:t xml:space="preserve"> t</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trupit gjykues se</w:t>
      </w:r>
      <w:r w:rsidR="000122C9" w:rsidRPr="00DB24F5">
        <w:rPr>
          <w:rFonts w:ascii="Times New Roman" w:hAnsi="Times New Roman" w:cs="Times New Roman"/>
          <w:sz w:val="24"/>
          <w:szCs w:val="24"/>
        </w:rPr>
        <w:t xml:space="preserve"> m</w:t>
      </w:r>
      <w:r w:rsidR="002F5C4D" w:rsidRPr="00DB24F5">
        <w:rPr>
          <w:rFonts w:ascii="Times New Roman" w:hAnsi="Times New Roman" w:cs="Times New Roman"/>
          <w:sz w:val="24"/>
          <w:szCs w:val="24"/>
        </w:rPr>
        <w:t>otrat</w:t>
      </w:r>
      <w:r w:rsidR="001A1779" w:rsidRPr="00DB24F5">
        <w:rPr>
          <w:rFonts w:ascii="Times New Roman" w:hAnsi="Times New Roman" w:cs="Times New Roman"/>
          <w:sz w:val="24"/>
          <w:szCs w:val="24"/>
        </w:rPr>
        <w:t xml:space="preserve"> e subjektit bëhen objekt </w:t>
      </w:r>
      <w:del w:id="643" w:author="Sokol Çomo" w:date="2025-05-02T08:44:00Z">
        <w:r w:rsidR="001A1779" w:rsidRPr="00C333D2">
          <w:rPr>
            <w:rFonts w:ascii="Times New Roman" w:hAnsi="Times New Roman" w:cs="Times New Roman"/>
            <w:sz w:val="24"/>
            <w:szCs w:val="24"/>
          </w:rPr>
          <w:delText>deklarimi</w:delText>
        </w:r>
      </w:del>
      <w:ins w:id="644" w:author="Sokol Çomo" w:date="2025-05-02T08:44:00Z">
        <w:r w:rsidR="00723843" w:rsidRPr="00DB24F5">
          <w:rPr>
            <w:rFonts w:ascii="Times New Roman" w:hAnsi="Times New Roman" w:cs="Times New Roman"/>
            <w:sz w:val="24"/>
            <w:szCs w:val="24"/>
          </w:rPr>
          <w:t>referimi</w:t>
        </w:r>
      </w:ins>
      <w:r w:rsidR="001A1779" w:rsidRPr="00DB24F5">
        <w:rPr>
          <w:rFonts w:ascii="Times New Roman" w:hAnsi="Times New Roman" w:cs="Times New Roman"/>
          <w:sz w:val="24"/>
          <w:szCs w:val="24"/>
        </w:rPr>
        <w:t xml:space="preserve"> në dy raste</w:t>
      </w:r>
      <w:r w:rsidR="003C57DC" w:rsidRPr="00DB24F5">
        <w:rPr>
          <w:rFonts w:ascii="Times New Roman" w:hAnsi="Times New Roman" w:cs="Times New Roman"/>
          <w:sz w:val="24"/>
          <w:szCs w:val="24"/>
        </w:rPr>
        <w:t xml:space="preserve">. </w:t>
      </w:r>
      <w:r w:rsidR="003C57DC" w:rsidRPr="00DB24F5">
        <w:rPr>
          <w:rFonts w:ascii="Times New Roman" w:hAnsi="Times New Roman" w:cs="Times New Roman"/>
          <w:i/>
          <w:iCs/>
          <w:sz w:val="24"/>
          <w:szCs w:val="24"/>
        </w:rPr>
        <w:t>S</w:t>
      </w:r>
      <w:r w:rsidR="00DB74FD"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pari</w:t>
      </w:r>
      <w:r w:rsidRPr="00DB24F5">
        <w:rPr>
          <w:rFonts w:ascii="Times New Roman" w:hAnsi="Times New Roman" w:cs="Times New Roman"/>
          <w:sz w:val="24"/>
          <w:szCs w:val="24"/>
        </w:rPr>
        <w:t xml:space="preserve">, </w:t>
      </w:r>
      <w:r w:rsidR="001A1779" w:rsidRPr="00DB24F5">
        <w:rPr>
          <w:rFonts w:ascii="Times New Roman" w:hAnsi="Times New Roman" w:cs="Times New Roman"/>
          <w:sz w:val="24"/>
          <w:szCs w:val="24"/>
        </w:rPr>
        <w:t>në lidhje me ligjshmërinë e burimeve të shumës 10.000 euro</w:t>
      </w:r>
      <w:r w:rsidR="00DB74FD" w:rsidRPr="00DB24F5">
        <w:rPr>
          <w:rFonts w:ascii="Times New Roman" w:hAnsi="Times New Roman" w:cs="Times New Roman"/>
          <w:sz w:val="24"/>
          <w:szCs w:val="24"/>
        </w:rPr>
        <w:t>,</w:t>
      </w:r>
      <w:r w:rsidR="001A1779" w:rsidRPr="00DB24F5">
        <w:rPr>
          <w:rFonts w:ascii="Times New Roman" w:hAnsi="Times New Roman" w:cs="Times New Roman"/>
          <w:sz w:val="24"/>
          <w:szCs w:val="24"/>
        </w:rPr>
        <w:t xml:space="preserve"> të pretenduara si të lëna në ruajtje subjektit nga bab</w:t>
      </w:r>
      <w:r w:rsidR="003F5F59" w:rsidRPr="00DB24F5">
        <w:rPr>
          <w:rFonts w:ascii="Times New Roman" w:hAnsi="Times New Roman" w:cs="Times New Roman"/>
          <w:sz w:val="24"/>
          <w:szCs w:val="24"/>
        </w:rPr>
        <w:t>a</w:t>
      </w:r>
      <w:r w:rsidR="001A1779" w:rsidRPr="00DB24F5">
        <w:rPr>
          <w:rFonts w:ascii="Times New Roman" w:hAnsi="Times New Roman" w:cs="Times New Roman"/>
          <w:sz w:val="24"/>
          <w:szCs w:val="24"/>
        </w:rPr>
        <w:t>i i saj</w:t>
      </w:r>
      <w:r w:rsidR="002F5C4D" w:rsidRPr="00DB24F5">
        <w:rPr>
          <w:rFonts w:ascii="Times New Roman" w:hAnsi="Times New Roman" w:cs="Times New Roman"/>
          <w:sz w:val="24"/>
          <w:szCs w:val="24"/>
        </w:rPr>
        <w:t>, për të cilën Komisioni rezulton ti ketë kaluar barrë prove për mungesë të dokumentacionit ligjor mbi të ardhurat që kanë shërbyer për krijimin e kësaj shume</w:t>
      </w:r>
      <w:r w:rsidR="00DB74FD" w:rsidRPr="00DB24F5">
        <w:rPr>
          <w:rFonts w:ascii="Times New Roman" w:hAnsi="Times New Roman" w:cs="Times New Roman"/>
          <w:sz w:val="24"/>
          <w:szCs w:val="24"/>
        </w:rPr>
        <w:t xml:space="preserve"> dhe </w:t>
      </w:r>
      <w:r w:rsidR="00FE798A" w:rsidRPr="00DB24F5">
        <w:rPr>
          <w:rFonts w:ascii="Times New Roman" w:hAnsi="Times New Roman" w:cs="Times New Roman"/>
          <w:i/>
          <w:iCs/>
          <w:sz w:val="24"/>
          <w:szCs w:val="24"/>
        </w:rPr>
        <w:t>s</w:t>
      </w:r>
      <w:r w:rsidR="006A44F9" w:rsidRPr="00DB24F5">
        <w:rPr>
          <w:rFonts w:ascii="Times New Roman" w:hAnsi="Times New Roman" w:cs="Times New Roman"/>
          <w:i/>
          <w:iCs/>
          <w:sz w:val="24"/>
          <w:szCs w:val="24"/>
        </w:rPr>
        <w:t>ë</w:t>
      </w:r>
      <w:r w:rsidR="00FE798A" w:rsidRPr="00DB24F5">
        <w:rPr>
          <w:rFonts w:ascii="Times New Roman" w:hAnsi="Times New Roman" w:cs="Times New Roman"/>
          <w:i/>
          <w:iCs/>
          <w:sz w:val="24"/>
          <w:szCs w:val="24"/>
        </w:rPr>
        <w:t xml:space="preserve"> dyti</w:t>
      </w:r>
      <w:r w:rsidR="002F5C4D" w:rsidRPr="00DB24F5">
        <w:rPr>
          <w:rFonts w:ascii="Times New Roman" w:hAnsi="Times New Roman" w:cs="Times New Roman"/>
          <w:sz w:val="24"/>
          <w:szCs w:val="24"/>
        </w:rPr>
        <w:t>, motrat e subjektit referohen</w:t>
      </w:r>
      <w:r w:rsidR="001A1779" w:rsidRPr="00DB24F5">
        <w:rPr>
          <w:rFonts w:ascii="Times New Roman" w:hAnsi="Times New Roman" w:cs="Times New Roman"/>
          <w:sz w:val="24"/>
          <w:szCs w:val="24"/>
        </w:rPr>
        <w:t xml:space="preserve"> si kontribuuese n</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shumat 4.200 euro dhe 900.000</w:t>
      </w:r>
      <w:r w:rsidR="002F5C4D" w:rsidRPr="00DB24F5">
        <w:rPr>
          <w:rFonts w:ascii="Times New Roman" w:hAnsi="Times New Roman" w:cs="Times New Roman"/>
          <w:sz w:val="24"/>
          <w:szCs w:val="24"/>
        </w:rPr>
        <w:t xml:space="preserve"> lekë</w:t>
      </w:r>
      <w:r w:rsidR="00232F15" w:rsidRPr="00DB24F5">
        <w:rPr>
          <w:rFonts w:ascii="Times New Roman" w:hAnsi="Times New Roman" w:cs="Times New Roman"/>
          <w:sz w:val="24"/>
          <w:szCs w:val="24"/>
        </w:rPr>
        <w:t>,</w:t>
      </w:r>
      <w:r w:rsidR="002F5C4D" w:rsidRPr="00DB24F5">
        <w:rPr>
          <w:rFonts w:ascii="Times New Roman" w:hAnsi="Times New Roman" w:cs="Times New Roman"/>
          <w:sz w:val="24"/>
          <w:szCs w:val="24"/>
        </w:rPr>
        <w:t xml:space="preserve"> </w:t>
      </w:r>
      <w:r w:rsidR="001A1779" w:rsidRPr="00DB24F5">
        <w:rPr>
          <w:rFonts w:ascii="Times New Roman" w:hAnsi="Times New Roman" w:cs="Times New Roman"/>
          <w:sz w:val="24"/>
          <w:szCs w:val="24"/>
        </w:rPr>
        <w:t>dh</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n</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nga babai i subjektit bashk</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shortit t</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k</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saj t</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fundit p</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r shlyerjen e k</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steve t</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apartamentit n</w:t>
      </w:r>
      <w:r w:rsidR="002F5C4D" w:rsidRPr="00DB24F5">
        <w:rPr>
          <w:rFonts w:ascii="Times New Roman" w:hAnsi="Times New Roman" w:cs="Times New Roman"/>
          <w:sz w:val="24"/>
          <w:szCs w:val="24"/>
        </w:rPr>
        <w:t>ë</w:t>
      </w:r>
      <w:r w:rsidR="001A1779" w:rsidRPr="00DB24F5">
        <w:rPr>
          <w:rFonts w:ascii="Times New Roman" w:hAnsi="Times New Roman" w:cs="Times New Roman"/>
          <w:sz w:val="24"/>
          <w:szCs w:val="24"/>
        </w:rPr>
        <w:t xml:space="preserve"> Tiran</w:t>
      </w:r>
      <w:r w:rsidR="002F5C4D" w:rsidRPr="00DB24F5">
        <w:rPr>
          <w:rFonts w:ascii="Times New Roman" w:hAnsi="Times New Roman" w:cs="Times New Roman"/>
          <w:sz w:val="24"/>
          <w:szCs w:val="24"/>
        </w:rPr>
        <w:t>ë, për të cilat Komisioni</w:t>
      </w:r>
      <w:r w:rsidRPr="00DB24F5">
        <w:rPr>
          <w:rFonts w:ascii="Times New Roman" w:hAnsi="Times New Roman" w:cs="Times New Roman"/>
          <w:sz w:val="24"/>
          <w:szCs w:val="24"/>
        </w:rPr>
        <w:t>,</w:t>
      </w:r>
      <w:r w:rsidR="002F5C4D" w:rsidRPr="00DB24F5">
        <w:rPr>
          <w:rFonts w:ascii="Times New Roman" w:hAnsi="Times New Roman" w:cs="Times New Roman"/>
          <w:sz w:val="24"/>
          <w:szCs w:val="24"/>
        </w:rPr>
        <w:t xml:space="preserve"> në rezultat</w:t>
      </w:r>
      <w:r w:rsidR="002D1B3B" w:rsidRPr="00DB24F5">
        <w:rPr>
          <w:rFonts w:ascii="Times New Roman" w:hAnsi="Times New Roman" w:cs="Times New Roman"/>
          <w:sz w:val="24"/>
          <w:szCs w:val="24"/>
        </w:rPr>
        <w:t>et</w:t>
      </w:r>
      <w:r w:rsidR="002F5C4D" w:rsidRPr="00DB24F5">
        <w:rPr>
          <w:rFonts w:ascii="Times New Roman" w:hAnsi="Times New Roman" w:cs="Times New Roman"/>
          <w:sz w:val="24"/>
          <w:szCs w:val="24"/>
        </w:rPr>
        <w:t xml:space="preserve"> e hetimit</w:t>
      </w:r>
      <w:r w:rsidRPr="00DB24F5">
        <w:rPr>
          <w:rFonts w:ascii="Times New Roman" w:hAnsi="Times New Roman" w:cs="Times New Roman"/>
          <w:sz w:val="24"/>
          <w:szCs w:val="24"/>
        </w:rPr>
        <w:t>,</w:t>
      </w:r>
      <w:r w:rsidR="002F5C4D" w:rsidRPr="00DB24F5">
        <w:rPr>
          <w:rFonts w:ascii="Times New Roman" w:hAnsi="Times New Roman" w:cs="Times New Roman"/>
          <w:sz w:val="24"/>
          <w:szCs w:val="24"/>
        </w:rPr>
        <w:t xml:space="preserve"> ka konstatuar se subjekti nuk ka përcaktuar në vlerë e në kohë kontributin e secilës prej motrave të saj për të mundësuar hetimin</w:t>
      </w:r>
      <w:r w:rsidR="00723843" w:rsidRPr="00DB24F5">
        <w:rPr>
          <w:rFonts w:ascii="Times New Roman" w:hAnsi="Times New Roman" w:cs="Times New Roman"/>
          <w:sz w:val="24"/>
          <w:szCs w:val="24"/>
        </w:rPr>
        <w:t xml:space="preserve"> </w:t>
      </w:r>
      <w:ins w:id="645" w:author="Sokol Çomo" w:date="2025-05-02T08:44:00Z">
        <w:r w:rsidR="00723843" w:rsidRPr="00DB24F5">
          <w:rPr>
            <w:rFonts w:ascii="Times New Roman" w:hAnsi="Times New Roman" w:cs="Times New Roman"/>
            <w:sz w:val="24"/>
            <w:szCs w:val="24"/>
          </w:rPr>
          <w:t xml:space="preserve">administrativ </w:t>
        </w:r>
        <w:r w:rsidR="002F5C4D" w:rsidRPr="00DB24F5">
          <w:rPr>
            <w:rFonts w:ascii="Times New Roman" w:hAnsi="Times New Roman" w:cs="Times New Roman"/>
            <w:sz w:val="24"/>
            <w:szCs w:val="24"/>
          </w:rPr>
          <w:t xml:space="preserve"> </w:t>
        </w:r>
      </w:ins>
      <w:r w:rsidR="002F5C4D" w:rsidRPr="00DB24F5">
        <w:rPr>
          <w:rFonts w:ascii="Times New Roman" w:hAnsi="Times New Roman" w:cs="Times New Roman"/>
          <w:sz w:val="24"/>
          <w:szCs w:val="24"/>
        </w:rPr>
        <w:t>mbi mundësinë e tyre financiar</w:t>
      </w:r>
      <w:r w:rsidR="002D1B3B" w:rsidRPr="00DB24F5">
        <w:rPr>
          <w:rFonts w:ascii="Times New Roman" w:hAnsi="Times New Roman" w:cs="Times New Roman"/>
          <w:sz w:val="24"/>
          <w:szCs w:val="24"/>
        </w:rPr>
        <w:t>e</w:t>
      </w:r>
      <w:r w:rsidR="00FE798A" w:rsidRPr="00DB24F5">
        <w:rPr>
          <w:rFonts w:ascii="Times New Roman" w:hAnsi="Times New Roman" w:cs="Times New Roman"/>
          <w:sz w:val="24"/>
          <w:szCs w:val="24"/>
        </w:rPr>
        <w:t xml:space="preserve">, </w:t>
      </w:r>
      <w:r w:rsidR="002F5C4D" w:rsidRPr="00DB24F5">
        <w:rPr>
          <w:rFonts w:ascii="Times New Roman" w:hAnsi="Times New Roman" w:cs="Times New Roman"/>
          <w:sz w:val="24"/>
          <w:szCs w:val="24"/>
        </w:rPr>
        <w:t xml:space="preserve">megjithatë nuk rezulton ti ketë kaluar </w:t>
      </w:r>
      <w:r w:rsidR="002D1B3B" w:rsidRPr="00DB24F5">
        <w:rPr>
          <w:rFonts w:ascii="Times New Roman" w:hAnsi="Times New Roman" w:cs="Times New Roman"/>
          <w:sz w:val="24"/>
          <w:szCs w:val="24"/>
        </w:rPr>
        <w:t xml:space="preserve">subjektit </w:t>
      </w:r>
      <w:r w:rsidR="002F5C4D" w:rsidRPr="00DB24F5">
        <w:rPr>
          <w:rFonts w:ascii="Times New Roman" w:hAnsi="Times New Roman" w:cs="Times New Roman"/>
          <w:sz w:val="24"/>
          <w:szCs w:val="24"/>
        </w:rPr>
        <w:t>bar</w:t>
      </w:r>
      <w:r w:rsidR="002D1B3B" w:rsidRPr="00DB24F5">
        <w:rPr>
          <w:rFonts w:ascii="Times New Roman" w:hAnsi="Times New Roman" w:cs="Times New Roman"/>
          <w:sz w:val="24"/>
          <w:szCs w:val="24"/>
        </w:rPr>
        <w:t>r</w:t>
      </w:r>
      <w:r w:rsidR="002F5C4D" w:rsidRPr="00DB24F5">
        <w:rPr>
          <w:rFonts w:ascii="Times New Roman" w:hAnsi="Times New Roman" w:cs="Times New Roman"/>
          <w:sz w:val="24"/>
          <w:szCs w:val="24"/>
        </w:rPr>
        <w:t xml:space="preserve">ë prove. </w:t>
      </w:r>
      <w:r w:rsidR="00232F15" w:rsidRPr="00DB24F5">
        <w:rPr>
          <w:rFonts w:ascii="Times New Roman" w:hAnsi="Times New Roman" w:cs="Times New Roman"/>
          <w:sz w:val="24"/>
          <w:szCs w:val="24"/>
        </w:rPr>
        <w:t>P</w:t>
      </w:r>
      <w:r w:rsidR="001F2ECF" w:rsidRPr="00DB24F5">
        <w:rPr>
          <w:rFonts w:ascii="Times New Roman" w:hAnsi="Times New Roman" w:cs="Times New Roman"/>
          <w:sz w:val="24"/>
          <w:szCs w:val="24"/>
        </w:rPr>
        <w:t>avar</w:t>
      </w:r>
      <w:r w:rsidR="00FA78B8" w:rsidRPr="00DB24F5">
        <w:rPr>
          <w:rFonts w:ascii="Times New Roman" w:hAnsi="Times New Roman" w:cs="Times New Roman"/>
          <w:sz w:val="24"/>
          <w:szCs w:val="24"/>
        </w:rPr>
        <w:t>ë</w:t>
      </w:r>
      <w:r w:rsidR="001F2ECF" w:rsidRPr="00DB24F5">
        <w:rPr>
          <w:rFonts w:ascii="Times New Roman" w:hAnsi="Times New Roman" w:cs="Times New Roman"/>
          <w:sz w:val="24"/>
          <w:szCs w:val="24"/>
        </w:rPr>
        <w:t xml:space="preserve">sisht </w:t>
      </w:r>
      <w:r w:rsidR="003F5F59" w:rsidRPr="00DB24F5">
        <w:rPr>
          <w:rFonts w:ascii="Times New Roman" w:hAnsi="Times New Roman" w:cs="Times New Roman"/>
          <w:sz w:val="24"/>
          <w:szCs w:val="24"/>
        </w:rPr>
        <w:t>sa m</w:t>
      </w:r>
      <w:r w:rsidR="00C7758A" w:rsidRPr="00DB24F5">
        <w:rPr>
          <w:rFonts w:ascii="Times New Roman" w:hAnsi="Times New Roman" w:cs="Times New Roman"/>
          <w:sz w:val="24"/>
          <w:szCs w:val="24"/>
        </w:rPr>
        <w:t>ë</w:t>
      </w:r>
      <w:r w:rsidR="003F5F59" w:rsidRPr="00DB24F5">
        <w:rPr>
          <w:rFonts w:ascii="Times New Roman" w:hAnsi="Times New Roman" w:cs="Times New Roman"/>
          <w:sz w:val="24"/>
          <w:szCs w:val="24"/>
        </w:rPr>
        <w:t xml:space="preserve"> sip</w:t>
      </w:r>
      <w:r w:rsidR="00C7758A" w:rsidRPr="00DB24F5">
        <w:rPr>
          <w:rFonts w:ascii="Times New Roman" w:hAnsi="Times New Roman" w:cs="Times New Roman"/>
          <w:sz w:val="24"/>
          <w:szCs w:val="24"/>
        </w:rPr>
        <w:t>ë</w:t>
      </w:r>
      <w:r w:rsidR="003F5F59" w:rsidRPr="00DB24F5">
        <w:rPr>
          <w:rFonts w:ascii="Times New Roman" w:hAnsi="Times New Roman" w:cs="Times New Roman"/>
          <w:sz w:val="24"/>
          <w:szCs w:val="24"/>
        </w:rPr>
        <w:t xml:space="preserve">r, </w:t>
      </w:r>
      <w:r w:rsidR="003C57DC" w:rsidRPr="00DB24F5">
        <w:rPr>
          <w:rFonts w:ascii="Times New Roman" w:hAnsi="Times New Roman" w:cs="Times New Roman"/>
          <w:sz w:val="24"/>
          <w:szCs w:val="24"/>
        </w:rPr>
        <w:t>referuar</w:t>
      </w:r>
      <w:r w:rsidR="00837F55" w:rsidRPr="00DB24F5">
        <w:rPr>
          <w:rFonts w:ascii="Times New Roman" w:hAnsi="Times New Roman" w:cs="Times New Roman"/>
          <w:sz w:val="24"/>
          <w:szCs w:val="24"/>
        </w:rPr>
        <w:t xml:space="preserve"> komunikim</w:t>
      </w:r>
      <w:r w:rsidR="00FA1F80" w:rsidRPr="00DB24F5">
        <w:rPr>
          <w:rFonts w:ascii="Times New Roman" w:hAnsi="Times New Roman" w:cs="Times New Roman"/>
          <w:sz w:val="24"/>
          <w:szCs w:val="24"/>
        </w:rPr>
        <w:t>eve</w:t>
      </w:r>
      <w:r w:rsidR="00837F55" w:rsidRPr="00DB24F5">
        <w:rPr>
          <w:rFonts w:ascii="Times New Roman" w:hAnsi="Times New Roman" w:cs="Times New Roman"/>
          <w:sz w:val="24"/>
          <w:szCs w:val="24"/>
        </w:rPr>
        <w:t xml:space="preserve"> të Komisionit</w:t>
      </w:r>
      <w:r w:rsidR="003C57DC" w:rsidRPr="00DB24F5">
        <w:rPr>
          <w:rFonts w:ascii="Times New Roman" w:hAnsi="Times New Roman" w:cs="Times New Roman"/>
          <w:sz w:val="24"/>
          <w:szCs w:val="24"/>
        </w:rPr>
        <w:t xml:space="preserve"> me subjektin</w:t>
      </w:r>
      <w:r w:rsidR="00837F55" w:rsidRPr="00DB24F5">
        <w:rPr>
          <w:rFonts w:ascii="Times New Roman" w:hAnsi="Times New Roman" w:cs="Times New Roman"/>
          <w:sz w:val="24"/>
          <w:szCs w:val="24"/>
        </w:rPr>
        <w:t>, pyetjev</w:t>
      </w:r>
      <w:r w:rsidR="003C57DC" w:rsidRPr="00DB24F5">
        <w:rPr>
          <w:rFonts w:ascii="Times New Roman" w:hAnsi="Times New Roman" w:cs="Times New Roman"/>
          <w:sz w:val="24"/>
          <w:szCs w:val="24"/>
        </w:rPr>
        <w:t xml:space="preserve">e dhe </w:t>
      </w:r>
      <w:r w:rsidR="00837F55" w:rsidRPr="00DB24F5">
        <w:rPr>
          <w:rFonts w:ascii="Times New Roman" w:hAnsi="Times New Roman" w:cs="Times New Roman"/>
          <w:sz w:val="24"/>
          <w:szCs w:val="24"/>
        </w:rPr>
        <w:t xml:space="preserve">barrës së provës, NJSHL vëren re se ato kanë qenë në funksion të përcaktimit sa më të qartë të sasisë dhe kohës së kontributit të secilës prej motrave për </w:t>
      </w:r>
      <w:proofErr w:type="spellStart"/>
      <w:r w:rsidR="00837F55" w:rsidRPr="00DB24F5">
        <w:rPr>
          <w:rFonts w:ascii="Times New Roman" w:hAnsi="Times New Roman" w:cs="Times New Roman"/>
          <w:sz w:val="24"/>
          <w:szCs w:val="24"/>
        </w:rPr>
        <w:t>babain</w:t>
      </w:r>
      <w:proofErr w:type="spellEnd"/>
      <w:r w:rsidR="00837F55" w:rsidRPr="00DB24F5">
        <w:rPr>
          <w:rFonts w:ascii="Times New Roman" w:hAnsi="Times New Roman" w:cs="Times New Roman"/>
          <w:sz w:val="24"/>
          <w:szCs w:val="24"/>
        </w:rPr>
        <w:t xml:space="preserve"> e subjektit</w:t>
      </w:r>
      <w:r w:rsidRPr="00DB24F5">
        <w:rPr>
          <w:rFonts w:ascii="Times New Roman" w:hAnsi="Times New Roman" w:cs="Times New Roman"/>
          <w:sz w:val="24"/>
          <w:szCs w:val="24"/>
        </w:rPr>
        <w:t>,</w:t>
      </w:r>
      <w:r w:rsidR="00837F55" w:rsidRPr="00DB24F5">
        <w:rPr>
          <w:rFonts w:ascii="Times New Roman" w:hAnsi="Times New Roman" w:cs="Times New Roman"/>
          <w:sz w:val="24"/>
          <w:szCs w:val="24"/>
        </w:rPr>
        <w:t xml:space="preserve"> në raport me </w:t>
      </w:r>
      <w:r w:rsidRPr="00DB24F5">
        <w:rPr>
          <w:rFonts w:ascii="Times New Roman" w:hAnsi="Times New Roman" w:cs="Times New Roman"/>
          <w:sz w:val="24"/>
          <w:szCs w:val="24"/>
        </w:rPr>
        <w:t>t</w:t>
      </w:r>
      <w:r w:rsidR="00DB74FD"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ardhurat </w:t>
      </w:r>
      <w:r w:rsidR="00837F55" w:rsidRPr="00DB24F5">
        <w:rPr>
          <w:rFonts w:ascii="Times New Roman" w:hAnsi="Times New Roman" w:cs="Times New Roman"/>
          <w:sz w:val="24"/>
          <w:szCs w:val="24"/>
        </w:rPr>
        <w:t xml:space="preserve">e deklaruara </w:t>
      </w:r>
      <w:r w:rsidR="00837F55" w:rsidRPr="00DB24F5">
        <w:rPr>
          <w:rFonts w:ascii="Times New Roman" w:hAnsi="Times New Roman" w:cs="Times New Roman"/>
          <w:sz w:val="24"/>
          <w:szCs w:val="24"/>
        </w:rPr>
        <w:lastRenderedPageBreak/>
        <w:t xml:space="preserve">në deklaratën </w:t>
      </w:r>
      <w:proofErr w:type="spellStart"/>
      <w:r w:rsidR="00837F55" w:rsidRPr="00DB24F5">
        <w:rPr>
          <w:rFonts w:ascii="Times New Roman" w:hAnsi="Times New Roman" w:cs="Times New Roman"/>
          <w:i/>
          <w:iCs/>
          <w:sz w:val="24"/>
          <w:szCs w:val="24"/>
        </w:rPr>
        <w:t>vetting</w:t>
      </w:r>
      <w:proofErr w:type="spellEnd"/>
      <w:r w:rsidR="00837F55" w:rsidRPr="00DB24F5">
        <w:rPr>
          <w:rFonts w:ascii="Times New Roman" w:hAnsi="Times New Roman" w:cs="Times New Roman"/>
          <w:sz w:val="24"/>
          <w:szCs w:val="24"/>
        </w:rPr>
        <w:t xml:space="preserve"> apo pasurinë apartament banimin në Tiranë, dyshuar si pasuri e fshehur e</w:t>
      </w:r>
      <w:r w:rsidR="003F5F59" w:rsidRPr="00DB24F5">
        <w:rPr>
          <w:rFonts w:ascii="Times New Roman" w:hAnsi="Times New Roman" w:cs="Times New Roman"/>
          <w:sz w:val="24"/>
          <w:szCs w:val="24"/>
        </w:rPr>
        <w:t xml:space="preserve"> subjektit,</w:t>
      </w:r>
      <w:r w:rsidR="00837F55" w:rsidRPr="00DB24F5">
        <w:rPr>
          <w:rFonts w:ascii="Times New Roman" w:hAnsi="Times New Roman" w:cs="Times New Roman"/>
          <w:sz w:val="24"/>
          <w:szCs w:val="24"/>
        </w:rPr>
        <w:t xml:space="preserve"> të cilat do të mundësonin më pas edhe kryerjen e analizës financiare</w:t>
      </w:r>
      <w:r w:rsidRPr="00DB24F5">
        <w:rPr>
          <w:rFonts w:ascii="Times New Roman" w:hAnsi="Times New Roman" w:cs="Times New Roman"/>
          <w:sz w:val="24"/>
          <w:szCs w:val="24"/>
        </w:rPr>
        <w:t xml:space="preserve">. </w:t>
      </w:r>
      <w:r w:rsidR="00113A18" w:rsidRPr="00DB24F5">
        <w:rPr>
          <w:rFonts w:ascii="Times New Roman" w:hAnsi="Times New Roman" w:cs="Times New Roman"/>
          <w:sz w:val="24"/>
          <w:szCs w:val="24"/>
        </w:rPr>
        <w:t>Bie në sy fakti se</w:t>
      </w:r>
      <w:r w:rsidR="00C333D2" w:rsidRPr="00DB24F5">
        <w:rPr>
          <w:rFonts w:ascii="Times New Roman" w:hAnsi="Times New Roman" w:cs="Times New Roman"/>
          <w:sz w:val="24"/>
          <w:szCs w:val="24"/>
        </w:rPr>
        <w:t>,</w:t>
      </w:r>
      <w:r w:rsidR="004C522F" w:rsidRPr="00DB24F5">
        <w:rPr>
          <w:rFonts w:ascii="Times New Roman" w:hAnsi="Times New Roman" w:cs="Times New Roman"/>
          <w:sz w:val="24"/>
          <w:szCs w:val="24"/>
        </w:rPr>
        <w:t xml:space="preserve"> </w:t>
      </w:r>
      <w:r w:rsidR="00113A18" w:rsidRPr="00DB24F5">
        <w:rPr>
          <w:rFonts w:ascii="Times New Roman" w:hAnsi="Times New Roman" w:cs="Times New Roman"/>
          <w:sz w:val="24"/>
          <w:szCs w:val="24"/>
        </w:rPr>
        <w:t>si gjatë hetimit</w:t>
      </w:r>
      <w:ins w:id="646" w:author="Sokol Çomo" w:date="2025-05-02T08:44:00Z">
        <w:r w:rsidR="00723843" w:rsidRPr="00DB24F5">
          <w:rPr>
            <w:rFonts w:ascii="Times New Roman" w:hAnsi="Times New Roman" w:cs="Times New Roman"/>
            <w:sz w:val="24"/>
            <w:szCs w:val="24"/>
          </w:rPr>
          <w:t xml:space="preserve"> administrativ</w:t>
        </w:r>
      </w:ins>
      <w:r w:rsidR="00113A18" w:rsidRPr="00DB24F5">
        <w:rPr>
          <w:rFonts w:ascii="Times New Roman" w:hAnsi="Times New Roman" w:cs="Times New Roman"/>
          <w:sz w:val="24"/>
          <w:szCs w:val="24"/>
        </w:rPr>
        <w:t>, në prapësime ndaj rezultateve të hetimit ashtu edhe në ankim</w:t>
      </w:r>
      <w:r w:rsidR="006A44F9" w:rsidRPr="00DB24F5">
        <w:rPr>
          <w:rFonts w:ascii="Times New Roman" w:hAnsi="Times New Roman" w:cs="Times New Roman"/>
          <w:sz w:val="24"/>
          <w:szCs w:val="24"/>
        </w:rPr>
        <w:t>,</w:t>
      </w:r>
      <w:r w:rsidR="00113A18" w:rsidRPr="00DB24F5">
        <w:rPr>
          <w:rFonts w:ascii="Times New Roman" w:hAnsi="Times New Roman" w:cs="Times New Roman"/>
          <w:sz w:val="24"/>
          <w:szCs w:val="24"/>
        </w:rPr>
        <w:t xml:space="preserve"> subjekti </w:t>
      </w:r>
      <w:r w:rsidR="006A44F9" w:rsidRPr="00DB24F5">
        <w:rPr>
          <w:rFonts w:ascii="Times New Roman" w:hAnsi="Times New Roman" w:cs="Times New Roman"/>
          <w:sz w:val="24"/>
          <w:szCs w:val="24"/>
        </w:rPr>
        <w:t xml:space="preserve">jo vetëm </w:t>
      </w:r>
      <w:r w:rsidR="00113A18" w:rsidRPr="00DB24F5">
        <w:rPr>
          <w:rFonts w:ascii="Times New Roman" w:hAnsi="Times New Roman" w:cs="Times New Roman"/>
          <w:sz w:val="24"/>
          <w:szCs w:val="24"/>
        </w:rPr>
        <w:t>nuk sqaron se sa është kontributi i motrave të saj</w:t>
      </w:r>
      <w:r w:rsidR="006A44F9" w:rsidRPr="00DB24F5">
        <w:rPr>
          <w:rFonts w:ascii="Times New Roman" w:hAnsi="Times New Roman" w:cs="Times New Roman"/>
          <w:sz w:val="24"/>
          <w:szCs w:val="24"/>
        </w:rPr>
        <w:t xml:space="preserve">, por </w:t>
      </w:r>
      <w:r w:rsidR="00C333D2" w:rsidRPr="00DB24F5">
        <w:rPr>
          <w:rFonts w:ascii="Times New Roman" w:hAnsi="Times New Roman" w:cs="Times New Roman"/>
          <w:sz w:val="24"/>
          <w:szCs w:val="24"/>
        </w:rPr>
        <w:t>e</w:t>
      </w:r>
      <w:r w:rsidR="00113A18" w:rsidRPr="00DB24F5">
        <w:rPr>
          <w:rFonts w:ascii="Times New Roman" w:hAnsi="Times New Roman" w:cs="Times New Roman"/>
          <w:sz w:val="24"/>
          <w:szCs w:val="24"/>
        </w:rPr>
        <w:t xml:space="preserve"> konsider</w:t>
      </w:r>
      <w:r w:rsidR="00C333D2" w:rsidRPr="00DB24F5">
        <w:rPr>
          <w:rFonts w:ascii="Times New Roman" w:hAnsi="Times New Roman" w:cs="Times New Roman"/>
          <w:sz w:val="24"/>
          <w:szCs w:val="24"/>
        </w:rPr>
        <w:t>on</w:t>
      </w:r>
      <w:r w:rsidR="00113A18" w:rsidRPr="00DB24F5">
        <w:rPr>
          <w:rFonts w:ascii="Times New Roman" w:hAnsi="Times New Roman" w:cs="Times New Roman"/>
          <w:sz w:val="24"/>
          <w:szCs w:val="24"/>
        </w:rPr>
        <w:t xml:space="preserve"> të provuar burimin e krijimit</w:t>
      </w:r>
      <w:r w:rsidR="00C333D2" w:rsidRPr="00DB24F5">
        <w:rPr>
          <w:rFonts w:ascii="Times New Roman" w:hAnsi="Times New Roman" w:cs="Times New Roman"/>
          <w:sz w:val="24"/>
          <w:szCs w:val="24"/>
        </w:rPr>
        <w:t xml:space="preserve"> duke iu referuar dokumentacionit të paraqitur gjatë hetimit si dhe</w:t>
      </w:r>
      <w:r w:rsidR="00113A18" w:rsidRPr="00DB24F5">
        <w:rPr>
          <w:rFonts w:ascii="Times New Roman" w:hAnsi="Times New Roman" w:cs="Times New Roman"/>
          <w:sz w:val="24"/>
          <w:szCs w:val="24"/>
        </w:rPr>
        <w:t xml:space="preserve"> </w:t>
      </w:r>
      <w:r w:rsidR="00C333D2" w:rsidRPr="00DB24F5">
        <w:rPr>
          <w:rFonts w:ascii="Times New Roman" w:hAnsi="Times New Roman" w:cs="Times New Roman"/>
          <w:sz w:val="24"/>
          <w:szCs w:val="24"/>
        </w:rPr>
        <w:t>nëpërmjet deklaratave noteriale të paraqitura me prapësimet ndaj rezultateve të hetimit</w:t>
      </w:r>
      <w:ins w:id="647" w:author="Sokol Çomo" w:date="2025-05-02T08:44:00Z">
        <w:r w:rsidR="00723843" w:rsidRPr="00DB24F5">
          <w:rPr>
            <w:rFonts w:ascii="Times New Roman" w:hAnsi="Times New Roman" w:cs="Times New Roman"/>
            <w:sz w:val="24"/>
            <w:szCs w:val="24"/>
          </w:rPr>
          <w:t xml:space="preserve"> administrativ</w:t>
        </w:r>
      </w:ins>
      <w:r w:rsidR="00C333D2" w:rsidRPr="00DB24F5">
        <w:rPr>
          <w:rStyle w:val="FootnoteReference"/>
          <w:rFonts w:ascii="Times New Roman" w:hAnsi="Times New Roman" w:cs="Times New Roman"/>
          <w:sz w:val="24"/>
          <w:szCs w:val="24"/>
        </w:rPr>
        <w:footnoteReference w:id="53"/>
      </w:r>
      <w:r w:rsidR="00C333D2" w:rsidRPr="00DB24F5">
        <w:rPr>
          <w:rFonts w:ascii="Times New Roman" w:hAnsi="Times New Roman" w:cs="Times New Roman"/>
          <w:sz w:val="24"/>
          <w:szCs w:val="24"/>
        </w:rPr>
        <w:t>.</w:t>
      </w:r>
      <w:r w:rsidR="00C333D2" w:rsidRPr="00DB24F5">
        <w:rPr>
          <w:rFonts w:ascii="Times New Roman" w:hAnsi="Times New Roman" w:cs="Times New Roman"/>
          <w:b/>
          <w:bCs/>
          <w:sz w:val="24"/>
          <w:szCs w:val="24"/>
        </w:rPr>
        <w:t xml:space="preserve"> </w:t>
      </w:r>
      <w:r w:rsidR="00C7758A" w:rsidRPr="00DB24F5">
        <w:rPr>
          <w:rFonts w:ascii="Times New Roman" w:hAnsi="Times New Roman" w:cs="Times New Roman"/>
          <w:sz w:val="24"/>
          <w:szCs w:val="24"/>
        </w:rPr>
        <w:t>Për sa më sipër, NJSHL vlerëson se subjekti ka qenë e qartë për sa i është kërkuar nga Komisioni në lidhje me dokumentacionin justifikues ligjor për motrat dhe ka paraqitur dokumentacionin sipas nevojës për mbrojtje dhe se ky qëndrim nga ana e saj nuk ka të bëjë m</w:t>
      </w:r>
      <w:r w:rsidR="00C333D2" w:rsidRPr="00DB24F5">
        <w:rPr>
          <w:rFonts w:ascii="Times New Roman" w:hAnsi="Times New Roman" w:cs="Times New Roman"/>
          <w:sz w:val="24"/>
          <w:szCs w:val="24"/>
        </w:rPr>
        <w:t>e</w:t>
      </w:r>
      <w:r w:rsidR="00C7758A" w:rsidRPr="00DB24F5">
        <w:rPr>
          <w:rFonts w:ascii="Times New Roman" w:hAnsi="Times New Roman" w:cs="Times New Roman"/>
          <w:sz w:val="24"/>
          <w:szCs w:val="24"/>
        </w:rPr>
        <w:t xml:space="preserve"> </w:t>
      </w:r>
      <w:proofErr w:type="spellStart"/>
      <w:r w:rsidR="00C7758A" w:rsidRPr="00DB24F5">
        <w:rPr>
          <w:rFonts w:ascii="Times New Roman" w:hAnsi="Times New Roman" w:cs="Times New Roman"/>
          <w:sz w:val="24"/>
          <w:szCs w:val="24"/>
        </w:rPr>
        <w:t>moskalimin</w:t>
      </w:r>
      <w:proofErr w:type="spellEnd"/>
      <w:r w:rsidR="00C7758A" w:rsidRPr="00DB24F5">
        <w:rPr>
          <w:rFonts w:ascii="Times New Roman" w:hAnsi="Times New Roman" w:cs="Times New Roman"/>
          <w:sz w:val="24"/>
          <w:szCs w:val="24"/>
        </w:rPr>
        <w:t xml:space="preserve"> e barrës së provës nga ana e Komisionit sikurse pretendon në ankim.</w:t>
      </w:r>
      <w:r w:rsidR="00232F15" w:rsidRPr="00DB24F5">
        <w:rPr>
          <w:rFonts w:ascii="Times New Roman" w:hAnsi="Times New Roman" w:cs="Times New Roman"/>
          <w:sz w:val="24"/>
          <w:szCs w:val="24"/>
        </w:rPr>
        <w:t xml:space="preserve"> </w:t>
      </w:r>
      <w:r w:rsidR="006A44F9" w:rsidRPr="00DB24F5">
        <w:rPr>
          <w:rFonts w:ascii="Times New Roman" w:hAnsi="Times New Roman" w:cs="Times New Roman"/>
          <w:sz w:val="24"/>
          <w:szCs w:val="24"/>
        </w:rPr>
        <w:t>Sa më sipër konstatuar hedh poshtë pretendimin e subjektit në ankim se Komisioni nuk i ka kërkuar dokumentacion dhe prova në lidhje me kontributin nga motrat e saj.</w:t>
      </w:r>
    </w:p>
    <w:p w14:paraId="7C6CD8F7" w14:textId="77777777" w:rsidR="002F5C4D" w:rsidRPr="00DB24F5" w:rsidRDefault="002F5C4D" w:rsidP="00E114EF">
      <w:pPr>
        <w:pStyle w:val="ListParagraph"/>
        <w:tabs>
          <w:tab w:val="left" w:pos="0"/>
        </w:tabs>
        <w:spacing w:before="0" w:after="0"/>
        <w:ind w:left="0"/>
        <w:rPr>
          <w:rFonts w:ascii="Times New Roman" w:hAnsi="Times New Roman"/>
          <w:b/>
          <w:sz w:val="16"/>
          <w:rPrChange w:id="648" w:author="Sokol Çomo" w:date="2025-05-02T08:44:00Z">
            <w:rPr>
              <w:rFonts w:ascii="Times New Roman" w:hAnsi="Times New Roman"/>
              <w:b/>
              <w:color w:val="C00000"/>
              <w:sz w:val="16"/>
            </w:rPr>
          </w:rPrChange>
        </w:rPr>
      </w:pPr>
    </w:p>
    <w:p w14:paraId="70B09B51" w14:textId="4160B94C" w:rsidR="004D250D" w:rsidRPr="00DB24F5" w:rsidRDefault="008C4EFF"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99707D"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pretendimin e subjektit se</w:t>
      </w:r>
      <w:r w:rsidR="00C60F71" w:rsidRPr="00DB24F5">
        <w:rPr>
          <w:rFonts w:ascii="Times New Roman" w:hAnsi="Times New Roman" w:cs="Times New Roman"/>
          <w:sz w:val="24"/>
          <w:szCs w:val="24"/>
        </w:rPr>
        <w:t xml:space="preserve"> Komisioni ka bërë analizë të prindërve të saj n</w:t>
      </w:r>
      <w:r w:rsidR="0099707D" w:rsidRPr="00DB24F5">
        <w:rPr>
          <w:rFonts w:ascii="Times New Roman" w:hAnsi="Times New Roman" w:cs="Times New Roman"/>
          <w:sz w:val="24"/>
          <w:szCs w:val="24"/>
        </w:rPr>
        <w:t>ë</w:t>
      </w:r>
      <w:r w:rsidR="00C60F71" w:rsidRPr="00DB24F5">
        <w:rPr>
          <w:rFonts w:ascii="Times New Roman" w:hAnsi="Times New Roman" w:cs="Times New Roman"/>
          <w:sz w:val="24"/>
          <w:szCs w:val="24"/>
        </w:rPr>
        <w:t xml:space="preserve"> tejkalim t</w:t>
      </w:r>
      <w:r w:rsidR="0099707D" w:rsidRPr="00DB24F5">
        <w:rPr>
          <w:rFonts w:ascii="Times New Roman" w:hAnsi="Times New Roman" w:cs="Times New Roman"/>
          <w:sz w:val="24"/>
          <w:szCs w:val="24"/>
        </w:rPr>
        <w:t>ë</w:t>
      </w:r>
      <w:r w:rsidR="00C60F71" w:rsidRPr="00DB24F5">
        <w:rPr>
          <w:rFonts w:ascii="Times New Roman" w:hAnsi="Times New Roman" w:cs="Times New Roman"/>
          <w:sz w:val="24"/>
          <w:szCs w:val="24"/>
        </w:rPr>
        <w:t xml:space="preserve"> parashikimeve t</w:t>
      </w:r>
      <w:r w:rsidR="0099707D" w:rsidRPr="00DB24F5">
        <w:rPr>
          <w:rFonts w:ascii="Times New Roman" w:hAnsi="Times New Roman" w:cs="Times New Roman"/>
          <w:sz w:val="24"/>
          <w:szCs w:val="24"/>
        </w:rPr>
        <w:t>ë</w:t>
      </w:r>
      <w:r w:rsidR="00C60F71" w:rsidRPr="00DB24F5">
        <w:rPr>
          <w:rFonts w:ascii="Times New Roman" w:hAnsi="Times New Roman" w:cs="Times New Roman"/>
          <w:sz w:val="24"/>
          <w:szCs w:val="24"/>
        </w:rPr>
        <w:t xml:space="preserve"> nenit 32, pika 4 e ligjit nr. 84/2016 pasi ajo nuk ka deklaruar as hua, as dhuratë nga prindërit e nga motrat, e për rrjedhojë ajo nuk mund të mbajë përgjegjësi për paratë që ato u kanë dërguar prindërve dhe as për burimin e tyre</w:t>
      </w:r>
      <w:r w:rsidR="004D250D" w:rsidRPr="00DB24F5">
        <w:rPr>
          <w:rFonts w:ascii="Times New Roman" w:hAnsi="Times New Roman" w:cs="Times New Roman"/>
          <w:sz w:val="24"/>
          <w:szCs w:val="24"/>
        </w:rPr>
        <w:t>,</w:t>
      </w:r>
      <w:r w:rsidR="00C60F71" w:rsidRPr="00DB24F5">
        <w:rPr>
          <w:rFonts w:ascii="Times New Roman" w:hAnsi="Times New Roman" w:cs="Times New Roman"/>
          <w:sz w:val="24"/>
          <w:szCs w:val="24"/>
        </w:rPr>
        <w:t xml:space="preserve"> NJSHL </w:t>
      </w:r>
      <w:r w:rsidR="0099707D" w:rsidRPr="00DB24F5">
        <w:rPr>
          <w:rFonts w:ascii="Times New Roman" w:hAnsi="Times New Roman" w:cs="Times New Roman"/>
          <w:sz w:val="24"/>
          <w:szCs w:val="24"/>
        </w:rPr>
        <w:t xml:space="preserve">vlerëson se në këtë rast detyrimit për të provuar burimet e ligjshme të krijimit të kësaj pasurie, nuk autorizohet drejtpërdrejt nga neni 32, pika 4 e ligjit nr. 84/2016, i cili ngarkon me këtë detyrim subjektet kur ato </w:t>
      </w:r>
      <w:proofErr w:type="spellStart"/>
      <w:r w:rsidR="0099707D" w:rsidRPr="00DB24F5">
        <w:rPr>
          <w:rFonts w:ascii="Times New Roman" w:hAnsi="Times New Roman" w:cs="Times New Roman"/>
          <w:sz w:val="24"/>
          <w:szCs w:val="24"/>
        </w:rPr>
        <w:t>vetëdeklarojnë</w:t>
      </w:r>
      <w:proofErr w:type="spellEnd"/>
      <w:r w:rsidR="0099707D" w:rsidRPr="00DB24F5">
        <w:rPr>
          <w:rFonts w:ascii="Times New Roman" w:hAnsi="Times New Roman" w:cs="Times New Roman"/>
          <w:sz w:val="24"/>
          <w:szCs w:val="24"/>
        </w:rPr>
        <w:t xml:space="preserve"> se si burim i krijimit të pasurive të tyre kanë shërbyer shumat e dhëna hua apo dhuruar prej personave të tjerë të lidhur sipas kësaj dispozite, por nga nenet 30 e 45 të ligjit nr. 84/2016, që autorizojnë organet e rivlerësimit të hetojnë në drejtim të verifikimit të dyshimeve për pasuri të fshehur të subjektit. Për sa më sipër</w:t>
      </w:r>
      <w:r w:rsidR="004D250D" w:rsidRPr="00DB24F5">
        <w:rPr>
          <w:rFonts w:ascii="Times New Roman" w:hAnsi="Times New Roman" w:cs="Times New Roman"/>
          <w:sz w:val="24"/>
          <w:szCs w:val="24"/>
        </w:rPr>
        <w:t xml:space="preserve">, </w:t>
      </w:r>
      <w:r w:rsidR="0099707D" w:rsidRPr="00DB24F5">
        <w:rPr>
          <w:rFonts w:ascii="Times New Roman" w:hAnsi="Times New Roman" w:cs="Times New Roman"/>
          <w:sz w:val="24"/>
          <w:szCs w:val="24"/>
        </w:rPr>
        <w:t>pretendimi i subjektit se Komisioni ka tejkaluar ligjin është i pambështetur</w:t>
      </w:r>
      <w:r w:rsidR="0099707D" w:rsidRPr="00DB24F5">
        <w:rPr>
          <w:rFonts w:ascii="Times New Roman" w:hAnsi="Times New Roman" w:cs="Times New Roman"/>
        </w:rPr>
        <w:t>.</w:t>
      </w:r>
    </w:p>
    <w:p w14:paraId="1A04C9C8" w14:textId="124EB634" w:rsidR="00C60F71" w:rsidRPr="00DB24F5" w:rsidRDefault="0099707D" w:rsidP="00E114EF">
      <w:pPr>
        <w:pStyle w:val="ListParagraph"/>
        <w:tabs>
          <w:tab w:val="left" w:pos="0"/>
          <w:tab w:val="left" w:pos="270"/>
        </w:tabs>
        <w:spacing w:before="0" w:after="0"/>
        <w:ind w:left="0"/>
        <w:rPr>
          <w:rFonts w:ascii="Times New Roman" w:hAnsi="Times New Roman" w:cs="Times New Roman"/>
          <w:sz w:val="16"/>
          <w:szCs w:val="16"/>
        </w:rPr>
      </w:pPr>
      <w:r w:rsidRPr="00DB24F5">
        <w:rPr>
          <w:rFonts w:ascii="Times New Roman" w:hAnsi="Times New Roman" w:cs="Times New Roman"/>
        </w:rPr>
        <w:t xml:space="preserve"> </w:t>
      </w:r>
    </w:p>
    <w:p w14:paraId="5B14B2DC" w14:textId="0CED6BBE" w:rsidR="008C4EFF" w:rsidRPr="00DB24F5" w:rsidRDefault="006A44F9"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Sa i takon</w:t>
      </w:r>
      <w:r w:rsidR="0099707D" w:rsidRPr="00DB24F5">
        <w:rPr>
          <w:rFonts w:ascii="Times New Roman" w:hAnsi="Times New Roman" w:cs="Times New Roman"/>
          <w:sz w:val="24"/>
          <w:szCs w:val="24"/>
        </w:rPr>
        <w:t xml:space="preserve"> pretendimi</w:t>
      </w:r>
      <w:r w:rsidRPr="00DB24F5">
        <w:rPr>
          <w:rFonts w:ascii="Times New Roman" w:hAnsi="Times New Roman" w:cs="Times New Roman"/>
          <w:sz w:val="24"/>
          <w:szCs w:val="24"/>
        </w:rPr>
        <w:t>t t</w:t>
      </w:r>
      <w:r w:rsidR="003F5998" w:rsidRPr="00DB24F5">
        <w:rPr>
          <w:rFonts w:ascii="Times New Roman" w:hAnsi="Times New Roman" w:cs="Times New Roman"/>
          <w:sz w:val="24"/>
          <w:szCs w:val="24"/>
        </w:rPr>
        <w:t>ë</w:t>
      </w:r>
      <w:r w:rsidR="0099707D" w:rsidRPr="00DB24F5">
        <w:rPr>
          <w:rFonts w:ascii="Times New Roman" w:hAnsi="Times New Roman" w:cs="Times New Roman"/>
          <w:sz w:val="24"/>
          <w:szCs w:val="24"/>
        </w:rPr>
        <w:t xml:space="preserve"> subjektit se </w:t>
      </w:r>
      <w:r w:rsidR="00C60F71" w:rsidRPr="00DB24F5">
        <w:rPr>
          <w:rFonts w:ascii="Times New Roman" w:hAnsi="Times New Roman" w:cs="Times New Roman"/>
          <w:sz w:val="24"/>
          <w:szCs w:val="24"/>
        </w:rPr>
        <w:t xml:space="preserve">Komisioni duke hetuar mbi dyshime për fshehje ka vepruar në shkelje të parimeve ligjore si prokurori edhe pse është </w:t>
      </w:r>
      <w:r w:rsidR="00197CEB" w:rsidRPr="00DB24F5">
        <w:rPr>
          <w:rFonts w:ascii="Times New Roman" w:hAnsi="Times New Roman" w:cs="Times New Roman"/>
          <w:sz w:val="24"/>
          <w:szCs w:val="24"/>
        </w:rPr>
        <w:t>vet</w:t>
      </w:r>
      <w:r w:rsidR="00111164" w:rsidRPr="00DB24F5">
        <w:rPr>
          <w:rFonts w:ascii="Times New Roman" w:hAnsi="Times New Roman" w:cs="Times New Roman"/>
          <w:sz w:val="24"/>
          <w:szCs w:val="24"/>
        </w:rPr>
        <w:t>ë</w:t>
      </w:r>
      <w:r w:rsidR="00197CEB" w:rsidRPr="00DB24F5">
        <w:rPr>
          <w:rFonts w:ascii="Times New Roman" w:hAnsi="Times New Roman" w:cs="Times New Roman"/>
          <w:sz w:val="24"/>
          <w:szCs w:val="24"/>
        </w:rPr>
        <w:t xml:space="preserve">m </w:t>
      </w:r>
      <w:r w:rsidR="00C60F71" w:rsidRPr="00DB24F5">
        <w:rPr>
          <w:rFonts w:ascii="Times New Roman" w:hAnsi="Times New Roman" w:cs="Times New Roman"/>
          <w:sz w:val="24"/>
          <w:szCs w:val="24"/>
        </w:rPr>
        <w:t>një organ administrativ</w:t>
      </w:r>
      <w:r w:rsidRPr="00DB24F5">
        <w:rPr>
          <w:rFonts w:ascii="Times New Roman" w:hAnsi="Times New Roman" w:cs="Times New Roman"/>
          <w:sz w:val="24"/>
          <w:szCs w:val="24"/>
        </w:rPr>
        <w:t>,</w:t>
      </w:r>
      <w:r w:rsidR="00F2101E" w:rsidRPr="00DB24F5">
        <w:rPr>
          <w:rFonts w:ascii="Times New Roman" w:hAnsi="Times New Roman" w:cs="Times New Roman"/>
          <w:sz w:val="24"/>
          <w:szCs w:val="24"/>
        </w:rPr>
        <w:t xml:space="preserve"> NJSHL </w:t>
      </w:r>
      <w:r w:rsidR="00BA5C02" w:rsidRPr="00DB24F5">
        <w:rPr>
          <w:rFonts w:ascii="Times New Roman" w:hAnsi="Times New Roman" w:cs="Times New Roman"/>
          <w:sz w:val="24"/>
          <w:szCs w:val="24"/>
        </w:rPr>
        <w:t>vler</w:t>
      </w:r>
      <w:r w:rsidR="008C6278" w:rsidRPr="00DB24F5">
        <w:rPr>
          <w:rFonts w:ascii="Times New Roman" w:hAnsi="Times New Roman" w:cs="Times New Roman"/>
          <w:sz w:val="24"/>
          <w:szCs w:val="24"/>
        </w:rPr>
        <w:t>ë</w:t>
      </w:r>
      <w:r w:rsidR="00BA5C02" w:rsidRPr="00DB24F5">
        <w:rPr>
          <w:rFonts w:ascii="Times New Roman" w:hAnsi="Times New Roman" w:cs="Times New Roman"/>
          <w:sz w:val="24"/>
          <w:szCs w:val="24"/>
        </w:rPr>
        <w:t>son se n</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lidhje me k</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t</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pretendim</w:t>
      </w:r>
      <w:r w:rsidR="00F2101E" w:rsidRPr="00DB24F5">
        <w:rPr>
          <w:rFonts w:ascii="Times New Roman" w:hAnsi="Times New Roman" w:cs="Times New Roman"/>
          <w:sz w:val="24"/>
          <w:szCs w:val="24"/>
        </w:rPr>
        <w:t>, Kolegji ka qëndrim të konsoliduar në jurisprudencën e tij</w:t>
      </w:r>
      <w:r w:rsidR="00197CEB" w:rsidRPr="00DB24F5">
        <w:rPr>
          <w:rFonts w:ascii="Times New Roman" w:hAnsi="Times New Roman" w:cs="Times New Roman"/>
          <w:sz w:val="24"/>
          <w:szCs w:val="24"/>
        </w:rPr>
        <w:t xml:space="preserve"> ku </w:t>
      </w:r>
      <w:r w:rsidR="00111164" w:rsidRPr="00DB24F5">
        <w:rPr>
          <w:rFonts w:ascii="Times New Roman" w:hAnsi="Times New Roman" w:cs="Times New Roman"/>
          <w:sz w:val="24"/>
          <w:szCs w:val="24"/>
        </w:rPr>
        <w:t>ë</w:t>
      </w:r>
      <w:r w:rsidR="00197CEB" w:rsidRPr="00DB24F5">
        <w:rPr>
          <w:rFonts w:ascii="Times New Roman" w:hAnsi="Times New Roman" w:cs="Times New Roman"/>
          <w:sz w:val="24"/>
          <w:szCs w:val="24"/>
        </w:rPr>
        <w:t>sht</w:t>
      </w:r>
      <w:r w:rsidR="00111164" w:rsidRPr="00DB24F5">
        <w:rPr>
          <w:rFonts w:ascii="Times New Roman" w:hAnsi="Times New Roman" w:cs="Times New Roman"/>
          <w:sz w:val="24"/>
          <w:szCs w:val="24"/>
        </w:rPr>
        <w:t>ë</w:t>
      </w:r>
      <w:r w:rsidR="00197CEB" w:rsidRPr="00DB24F5">
        <w:rPr>
          <w:rFonts w:ascii="Times New Roman" w:hAnsi="Times New Roman" w:cs="Times New Roman"/>
          <w:sz w:val="24"/>
          <w:szCs w:val="24"/>
        </w:rPr>
        <w:t xml:space="preserve"> </w:t>
      </w:r>
      <w:proofErr w:type="spellStart"/>
      <w:r w:rsidR="00197CEB" w:rsidRPr="00DB24F5">
        <w:rPr>
          <w:rFonts w:ascii="Times New Roman" w:hAnsi="Times New Roman" w:cs="Times New Roman"/>
          <w:sz w:val="24"/>
          <w:szCs w:val="24"/>
        </w:rPr>
        <w:t>elaboruar</w:t>
      </w:r>
      <w:proofErr w:type="spellEnd"/>
      <w:r w:rsidR="00197CEB" w:rsidRPr="00DB24F5">
        <w:rPr>
          <w:rFonts w:ascii="Times New Roman" w:hAnsi="Times New Roman" w:cs="Times New Roman"/>
          <w:sz w:val="24"/>
          <w:szCs w:val="24"/>
        </w:rPr>
        <w:t xml:space="preserve"> </w:t>
      </w:r>
      <w:r w:rsidR="00F2101E" w:rsidRPr="00DB24F5">
        <w:rPr>
          <w:rFonts w:ascii="Times New Roman" w:hAnsi="Times New Roman" w:cs="Times New Roman"/>
          <w:sz w:val="24"/>
          <w:szCs w:val="24"/>
        </w:rPr>
        <w:t>se kompetenca e Komisionit për të kryer hetimin dhe për të dhënë vendimin është në përputhje me natyrën e procesit të rivlerësimit,</w:t>
      </w:r>
      <w:r w:rsidRPr="00DB24F5">
        <w:rPr>
          <w:rFonts w:ascii="Times New Roman" w:hAnsi="Times New Roman" w:cs="Times New Roman"/>
          <w:sz w:val="24"/>
          <w:szCs w:val="24"/>
        </w:rPr>
        <w:t xml:space="preserve"> </w:t>
      </w:r>
      <w:r w:rsidR="00F2101E" w:rsidRPr="00DB24F5">
        <w:rPr>
          <w:rFonts w:ascii="Times New Roman" w:hAnsi="Times New Roman" w:cs="Times New Roman"/>
          <w:sz w:val="24"/>
          <w:szCs w:val="24"/>
        </w:rPr>
        <w:t>si një proces administrativ i nisur kryesisht, në përputhje me kompetencën që i njeh Kushtetuta dhe ligjit nr. 84/2016</w:t>
      </w:r>
      <w:r w:rsidR="000C6E81" w:rsidRPr="00DB24F5">
        <w:rPr>
          <w:rStyle w:val="FootnoteReference"/>
          <w:rFonts w:ascii="Times New Roman" w:hAnsi="Times New Roman" w:cs="Times New Roman"/>
          <w:sz w:val="24"/>
          <w:szCs w:val="24"/>
        </w:rPr>
        <w:footnoteReference w:id="54"/>
      </w:r>
      <w:r w:rsidRPr="00DB24F5">
        <w:rPr>
          <w:rFonts w:ascii="Times New Roman" w:hAnsi="Times New Roman" w:cs="Times New Roman"/>
          <w:sz w:val="24"/>
          <w:szCs w:val="24"/>
        </w:rPr>
        <w:t>,</w:t>
      </w:r>
      <w:r w:rsidR="00F2101E" w:rsidRPr="00DB24F5">
        <w:rPr>
          <w:rFonts w:ascii="Times New Roman" w:hAnsi="Times New Roman" w:cs="Times New Roman"/>
          <w:sz w:val="24"/>
          <w:szCs w:val="24"/>
        </w:rPr>
        <w:t xml:space="preserve"> në të cilin detajohen kompetencat hetimore dhe vendimmarrëse të Komisionit. Sa më sipër, pretendimi i ngritur nga subjekti është i pabazuar.</w:t>
      </w:r>
    </w:p>
    <w:p w14:paraId="07E90DD6" w14:textId="77777777" w:rsidR="00BA5C02" w:rsidRPr="00DB24F5" w:rsidRDefault="00BA5C02" w:rsidP="00E114EF">
      <w:pPr>
        <w:pStyle w:val="ListParagraph"/>
        <w:tabs>
          <w:tab w:val="left" w:pos="0"/>
          <w:tab w:val="left" w:pos="270"/>
        </w:tabs>
        <w:spacing w:before="0" w:after="0"/>
        <w:ind w:left="0"/>
        <w:rPr>
          <w:rFonts w:ascii="Times New Roman" w:hAnsi="Times New Roman" w:cs="Times New Roman"/>
          <w:sz w:val="16"/>
          <w:szCs w:val="16"/>
        </w:rPr>
      </w:pPr>
    </w:p>
    <w:p w14:paraId="337E6054" w14:textId="6ADD4F05" w:rsidR="0061023F" w:rsidRPr="00DB24F5" w:rsidRDefault="00197CEB" w:rsidP="0061023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11116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w:t>
      </w:r>
      <w:r w:rsidR="000C6E81" w:rsidRPr="00DB24F5">
        <w:rPr>
          <w:rFonts w:ascii="Times New Roman" w:hAnsi="Times New Roman" w:cs="Times New Roman"/>
          <w:sz w:val="24"/>
          <w:szCs w:val="24"/>
        </w:rPr>
        <w:t xml:space="preserve"> pretendimi</w:t>
      </w:r>
      <w:r w:rsidRPr="00DB24F5">
        <w:rPr>
          <w:rFonts w:ascii="Times New Roman" w:hAnsi="Times New Roman" w:cs="Times New Roman"/>
          <w:sz w:val="24"/>
          <w:szCs w:val="24"/>
        </w:rPr>
        <w:t xml:space="preserve">n e </w:t>
      </w:r>
      <w:r w:rsidR="000C6E81" w:rsidRPr="00DB24F5">
        <w:rPr>
          <w:rFonts w:ascii="Times New Roman" w:hAnsi="Times New Roman" w:cs="Times New Roman"/>
          <w:sz w:val="24"/>
          <w:szCs w:val="24"/>
        </w:rPr>
        <w:t>subjektit se prova q</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Komisioni vler</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son si bind</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se se apartamenti </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sht</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i saj dhe i bashk</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shortit jan</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librezat e energjis</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elektrike dhe t</w:t>
      </w:r>
      <w:r w:rsidR="00E17728" w:rsidRPr="00DB24F5">
        <w:rPr>
          <w:rFonts w:ascii="Times New Roman" w:hAnsi="Times New Roman" w:cs="Times New Roman"/>
          <w:sz w:val="24"/>
          <w:szCs w:val="24"/>
        </w:rPr>
        <w:t>ë</w:t>
      </w:r>
      <w:r w:rsidR="000C6E81" w:rsidRPr="00DB24F5">
        <w:rPr>
          <w:rFonts w:ascii="Times New Roman" w:hAnsi="Times New Roman" w:cs="Times New Roman"/>
          <w:sz w:val="24"/>
          <w:szCs w:val="24"/>
        </w:rPr>
        <w:t xml:space="preserve"> </w:t>
      </w:r>
      <w:r w:rsidR="001C11AD" w:rsidRPr="00DB24F5">
        <w:rPr>
          <w:rFonts w:ascii="Times New Roman" w:hAnsi="Times New Roman" w:cs="Times New Roman"/>
          <w:sz w:val="24"/>
          <w:szCs w:val="24"/>
        </w:rPr>
        <w:t>ujit</w:t>
      </w:r>
      <w:r w:rsidR="006A44F9" w:rsidRPr="00DB24F5">
        <w:rPr>
          <w:rFonts w:ascii="Times New Roman" w:hAnsi="Times New Roman" w:cs="Times New Roman"/>
          <w:sz w:val="24"/>
          <w:szCs w:val="24"/>
        </w:rPr>
        <w:t>,</w:t>
      </w:r>
      <w:r w:rsidR="000C6E81" w:rsidRPr="00DB24F5">
        <w:rPr>
          <w:rFonts w:ascii="Times New Roman" w:hAnsi="Times New Roman" w:cs="Times New Roman"/>
          <w:sz w:val="24"/>
          <w:szCs w:val="24"/>
        </w:rPr>
        <w:t xml:space="preserve"> </w:t>
      </w:r>
      <w:r w:rsidR="001C11AD" w:rsidRPr="00DB24F5">
        <w:rPr>
          <w:rFonts w:ascii="Times New Roman" w:hAnsi="Times New Roman" w:cs="Times New Roman"/>
          <w:sz w:val="24"/>
          <w:szCs w:val="24"/>
        </w:rPr>
        <w:t>NJSHL vler</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son se librezat e ujit dhe </w:t>
      </w:r>
      <w:del w:id="649" w:author="Sokol Çomo" w:date="2025-05-02T08:44:00Z">
        <w:r w:rsidR="001C11AD" w:rsidRPr="001C11AD">
          <w:rPr>
            <w:rFonts w:ascii="Times New Roman" w:hAnsi="Times New Roman" w:cs="Times New Roman"/>
            <w:sz w:val="24"/>
            <w:szCs w:val="24"/>
          </w:rPr>
          <w:delText>dritave</w:delText>
        </w:r>
      </w:del>
      <w:ins w:id="650" w:author="Sokol Çomo" w:date="2025-05-02T08:44:00Z">
        <w:r w:rsidR="00723843" w:rsidRPr="00DB24F5">
          <w:rPr>
            <w:rFonts w:ascii="Times New Roman" w:hAnsi="Times New Roman" w:cs="Times New Roman"/>
            <w:sz w:val="24"/>
            <w:szCs w:val="24"/>
          </w:rPr>
          <w:t>energjis</w:t>
        </w:r>
        <w:r w:rsidR="00226037" w:rsidRPr="00DB24F5">
          <w:rPr>
            <w:rFonts w:ascii="Times New Roman" w:hAnsi="Times New Roman" w:cs="Times New Roman"/>
            <w:sz w:val="24"/>
            <w:szCs w:val="24"/>
          </w:rPr>
          <w:t>ë</w:t>
        </w:r>
      </w:ins>
      <w:r w:rsidR="001C11AD" w:rsidRPr="00DB24F5">
        <w:rPr>
          <w:rFonts w:ascii="Times New Roman" w:hAnsi="Times New Roman" w:cs="Times New Roman"/>
          <w:sz w:val="24"/>
          <w:szCs w:val="24"/>
        </w:rPr>
        <w:t xml:space="preserve"> nuk jan</w:t>
      </w:r>
      <w:r w:rsidR="00E17728" w:rsidRPr="00DB24F5">
        <w:rPr>
          <w:rFonts w:ascii="Times New Roman" w:hAnsi="Times New Roman" w:cs="Times New Roman"/>
          <w:sz w:val="24"/>
          <w:szCs w:val="24"/>
        </w:rPr>
        <w:t>ë</w:t>
      </w:r>
      <w:r w:rsidR="003F5998" w:rsidRPr="00DB24F5">
        <w:rPr>
          <w:rFonts w:ascii="Times New Roman" w:hAnsi="Times New Roman" w:cs="Times New Roman"/>
          <w:sz w:val="24"/>
          <w:szCs w:val="24"/>
        </w:rPr>
        <w:t xml:space="preserve"> fakti</w:t>
      </w:r>
      <w:r w:rsidR="001C11AD" w:rsidRPr="00DB24F5">
        <w:rPr>
          <w:rFonts w:ascii="Times New Roman" w:hAnsi="Times New Roman" w:cs="Times New Roman"/>
          <w:sz w:val="24"/>
          <w:szCs w:val="24"/>
        </w:rPr>
        <w:t xml:space="preserve"> i vet</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m në favor të konkluzioni</w:t>
      </w:r>
      <w:r w:rsidR="002A28DC" w:rsidRPr="00DB24F5">
        <w:rPr>
          <w:rFonts w:ascii="Times New Roman" w:hAnsi="Times New Roman" w:cs="Times New Roman"/>
          <w:sz w:val="24"/>
          <w:szCs w:val="24"/>
        </w:rPr>
        <w:t>t</w:t>
      </w:r>
      <w:r w:rsidR="001C11AD" w:rsidRPr="00DB24F5">
        <w:rPr>
          <w:rFonts w:ascii="Times New Roman" w:hAnsi="Times New Roman" w:cs="Times New Roman"/>
          <w:sz w:val="24"/>
          <w:szCs w:val="24"/>
        </w:rPr>
        <w:t xml:space="preserve"> për fshehje të pasurisë</w:t>
      </w:r>
      <w:r w:rsidR="006A44F9" w:rsidRPr="00DB24F5">
        <w:rPr>
          <w:rFonts w:ascii="Times New Roman" w:hAnsi="Times New Roman" w:cs="Times New Roman"/>
          <w:sz w:val="24"/>
          <w:szCs w:val="24"/>
        </w:rPr>
        <w:t xml:space="preserve"> dhe se nga aktet e administruara gjatë hetimit administrativ, NJSHL konstaton se ekzistojnë disa </w:t>
      </w:r>
      <w:r w:rsidR="003F5998" w:rsidRPr="00DB24F5">
        <w:rPr>
          <w:rFonts w:ascii="Times New Roman" w:hAnsi="Times New Roman" w:cs="Times New Roman"/>
          <w:sz w:val="24"/>
          <w:szCs w:val="24"/>
        </w:rPr>
        <w:t>elementë</w:t>
      </w:r>
      <w:r w:rsidR="006A44F9" w:rsidRPr="00DB24F5">
        <w:rPr>
          <w:rFonts w:ascii="Times New Roman" w:hAnsi="Times New Roman" w:cs="Times New Roman"/>
          <w:sz w:val="24"/>
          <w:szCs w:val="24"/>
        </w:rPr>
        <w:t xml:space="preserve"> që </w:t>
      </w:r>
      <w:r w:rsidR="0061023F" w:rsidRPr="00DB24F5">
        <w:rPr>
          <w:rFonts w:ascii="Times New Roman" w:hAnsi="Times New Roman" w:cs="Times New Roman"/>
          <w:sz w:val="24"/>
          <w:szCs w:val="24"/>
        </w:rPr>
        <w:t>mb</w:t>
      </w:r>
      <w:r w:rsidR="003F5998" w:rsidRPr="00DB24F5">
        <w:rPr>
          <w:rFonts w:ascii="Times New Roman" w:hAnsi="Times New Roman" w:cs="Times New Roman"/>
          <w:sz w:val="24"/>
          <w:szCs w:val="24"/>
        </w:rPr>
        <w:t>ë</w:t>
      </w:r>
      <w:r w:rsidR="0061023F" w:rsidRPr="00DB24F5">
        <w:rPr>
          <w:rFonts w:ascii="Times New Roman" w:hAnsi="Times New Roman" w:cs="Times New Roman"/>
          <w:sz w:val="24"/>
          <w:szCs w:val="24"/>
        </w:rPr>
        <w:t>shtesin</w:t>
      </w:r>
      <w:r w:rsidR="006A44F9" w:rsidRPr="00DB24F5">
        <w:rPr>
          <w:rFonts w:ascii="Times New Roman" w:hAnsi="Times New Roman" w:cs="Times New Roman"/>
          <w:sz w:val="24"/>
          <w:szCs w:val="24"/>
        </w:rPr>
        <w:t xml:space="preserve"> dyshimin për pasuri të fsheh</w:t>
      </w:r>
      <w:r w:rsidR="005207B9" w:rsidRPr="00DB24F5">
        <w:rPr>
          <w:rFonts w:ascii="Times New Roman" w:hAnsi="Times New Roman" w:cs="Times New Roman"/>
          <w:sz w:val="24"/>
          <w:szCs w:val="24"/>
        </w:rPr>
        <w:t>ur të subjektit të tilla si: (i</w:t>
      </w:r>
      <w:r w:rsidR="006A44F9" w:rsidRPr="00DB24F5">
        <w:rPr>
          <w:rFonts w:ascii="Times New Roman" w:hAnsi="Times New Roman" w:cs="Times New Roman"/>
          <w:sz w:val="24"/>
          <w:szCs w:val="24"/>
        </w:rPr>
        <w:t xml:space="preserve">) </w:t>
      </w:r>
      <w:del w:id="651" w:author="Sokol Çomo" w:date="2025-05-02T08:44:00Z">
        <w:r w:rsidR="006A44F9" w:rsidRPr="000725D8">
          <w:rPr>
            <w:rFonts w:ascii="Times New Roman" w:hAnsi="Times New Roman" w:cs="Times New Roman"/>
            <w:sz w:val="24"/>
            <w:szCs w:val="24"/>
          </w:rPr>
          <w:delText xml:space="preserve">mosdeklarimi në deklaratën e pasurisë </w:delText>
        </w:r>
        <w:r w:rsidR="006A44F9" w:rsidRPr="000725D8">
          <w:rPr>
            <w:rFonts w:ascii="Times New Roman" w:hAnsi="Times New Roman" w:cs="Times New Roman"/>
            <w:i/>
            <w:iCs/>
            <w:sz w:val="24"/>
            <w:szCs w:val="24"/>
          </w:rPr>
          <w:delText xml:space="preserve">vetting </w:delText>
        </w:r>
        <w:r w:rsidR="006A44F9" w:rsidRPr="000725D8">
          <w:rPr>
            <w:rFonts w:ascii="Times New Roman" w:hAnsi="Times New Roman" w:cs="Times New Roman"/>
            <w:sz w:val="24"/>
            <w:szCs w:val="24"/>
          </w:rPr>
          <w:delText xml:space="preserve">i marrëdhënies së interesit të subjektit me këtë pasuri, si kontribuuese kryesore në krijimin e saj; (ii) </w:delText>
        </w:r>
      </w:del>
      <w:r w:rsidR="006A44F9" w:rsidRPr="00DB24F5">
        <w:rPr>
          <w:rFonts w:ascii="Times New Roman" w:hAnsi="Times New Roman" w:cs="Times New Roman"/>
          <w:sz w:val="24"/>
          <w:szCs w:val="24"/>
        </w:rPr>
        <w:t xml:space="preserve">mungesa e deklarimit të dy </w:t>
      </w:r>
      <w:proofErr w:type="spellStart"/>
      <w:r w:rsidR="006A44F9" w:rsidRPr="00DB24F5">
        <w:rPr>
          <w:rFonts w:ascii="Times New Roman" w:hAnsi="Times New Roman" w:cs="Times New Roman"/>
          <w:sz w:val="24"/>
          <w:szCs w:val="24"/>
        </w:rPr>
        <w:t>transfertave</w:t>
      </w:r>
      <w:proofErr w:type="spellEnd"/>
      <w:r w:rsidR="006A44F9" w:rsidRPr="00DB24F5">
        <w:rPr>
          <w:rFonts w:ascii="Times New Roman" w:hAnsi="Times New Roman" w:cs="Times New Roman"/>
          <w:sz w:val="24"/>
          <w:szCs w:val="24"/>
        </w:rPr>
        <w:t xml:space="preserve"> bankare për shoqërinë “</w:t>
      </w:r>
      <w:proofErr w:type="spellStart"/>
      <w:r w:rsidR="006A44F9" w:rsidRPr="00DB24F5">
        <w:rPr>
          <w:rFonts w:ascii="Times New Roman" w:hAnsi="Times New Roman" w:cs="Times New Roman"/>
          <w:sz w:val="24"/>
          <w:szCs w:val="24"/>
        </w:rPr>
        <w:t>Edmeli</w:t>
      </w:r>
      <w:proofErr w:type="spellEnd"/>
      <w:r w:rsidR="006A44F9" w:rsidRPr="00DB24F5">
        <w:rPr>
          <w:rFonts w:ascii="Times New Roman" w:hAnsi="Times New Roman" w:cs="Times New Roman"/>
          <w:sz w:val="24"/>
          <w:szCs w:val="24"/>
        </w:rPr>
        <w:t>” SHPK të kryera nga bashkëshorti i subjektit në vitin 2007, cila përfaqëson deklarimin më të afërt në aspektin kohor, lidhur me momentin kur është krijua</w:t>
      </w:r>
      <w:r w:rsidR="005207B9" w:rsidRPr="00DB24F5">
        <w:rPr>
          <w:rFonts w:ascii="Times New Roman" w:hAnsi="Times New Roman" w:cs="Times New Roman"/>
          <w:sz w:val="24"/>
          <w:szCs w:val="24"/>
        </w:rPr>
        <w:t>r pasuria objekt shqyrtimi, (</w:t>
      </w:r>
      <w:proofErr w:type="spellStart"/>
      <w:del w:id="652" w:author="Sokol Çomo" w:date="2025-05-02T08:44:00Z">
        <w:r w:rsidR="006A44F9" w:rsidRPr="000725D8">
          <w:rPr>
            <w:rFonts w:ascii="Times New Roman" w:hAnsi="Times New Roman" w:cs="Times New Roman"/>
            <w:sz w:val="24"/>
            <w:szCs w:val="24"/>
          </w:rPr>
          <w:delText>iii</w:delText>
        </w:r>
      </w:del>
      <w:ins w:id="653" w:author="Sokol Çomo" w:date="2025-05-02T08:44:00Z">
        <w:r w:rsidR="005207B9" w:rsidRPr="00DB24F5">
          <w:rPr>
            <w:rFonts w:ascii="Times New Roman" w:hAnsi="Times New Roman" w:cs="Times New Roman"/>
            <w:sz w:val="24"/>
            <w:szCs w:val="24"/>
          </w:rPr>
          <w:t>ii</w:t>
        </w:r>
      </w:ins>
      <w:proofErr w:type="spellEnd"/>
      <w:r w:rsidR="006A44F9" w:rsidRPr="00DB24F5">
        <w:rPr>
          <w:rFonts w:ascii="Times New Roman" w:hAnsi="Times New Roman" w:cs="Times New Roman"/>
          <w:sz w:val="24"/>
          <w:szCs w:val="24"/>
        </w:rPr>
        <w:t xml:space="preserve">) mungesa e qartësisë në lidhje kontributin konkret të subjektit në krijimin e kësaj pasurie si dhe </w:t>
      </w:r>
      <w:proofErr w:type="spellStart"/>
      <w:r w:rsidR="006A44F9" w:rsidRPr="00DB24F5">
        <w:rPr>
          <w:rFonts w:ascii="Times New Roman" w:hAnsi="Times New Roman" w:cs="Times New Roman"/>
          <w:sz w:val="24"/>
          <w:szCs w:val="24"/>
        </w:rPr>
        <w:t>mosdeklarimi</w:t>
      </w:r>
      <w:proofErr w:type="spellEnd"/>
      <w:r w:rsidR="006A44F9" w:rsidRPr="00DB24F5">
        <w:rPr>
          <w:rFonts w:ascii="Times New Roman" w:hAnsi="Times New Roman" w:cs="Times New Roman"/>
          <w:sz w:val="24"/>
          <w:szCs w:val="24"/>
        </w:rPr>
        <w:t xml:space="preserve"> i pakësimit të gjendjes likuiditet bankar </w:t>
      </w:r>
      <w:r w:rsidR="005207B9" w:rsidRPr="00DB24F5">
        <w:rPr>
          <w:rFonts w:ascii="Times New Roman" w:hAnsi="Times New Roman" w:cs="Times New Roman"/>
          <w:sz w:val="24"/>
          <w:szCs w:val="24"/>
        </w:rPr>
        <w:t>për blerjen e kësaj pasurie; (</w:t>
      </w:r>
      <w:proofErr w:type="spellStart"/>
      <w:del w:id="654" w:author="Sokol Çomo" w:date="2025-05-02T08:44:00Z">
        <w:r w:rsidR="006A44F9" w:rsidRPr="000725D8">
          <w:rPr>
            <w:rFonts w:ascii="Times New Roman" w:hAnsi="Times New Roman" w:cs="Times New Roman"/>
            <w:sz w:val="24"/>
            <w:szCs w:val="24"/>
          </w:rPr>
          <w:delText>iv</w:delText>
        </w:r>
      </w:del>
      <w:ins w:id="655" w:author="Sokol Çomo" w:date="2025-05-02T08:44:00Z">
        <w:r w:rsidR="005207B9" w:rsidRPr="00DB24F5">
          <w:rPr>
            <w:rFonts w:ascii="Times New Roman" w:hAnsi="Times New Roman" w:cs="Times New Roman"/>
            <w:sz w:val="24"/>
            <w:szCs w:val="24"/>
          </w:rPr>
          <w:t>iii</w:t>
        </w:r>
      </w:ins>
      <w:proofErr w:type="spellEnd"/>
      <w:r w:rsidR="006A44F9" w:rsidRPr="00DB24F5">
        <w:rPr>
          <w:rFonts w:ascii="Times New Roman" w:hAnsi="Times New Roman" w:cs="Times New Roman"/>
          <w:sz w:val="24"/>
          <w:szCs w:val="24"/>
        </w:rPr>
        <w:t xml:space="preserve">) </w:t>
      </w:r>
      <w:r w:rsidR="0061023F" w:rsidRPr="00DB24F5">
        <w:rPr>
          <w:rFonts w:ascii="Times New Roman" w:hAnsi="Times New Roman" w:cs="Times New Roman"/>
          <w:sz w:val="24"/>
          <w:szCs w:val="24"/>
        </w:rPr>
        <w:t>mungesa e dokumentacioni</w:t>
      </w:r>
      <w:r w:rsidR="003F5998" w:rsidRPr="00DB24F5">
        <w:rPr>
          <w:rFonts w:ascii="Times New Roman" w:hAnsi="Times New Roman" w:cs="Times New Roman"/>
          <w:sz w:val="24"/>
          <w:szCs w:val="24"/>
        </w:rPr>
        <w:t>t</w:t>
      </w:r>
      <w:r w:rsidR="0061023F" w:rsidRPr="00DB24F5">
        <w:rPr>
          <w:rFonts w:ascii="Times New Roman" w:hAnsi="Times New Roman" w:cs="Times New Roman"/>
          <w:sz w:val="24"/>
          <w:szCs w:val="24"/>
        </w:rPr>
        <w:t xml:space="preserve"> p</w:t>
      </w:r>
      <w:r w:rsidR="003F5998" w:rsidRPr="00DB24F5">
        <w:rPr>
          <w:rFonts w:ascii="Times New Roman" w:hAnsi="Times New Roman" w:cs="Times New Roman"/>
          <w:sz w:val="24"/>
          <w:szCs w:val="24"/>
        </w:rPr>
        <w:t>ë</w:t>
      </w:r>
      <w:r w:rsidR="0061023F" w:rsidRPr="00DB24F5">
        <w:rPr>
          <w:rFonts w:ascii="Times New Roman" w:hAnsi="Times New Roman" w:cs="Times New Roman"/>
          <w:sz w:val="24"/>
          <w:szCs w:val="24"/>
        </w:rPr>
        <w:t xml:space="preserve">r </w:t>
      </w:r>
      <w:r w:rsidR="006A44F9" w:rsidRPr="00DB24F5">
        <w:rPr>
          <w:rFonts w:ascii="Times New Roman" w:hAnsi="Times New Roman" w:cs="Times New Roman"/>
          <w:sz w:val="24"/>
          <w:szCs w:val="24"/>
        </w:rPr>
        <w:t>nisj</w:t>
      </w:r>
      <w:r w:rsidR="0061023F" w:rsidRPr="00DB24F5">
        <w:rPr>
          <w:rFonts w:ascii="Times New Roman" w:hAnsi="Times New Roman" w:cs="Times New Roman"/>
          <w:sz w:val="24"/>
          <w:szCs w:val="24"/>
        </w:rPr>
        <w:t>en</w:t>
      </w:r>
      <w:r w:rsidR="006A44F9" w:rsidRPr="00DB24F5">
        <w:rPr>
          <w:rFonts w:ascii="Times New Roman" w:hAnsi="Times New Roman" w:cs="Times New Roman"/>
          <w:sz w:val="24"/>
          <w:szCs w:val="24"/>
        </w:rPr>
        <w:t xml:space="preserve"> e marrëdhënies me shoqërinë “</w:t>
      </w:r>
      <w:proofErr w:type="spellStart"/>
      <w:r w:rsidR="006A44F9" w:rsidRPr="00DB24F5">
        <w:rPr>
          <w:rFonts w:ascii="Times New Roman" w:hAnsi="Times New Roman" w:cs="Times New Roman"/>
          <w:sz w:val="24"/>
          <w:szCs w:val="24"/>
        </w:rPr>
        <w:t>Edmeli</w:t>
      </w:r>
      <w:proofErr w:type="spellEnd"/>
      <w:r w:rsidR="006A44F9" w:rsidRPr="00DB24F5">
        <w:rPr>
          <w:rFonts w:ascii="Times New Roman" w:hAnsi="Times New Roman" w:cs="Times New Roman"/>
          <w:sz w:val="24"/>
          <w:szCs w:val="24"/>
        </w:rPr>
        <w:t>” SHPK në vitin 2007</w:t>
      </w:r>
      <w:r w:rsidR="003F5998" w:rsidRPr="00DB24F5">
        <w:rPr>
          <w:rFonts w:ascii="Times New Roman" w:hAnsi="Times New Roman" w:cs="Times New Roman"/>
          <w:sz w:val="24"/>
          <w:szCs w:val="24"/>
        </w:rPr>
        <w:t>,</w:t>
      </w:r>
      <w:r w:rsidR="006A44F9" w:rsidRPr="00DB24F5">
        <w:rPr>
          <w:rFonts w:ascii="Times New Roman" w:hAnsi="Times New Roman" w:cs="Times New Roman"/>
          <w:sz w:val="24"/>
          <w:szCs w:val="24"/>
        </w:rPr>
        <w:t xml:space="preserve"> pavarësisht kryerjes së pagesës prej 56.000 eurosh; (</w:t>
      </w:r>
      <w:proofErr w:type="spellStart"/>
      <w:del w:id="656" w:author="Sokol Çomo" w:date="2025-05-02T08:44:00Z">
        <w:r w:rsidR="006A44F9" w:rsidRPr="000725D8">
          <w:rPr>
            <w:rFonts w:ascii="Times New Roman" w:hAnsi="Times New Roman" w:cs="Times New Roman"/>
            <w:sz w:val="24"/>
            <w:szCs w:val="24"/>
          </w:rPr>
          <w:delText>v</w:delText>
        </w:r>
      </w:del>
      <w:ins w:id="657" w:author="Sokol Çomo" w:date="2025-05-02T08:44:00Z">
        <w:r w:rsidR="005207B9" w:rsidRPr="00DB24F5">
          <w:rPr>
            <w:rFonts w:ascii="Times New Roman" w:hAnsi="Times New Roman" w:cs="Times New Roman"/>
            <w:sz w:val="24"/>
            <w:szCs w:val="24"/>
          </w:rPr>
          <w:t>i</w:t>
        </w:r>
        <w:r w:rsidR="006A44F9" w:rsidRPr="00DB24F5">
          <w:rPr>
            <w:rFonts w:ascii="Times New Roman" w:hAnsi="Times New Roman" w:cs="Times New Roman"/>
            <w:sz w:val="24"/>
            <w:szCs w:val="24"/>
          </w:rPr>
          <w:t>v</w:t>
        </w:r>
      </w:ins>
      <w:proofErr w:type="spellEnd"/>
      <w:r w:rsidR="006A44F9" w:rsidRPr="00DB24F5">
        <w:rPr>
          <w:rFonts w:ascii="Times New Roman" w:hAnsi="Times New Roman" w:cs="Times New Roman"/>
          <w:sz w:val="24"/>
          <w:szCs w:val="24"/>
        </w:rPr>
        <w:t>) mungesa e provave në lidhje me kontributin e babait të subjektit për pagesë</w:t>
      </w:r>
      <w:r w:rsidR="005207B9" w:rsidRPr="00DB24F5">
        <w:rPr>
          <w:rFonts w:ascii="Times New Roman" w:hAnsi="Times New Roman" w:cs="Times New Roman"/>
          <w:sz w:val="24"/>
          <w:szCs w:val="24"/>
        </w:rPr>
        <w:t>n e kësteve të apartamentit; (</w:t>
      </w:r>
      <w:del w:id="658" w:author="Sokol Çomo" w:date="2025-05-02T08:44:00Z">
        <w:r w:rsidR="006A44F9" w:rsidRPr="000725D8">
          <w:rPr>
            <w:rFonts w:ascii="Times New Roman" w:hAnsi="Times New Roman" w:cs="Times New Roman"/>
            <w:sz w:val="24"/>
            <w:szCs w:val="24"/>
          </w:rPr>
          <w:delText>vi</w:delText>
        </w:r>
      </w:del>
      <w:ins w:id="659" w:author="Sokol Çomo" w:date="2025-05-02T08:44:00Z">
        <w:r w:rsidR="005207B9" w:rsidRPr="00DB24F5">
          <w:rPr>
            <w:rFonts w:ascii="Times New Roman" w:hAnsi="Times New Roman" w:cs="Times New Roman"/>
            <w:sz w:val="24"/>
            <w:szCs w:val="24"/>
          </w:rPr>
          <w:t>v</w:t>
        </w:r>
      </w:ins>
      <w:r w:rsidR="006A44F9" w:rsidRPr="00DB24F5">
        <w:rPr>
          <w:rFonts w:ascii="Times New Roman" w:hAnsi="Times New Roman" w:cs="Times New Roman"/>
          <w:sz w:val="24"/>
          <w:szCs w:val="24"/>
        </w:rPr>
        <w:t xml:space="preserve">) </w:t>
      </w:r>
      <w:r w:rsidR="0061023F" w:rsidRPr="00DB24F5">
        <w:rPr>
          <w:rFonts w:ascii="Times New Roman" w:hAnsi="Times New Roman" w:cs="Times New Roman"/>
          <w:sz w:val="24"/>
          <w:szCs w:val="24"/>
        </w:rPr>
        <w:t>parashikimi n</w:t>
      </w:r>
      <w:r w:rsidR="003F5998" w:rsidRPr="00DB24F5">
        <w:rPr>
          <w:rFonts w:ascii="Times New Roman" w:hAnsi="Times New Roman" w:cs="Times New Roman"/>
          <w:sz w:val="24"/>
          <w:szCs w:val="24"/>
        </w:rPr>
        <w:t>ë</w:t>
      </w:r>
      <w:r w:rsidR="0061023F" w:rsidRPr="00DB24F5">
        <w:rPr>
          <w:rFonts w:ascii="Times New Roman" w:hAnsi="Times New Roman" w:cs="Times New Roman"/>
          <w:sz w:val="24"/>
          <w:szCs w:val="24"/>
        </w:rPr>
        <w:t xml:space="preserve"> </w:t>
      </w:r>
      <w:r w:rsidR="006A44F9" w:rsidRPr="00DB24F5">
        <w:rPr>
          <w:rFonts w:ascii="Times New Roman" w:hAnsi="Times New Roman" w:cs="Times New Roman"/>
          <w:sz w:val="24"/>
          <w:szCs w:val="24"/>
        </w:rPr>
        <w:t>kontra</w:t>
      </w:r>
      <w:r w:rsidR="0061023F" w:rsidRPr="00DB24F5">
        <w:rPr>
          <w:rFonts w:ascii="Times New Roman" w:hAnsi="Times New Roman" w:cs="Times New Roman"/>
          <w:sz w:val="24"/>
          <w:szCs w:val="24"/>
        </w:rPr>
        <w:t>t</w:t>
      </w:r>
      <w:r w:rsidR="003F5998" w:rsidRPr="00DB24F5">
        <w:rPr>
          <w:rFonts w:ascii="Times New Roman" w:hAnsi="Times New Roman" w:cs="Times New Roman"/>
          <w:sz w:val="24"/>
          <w:szCs w:val="24"/>
        </w:rPr>
        <w:t>ë</w:t>
      </w:r>
      <w:r w:rsidR="0061023F" w:rsidRPr="00DB24F5">
        <w:rPr>
          <w:rFonts w:ascii="Times New Roman" w:hAnsi="Times New Roman" w:cs="Times New Roman"/>
          <w:sz w:val="24"/>
          <w:szCs w:val="24"/>
        </w:rPr>
        <w:t>n</w:t>
      </w:r>
      <w:r w:rsidR="006A44F9" w:rsidRPr="00DB24F5">
        <w:rPr>
          <w:rFonts w:ascii="Times New Roman" w:hAnsi="Times New Roman" w:cs="Times New Roman"/>
          <w:sz w:val="24"/>
          <w:szCs w:val="24"/>
        </w:rPr>
        <w:t xml:space="preserve"> e shitjes në emër të nënës së </w:t>
      </w:r>
      <w:r w:rsidR="006A44F9" w:rsidRPr="00DB24F5">
        <w:rPr>
          <w:rFonts w:ascii="Times New Roman" w:hAnsi="Times New Roman" w:cs="Times New Roman"/>
          <w:sz w:val="24"/>
          <w:szCs w:val="24"/>
        </w:rPr>
        <w:lastRenderedPageBreak/>
        <w:t>subjektit se çmimi i shitjes në vlerën 7.300.000 lekë është paguar tërësisht jashtë zyrës noteriale</w:t>
      </w:r>
      <w:r w:rsidR="003F5998" w:rsidRPr="00DB24F5">
        <w:rPr>
          <w:rFonts w:ascii="Times New Roman" w:hAnsi="Times New Roman" w:cs="Times New Roman"/>
          <w:sz w:val="24"/>
          <w:szCs w:val="24"/>
        </w:rPr>
        <w:t>;</w:t>
      </w:r>
      <w:r w:rsidR="006A44F9" w:rsidRPr="00DB24F5">
        <w:rPr>
          <w:rFonts w:ascii="Times New Roman" w:hAnsi="Times New Roman" w:cs="Times New Roman"/>
          <w:sz w:val="24"/>
          <w:szCs w:val="24"/>
        </w:rPr>
        <w:t xml:space="preserve"> </w:t>
      </w:r>
      <w:r w:rsidR="005207B9" w:rsidRPr="00DB24F5">
        <w:rPr>
          <w:rFonts w:ascii="Times New Roman" w:hAnsi="Times New Roman" w:cs="Times New Roman"/>
          <w:sz w:val="24"/>
          <w:szCs w:val="24"/>
        </w:rPr>
        <w:t>(</w:t>
      </w:r>
      <w:proofErr w:type="spellStart"/>
      <w:del w:id="660" w:author="Sokol Çomo" w:date="2025-05-02T08:44:00Z">
        <w:r w:rsidR="0061023F">
          <w:rPr>
            <w:rFonts w:ascii="Times New Roman" w:hAnsi="Times New Roman" w:cs="Times New Roman"/>
            <w:sz w:val="24"/>
            <w:szCs w:val="24"/>
          </w:rPr>
          <w:delText>vii</w:delText>
        </w:r>
      </w:del>
      <w:ins w:id="661" w:author="Sokol Çomo" w:date="2025-05-02T08:44:00Z">
        <w:r w:rsidR="005207B9" w:rsidRPr="00DB24F5">
          <w:rPr>
            <w:rFonts w:ascii="Times New Roman" w:hAnsi="Times New Roman" w:cs="Times New Roman"/>
            <w:sz w:val="24"/>
            <w:szCs w:val="24"/>
          </w:rPr>
          <w:t>vi</w:t>
        </w:r>
      </w:ins>
      <w:proofErr w:type="spellEnd"/>
      <w:r w:rsidR="0061023F" w:rsidRPr="00DB24F5">
        <w:rPr>
          <w:rFonts w:ascii="Times New Roman" w:hAnsi="Times New Roman" w:cs="Times New Roman"/>
          <w:sz w:val="24"/>
          <w:szCs w:val="24"/>
        </w:rPr>
        <w:t>) konfirmimi nga sh</w:t>
      </w:r>
      <w:r w:rsidR="006A44F9" w:rsidRPr="00DB24F5">
        <w:rPr>
          <w:rFonts w:ascii="Times New Roman" w:hAnsi="Times New Roman" w:cs="Times New Roman"/>
          <w:sz w:val="24"/>
          <w:szCs w:val="24"/>
        </w:rPr>
        <w:t>oqëria “</w:t>
      </w:r>
      <w:proofErr w:type="spellStart"/>
      <w:r w:rsidR="006A44F9" w:rsidRPr="00DB24F5">
        <w:rPr>
          <w:rFonts w:ascii="Times New Roman" w:hAnsi="Times New Roman" w:cs="Times New Roman"/>
          <w:sz w:val="24"/>
          <w:szCs w:val="24"/>
        </w:rPr>
        <w:t>Edmeli</w:t>
      </w:r>
      <w:proofErr w:type="spellEnd"/>
      <w:r w:rsidR="006A44F9" w:rsidRPr="00DB24F5">
        <w:rPr>
          <w:rFonts w:ascii="Times New Roman" w:hAnsi="Times New Roman" w:cs="Times New Roman"/>
          <w:sz w:val="24"/>
          <w:szCs w:val="24"/>
        </w:rPr>
        <w:t xml:space="preserve">” SHPK se pagesa për apartamentin objekt shqyrtimi është paguar nga bashkëshorti </w:t>
      </w:r>
      <w:r w:rsidR="0061023F" w:rsidRPr="00DB24F5">
        <w:rPr>
          <w:rFonts w:ascii="Times New Roman" w:hAnsi="Times New Roman" w:cs="Times New Roman"/>
          <w:sz w:val="24"/>
          <w:szCs w:val="24"/>
        </w:rPr>
        <w:t xml:space="preserve">i </w:t>
      </w:r>
      <w:r w:rsidR="003F5998" w:rsidRPr="00DB24F5">
        <w:rPr>
          <w:rFonts w:ascii="Times New Roman" w:hAnsi="Times New Roman" w:cs="Times New Roman"/>
          <w:sz w:val="24"/>
          <w:szCs w:val="24"/>
        </w:rPr>
        <w:t>subjektit</w:t>
      </w:r>
      <w:r w:rsidR="0061023F"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z. </w:t>
      </w:r>
      <w:r w:rsidR="006A44F9" w:rsidRPr="00DB24F5">
        <w:rPr>
          <w:rFonts w:ascii="Times New Roman" w:hAnsi="Times New Roman" w:cs="Times New Roman"/>
          <w:sz w:val="24"/>
          <w:szCs w:val="24"/>
        </w:rPr>
        <w:t xml:space="preserve">Dritan </w:t>
      </w:r>
      <w:proofErr w:type="spellStart"/>
      <w:r w:rsidR="006A44F9" w:rsidRPr="00DB24F5">
        <w:rPr>
          <w:rFonts w:ascii="Times New Roman" w:hAnsi="Times New Roman" w:cs="Times New Roman"/>
          <w:sz w:val="24"/>
          <w:szCs w:val="24"/>
        </w:rPr>
        <w:t>Marku</w:t>
      </w:r>
      <w:proofErr w:type="spellEnd"/>
      <w:r w:rsidR="006A44F9" w:rsidRPr="00DB24F5">
        <w:rPr>
          <w:rFonts w:ascii="Times New Roman" w:hAnsi="Times New Roman" w:cs="Times New Roman"/>
          <w:sz w:val="24"/>
          <w:szCs w:val="24"/>
        </w:rPr>
        <w:t xml:space="preserve"> nëpërmjet </w:t>
      </w:r>
      <w:proofErr w:type="spellStart"/>
      <w:r w:rsidR="006A44F9" w:rsidRPr="00DB24F5">
        <w:rPr>
          <w:rFonts w:ascii="Times New Roman" w:hAnsi="Times New Roman" w:cs="Times New Roman"/>
          <w:sz w:val="24"/>
          <w:szCs w:val="24"/>
        </w:rPr>
        <w:t>transfertave</w:t>
      </w:r>
      <w:proofErr w:type="spellEnd"/>
      <w:r w:rsidR="006A44F9" w:rsidRPr="00DB24F5">
        <w:rPr>
          <w:rFonts w:ascii="Times New Roman" w:hAnsi="Times New Roman" w:cs="Times New Roman"/>
          <w:sz w:val="24"/>
          <w:szCs w:val="24"/>
        </w:rPr>
        <w:t xml:space="preserve"> bankare në datë 15.02.2007 dhe 19.04.2007; (</w:t>
      </w:r>
      <w:proofErr w:type="spellStart"/>
      <w:del w:id="662" w:author="Sokol Çomo" w:date="2025-05-02T08:44:00Z">
        <w:r w:rsidR="006A44F9" w:rsidRPr="000725D8">
          <w:rPr>
            <w:rFonts w:ascii="Times New Roman" w:hAnsi="Times New Roman" w:cs="Times New Roman"/>
            <w:sz w:val="24"/>
            <w:szCs w:val="24"/>
          </w:rPr>
          <w:delText>vii</w:delText>
        </w:r>
        <w:r w:rsidR="0061023F">
          <w:rPr>
            <w:rFonts w:ascii="Times New Roman" w:hAnsi="Times New Roman" w:cs="Times New Roman"/>
            <w:sz w:val="24"/>
            <w:szCs w:val="24"/>
          </w:rPr>
          <w:delText>i</w:delText>
        </w:r>
      </w:del>
      <w:ins w:id="663" w:author="Sokol Çomo" w:date="2025-05-02T08:44:00Z">
        <w:r w:rsidR="006A44F9" w:rsidRPr="00DB24F5">
          <w:rPr>
            <w:rFonts w:ascii="Times New Roman" w:hAnsi="Times New Roman" w:cs="Times New Roman"/>
            <w:sz w:val="24"/>
            <w:szCs w:val="24"/>
          </w:rPr>
          <w:t>vii</w:t>
        </w:r>
      </w:ins>
      <w:proofErr w:type="spellEnd"/>
      <w:r w:rsidR="006A44F9" w:rsidRPr="00DB24F5">
        <w:rPr>
          <w:rFonts w:ascii="Times New Roman" w:hAnsi="Times New Roman" w:cs="Times New Roman"/>
          <w:sz w:val="24"/>
          <w:szCs w:val="24"/>
        </w:rPr>
        <w:t xml:space="preserve">) fakti se nga verifikimi i llogarive bankare të bashkëshortit të subjektit rezulton të jenë kryer pagesa për shërbime utilitare që lidhen me kontratën e apartamentit objekt shqyrtimi, për të cilën kodi i klientit TR1O0303487679 ishte regjistruar në emër të abonentit Dritan </w:t>
      </w:r>
      <w:proofErr w:type="spellStart"/>
      <w:r w:rsidR="006A44F9" w:rsidRPr="00DB24F5">
        <w:rPr>
          <w:rFonts w:ascii="Times New Roman" w:hAnsi="Times New Roman" w:cs="Times New Roman"/>
          <w:sz w:val="24"/>
          <w:szCs w:val="24"/>
        </w:rPr>
        <w:t>Marku</w:t>
      </w:r>
      <w:proofErr w:type="spellEnd"/>
      <w:r w:rsidR="0061023F" w:rsidRPr="00DB24F5">
        <w:rPr>
          <w:rFonts w:ascii="Times New Roman" w:hAnsi="Times New Roman" w:cs="Times New Roman"/>
          <w:sz w:val="24"/>
          <w:szCs w:val="24"/>
        </w:rPr>
        <w:t xml:space="preserve"> dhe</w:t>
      </w:r>
      <w:r w:rsidR="006A44F9" w:rsidRPr="00DB24F5">
        <w:rPr>
          <w:rFonts w:ascii="Times New Roman" w:hAnsi="Times New Roman" w:cs="Times New Roman"/>
          <w:sz w:val="24"/>
          <w:szCs w:val="24"/>
        </w:rPr>
        <w:t xml:space="preserve"> </w:t>
      </w:r>
      <w:r w:rsidR="0061023F" w:rsidRPr="00DB24F5">
        <w:rPr>
          <w:rFonts w:ascii="Times New Roman" w:hAnsi="Times New Roman" w:cs="Times New Roman"/>
          <w:sz w:val="24"/>
          <w:szCs w:val="24"/>
        </w:rPr>
        <w:t>n</w:t>
      </w:r>
      <w:r w:rsidR="006A44F9" w:rsidRPr="00DB24F5">
        <w:rPr>
          <w:rFonts w:ascii="Times New Roman" w:hAnsi="Times New Roman" w:cs="Times New Roman"/>
          <w:sz w:val="24"/>
          <w:szCs w:val="24"/>
        </w:rPr>
        <w:t>dryshimi i</w:t>
      </w:r>
      <w:r w:rsidR="0061023F" w:rsidRPr="00DB24F5">
        <w:rPr>
          <w:rFonts w:ascii="Times New Roman" w:hAnsi="Times New Roman" w:cs="Times New Roman"/>
          <w:sz w:val="24"/>
          <w:szCs w:val="24"/>
        </w:rPr>
        <w:t xml:space="preserve"> emrit t</w:t>
      </w:r>
      <w:r w:rsidR="003F5998" w:rsidRPr="00DB24F5">
        <w:rPr>
          <w:rFonts w:ascii="Times New Roman" w:hAnsi="Times New Roman" w:cs="Times New Roman"/>
          <w:sz w:val="24"/>
          <w:szCs w:val="24"/>
        </w:rPr>
        <w:t>ë</w:t>
      </w:r>
      <w:r w:rsidR="006A44F9" w:rsidRPr="00DB24F5">
        <w:rPr>
          <w:rFonts w:ascii="Times New Roman" w:hAnsi="Times New Roman" w:cs="Times New Roman"/>
          <w:sz w:val="24"/>
          <w:szCs w:val="24"/>
        </w:rPr>
        <w:t xml:space="preserve"> abonent</w:t>
      </w:r>
      <w:r w:rsidR="003F5998" w:rsidRPr="00DB24F5">
        <w:rPr>
          <w:rFonts w:ascii="Times New Roman" w:hAnsi="Times New Roman" w:cs="Times New Roman"/>
          <w:sz w:val="24"/>
          <w:szCs w:val="24"/>
        </w:rPr>
        <w:t>it</w:t>
      </w:r>
      <w:r w:rsidR="006A44F9" w:rsidRPr="00DB24F5">
        <w:rPr>
          <w:rFonts w:ascii="Times New Roman" w:hAnsi="Times New Roman" w:cs="Times New Roman"/>
          <w:sz w:val="24"/>
          <w:szCs w:val="24"/>
        </w:rPr>
        <w:t xml:space="preserve"> </w:t>
      </w:r>
      <w:proofErr w:type="spellStart"/>
      <w:r w:rsidR="006A44F9" w:rsidRPr="00DB24F5">
        <w:rPr>
          <w:rFonts w:ascii="Times New Roman" w:hAnsi="Times New Roman" w:cs="Times New Roman"/>
          <w:sz w:val="24"/>
          <w:szCs w:val="24"/>
        </w:rPr>
        <w:t>Barije</w:t>
      </w:r>
      <w:proofErr w:type="spellEnd"/>
      <w:r w:rsidR="006A44F9" w:rsidRPr="00DB24F5">
        <w:rPr>
          <w:rFonts w:ascii="Times New Roman" w:hAnsi="Times New Roman" w:cs="Times New Roman"/>
          <w:sz w:val="24"/>
          <w:szCs w:val="24"/>
        </w:rPr>
        <w:t xml:space="preserve"> Etem Çibuku</w:t>
      </w:r>
      <w:r w:rsidR="003F5998" w:rsidRPr="00DB24F5">
        <w:rPr>
          <w:rFonts w:ascii="Times New Roman" w:hAnsi="Times New Roman" w:cs="Times New Roman"/>
          <w:sz w:val="24"/>
          <w:szCs w:val="24"/>
        </w:rPr>
        <w:t xml:space="preserve"> është bërë </w:t>
      </w:r>
      <w:r w:rsidRPr="00DB24F5">
        <w:rPr>
          <w:rFonts w:ascii="Times New Roman" w:hAnsi="Times New Roman" w:cs="Times New Roman"/>
          <w:sz w:val="24"/>
          <w:szCs w:val="24"/>
        </w:rPr>
        <w:t>vet</w:t>
      </w:r>
      <w:r w:rsidR="00111164" w:rsidRPr="00DB24F5">
        <w:rPr>
          <w:rFonts w:ascii="Times New Roman" w:hAnsi="Times New Roman" w:cs="Times New Roman"/>
          <w:sz w:val="24"/>
          <w:szCs w:val="24"/>
        </w:rPr>
        <w:t>ë</w:t>
      </w:r>
      <w:r w:rsidRPr="00DB24F5">
        <w:rPr>
          <w:rFonts w:ascii="Times New Roman" w:hAnsi="Times New Roman" w:cs="Times New Roman"/>
          <w:sz w:val="24"/>
          <w:szCs w:val="24"/>
        </w:rPr>
        <w:t xml:space="preserve">m </w:t>
      </w:r>
      <w:r w:rsidR="006A44F9" w:rsidRPr="00DB24F5">
        <w:rPr>
          <w:rFonts w:ascii="Times New Roman" w:hAnsi="Times New Roman" w:cs="Times New Roman"/>
          <w:sz w:val="24"/>
          <w:szCs w:val="24"/>
        </w:rPr>
        <w:t>në vitin 2018; (</w:t>
      </w:r>
      <w:proofErr w:type="spellStart"/>
      <w:del w:id="664" w:author="Sokol Çomo" w:date="2025-05-02T08:44:00Z">
        <w:r w:rsidR="0061023F">
          <w:rPr>
            <w:rFonts w:ascii="Times New Roman" w:hAnsi="Times New Roman" w:cs="Times New Roman"/>
            <w:sz w:val="24"/>
            <w:szCs w:val="24"/>
          </w:rPr>
          <w:delText>ix</w:delText>
        </w:r>
      </w:del>
      <w:ins w:id="665" w:author="Sokol Çomo" w:date="2025-05-02T08:44:00Z">
        <w:r w:rsidR="005207B9" w:rsidRPr="00DB24F5">
          <w:rPr>
            <w:rFonts w:ascii="Times New Roman" w:hAnsi="Times New Roman" w:cs="Times New Roman"/>
            <w:sz w:val="24"/>
            <w:szCs w:val="24"/>
          </w:rPr>
          <w:t>viii</w:t>
        </w:r>
      </w:ins>
      <w:proofErr w:type="spellEnd"/>
      <w:r w:rsidR="006A44F9" w:rsidRPr="00DB24F5">
        <w:rPr>
          <w:rFonts w:ascii="Times New Roman" w:hAnsi="Times New Roman" w:cs="Times New Roman"/>
          <w:sz w:val="24"/>
          <w:szCs w:val="24"/>
        </w:rPr>
        <w:t>)</w:t>
      </w:r>
      <w:r w:rsidR="0061023F" w:rsidRPr="00DB24F5">
        <w:rPr>
          <w:rFonts w:ascii="Times New Roman" w:hAnsi="Times New Roman" w:cs="Times New Roman"/>
          <w:sz w:val="24"/>
          <w:szCs w:val="24"/>
        </w:rPr>
        <w:t xml:space="preserve"> d</w:t>
      </w:r>
      <w:r w:rsidR="006A44F9" w:rsidRPr="00DB24F5">
        <w:rPr>
          <w:rFonts w:ascii="Times New Roman" w:hAnsi="Times New Roman" w:cs="Times New Roman"/>
          <w:sz w:val="24"/>
          <w:szCs w:val="24"/>
        </w:rPr>
        <w:t>okumentacioni nga UKT</w:t>
      </w:r>
      <w:r w:rsidR="003F5998" w:rsidRPr="00DB24F5">
        <w:rPr>
          <w:rFonts w:ascii="Times New Roman" w:hAnsi="Times New Roman" w:cs="Times New Roman"/>
          <w:sz w:val="24"/>
          <w:szCs w:val="24"/>
        </w:rPr>
        <w:t xml:space="preserve"> </w:t>
      </w:r>
      <w:r w:rsidR="006A44F9" w:rsidRPr="00DB24F5">
        <w:rPr>
          <w:rFonts w:ascii="Times New Roman" w:hAnsi="Times New Roman" w:cs="Times New Roman"/>
          <w:sz w:val="24"/>
          <w:szCs w:val="24"/>
        </w:rPr>
        <w:t>SHA</w:t>
      </w:r>
      <w:r w:rsidR="003F5998" w:rsidRPr="00DB24F5">
        <w:rPr>
          <w:rFonts w:ascii="Times New Roman" w:hAnsi="Times New Roman" w:cs="Times New Roman"/>
          <w:sz w:val="24"/>
          <w:szCs w:val="24"/>
        </w:rPr>
        <w:t xml:space="preserve"> Tiranë</w:t>
      </w:r>
      <w:r w:rsidRPr="00DB24F5">
        <w:rPr>
          <w:rFonts w:ascii="Times New Roman" w:hAnsi="Times New Roman" w:cs="Times New Roman"/>
          <w:sz w:val="24"/>
          <w:szCs w:val="24"/>
        </w:rPr>
        <w:t>,</w:t>
      </w:r>
      <w:r w:rsidR="003F5998" w:rsidRPr="00DB24F5">
        <w:rPr>
          <w:rFonts w:ascii="Times New Roman" w:hAnsi="Times New Roman" w:cs="Times New Roman"/>
          <w:sz w:val="24"/>
          <w:szCs w:val="24"/>
        </w:rPr>
        <w:t xml:space="preserve"> konfirmo</w:t>
      </w:r>
      <w:r w:rsidR="00177D4C" w:rsidRPr="00DB24F5">
        <w:rPr>
          <w:rFonts w:ascii="Times New Roman" w:hAnsi="Times New Roman" w:cs="Times New Roman"/>
          <w:sz w:val="24"/>
          <w:szCs w:val="24"/>
        </w:rPr>
        <w:t>n</w:t>
      </w:r>
      <w:r w:rsidR="003F5998" w:rsidRPr="00DB24F5">
        <w:rPr>
          <w:rFonts w:ascii="Times New Roman" w:hAnsi="Times New Roman" w:cs="Times New Roman"/>
          <w:sz w:val="24"/>
          <w:szCs w:val="24"/>
        </w:rPr>
        <w:t xml:space="preserve"> se</w:t>
      </w:r>
      <w:r w:rsidR="006A44F9" w:rsidRPr="00DB24F5">
        <w:rPr>
          <w:rFonts w:ascii="Times New Roman" w:hAnsi="Times New Roman" w:cs="Times New Roman"/>
          <w:sz w:val="24"/>
          <w:szCs w:val="24"/>
        </w:rPr>
        <w:t xml:space="preserve"> edhe kontrata me nr. 174375-1 për objektin me adresë rruga “Kodra e </w:t>
      </w:r>
      <w:r w:rsidRPr="00DB24F5">
        <w:rPr>
          <w:rFonts w:ascii="Times New Roman" w:hAnsi="Times New Roman" w:cs="Times New Roman"/>
          <w:sz w:val="24"/>
          <w:szCs w:val="24"/>
        </w:rPr>
        <w:t>D</w:t>
      </w:r>
      <w:r w:rsidR="006A44F9" w:rsidRPr="00DB24F5">
        <w:rPr>
          <w:rFonts w:ascii="Times New Roman" w:hAnsi="Times New Roman" w:cs="Times New Roman"/>
          <w:sz w:val="24"/>
          <w:szCs w:val="24"/>
        </w:rPr>
        <w:t>iellit”, Tiranë, aktualisht në emër të nënës së subjektit</w:t>
      </w:r>
      <w:r w:rsidR="003F5998" w:rsidRPr="00DB24F5">
        <w:rPr>
          <w:rFonts w:ascii="Times New Roman" w:hAnsi="Times New Roman" w:cs="Times New Roman"/>
          <w:sz w:val="24"/>
          <w:szCs w:val="24"/>
        </w:rPr>
        <w:t xml:space="preserve">, </w:t>
      </w:r>
      <w:r w:rsidR="006A44F9" w:rsidRPr="00DB24F5">
        <w:rPr>
          <w:rFonts w:ascii="Times New Roman" w:hAnsi="Times New Roman" w:cs="Times New Roman"/>
          <w:sz w:val="24"/>
          <w:szCs w:val="24"/>
        </w:rPr>
        <w:t>rezulton të jetë hapur fillimisht në emër të</w:t>
      </w:r>
      <w:r w:rsidR="003F5998" w:rsidRPr="00DB24F5">
        <w:rPr>
          <w:rFonts w:ascii="Times New Roman" w:hAnsi="Times New Roman" w:cs="Times New Roman"/>
          <w:sz w:val="24"/>
          <w:szCs w:val="24"/>
        </w:rPr>
        <w:t xml:space="preserve"> </w:t>
      </w:r>
      <w:r w:rsidR="006A44F9" w:rsidRPr="00DB24F5">
        <w:rPr>
          <w:rFonts w:ascii="Times New Roman" w:hAnsi="Times New Roman" w:cs="Times New Roman"/>
          <w:sz w:val="24"/>
          <w:szCs w:val="24"/>
        </w:rPr>
        <w:t>bashkëshortit të subjektit</w:t>
      </w:r>
      <w:r w:rsidRPr="00DB24F5">
        <w:rPr>
          <w:rFonts w:ascii="Times New Roman" w:hAnsi="Times New Roman" w:cs="Times New Roman"/>
          <w:sz w:val="24"/>
          <w:szCs w:val="24"/>
        </w:rPr>
        <w:t xml:space="preserve"> z. </w:t>
      </w:r>
      <w:r w:rsidR="006A44F9" w:rsidRPr="00DB24F5">
        <w:rPr>
          <w:rFonts w:ascii="Times New Roman" w:hAnsi="Times New Roman" w:cs="Times New Roman"/>
          <w:sz w:val="24"/>
          <w:szCs w:val="24"/>
        </w:rPr>
        <w:t xml:space="preserve">Dritan </w:t>
      </w:r>
      <w:proofErr w:type="spellStart"/>
      <w:r w:rsidR="006A44F9" w:rsidRPr="00DB24F5">
        <w:rPr>
          <w:rFonts w:ascii="Times New Roman" w:hAnsi="Times New Roman" w:cs="Times New Roman"/>
          <w:sz w:val="24"/>
          <w:szCs w:val="24"/>
        </w:rPr>
        <w:t>Marku</w:t>
      </w:r>
      <w:proofErr w:type="spellEnd"/>
      <w:r w:rsidR="006A44F9" w:rsidRPr="00DB24F5">
        <w:rPr>
          <w:rFonts w:ascii="Times New Roman" w:hAnsi="Times New Roman" w:cs="Times New Roman"/>
          <w:sz w:val="24"/>
          <w:szCs w:val="24"/>
        </w:rPr>
        <w:t>; (</w:t>
      </w:r>
      <w:proofErr w:type="spellStart"/>
      <w:del w:id="666" w:author="Sokol Çomo" w:date="2025-05-02T08:44:00Z">
        <w:r w:rsidR="006A44F9" w:rsidRPr="000725D8">
          <w:rPr>
            <w:rFonts w:ascii="Times New Roman" w:hAnsi="Times New Roman" w:cs="Times New Roman"/>
            <w:sz w:val="24"/>
            <w:szCs w:val="24"/>
          </w:rPr>
          <w:delText>x</w:delText>
        </w:r>
      </w:del>
      <w:ins w:id="667" w:author="Sokol Çomo" w:date="2025-05-02T08:44:00Z">
        <w:r w:rsidR="005207B9" w:rsidRPr="00DB24F5">
          <w:rPr>
            <w:rFonts w:ascii="Times New Roman" w:hAnsi="Times New Roman" w:cs="Times New Roman"/>
            <w:sz w:val="24"/>
            <w:szCs w:val="24"/>
          </w:rPr>
          <w:t>i</w:t>
        </w:r>
        <w:r w:rsidR="006A44F9" w:rsidRPr="00DB24F5">
          <w:rPr>
            <w:rFonts w:ascii="Times New Roman" w:hAnsi="Times New Roman" w:cs="Times New Roman"/>
            <w:sz w:val="24"/>
            <w:szCs w:val="24"/>
          </w:rPr>
          <w:t>x</w:t>
        </w:r>
      </w:ins>
      <w:proofErr w:type="spellEnd"/>
      <w:r w:rsidR="006A44F9" w:rsidRPr="00DB24F5">
        <w:rPr>
          <w:rFonts w:ascii="Times New Roman" w:hAnsi="Times New Roman" w:cs="Times New Roman"/>
          <w:sz w:val="24"/>
          <w:szCs w:val="24"/>
        </w:rPr>
        <w:t xml:space="preserve">) </w:t>
      </w:r>
      <w:r w:rsidR="0061023F" w:rsidRPr="00DB24F5">
        <w:rPr>
          <w:rFonts w:ascii="Times New Roman" w:hAnsi="Times New Roman" w:cs="Times New Roman"/>
          <w:sz w:val="24"/>
          <w:szCs w:val="24"/>
        </w:rPr>
        <w:t>m</w:t>
      </w:r>
      <w:r w:rsidR="006A44F9" w:rsidRPr="00DB24F5">
        <w:rPr>
          <w:rFonts w:ascii="Times New Roman" w:hAnsi="Times New Roman" w:cs="Times New Roman"/>
          <w:sz w:val="24"/>
          <w:szCs w:val="24"/>
        </w:rPr>
        <w:t>ungesa e burimeve të ligjshme financiare për të justifikuar shumat e transferuara në vitin 2007 nga bashkëshorti i subjektit në favor të shoqërisë “</w:t>
      </w:r>
      <w:proofErr w:type="spellStart"/>
      <w:r w:rsidR="006A44F9" w:rsidRPr="00DB24F5">
        <w:rPr>
          <w:rFonts w:ascii="Times New Roman" w:hAnsi="Times New Roman" w:cs="Times New Roman"/>
          <w:sz w:val="24"/>
          <w:szCs w:val="24"/>
        </w:rPr>
        <w:t>Edmeli</w:t>
      </w:r>
      <w:proofErr w:type="spellEnd"/>
      <w:r w:rsidR="006A44F9" w:rsidRPr="00DB24F5">
        <w:rPr>
          <w:rFonts w:ascii="Times New Roman" w:hAnsi="Times New Roman" w:cs="Times New Roman"/>
          <w:sz w:val="24"/>
          <w:szCs w:val="24"/>
        </w:rPr>
        <w:t>” SHPK si dhe pamundësia financiare e prindërve të subjektit për krijimin e kësaj pasurie</w:t>
      </w:r>
      <w:r w:rsidR="0061023F" w:rsidRPr="00DB24F5">
        <w:rPr>
          <w:rFonts w:ascii="Times New Roman" w:hAnsi="Times New Roman" w:cs="Times New Roman"/>
          <w:sz w:val="24"/>
          <w:szCs w:val="24"/>
        </w:rPr>
        <w:t xml:space="preserve">. </w:t>
      </w:r>
    </w:p>
    <w:p w14:paraId="55EF2583" w14:textId="5275C52C" w:rsidR="004B5E92" w:rsidRPr="00DB24F5" w:rsidRDefault="0061023F" w:rsidP="0061023F">
      <w:pPr>
        <w:pStyle w:val="ListParagraph"/>
        <w:tabs>
          <w:tab w:val="left" w:pos="0"/>
          <w:tab w:val="left" w:pos="27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T</w:t>
      </w:r>
      <w:r w:rsidR="003F5998" w:rsidRPr="00DB24F5">
        <w:rPr>
          <w:rFonts w:ascii="Times New Roman" w:hAnsi="Times New Roman" w:cs="Times New Roman"/>
          <w:sz w:val="24"/>
          <w:szCs w:val="24"/>
        </w:rPr>
        <w:t>ë</w:t>
      </w:r>
      <w:r w:rsidRPr="00DB24F5">
        <w:rPr>
          <w:rFonts w:ascii="Times New Roman" w:hAnsi="Times New Roman" w:cs="Times New Roman"/>
          <w:sz w:val="24"/>
          <w:szCs w:val="24"/>
        </w:rPr>
        <w:t xml:space="preserve"> gjitha faktet e m</w:t>
      </w:r>
      <w:r w:rsidR="003F5998" w:rsidRPr="00DB24F5">
        <w:rPr>
          <w:rFonts w:ascii="Times New Roman" w:hAnsi="Times New Roman" w:cs="Times New Roman"/>
          <w:sz w:val="24"/>
          <w:szCs w:val="24"/>
        </w:rPr>
        <w:t>ë</w:t>
      </w:r>
      <w:r w:rsidRPr="00DB24F5">
        <w:rPr>
          <w:rFonts w:ascii="Times New Roman" w:hAnsi="Times New Roman" w:cs="Times New Roman"/>
          <w:sz w:val="24"/>
          <w:szCs w:val="24"/>
        </w:rPr>
        <w:t>sip</w:t>
      </w:r>
      <w:r w:rsidR="003F5998" w:rsidRPr="00DB24F5">
        <w:rPr>
          <w:rFonts w:ascii="Times New Roman" w:hAnsi="Times New Roman" w:cs="Times New Roman"/>
          <w:sz w:val="24"/>
          <w:szCs w:val="24"/>
        </w:rPr>
        <w:t>ë</w:t>
      </w:r>
      <w:r w:rsidRPr="00DB24F5">
        <w:rPr>
          <w:rFonts w:ascii="Times New Roman" w:hAnsi="Times New Roman" w:cs="Times New Roman"/>
          <w:sz w:val="24"/>
          <w:szCs w:val="24"/>
        </w:rPr>
        <w:t>rme</w:t>
      </w:r>
      <w:r w:rsidR="003F5998" w:rsidRPr="00DB24F5">
        <w:rPr>
          <w:rFonts w:ascii="Times New Roman" w:hAnsi="Times New Roman" w:cs="Times New Roman"/>
          <w:sz w:val="24"/>
          <w:szCs w:val="24"/>
        </w:rPr>
        <w:t xml:space="preserve">, </w:t>
      </w:r>
      <w:r w:rsidR="00177D4C" w:rsidRPr="00DB24F5">
        <w:rPr>
          <w:rFonts w:ascii="Times New Roman" w:hAnsi="Times New Roman" w:cs="Times New Roman"/>
          <w:sz w:val="24"/>
          <w:szCs w:val="24"/>
        </w:rPr>
        <w:t>n</w:t>
      </w:r>
      <w:r w:rsidR="003F5998" w:rsidRPr="00DB24F5">
        <w:rPr>
          <w:rFonts w:ascii="Times New Roman" w:hAnsi="Times New Roman" w:cs="Times New Roman"/>
          <w:sz w:val="24"/>
          <w:szCs w:val="24"/>
        </w:rPr>
        <w:t>ë vlerësimi e NJSHL</w:t>
      </w:r>
      <w:r w:rsidRPr="00DB24F5">
        <w:rPr>
          <w:rFonts w:ascii="Times New Roman" w:hAnsi="Times New Roman" w:cs="Times New Roman"/>
          <w:sz w:val="24"/>
          <w:szCs w:val="24"/>
        </w:rPr>
        <w:t xml:space="preserve"> tregojn</w:t>
      </w:r>
      <w:r w:rsidR="003F5998"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1C11AD" w:rsidRPr="00DB24F5">
        <w:rPr>
          <w:rFonts w:ascii="Times New Roman" w:hAnsi="Times New Roman" w:cs="Times New Roman"/>
          <w:sz w:val="24"/>
          <w:szCs w:val="24"/>
        </w:rPr>
        <w:t>për një marrëdhënie të subjektit me pasurinë objekt kontrolli, të atill</w:t>
      </w:r>
      <w:r w:rsidR="008C6278" w:rsidRPr="00DB24F5">
        <w:rPr>
          <w:rFonts w:ascii="Times New Roman" w:hAnsi="Times New Roman" w:cs="Times New Roman"/>
          <w:sz w:val="24"/>
          <w:szCs w:val="24"/>
        </w:rPr>
        <w:t>ë</w:t>
      </w:r>
      <w:r w:rsidR="00BA5C02" w:rsidRPr="00DB24F5">
        <w:rPr>
          <w:rFonts w:ascii="Times New Roman" w:hAnsi="Times New Roman" w:cs="Times New Roman"/>
          <w:sz w:val="24"/>
          <w:szCs w:val="24"/>
        </w:rPr>
        <w:t xml:space="preserve"> </w:t>
      </w:r>
      <w:r w:rsidR="001C11AD" w:rsidRPr="00DB24F5">
        <w:rPr>
          <w:rFonts w:ascii="Times New Roman" w:hAnsi="Times New Roman" w:cs="Times New Roman"/>
          <w:sz w:val="24"/>
          <w:szCs w:val="24"/>
        </w:rPr>
        <w:t xml:space="preserve">që </w:t>
      </w:r>
      <w:r w:rsidR="00BA5C02" w:rsidRPr="00DB24F5">
        <w:rPr>
          <w:rFonts w:ascii="Times New Roman" w:hAnsi="Times New Roman" w:cs="Times New Roman"/>
          <w:sz w:val="24"/>
          <w:szCs w:val="24"/>
        </w:rPr>
        <w:t>e</w:t>
      </w:r>
      <w:r w:rsidR="001C11AD" w:rsidRPr="00DB24F5">
        <w:rPr>
          <w:rFonts w:ascii="Times New Roman" w:hAnsi="Times New Roman" w:cs="Times New Roman"/>
          <w:sz w:val="24"/>
          <w:szCs w:val="24"/>
        </w:rPr>
        <w:t xml:space="preserve"> vendos atë në pozitën e pronarit </w:t>
      </w:r>
      <w:r w:rsidR="001C11AD" w:rsidRPr="00DB24F5">
        <w:rPr>
          <w:rFonts w:ascii="Times New Roman" w:hAnsi="Times New Roman" w:cs="Times New Roman"/>
          <w:i/>
          <w:iCs/>
          <w:sz w:val="24"/>
          <w:szCs w:val="24"/>
        </w:rPr>
        <w:t>de facto</w:t>
      </w:r>
      <w:r w:rsidR="001C11AD" w:rsidRPr="00DB24F5">
        <w:rPr>
          <w:rFonts w:ascii="Times New Roman" w:hAnsi="Times New Roman" w:cs="Times New Roman"/>
          <w:sz w:val="24"/>
          <w:szCs w:val="24"/>
        </w:rPr>
        <w:t xml:space="preserve"> pavarësisht se pronari </w:t>
      </w:r>
      <w:r w:rsidR="001C11AD" w:rsidRPr="00DB24F5">
        <w:rPr>
          <w:rFonts w:ascii="Times New Roman" w:hAnsi="Times New Roman" w:cs="Times New Roman"/>
          <w:i/>
          <w:iCs/>
          <w:sz w:val="24"/>
          <w:szCs w:val="24"/>
        </w:rPr>
        <w:t>de jure</w:t>
      </w:r>
      <w:r w:rsidR="001C11AD" w:rsidRPr="00DB24F5">
        <w:rPr>
          <w:rFonts w:ascii="Times New Roman" w:hAnsi="Times New Roman" w:cs="Times New Roman"/>
          <w:sz w:val="24"/>
          <w:szCs w:val="24"/>
        </w:rPr>
        <w:t xml:space="preserve"> rezulton t</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 jet</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 n</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na e saj. Për sa më sipër, në analizë të tërësisë dhe specifikave të situatës faktike të këtij rasti </w:t>
      </w:r>
      <w:r w:rsidR="00177D4C" w:rsidRPr="00DB24F5">
        <w:rPr>
          <w:rFonts w:ascii="Times New Roman" w:hAnsi="Times New Roman" w:cs="Times New Roman"/>
          <w:sz w:val="24"/>
          <w:szCs w:val="24"/>
        </w:rPr>
        <w:t xml:space="preserve">NJSHL </w:t>
      </w:r>
      <w:r w:rsidR="001C11AD" w:rsidRPr="00DB24F5">
        <w:rPr>
          <w:rFonts w:ascii="Times New Roman" w:hAnsi="Times New Roman" w:cs="Times New Roman"/>
          <w:sz w:val="24"/>
          <w:szCs w:val="24"/>
        </w:rPr>
        <w:t>e gjen t</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 pamb</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shtetur pretendim</w:t>
      </w:r>
      <w:r w:rsidR="00177D4C" w:rsidRPr="00DB24F5">
        <w:rPr>
          <w:rFonts w:ascii="Times New Roman" w:hAnsi="Times New Roman" w:cs="Times New Roman"/>
          <w:sz w:val="24"/>
          <w:szCs w:val="24"/>
        </w:rPr>
        <w:t>in e</w:t>
      </w:r>
      <w:r w:rsidR="001C11AD" w:rsidRPr="00DB24F5">
        <w:rPr>
          <w:rFonts w:ascii="Times New Roman" w:hAnsi="Times New Roman" w:cs="Times New Roman"/>
          <w:sz w:val="24"/>
          <w:szCs w:val="24"/>
        </w:rPr>
        <w:t xml:space="preserve"> subjektit. </w:t>
      </w:r>
    </w:p>
    <w:p w14:paraId="6F0BE062" w14:textId="77777777" w:rsidR="004B5E92" w:rsidRPr="00DB24F5" w:rsidRDefault="004B5E92" w:rsidP="00E114EF">
      <w:pPr>
        <w:pStyle w:val="ListParagraph"/>
        <w:tabs>
          <w:tab w:val="left" w:pos="0"/>
          <w:tab w:val="left" w:pos="270"/>
        </w:tabs>
        <w:spacing w:before="0" w:after="0"/>
        <w:ind w:left="0"/>
        <w:rPr>
          <w:rFonts w:ascii="Times New Roman" w:hAnsi="Times New Roman" w:cs="Times New Roman"/>
          <w:sz w:val="16"/>
          <w:szCs w:val="16"/>
        </w:rPr>
      </w:pPr>
    </w:p>
    <w:p w14:paraId="72748D8D" w14:textId="5DBCDFFA" w:rsidR="00C8263E" w:rsidRPr="00DB24F5" w:rsidRDefault="00177D4C" w:rsidP="00E114EF">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L</w:t>
      </w:r>
      <w:r w:rsidR="001C11AD" w:rsidRPr="00DB24F5">
        <w:rPr>
          <w:rFonts w:ascii="Times New Roman" w:hAnsi="Times New Roman" w:cs="Times New Roman"/>
          <w:sz w:val="24"/>
          <w:szCs w:val="24"/>
        </w:rPr>
        <w:t>idh</w:t>
      </w:r>
      <w:r w:rsidRPr="00DB24F5">
        <w:rPr>
          <w:rFonts w:ascii="Times New Roman" w:hAnsi="Times New Roman" w:cs="Times New Roman"/>
          <w:sz w:val="24"/>
          <w:szCs w:val="24"/>
        </w:rPr>
        <w:t>ur</w:t>
      </w:r>
      <w:r w:rsidR="001C11AD" w:rsidRPr="00DB24F5">
        <w:rPr>
          <w:rFonts w:ascii="Times New Roman" w:hAnsi="Times New Roman" w:cs="Times New Roman"/>
          <w:sz w:val="24"/>
          <w:szCs w:val="24"/>
        </w:rPr>
        <w:t xml:space="preserve"> me pretendimin e subjektit se bashk</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shorti i saj nuk ka n</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nshkruar asnj</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her</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 ndonj</w:t>
      </w:r>
      <w:r w:rsidR="00E17728" w:rsidRPr="00DB24F5">
        <w:rPr>
          <w:rFonts w:ascii="Times New Roman" w:hAnsi="Times New Roman" w:cs="Times New Roman"/>
          <w:sz w:val="24"/>
          <w:szCs w:val="24"/>
        </w:rPr>
        <w:t>ë</w:t>
      </w:r>
      <w:r w:rsidR="001C11AD" w:rsidRPr="00DB24F5">
        <w:rPr>
          <w:rFonts w:ascii="Times New Roman" w:hAnsi="Times New Roman" w:cs="Times New Roman"/>
          <w:sz w:val="24"/>
          <w:szCs w:val="24"/>
        </w:rPr>
        <w:t xml:space="preserve"> </w:t>
      </w:r>
      <w:r w:rsidR="002A28DC" w:rsidRPr="00DB24F5">
        <w:rPr>
          <w:rFonts w:ascii="Times New Roman" w:hAnsi="Times New Roman" w:cs="Times New Roman"/>
          <w:sz w:val="24"/>
          <w:szCs w:val="24"/>
        </w:rPr>
        <w:t>kon</w:t>
      </w:r>
      <w:r w:rsidR="00AF573B" w:rsidRPr="00DB24F5">
        <w:rPr>
          <w:rFonts w:ascii="Times New Roman" w:hAnsi="Times New Roman" w:cs="Times New Roman"/>
          <w:sz w:val="24"/>
          <w:szCs w:val="24"/>
        </w:rPr>
        <w:t>trat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dhe se librezat</w:t>
      </w:r>
      <w:r w:rsidR="00F026B0" w:rsidRPr="00DB24F5">
        <w:rPr>
          <w:rFonts w:ascii="Times New Roman" w:hAnsi="Times New Roman" w:cs="Times New Roman"/>
          <w:sz w:val="24"/>
          <w:szCs w:val="24"/>
        </w:rPr>
        <w:t xml:space="preserve"> </w:t>
      </w:r>
      <w:ins w:id="668" w:author="Sokol Çomo" w:date="2025-05-02T08:44:00Z">
        <w:r w:rsidR="00F026B0" w:rsidRPr="00DB24F5">
          <w:rPr>
            <w:rFonts w:ascii="Times New Roman" w:hAnsi="Times New Roman" w:cs="Times New Roman"/>
            <w:sz w:val="24"/>
            <w:szCs w:val="24"/>
          </w:rPr>
          <w:t>e ujit dhe energjis</w:t>
        </w:r>
        <w:r w:rsidR="00226037"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w:t>
        </w:r>
      </w:ins>
      <w:r w:rsidR="002A28DC" w:rsidRPr="00DB24F5">
        <w:rPr>
          <w:rFonts w:ascii="Times New Roman" w:hAnsi="Times New Roman" w:cs="Times New Roman"/>
          <w:sz w:val="24"/>
          <w:szCs w:val="24"/>
        </w:rPr>
        <w:t>n</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em</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r 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w:t>
      </w:r>
      <w:r w:rsidR="004B5E92" w:rsidRPr="00DB24F5">
        <w:rPr>
          <w:rFonts w:ascii="Times New Roman" w:hAnsi="Times New Roman" w:cs="Times New Roman"/>
          <w:sz w:val="24"/>
          <w:szCs w:val="24"/>
        </w:rPr>
        <w:t>bashkëshortit</w:t>
      </w:r>
      <w:r w:rsidR="002A28DC" w:rsidRPr="00DB24F5">
        <w:rPr>
          <w:rFonts w:ascii="Times New Roman" w:hAnsi="Times New Roman" w:cs="Times New Roman"/>
          <w:sz w:val="24"/>
          <w:szCs w:val="24"/>
        </w:rPr>
        <w:t xml:space="preserve"> 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saj jan</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paligjshme pasi</w:t>
      </w:r>
      <w:r w:rsidR="00197CEB" w:rsidRPr="00DB24F5">
        <w:rPr>
          <w:rFonts w:ascii="Times New Roman" w:hAnsi="Times New Roman" w:cs="Times New Roman"/>
          <w:sz w:val="24"/>
          <w:szCs w:val="24"/>
        </w:rPr>
        <w:t>,</w:t>
      </w:r>
      <w:r w:rsidR="002A28DC" w:rsidRPr="00DB24F5">
        <w:rPr>
          <w:rFonts w:ascii="Times New Roman" w:hAnsi="Times New Roman" w:cs="Times New Roman"/>
          <w:sz w:val="24"/>
          <w:szCs w:val="24"/>
        </w:rPr>
        <w:t xml:space="preserve"> p</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r 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p</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r t</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lidhur kontrat</w:t>
      </w:r>
      <w:r w:rsidR="00E17728" w:rsidRPr="00DB24F5">
        <w:rPr>
          <w:rFonts w:ascii="Times New Roman" w:hAnsi="Times New Roman" w:cs="Times New Roman"/>
          <w:sz w:val="24"/>
          <w:szCs w:val="24"/>
        </w:rPr>
        <w:t>ë</w:t>
      </w:r>
      <w:r w:rsidR="00F026B0" w:rsidRPr="00DB24F5">
        <w:rPr>
          <w:rFonts w:ascii="Times New Roman" w:hAnsi="Times New Roman" w:cs="Times New Roman"/>
          <w:sz w:val="24"/>
          <w:szCs w:val="24"/>
        </w:rPr>
        <w:t xml:space="preserve"> </w:t>
      </w:r>
      <w:del w:id="669" w:author="Sokol Çomo" w:date="2025-05-02T08:44:00Z">
        <w:r w:rsidR="002A28DC" w:rsidRPr="00AF573B">
          <w:rPr>
            <w:rFonts w:ascii="Times New Roman" w:hAnsi="Times New Roman" w:cs="Times New Roman"/>
            <w:sz w:val="24"/>
            <w:szCs w:val="24"/>
          </w:rPr>
          <w:delText>duhen</w:delText>
        </w:r>
      </w:del>
      <w:ins w:id="670" w:author="Sokol Çomo" w:date="2025-05-02T08:44:00Z">
        <w:r w:rsidR="00F026B0" w:rsidRPr="00DB24F5">
          <w:rPr>
            <w:rFonts w:ascii="Times New Roman" w:hAnsi="Times New Roman" w:cs="Times New Roman"/>
            <w:sz w:val="24"/>
            <w:szCs w:val="24"/>
          </w:rPr>
          <w:t>duhet</w:t>
        </w:r>
      </w:ins>
      <w:r w:rsidR="002A28DC" w:rsidRPr="00DB24F5">
        <w:rPr>
          <w:rFonts w:ascii="Times New Roman" w:hAnsi="Times New Roman" w:cs="Times New Roman"/>
          <w:sz w:val="24"/>
          <w:szCs w:val="24"/>
        </w:rPr>
        <w:t xml:space="preserve"> paraqitur gjithmon</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 certifikata e pron</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sis</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NJSHL v</w:t>
      </w:r>
      <w:r w:rsidR="00E17728" w:rsidRPr="00DB24F5">
        <w:rPr>
          <w:rFonts w:ascii="Times New Roman" w:hAnsi="Times New Roman" w:cs="Times New Roman"/>
          <w:sz w:val="24"/>
          <w:szCs w:val="24"/>
        </w:rPr>
        <w:t>ë</w:t>
      </w:r>
      <w:r w:rsidR="002A28DC" w:rsidRPr="00DB24F5">
        <w:rPr>
          <w:rFonts w:ascii="Times New Roman" w:hAnsi="Times New Roman" w:cs="Times New Roman"/>
          <w:sz w:val="24"/>
          <w:szCs w:val="24"/>
        </w:rPr>
        <w:t xml:space="preserve">ren se </w:t>
      </w:r>
      <w:r w:rsidR="008C6278" w:rsidRPr="00DB24F5">
        <w:rPr>
          <w:rFonts w:ascii="Times New Roman" w:hAnsi="Times New Roman" w:cs="Times New Roman"/>
          <w:sz w:val="24"/>
          <w:szCs w:val="24"/>
        </w:rPr>
        <w:t xml:space="preserve">megjithëse </w:t>
      </w:r>
      <w:r w:rsidR="002A28DC" w:rsidRPr="00DB24F5">
        <w:rPr>
          <w:rFonts w:ascii="Times New Roman" w:hAnsi="Times New Roman" w:cs="Times New Roman"/>
          <w:sz w:val="24"/>
          <w:szCs w:val="24"/>
        </w:rPr>
        <w:t xml:space="preserve">subjekti </w:t>
      </w:r>
      <w:r w:rsidR="008C6278" w:rsidRPr="00DB24F5">
        <w:rPr>
          <w:rFonts w:ascii="Times New Roman" w:hAnsi="Times New Roman" w:cs="Times New Roman"/>
          <w:sz w:val="24"/>
          <w:szCs w:val="24"/>
        </w:rPr>
        <w:t xml:space="preserve">pretendon </w:t>
      </w:r>
      <w:r w:rsidR="002A28DC" w:rsidRPr="00DB24F5">
        <w:rPr>
          <w:rFonts w:ascii="Times New Roman" w:hAnsi="Times New Roman" w:cs="Times New Roman"/>
          <w:sz w:val="24"/>
          <w:szCs w:val="24"/>
        </w:rPr>
        <w:t xml:space="preserve">paligjshmërinë e librezave </w:t>
      </w:r>
      <w:r w:rsidR="008C6278" w:rsidRPr="00DB24F5">
        <w:rPr>
          <w:rFonts w:ascii="Times New Roman" w:hAnsi="Times New Roman" w:cs="Times New Roman"/>
          <w:sz w:val="24"/>
          <w:szCs w:val="24"/>
        </w:rPr>
        <w:t xml:space="preserve">dhe se bashkëshorti i saj nuk ka nënshkruar asnjë kontratë për shërbimet utilitare, nga ana tjetër </w:t>
      </w:r>
      <w:r w:rsidR="00AF573B" w:rsidRPr="00DB24F5">
        <w:rPr>
          <w:rFonts w:ascii="Times New Roman" w:hAnsi="Times New Roman" w:cs="Times New Roman"/>
          <w:sz w:val="24"/>
          <w:szCs w:val="24"/>
        </w:rPr>
        <w:t xml:space="preserve">nuk ka </w:t>
      </w:r>
      <w:r w:rsidR="008C6278" w:rsidRPr="00DB24F5">
        <w:rPr>
          <w:rFonts w:ascii="Times New Roman" w:hAnsi="Times New Roman" w:cs="Times New Roman"/>
          <w:sz w:val="24"/>
          <w:szCs w:val="24"/>
        </w:rPr>
        <w:t xml:space="preserve">sqaruar dhe as nuk kundërshton </w:t>
      </w:r>
      <w:r w:rsidR="00AF573B" w:rsidRPr="00DB24F5">
        <w:rPr>
          <w:rFonts w:ascii="Times New Roman" w:hAnsi="Times New Roman" w:cs="Times New Roman"/>
          <w:sz w:val="24"/>
          <w:szCs w:val="24"/>
        </w:rPr>
        <w:t>kryerjen e pagesave p</w:t>
      </w:r>
      <w:r w:rsidR="00E17728" w:rsidRPr="00DB24F5">
        <w:rPr>
          <w:rFonts w:ascii="Times New Roman" w:hAnsi="Times New Roman" w:cs="Times New Roman"/>
          <w:sz w:val="24"/>
          <w:szCs w:val="24"/>
        </w:rPr>
        <w:t>ë</w:t>
      </w:r>
      <w:r w:rsidR="00AF573B" w:rsidRPr="00DB24F5">
        <w:rPr>
          <w:rFonts w:ascii="Times New Roman" w:hAnsi="Times New Roman" w:cs="Times New Roman"/>
          <w:sz w:val="24"/>
          <w:szCs w:val="24"/>
        </w:rPr>
        <w:t>r shpenzimet utilitare nga llogaria e bashk</w:t>
      </w:r>
      <w:r w:rsidR="00E17728" w:rsidRPr="00DB24F5">
        <w:rPr>
          <w:rFonts w:ascii="Times New Roman" w:hAnsi="Times New Roman" w:cs="Times New Roman"/>
          <w:sz w:val="24"/>
          <w:szCs w:val="24"/>
        </w:rPr>
        <w:t>ë</w:t>
      </w:r>
      <w:r w:rsidR="00AF573B" w:rsidRPr="00DB24F5">
        <w:rPr>
          <w:rFonts w:ascii="Times New Roman" w:hAnsi="Times New Roman" w:cs="Times New Roman"/>
          <w:sz w:val="24"/>
          <w:szCs w:val="24"/>
        </w:rPr>
        <w:t>shortit t</w:t>
      </w:r>
      <w:r w:rsidR="00E17728" w:rsidRPr="00DB24F5">
        <w:rPr>
          <w:rFonts w:ascii="Times New Roman" w:hAnsi="Times New Roman" w:cs="Times New Roman"/>
          <w:sz w:val="24"/>
          <w:szCs w:val="24"/>
        </w:rPr>
        <w:t>ë</w:t>
      </w:r>
      <w:r w:rsidR="00AF573B" w:rsidRPr="00DB24F5">
        <w:rPr>
          <w:rFonts w:ascii="Times New Roman" w:hAnsi="Times New Roman" w:cs="Times New Roman"/>
          <w:sz w:val="24"/>
          <w:szCs w:val="24"/>
        </w:rPr>
        <w:t xml:space="preserve"> saj</w:t>
      </w:r>
      <w:r w:rsidRPr="00DB24F5">
        <w:rPr>
          <w:rFonts w:ascii="Times New Roman" w:hAnsi="Times New Roman" w:cs="Times New Roman"/>
          <w:sz w:val="24"/>
          <w:szCs w:val="24"/>
        </w:rPr>
        <w:t xml:space="preserve"> mbi </w:t>
      </w:r>
      <w:del w:id="671" w:author="Sokol Çomo" w:date="2025-05-02T08:44:00Z">
        <w:r>
          <w:rPr>
            <w:rFonts w:ascii="Times New Roman" w:hAnsi="Times New Roman" w:cs="Times New Roman"/>
            <w:sz w:val="24"/>
            <w:szCs w:val="24"/>
          </w:rPr>
          <w:delText>një kontratë</w:delText>
        </w:r>
      </w:del>
      <w:ins w:id="672" w:author="Sokol Çomo" w:date="2025-05-02T08:44:00Z">
        <w:r w:rsidR="00F026B0" w:rsidRPr="00DB24F5">
          <w:rPr>
            <w:rFonts w:ascii="Times New Roman" w:hAnsi="Times New Roman" w:cs="Times New Roman"/>
            <w:sz w:val="24"/>
            <w:szCs w:val="24"/>
          </w:rPr>
          <w:t>baz</w:t>
        </w:r>
        <w:r w:rsidR="00226037" w:rsidRPr="00DB24F5">
          <w:rPr>
            <w:rFonts w:ascii="Times New Roman" w:hAnsi="Times New Roman" w:cs="Times New Roman"/>
            <w:sz w:val="24"/>
            <w:szCs w:val="24"/>
          </w:rPr>
          <w:t>ë</w:t>
        </w:r>
        <w:r w:rsidR="00F026B0" w:rsidRPr="00DB24F5">
          <w:rPr>
            <w:rFonts w:ascii="Times New Roman" w:hAnsi="Times New Roman" w:cs="Times New Roman"/>
            <w:sz w:val="24"/>
            <w:szCs w:val="24"/>
          </w:rPr>
          <w:t>n</w:t>
        </w:r>
      </w:ins>
      <w:r w:rsidR="00F026B0" w:rsidRPr="00DB24F5">
        <w:rPr>
          <w:rFonts w:ascii="Times New Roman" w:hAnsi="Times New Roman" w:cs="Times New Roman"/>
          <w:sz w:val="24"/>
          <w:szCs w:val="24"/>
        </w:rPr>
        <w:t xml:space="preserve"> e </w:t>
      </w:r>
      <w:del w:id="673" w:author="Sokol Çomo" w:date="2025-05-02T08:44:00Z">
        <w:r w:rsidR="00197CEB">
          <w:rPr>
            <w:rFonts w:ascii="Times New Roman" w:hAnsi="Times New Roman" w:cs="Times New Roman"/>
            <w:sz w:val="24"/>
            <w:szCs w:val="24"/>
          </w:rPr>
          <w:delText>cila pretendohet</w:delText>
        </w:r>
      </w:del>
      <w:ins w:id="674" w:author="Sokol Çomo" w:date="2025-05-02T08:44:00Z">
        <w:r w:rsidR="00F026B0" w:rsidRPr="00DB24F5">
          <w:rPr>
            <w:rFonts w:ascii="Times New Roman" w:hAnsi="Times New Roman" w:cs="Times New Roman"/>
            <w:sz w:val="24"/>
            <w:szCs w:val="24"/>
          </w:rPr>
          <w:t>librezave t</w:t>
        </w:r>
        <w:r w:rsidR="00226037" w:rsidRPr="00DB24F5">
          <w:rPr>
            <w:rFonts w:ascii="Times New Roman" w:hAnsi="Times New Roman" w:cs="Times New Roman"/>
            <w:sz w:val="24"/>
            <w:szCs w:val="24"/>
          </w:rPr>
          <w:t>ë</w:t>
        </w:r>
        <w:r w:rsidR="00197CEB" w:rsidRPr="00DB24F5">
          <w:rPr>
            <w:rFonts w:ascii="Times New Roman" w:hAnsi="Times New Roman" w:cs="Times New Roman"/>
            <w:sz w:val="24"/>
            <w:szCs w:val="24"/>
          </w:rPr>
          <w:t xml:space="preserve"> cila</w:t>
        </w:r>
        <w:r w:rsidR="00F026B0" w:rsidRPr="00DB24F5">
          <w:rPr>
            <w:rFonts w:ascii="Times New Roman" w:hAnsi="Times New Roman" w:cs="Times New Roman"/>
            <w:sz w:val="24"/>
            <w:szCs w:val="24"/>
          </w:rPr>
          <w:t>t pretendohen</w:t>
        </w:r>
      </w:ins>
      <w:r w:rsidR="00F026B0" w:rsidRPr="00DB24F5">
        <w:rPr>
          <w:rFonts w:ascii="Times New Roman" w:hAnsi="Times New Roman" w:cs="Times New Roman"/>
          <w:sz w:val="24"/>
          <w:szCs w:val="24"/>
        </w:rPr>
        <w:t xml:space="preserve"> si </w:t>
      </w:r>
      <w:del w:id="675" w:author="Sokol Çomo" w:date="2025-05-02T08:44:00Z">
        <w:r w:rsidR="00197CEB">
          <w:rPr>
            <w:rFonts w:ascii="Times New Roman" w:hAnsi="Times New Roman" w:cs="Times New Roman"/>
            <w:sz w:val="24"/>
            <w:szCs w:val="24"/>
          </w:rPr>
          <w:delText>e</w:delText>
        </w:r>
      </w:del>
      <w:ins w:id="676" w:author="Sokol Çomo" w:date="2025-05-02T08:44:00Z">
        <w:r w:rsidR="00F026B0" w:rsidRPr="00DB24F5">
          <w:rPr>
            <w:rFonts w:ascii="Times New Roman" w:hAnsi="Times New Roman" w:cs="Times New Roman"/>
            <w:sz w:val="24"/>
            <w:szCs w:val="24"/>
          </w:rPr>
          <w:t>t</w:t>
        </w:r>
        <w:r w:rsidR="00226037" w:rsidRPr="00DB24F5">
          <w:rPr>
            <w:rFonts w:ascii="Times New Roman" w:hAnsi="Times New Roman" w:cs="Times New Roman"/>
            <w:sz w:val="24"/>
            <w:szCs w:val="24"/>
          </w:rPr>
          <w:t>ë</w:t>
        </w:r>
      </w:ins>
      <w:r w:rsidRPr="00DB24F5">
        <w:rPr>
          <w:rFonts w:ascii="Times New Roman" w:hAnsi="Times New Roman" w:cs="Times New Roman"/>
          <w:sz w:val="24"/>
          <w:szCs w:val="24"/>
        </w:rPr>
        <w:t xml:space="preserve"> paligjshme</w:t>
      </w:r>
      <w:r w:rsidR="00AF573B" w:rsidRPr="00DB24F5">
        <w:rPr>
          <w:rFonts w:ascii="Times New Roman" w:hAnsi="Times New Roman" w:cs="Times New Roman"/>
          <w:sz w:val="24"/>
          <w:szCs w:val="24"/>
        </w:rPr>
        <w:t xml:space="preserve">. </w:t>
      </w:r>
      <w:r w:rsidR="00FB62ED" w:rsidRPr="00DB24F5">
        <w:rPr>
          <w:rFonts w:ascii="Times New Roman" w:hAnsi="Times New Roman" w:cs="Times New Roman"/>
          <w:sz w:val="24"/>
          <w:szCs w:val="24"/>
        </w:rPr>
        <w:t>S</w:t>
      </w:r>
      <w:r w:rsidR="00AF573B" w:rsidRPr="00DB24F5">
        <w:rPr>
          <w:rFonts w:ascii="Times New Roman" w:hAnsi="Times New Roman" w:cs="Times New Roman"/>
          <w:sz w:val="24"/>
          <w:szCs w:val="24"/>
        </w:rPr>
        <w:t>a m</w:t>
      </w:r>
      <w:r w:rsidR="00E17728" w:rsidRPr="00DB24F5">
        <w:rPr>
          <w:rFonts w:ascii="Times New Roman" w:hAnsi="Times New Roman" w:cs="Times New Roman"/>
          <w:sz w:val="24"/>
          <w:szCs w:val="24"/>
        </w:rPr>
        <w:t>ë</w:t>
      </w:r>
      <w:r w:rsidR="00AF573B" w:rsidRPr="00DB24F5">
        <w:rPr>
          <w:rFonts w:ascii="Times New Roman" w:hAnsi="Times New Roman" w:cs="Times New Roman"/>
          <w:sz w:val="24"/>
          <w:szCs w:val="24"/>
        </w:rPr>
        <w:t xml:space="preserve"> lart,</w:t>
      </w:r>
      <w:r w:rsidR="00694037" w:rsidRPr="00DB24F5">
        <w:rPr>
          <w:rFonts w:ascii="Times New Roman" w:hAnsi="Times New Roman" w:cs="Times New Roman"/>
          <w:sz w:val="24"/>
          <w:szCs w:val="24"/>
        </w:rPr>
        <w:t xml:space="preserve"> NJSHL v</w:t>
      </w:r>
      <w:r w:rsidR="00E17728" w:rsidRPr="00DB24F5">
        <w:rPr>
          <w:rFonts w:ascii="Times New Roman" w:hAnsi="Times New Roman" w:cs="Times New Roman"/>
          <w:sz w:val="24"/>
          <w:szCs w:val="24"/>
        </w:rPr>
        <w:t>ë</w:t>
      </w:r>
      <w:r w:rsidR="00694037" w:rsidRPr="00DB24F5">
        <w:rPr>
          <w:rFonts w:ascii="Times New Roman" w:hAnsi="Times New Roman" w:cs="Times New Roman"/>
          <w:sz w:val="24"/>
          <w:szCs w:val="24"/>
        </w:rPr>
        <w:t xml:space="preserve">ren se Komisioni ka hetuar në përputhje me nenet 45, 49 dhe 50 të ligjit nr. 84/2016, </w:t>
      </w:r>
      <w:r w:rsidR="00E17728" w:rsidRPr="00DB24F5">
        <w:rPr>
          <w:rFonts w:ascii="Times New Roman" w:hAnsi="Times New Roman" w:cs="Times New Roman"/>
          <w:sz w:val="24"/>
          <w:szCs w:val="24"/>
        </w:rPr>
        <w:t>dhe ka</w:t>
      </w:r>
      <w:r w:rsidR="00694037" w:rsidRPr="00DB24F5">
        <w:rPr>
          <w:rFonts w:ascii="Times New Roman" w:hAnsi="Times New Roman" w:cs="Times New Roman"/>
          <w:sz w:val="24"/>
          <w:szCs w:val="24"/>
        </w:rPr>
        <w:t xml:space="preserve"> ndërmarrë të gjithë hapat e nevojshëm proceduralë, duke iu drejtuar OSHEE dhe UKT për të marrë informacionin e duhur për subjektin dhe personat e lidhur</w:t>
      </w:r>
      <w:r w:rsidRPr="00DB24F5">
        <w:rPr>
          <w:rFonts w:ascii="Times New Roman" w:hAnsi="Times New Roman" w:cs="Times New Roman"/>
          <w:sz w:val="24"/>
          <w:szCs w:val="24"/>
        </w:rPr>
        <w:t xml:space="preserve"> në lidhje me kontratat dhe pagesat e shërbimeve utilitare</w:t>
      </w:r>
      <w:r w:rsidR="00E17728" w:rsidRPr="00DB24F5">
        <w:rPr>
          <w:rFonts w:ascii="Times New Roman" w:hAnsi="Times New Roman" w:cs="Times New Roman"/>
          <w:sz w:val="24"/>
          <w:szCs w:val="24"/>
        </w:rPr>
        <w:t xml:space="preserve"> dhe vlerësimin e tij në lidhje me përfundimin e arritur e ka bazuar në të dhënat sipas dokumentacionit të përcjellë nga këto dy subjekte publike. Nga ana tjetër, s</w:t>
      </w:r>
      <w:r w:rsidR="00FB62ED" w:rsidRPr="00DB24F5">
        <w:rPr>
          <w:rFonts w:ascii="Times New Roman" w:hAnsi="Times New Roman" w:cs="Times New Roman"/>
          <w:sz w:val="24"/>
          <w:szCs w:val="24"/>
        </w:rPr>
        <w:t>ipas parashikimeve të nenit Ç, pika 5 e Aneksit të Kushtetutës dhe nenit 52 të ligjit nr. 84/2016, barra e provës në procesin e rivlerësimit është e zhvendosur te subjekti, pra, i përket këtij të fundit detyrimi për të provuar pretendimet e tij duke paraqitur prova e fakte të nevojshme për këtë qëllim</w:t>
      </w:r>
      <w:r w:rsidR="00E17728"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197CEB" w:rsidRPr="00DB24F5">
        <w:rPr>
          <w:rFonts w:ascii="Times New Roman" w:hAnsi="Times New Roman" w:cs="Times New Roman"/>
          <w:sz w:val="24"/>
          <w:szCs w:val="24"/>
        </w:rPr>
        <w:t>S</w:t>
      </w:r>
      <w:r w:rsidRPr="00DB24F5">
        <w:rPr>
          <w:rFonts w:ascii="Times New Roman" w:hAnsi="Times New Roman" w:cs="Times New Roman"/>
          <w:sz w:val="24"/>
          <w:szCs w:val="24"/>
        </w:rPr>
        <w:t>a më sipër</w:t>
      </w:r>
      <w:r w:rsidR="00197CEB" w:rsidRPr="00DB24F5">
        <w:rPr>
          <w:rFonts w:ascii="Times New Roman" w:hAnsi="Times New Roman" w:cs="Times New Roman"/>
          <w:sz w:val="24"/>
          <w:szCs w:val="24"/>
        </w:rPr>
        <w:t>,</w:t>
      </w:r>
      <w:r w:rsidRPr="00DB24F5">
        <w:rPr>
          <w:rFonts w:ascii="Times New Roman" w:hAnsi="Times New Roman" w:cs="Times New Roman"/>
          <w:sz w:val="24"/>
          <w:szCs w:val="24"/>
        </w:rPr>
        <w:t xml:space="preserve"> pretendimi i subjektit vlerësohet i pambështetur.</w:t>
      </w:r>
    </w:p>
    <w:p w14:paraId="21B793EF" w14:textId="77777777" w:rsidR="00C8263E" w:rsidRPr="00DB24F5" w:rsidRDefault="00C8263E" w:rsidP="00E114EF">
      <w:pPr>
        <w:pStyle w:val="ListParagraph"/>
        <w:tabs>
          <w:tab w:val="left" w:pos="0"/>
          <w:tab w:val="left" w:pos="270"/>
        </w:tabs>
        <w:spacing w:before="0" w:after="0"/>
        <w:ind w:left="0"/>
        <w:rPr>
          <w:rFonts w:ascii="Times New Roman" w:hAnsi="Times New Roman" w:cs="Times New Roman"/>
          <w:sz w:val="16"/>
          <w:szCs w:val="16"/>
        </w:rPr>
      </w:pPr>
    </w:p>
    <w:p w14:paraId="35B2E299" w14:textId="31E973E1" w:rsidR="00600ECA" w:rsidRPr="00DB24F5" w:rsidRDefault="00E17728" w:rsidP="00E114EF">
      <w:pPr>
        <w:pStyle w:val="ListParagraph"/>
        <w:numPr>
          <w:ilvl w:val="1"/>
          <w:numId w:val="3"/>
        </w:numPr>
        <w:tabs>
          <w:tab w:val="left" w:pos="0"/>
          <w:tab w:val="left" w:pos="270"/>
        </w:tabs>
        <w:spacing w:before="0" w:after="0"/>
        <w:ind w:left="0" w:firstLine="0"/>
        <w:rPr>
          <w:rFonts w:ascii="Times New Roman" w:hAnsi="Times New Roman"/>
          <w:i/>
          <w:sz w:val="24"/>
          <w:rPrChange w:id="677" w:author="Sokol Çomo" w:date="2025-05-02T08:44:00Z">
            <w:rPr>
              <w:rFonts w:ascii="Times New Roman" w:hAnsi="Times New Roman"/>
              <w:i/>
              <w:color w:val="000000" w:themeColor="text1"/>
              <w:sz w:val="24"/>
            </w:rPr>
          </w:rPrChange>
        </w:rPr>
      </w:pPr>
      <w:r w:rsidRPr="00DB24F5">
        <w:rPr>
          <w:rFonts w:ascii="Times New Roman" w:hAnsi="Times New Roman"/>
          <w:sz w:val="24"/>
          <w:rPrChange w:id="678" w:author="Sokol Çomo" w:date="2025-05-02T08:44:00Z">
            <w:rPr>
              <w:rFonts w:ascii="Times New Roman" w:hAnsi="Times New Roman"/>
              <w:color w:val="000000" w:themeColor="text1"/>
              <w:sz w:val="24"/>
            </w:rPr>
          </w:rPrChange>
        </w:rPr>
        <w:t>Sa i takon pretendimit t</w:t>
      </w:r>
      <w:r w:rsidR="00904A64" w:rsidRPr="00DB24F5">
        <w:rPr>
          <w:rFonts w:ascii="Times New Roman" w:hAnsi="Times New Roman"/>
          <w:sz w:val="24"/>
          <w:rPrChange w:id="679" w:author="Sokol Çomo" w:date="2025-05-02T08:44:00Z">
            <w:rPr>
              <w:rFonts w:ascii="Times New Roman" w:hAnsi="Times New Roman"/>
              <w:color w:val="000000" w:themeColor="text1"/>
              <w:sz w:val="24"/>
            </w:rPr>
          </w:rPrChange>
        </w:rPr>
        <w:t>ë</w:t>
      </w:r>
      <w:r w:rsidRPr="00DB24F5">
        <w:rPr>
          <w:rFonts w:ascii="Times New Roman" w:hAnsi="Times New Roman"/>
          <w:sz w:val="24"/>
          <w:rPrChange w:id="680" w:author="Sokol Çomo" w:date="2025-05-02T08:44:00Z">
            <w:rPr>
              <w:rFonts w:ascii="Times New Roman" w:hAnsi="Times New Roman"/>
              <w:color w:val="000000" w:themeColor="text1"/>
              <w:sz w:val="24"/>
            </w:rPr>
          </w:rPrChange>
        </w:rPr>
        <w:t xml:space="preserve"> subjektit se vendimmarrja e</w:t>
      </w:r>
      <w:r w:rsidR="007E6FA1" w:rsidRPr="00DB24F5">
        <w:rPr>
          <w:rFonts w:ascii="Times New Roman" w:hAnsi="Times New Roman"/>
          <w:sz w:val="24"/>
          <w:rPrChange w:id="681"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682" w:author="Sokol Çomo" w:date="2025-05-02T08:44:00Z">
            <w:rPr>
              <w:rFonts w:ascii="Times New Roman" w:hAnsi="Times New Roman"/>
              <w:color w:val="000000" w:themeColor="text1"/>
              <w:sz w:val="24"/>
            </w:rPr>
          </w:rPrChange>
        </w:rPr>
        <w:t>Komisionit ndryshon nga</w:t>
      </w:r>
      <w:r w:rsidR="007E6FA1" w:rsidRPr="00DB24F5">
        <w:rPr>
          <w:rFonts w:ascii="Times New Roman" w:hAnsi="Times New Roman"/>
          <w:sz w:val="24"/>
          <w:rPrChange w:id="683"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684" w:author="Sokol Çomo" w:date="2025-05-02T08:44:00Z">
            <w:rPr>
              <w:rFonts w:ascii="Times New Roman" w:hAnsi="Times New Roman"/>
              <w:color w:val="000000" w:themeColor="text1"/>
              <w:sz w:val="24"/>
            </w:rPr>
          </w:rPrChange>
        </w:rPr>
        <w:t>rezultati fil</w:t>
      </w:r>
      <w:r w:rsidR="007E6FA1" w:rsidRPr="00DB24F5">
        <w:rPr>
          <w:rFonts w:ascii="Times New Roman" w:hAnsi="Times New Roman"/>
          <w:sz w:val="24"/>
          <w:rPrChange w:id="685" w:author="Sokol Çomo" w:date="2025-05-02T08:44:00Z">
            <w:rPr>
              <w:rFonts w:ascii="Times New Roman" w:hAnsi="Times New Roman"/>
              <w:color w:val="000000" w:themeColor="text1"/>
              <w:sz w:val="24"/>
            </w:rPr>
          </w:rPrChange>
        </w:rPr>
        <w:t>l</w:t>
      </w:r>
      <w:r w:rsidRPr="00DB24F5">
        <w:rPr>
          <w:rFonts w:ascii="Times New Roman" w:hAnsi="Times New Roman"/>
          <w:sz w:val="24"/>
          <w:rPrChange w:id="686" w:author="Sokol Çomo" w:date="2025-05-02T08:44:00Z">
            <w:rPr>
              <w:rFonts w:ascii="Times New Roman" w:hAnsi="Times New Roman"/>
              <w:color w:val="000000" w:themeColor="text1"/>
              <w:sz w:val="24"/>
            </w:rPr>
          </w:rPrChange>
        </w:rPr>
        <w:t>est</w:t>
      </w:r>
      <w:r w:rsidR="007E6FA1" w:rsidRPr="00DB24F5">
        <w:rPr>
          <w:rFonts w:ascii="Times New Roman" w:hAnsi="Times New Roman"/>
          <w:sz w:val="24"/>
          <w:rPrChange w:id="687" w:author="Sokol Çomo" w:date="2025-05-02T08:44:00Z">
            <w:rPr>
              <w:rFonts w:ascii="Times New Roman" w:hAnsi="Times New Roman"/>
              <w:color w:val="000000" w:themeColor="text1"/>
              <w:sz w:val="24"/>
            </w:rPr>
          </w:rPrChange>
        </w:rPr>
        <w:t>ar</w:t>
      </w:r>
      <w:r w:rsidR="00F026B0" w:rsidRPr="00DB24F5">
        <w:rPr>
          <w:rFonts w:ascii="Times New Roman" w:hAnsi="Times New Roman"/>
          <w:sz w:val="24"/>
          <w:rPrChange w:id="688" w:author="Sokol Çomo" w:date="2025-05-02T08:44:00Z">
            <w:rPr>
              <w:rFonts w:ascii="Times New Roman" w:hAnsi="Times New Roman"/>
              <w:color w:val="000000" w:themeColor="text1"/>
              <w:sz w:val="24"/>
            </w:rPr>
          </w:rPrChange>
        </w:rPr>
        <w:t xml:space="preserve"> </w:t>
      </w:r>
      <w:ins w:id="689" w:author="Sokol Çomo" w:date="2025-05-02T08:44:00Z">
        <w:r w:rsidR="00F026B0" w:rsidRPr="00DB24F5">
          <w:rPr>
            <w:rFonts w:ascii="Times New Roman" w:hAnsi="Times New Roman" w:cs="Times New Roman"/>
            <w:sz w:val="24"/>
            <w:szCs w:val="24"/>
          </w:rPr>
          <w:t>i hetimit</w:t>
        </w:r>
        <w:r w:rsidRPr="00DB24F5">
          <w:rPr>
            <w:rFonts w:ascii="Times New Roman" w:hAnsi="Times New Roman" w:cs="Times New Roman"/>
            <w:sz w:val="24"/>
            <w:szCs w:val="24"/>
          </w:rPr>
          <w:t xml:space="preserve"> </w:t>
        </w:r>
      </w:ins>
      <w:r w:rsidRPr="00DB24F5">
        <w:rPr>
          <w:rFonts w:ascii="Times New Roman" w:hAnsi="Times New Roman"/>
          <w:sz w:val="24"/>
          <w:rPrChange w:id="690" w:author="Sokol Çomo" w:date="2025-05-02T08:44:00Z">
            <w:rPr>
              <w:rFonts w:ascii="Times New Roman" w:hAnsi="Times New Roman"/>
              <w:color w:val="000000" w:themeColor="text1"/>
              <w:sz w:val="24"/>
            </w:rPr>
          </w:rPrChange>
        </w:rPr>
        <w:t>p</w:t>
      </w:r>
      <w:r w:rsidR="00904A64" w:rsidRPr="00DB24F5">
        <w:rPr>
          <w:rFonts w:ascii="Times New Roman" w:hAnsi="Times New Roman"/>
          <w:sz w:val="24"/>
          <w:rPrChange w:id="691" w:author="Sokol Çomo" w:date="2025-05-02T08:44:00Z">
            <w:rPr>
              <w:rFonts w:ascii="Times New Roman" w:hAnsi="Times New Roman"/>
              <w:color w:val="000000" w:themeColor="text1"/>
              <w:sz w:val="24"/>
            </w:rPr>
          </w:rPrChange>
        </w:rPr>
        <w:t>ë</w:t>
      </w:r>
      <w:r w:rsidRPr="00DB24F5">
        <w:rPr>
          <w:rFonts w:ascii="Times New Roman" w:hAnsi="Times New Roman"/>
          <w:sz w:val="24"/>
          <w:rPrChange w:id="692" w:author="Sokol Çomo" w:date="2025-05-02T08:44:00Z">
            <w:rPr>
              <w:rFonts w:ascii="Times New Roman" w:hAnsi="Times New Roman"/>
              <w:color w:val="000000" w:themeColor="text1"/>
              <w:sz w:val="24"/>
            </w:rPr>
          </w:rPrChange>
        </w:rPr>
        <w:t>rcjell</w:t>
      </w:r>
      <w:r w:rsidR="00904A64" w:rsidRPr="00DB24F5">
        <w:rPr>
          <w:rFonts w:ascii="Times New Roman" w:hAnsi="Times New Roman"/>
          <w:sz w:val="24"/>
          <w:rPrChange w:id="693" w:author="Sokol Çomo" w:date="2025-05-02T08:44:00Z">
            <w:rPr>
              <w:rFonts w:ascii="Times New Roman" w:hAnsi="Times New Roman"/>
              <w:color w:val="000000" w:themeColor="text1"/>
              <w:sz w:val="24"/>
            </w:rPr>
          </w:rPrChange>
        </w:rPr>
        <w:t>ë</w:t>
      </w:r>
      <w:r w:rsidRPr="00DB24F5">
        <w:rPr>
          <w:rFonts w:ascii="Times New Roman" w:hAnsi="Times New Roman"/>
          <w:sz w:val="24"/>
          <w:rPrChange w:id="694" w:author="Sokol Çomo" w:date="2025-05-02T08:44:00Z">
            <w:rPr>
              <w:rFonts w:ascii="Times New Roman" w:hAnsi="Times New Roman"/>
              <w:color w:val="000000" w:themeColor="text1"/>
              <w:sz w:val="24"/>
            </w:rPr>
          </w:rPrChange>
        </w:rPr>
        <w:t xml:space="preserve"> prej tyre dhe </w:t>
      </w:r>
      <w:r w:rsidR="00904A64" w:rsidRPr="00DB24F5">
        <w:rPr>
          <w:rFonts w:ascii="Times New Roman" w:hAnsi="Times New Roman"/>
          <w:sz w:val="24"/>
          <w:rPrChange w:id="695" w:author="Sokol Çomo" w:date="2025-05-02T08:44:00Z">
            <w:rPr>
              <w:rFonts w:ascii="Times New Roman" w:hAnsi="Times New Roman"/>
              <w:color w:val="000000" w:themeColor="text1"/>
              <w:sz w:val="24"/>
            </w:rPr>
          </w:rPrChange>
        </w:rPr>
        <w:t>ë</w:t>
      </w:r>
      <w:r w:rsidRPr="00DB24F5">
        <w:rPr>
          <w:rFonts w:ascii="Times New Roman" w:hAnsi="Times New Roman"/>
          <w:sz w:val="24"/>
          <w:rPrChange w:id="696" w:author="Sokol Çomo" w:date="2025-05-02T08:44:00Z">
            <w:rPr>
              <w:rFonts w:ascii="Times New Roman" w:hAnsi="Times New Roman"/>
              <w:color w:val="000000" w:themeColor="text1"/>
              <w:sz w:val="24"/>
            </w:rPr>
          </w:rPrChange>
        </w:rPr>
        <w:t>sht</w:t>
      </w:r>
      <w:r w:rsidR="00904A64" w:rsidRPr="00DB24F5">
        <w:rPr>
          <w:rFonts w:ascii="Times New Roman" w:hAnsi="Times New Roman"/>
          <w:sz w:val="24"/>
          <w:rPrChange w:id="697" w:author="Sokol Çomo" w:date="2025-05-02T08:44:00Z">
            <w:rPr>
              <w:rFonts w:ascii="Times New Roman" w:hAnsi="Times New Roman"/>
              <w:color w:val="000000" w:themeColor="text1"/>
              <w:sz w:val="24"/>
            </w:rPr>
          </w:rPrChange>
        </w:rPr>
        <w:t>ë</w:t>
      </w:r>
      <w:r w:rsidRPr="00DB24F5">
        <w:rPr>
          <w:rFonts w:ascii="Times New Roman" w:hAnsi="Times New Roman"/>
          <w:sz w:val="24"/>
          <w:rPrChange w:id="698" w:author="Sokol Çomo" w:date="2025-05-02T08:44:00Z">
            <w:rPr>
              <w:rFonts w:ascii="Times New Roman" w:hAnsi="Times New Roman"/>
              <w:color w:val="000000" w:themeColor="text1"/>
              <w:sz w:val="24"/>
            </w:rPr>
          </w:rPrChange>
        </w:rPr>
        <w:t xml:space="preserve"> konkluzion pa logjik</w:t>
      </w:r>
      <w:r w:rsidR="00904A64" w:rsidRPr="00DB24F5">
        <w:rPr>
          <w:rFonts w:ascii="Times New Roman" w:hAnsi="Times New Roman"/>
          <w:sz w:val="24"/>
          <w:rPrChange w:id="699"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00" w:author="Sokol Çomo" w:date="2025-05-02T08:44:00Z">
            <w:rPr>
              <w:rFonts w:ascii="Times New Roman" w:hAnsi="Times New Roman"/>
              <w:color w:val="000000" w:themeColor="text1"/>
              <w:sz w:val="24"/>
            </w:rPr>
          </w:rPrChange>
        </w:rPr>
        <w:t>, pasi si</w:t>
      </w:r>
      <w:r w:rsidR="009176AB" w:rsidRPr="00DB24F5">
        <w:rPr>
          <w:rFonts w:ascii="Times New Roman" w:hAnsi="Times New Roman"/>
          <w:sz w:val="24"/>
          <w:rPrChange w:id="701" w:author="Sokol Çomo" w:date="2025-05-02T08:44:00Z">
            <w:rPr>
              <w:rFonts w:ascii="Times New Roman" w:hAnsi="Times New Roman"/>
              <w:color w:val="000000" w:themeColor="text1"/>
              <w:sz w:val="24"/>
            </w:rPr>
          </w:rPrChange>
        </w:rPr>
        <w:t>pas Komisionit</w:t>
      </w:r>
      <w:r w:rsidR="00177D4C" w:rsidRPr="00DB24F5">
        <w:rPr>
          <w:rFonts w:ascii="Times New Roman" w:hAnsi="Times New Roman"/>
          <w:sz w:val="24"/>
          <w:rPrChange w:id="702" w:author="Sokol Çomo" w:date="2025-05-02T08:44:00Z">
            <w:rPr>
              <w:rFonts w:ascii="Times New Roman" w:hAnsi="Times New Roman"/>
              <w:color w:val="000000" w:themeColor="text1"/>
              <w:sz w:val="24"/>
            </w:rPr>
          </w:rPrChange>
        </w:rPr>
        <w:t>,</w:t>
      </w:r>
      <w:r w:rsidR="009176AB" w:rsidRPr="00DB24F5">
        <w:rPr>
          <w:rFonts w:ascii="Times New Roman" w:hAnsi="Times New Roman"/>
          <w:sz w:val="24"/>
          <w:rPrChange w:id="703" w:author="Sokol Çomo" w:date="2025-05-02T08:44:00Z">
            <w:rPr>
              <w:rFonts w:ascii="Times New Roman" w:hAnsi="Times New Roman"/>
              <w:color w:val="000000" w:themeColor="text1"/>
              <w:sz w:val="24"/>
            </w:rPr>
          </w:rPrChange>
        </w:rPr>
        <w:t xml:space="preserve"> </w:t>
      </w:r>
      <w:r w:rsidR="004E49BD" w:rsidRPr="00DB24F5">
        <w:rPr>
          <w:rFonts w:ascii="Times New Roman" w:hAnsi="Times New Roman"/>
          <w:sz w:val="24"/>
          <w:rPrChange w:id="704" w:author="Sokol Çomo" w:date="2025-05-02T08:44:00Z">
            <w:rPr>
              <w:rFonts w:ascii="Times New Roman" w:hAnsi="Times New Roman"/>
              <w:color w:val="000000" w:themeColor="text1"/>
              <w:sz w:val="24"/>
            </w:rPr>
          </w:rPrChange>
        </w:rPr>
        <w:t xml:space="preserve">si </w:t>
      </w:r>
      <w:r w:rsidR="007E6FA1" w:rsidRPr="00DB24F5">
        <w:rPr>
          <w:rFonts w:ascii="Times New Roman" w:hAnsi="Times New Roman"/>
          <w:sz w:val="24"/>
          <w:rPrChange w:id="705" w:author="Sokol Çomo" w:date="2025-05-02T08:44:00Z">
            <w:rPr>
              <w:rFonts w:ascii="Times New Roman" w:hAnsi="Times New Roman"/>
              <w:color w:val="000000" w:themeColor="text1"/>
              <w:sz w:val="24"/>
            </w:rPr>
          </w:rPrChange>
        </w:rPr>
        <w:t>fillim banesa ishte e personit t</w:t>
      </w:r>
      <w:r w:rsidR="00904A64" w:rsidRPr="00DB24F5">
        <w:rPr>
          <w:rFonts w:ascii="Times New Roman" w:hAnsi="Times New Roman"/>
          <w:sz w:val="24"/>
          <w:rPrChange w:id="706"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07" w:author="Sokol Çomo" w:date="2025-05-02T08:44:00Z">
            <w:rPr>
              <w:rFonts w:ascii="Times New Roman" w:hAnsi="Times New Roman"/>
              <w:color w:val="000000" w:themeColor="text1"/>
              <w:sz w:val="24"/>
            </w:rPr>
          </w:rPrChange>
        </w:rPr>
        <w:t xml:space="preserve"> lidhur, pastaj e kaluan n</w:t>
      </w:r>
      <w:r w:rsidR="00904A64" w:rsidRPr="00DB24F5">
        <w:rPr>
          <w:rFonts w:ascii="Times New Roman" w:hAnsi="Times New Roman"/>
          <w:sz w:val="24"/>
          <w:rPrChange w:id="708"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09" w:author="Sokol Çomo" w:date="2025-05-02T08:44:00Z">
            <w:rPr>
              <w:rFonts w:ascii="Times New Roman" w:hAnsi="Times New Roman"/>
              <w:color w:val="000000" w:themeColor="text1"/>
              <w:sz w:val="24"/>
            </w:rPr>
          </w:rPrChange>
        </w:rPr>
        <w:t xml:space="preserve"> em</w:t>
      </w:r>
      <w:r w:rsidR="00904A64" w:rsidRPr="00DB24F5">
        <w:rPr>
          <w:rFonts w:ascii="Times New Roman" w:hAnsi="Times New Roman"/>
          <w:sz w:val="24"/>
          <w:rPrChange w:id="710"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11" w:author="Sokol Çomo" w:date="2025-05-02T08:44:00Z">
            <w:rPr>
              <w:rFonts w:ascii="Times New Roman" w:hAnsi="Times New Roman"/>
              <w:color w:val="000000" w:themeColor="text1"/>
              <w:sz w:val="24"/>
            </w:rPr>
          </w:rPrChange>
        </w:rPr>
        <w:t>r t</w:t>
      </w:r>
      <w:r w:rsidR="00904A64" w:rsidRPr="00DB24F5">
        <w:rPr>
          <w:rFonts w:ascii="Times New Roman" w:hAnsi="Times New Roman"/>
          <w:sz w:val="24"/>
          <w:rPrChange w:id="712"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13" w:author="Sokol Çomo" w:date="2025-05-02T08:44:00Z">
            <w:rPr>
              <w:rFonts w:ascii="Times New Roman" w:hAnsi="Times New Roman"/>
              <w:color w:val="000000" w:themeColor="text1"/>
              <w:sz w:val="24"/>
            </w:rPr>
          </w:rPrChange>
        </w:rPr>
        <w:t xml:space="preserve"> n</w:t>
      </w:r>
      <w:r w:rsidR="00904A64" w:rsidRPr="00DB24F5">
        <w:rPr>
          <w:rFonts w:ascii="Times New Roman" w:hAnsi="Times New Roman"/>
          <w:sz w:val="24"/>
          <w:rPrChange w:id="714"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15" w:author="Sokol Çomo" w:date="2025-05-02T08:44:00Z">
            <w:rPr>
              <w:rFonts w:ascii="Times New Roman" w:hAnsi="Times New Roman"/>
              <w:color w:val="000000" w:themeColor="text1"/>
              <w:sz w:val="24"/>
            </w:rPr>
          </w:rPrChange>
        </w:rPr>
        <w:t>n</w:t>
      </w:r>
      <w:r w:rsidR="00904A64" w:rsidRPr="00DB24F5">
        <w:rPr>
          <w:rFonts w:ascii="Times New Roman" w:hAnsi="Times New Roman"/>
          <w:sz w:val="24"/>
          <w:rPrChange w:id="716"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17" w:author="Sokol Çomo" w:date="2025-05-02T08:44:00Z">
            <w:rPr>
              <w:rFonts w:ascii="Times New Roman" w:hAnsi="Times New Roman"/>
              <w:color w:val="000000" w:themeColor="text1"/>
              <w:sz w:val="24"/>
            </w:rPr>
          </w:rPrChange>
        </w:rPr>
        <w:t>s s</w:t>
      </w:r>
      <w:r w:rsidR="00904A64" w:rsidRPr="00DB24F5">
        <w:rPr>
          <w:rFonts w:ascii="Times New Roman" w:hAnsi="Times New Roman"/>
          <w:sz w:val="24"/>
          <w:rPrChange w:id="718" w:author="Sokol Çomo" w:date="2025-05-02T08:44:00Z">
            <w:rPr>
              <w:rFonts w:ascii="Times New Roman" w:hAnsi="Times New Roman"/>
              <w:color w:val="000000" w:themeColor="text1"/>
              <w:sz w:val="24"/>
            </w:rPr>
          </w:rPrChange>
        </w:rPr>
        <w:t>ë</w:t>
      </w:r>
      <w:r w:rsidR="007E6FA1" w:rsidRPr="00DB24F5">
        <w:rPr>
          <w:rFonts w:ascii="Times New Roman" w:hAnsi="Times New Roman"/>
          <w:sz w:val="24"/>
          <w:rPrChange w:id="719" w:author="Sokol Çomo" w:date="2025-05-02T08:44:00Z">
            <w:rPr>
              <w:rFonts w:ascii="Times New Roman" w:hAnsi="Times New Roman"/>
              <w:color w:val="000000" w:themeColor="text1"/>
              <w:sz w:val="24"/>
            </w:rPr>
          </w:rPrChange>
        </w:rPr>
        <w:t xml:space="preserve"> saj</w:t>
      </w:r>
      <w:r w:rsidR="00177D4C" w:rsidRPr="00DB24F5">
        <w:rPr>
          <w:rFonts w:ascii="Times New Roman" w:hAnsi="Times New Roman"/>
          <w:sz w:val="24"/>
          <w:rPrChange w:id="720" w:author="Sokol Çomo" w:date="2025-05-02T08:44:00Z">
            <w:rPr>
              <w:rFonts w:ascii="Times New Roman" w:hAnsi="Times New Roman"/>
              <w:color w:val="000000" w:themeColor="text1"/>
              <w:sz w:val="24"/>
            </w:rPr>
          </w:rPrChange>
        </w:rPr>
        <w:t>,</w:t>
      </w:r>
      <w:r w:rsidR="007E6FA1" w:rsidRPr="00DB24F5">
        <w:rPr>
          <w:rFonts w:ascii="Times New Roman" w:hAnsi="Times New Roman"/>
          <w:sz w:val="24"/>
          <w:rPrChange w:id="721" w:author="Sokol Çomo" w:date="2025-05-02T08:44:00Z">
            <w:rPr>
              <w:rFonts w:ascii="Times New Roman" w:hAnsi="Times New Roman"/>
              <w:color w:val="000000" w:themeColor="text1"/>
              <w:sz w:val="24"/>
            </w:rPr>
          </w:rPrChange>
        </w:rPr>
        <w:t xml:space="preserve"> </w:t>
      </w:r>
      <w:del w:id="722" w:author="Sokol Çomo" w:date="2025-05-02T08:44:00Z">
        <w:r w:rsidR="007E6FA1" w:rsidRPr="00904A64">
          <w:rPr>
            <w:rFonts w:ascii="Times New Roman" w:hAnsi="Times New Roman" w:cs="Times New Roman"/>
            <w:color w:val="000000" w:themeColor="text1"/>
            <w:sz w:val="24"/>
            <w:szCs w:val="24"/>
          </w:rPr>
          <w:delText>q</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 xml:space="preserve"> kur t</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 xml:space="preserve"> nd</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rronte jet</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 xml:space="preserve"> ajo t</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 xml:space="preserve"> trash</w:delText>
        </w:r>
        <w:r w:rsidR="00904A64">
          <w:rPr>
            <w:rFonts w:ascii="Times New Roman" w:hAnsi="Times New Roman" w:cs="Times New Roman"/>
            <w:color w:val="000000" w:themeColor="text1"/>
            <w:sz w:val="24"/>
            <w:szCs w:val="24"/>
          </w:rPr>
          <w:delText>ë</w:delText>
        </w:r>
        <w:r w:rsidR="007E6FA1" w:rsidRPr="00904A64">
          <w:rPr>
            <w:rFonts w:ascii="Times New Roman" w:hAnsi="Times New Roman" w:cs="Times New Roman"/>
            <w:color w:val="000000" w:themeColor="text1"/>
            <w:sz w:val="24"/>
            <w:szCs w:val="24"/>
          </w:rPr>
          <w:delText>gohet nga subjekti dhe motrat e saj</w:delText>
        </w:r>
        <w:r w:rsidR="00177D4C">
          <w:rPr>
            <w:rFonts w:ascii="Times New Roman" w:hAnsi="Times New Roman" w:cs="Times New Roman"/>
            <w:color w:val="000000" w:themeColor="text1"/>
            <w:sz w:val="24"/>
            <w:szCs w:val="24"/>
          </w:rPr>
          <w:delText>,</w:delText>
        </w:r>
        <w:r w:rsidR="00EA5170" w:rsidRPr="00904A64">
          <w:rPr>
            <w:rFonts w:ascii="Times New Roman" w:hAnsi="Times New Roman" w:cs="Times New Roman"/>
            <w:color w:val="000000" w:themeColor="text1"/>
            <w:sz w:val="24"/>
            <w:szCs w:val="24"/>
          </w:rPr>
          <w:delText xml:space="preserve"> </w:delText>
        </w:r>
      </w:del>
      <w:r w:rsidR="00EA5170" w:rsidRPr="00DB24F5">
        <w:rPr>
          <w:rFonts w:ascii="Times New Roman" w:hAnsi="Times New Roman"/>
          <w:sz w:val="24"/>
          <w:rPrChange w:id="723" w:author="Sokol Çomo" w:date="2025-05-02T08:44:00Z">
            <w:rPr>
              <w:rFonts w:ascii="Times New Roman" w:hAnsi="Times New Roman"/>
              <w:color w:val="000000" w:themeColor="text1"/>
              <w:sz w:val="24"/>
            </w:rPr>
          </w:rPrChange>
        </w:rPr>
        <w:t>NJSHL v</w:t>
      </w:r>
      <w:r w:rsidR="00904A64" w:rsidRPr="00DB24F5">
        <w:rPr>
          <w:rFonts w:ascii="Times New Roman" w:hAnsi="Times New Roman"/>
          <w:sz w:val="24"/>
          <w:rPrChange w:id="724" w:author="Sokol Çomo" w:date="2025-05-02T08:44:00Z">
            <w:rPr>
              <w:rFonts w:ascii="Times New Roman" w:hAnsi="Times New Roman"/>
              <w:color w:val="000000" w:themeColor="text1"/>
              <w:sz w:val="24"/>
            </w:rPr>
          </w:rPrChange>
        </w:rPr>
        <w:t>ë</w:t>
      </w:r>
      <w:r w:rsidR="00EA5170" w:rsidRPr="00DB24F5">
        <w:rPr>
          <w:rFonts w:ascii="Times New Roman" w:hAnsi="Times New Roman"/>
          <w:sz w:val="24"/>
          <w:rPrChange w:id="725" w:author="Sokol Çomo" w:date="2025-05-02T08:44:00Z">
            <w:rPr>
              <w:rFonts w:ascii="Times New Roman" w:hAnsi="Times New Roman"/>
              <w:color w:val="000000" w:themeColor="text1"/>
              <w:sz w:val="24"/>
            </w:rPr>
          </w:rPrChange>
        </w:rPr>
        <w:t>ren se</w:t>
      </w:r>
      <w:r w:rsidR="004B5E92" w:rsidRPr="00DB24F5">
        <w:rPr>
          <w:rFonts w:ascii="Times New Roman" w:hAnsi="Times New Roman"/>
          <w:sz w:val="24"/>
          <w:rPrChange w:id="726" w:author="Sokol Çomo" w:date="2025-05-02T08:44:00Z">
            <w:rPr>
              <w:rFonts w:ascii="Times New Roman" w:hAnsi="Times New Roman"/>
              <w:color w:val="000000" w:themeColor="text1"/>
              <w:sz w:val="24"/>
            </w:rPr>
          </w:rPrChange>
        </w:rPr>
        <w:t>,</w:t>
      </w:r>
      <w:r w:rsidR="00EA5170" w:rsidRPr="00DB24F5">
        <w:rPr>
          <w:rFonts w:ascii="Times New Roman" w:hAnsi="Times New Roman"/>
          <w:sz w:val="24"/>
          <w:rPrChange w:id="727" w:author="Sokol Çomo" w:date="2025-05-02T08:44:00Z">
            <w:rPr>
              <w:rFonts w:ascii="Times New Roman" w:hAnsi="Times New Roman"/>
              <w:color w:val="000000" w:themeColor="text1"/>
              <w:sz w:val="24"/>
            </w:rPr>
          </w:rPrChange>
        </w:rPr>
        <w:t xml:space="preserve"> </w:t>
      </w:r>
      <w:r w:rsidR="004B5E92" w:rsidRPr="00DB24F5">
        <w:rPr>
          <w:rFonts w:ascii="Times New Roman" w:hAnsi="Times New Roman"/>
          <w:sz w:val="24"/>
          <w:rPrChange w:id="728" w:author="Sokol Çomo" w:date="2025-05-02T08:44:00Z">
            <w:rPr>
              <w:rFonts w:ascii="Times New Roman" w:hAnsi="Times New Roman"/>
              <w:color w:val="000000" w:themeColor="text1"/>
              <w:sz w:val="24"/>
            </w:rPr>
          </w:rPrChange>
        </w:rPr>
        <w:t>me</w:t>
      </w:r>
      <w:r w:rsidR="00EA5170" w:rsidRPr="00DB24F5">
        <w:rPr>
          <w:rFonts w:ascii="Times New Roman" w:hAnsi="Times New Roman"/>
          <w:sz w:val="24"/>
          <w:rPrChange w:id="729" w:author="Sokol Çomo" w:date="2025-05-02T08:44:00Z">
            <w:rPr>
              <w:rFonts w:ascii="Times New Roman" w:hAnsi="Times New Roman"/>
              <w:color w:val="000000" w:themeColor="text1"/>
              <w:sz w:val="24"/>
            </w:rPr>
          </w:rPrChange>
        </w:rPr>
        <w:t xml:space="preserve"> rezultate</w:t>
      </w:r>
      <w:r w:rsidR="00C8263E" w:rsidRPr="00DB24F5">
        <w:rPr>
          <w:rFonts w:ascii="Times New Roman" w:hAnsi="Times New Roman"/>
          <w:sz w:val="24"/>
          <w:rPrChange w:id="730" w:author="Sokol Çomo" w:date="2025-05-02T08:44:00Z">
            <w:rPr>
              <w:rFonts w:ascii="Times New Roman" w:hAnsi="Times New Roman"/>
              <w:color w:val="000000" w:themeColor="text1"/>
              <w:sz w:val="24"/>
            </w:rPr>
          </w:rPrChange>
        </w:rPr>
        <w:t>t</w:t>
      </w:r>
      <w:r w:rsidR="00EA5170" w:rsidRPr="00DB24F5">
        <w:rPr>
          <w:rFonts w:ascii="Times New Roman" w:hAnsi="Times New Roman"/>
          <w:sz w:val="24"/>
          <w:rPrChange w:id="731" w:author="Sokol Çomo" w:date="2025-05-02T08:44:00Z">
            <w:rPr>
              <w:rFonts w:ascii="Times New Roman" w:hAnsi="Times New Roman"/>
              <w:color w:val="000000" w:themeColor="text1"/>
              <w:sz w:val="24"/>
            </w:rPr>
          </w:rPrChange>
        </w:rPr>
        <w:t xml:space="preserve"> e hetimit</w:t>
      </w:r>
      <w:r w:rsidR="00B736D4" w:rsidRPr="00DB24F5">
        <w:rPr>
          <w:rFonts w:ascii="Times New Roman" w:hAnsi="Times New Roman"/>
          <w:sz w:val="24"/>
          <w:rPrChange w:id="732" w:author="Sokol Çomo" w:date="2025-05-02T08:44:00Z">
            <w:rPr>
              <w:rFonts w:ascii="Times New Roman" w:hAnsi="Times New Roman"/>
              <w:color w:val="000000" w:themeColor="text1"/>
              <w:sz w:val="24"/>
            </w:rPr>
          </w:rPrChange>
        </w:rPr>
        <w:t xml:space="preserve"> subjektit </w:t>
      </w:r>
      <w:r w:rsidR="00F60794" w:rsidRPr="00DB24F5">
        <w:rPr>
          <w:rFonts w:ascii="Times New Roman" w:hAnsi="Times New Roman"/>
          <w:sz w:val="24"/>
          <w:rPrChange w:id="733" w:author="Sokol Çomo" w:date="2025-05-02T08:44:00Z">
            <w:rPr>
              <w:rFonts w:ascii="Times New Roman" w:hAnsi="Times New Roman"/>
              <w:color w:val="000000" w:themeColor="text1"/>
              <w:sz w:val="24"/>
            </w:rPr>
          </w:rPrChange>
        </w:rPr>
        <w:t>i ka kaluar barr</w:t>
      </w:r>
      <w:r w:rsidR="00904A64" w:rsidRPr="00DB24F5">
        <w:rPr>
          <w:rFonts w:ascii="Times New Roman" w:hAnsi="Times New Roman"/>
          <w:sz w:val="24"/>
          <w:rPrChange w:id="734" w:author="Sokol Çomo" w:date="2025-05-02T08:44:00Z">
            <w:rPr>
              <w:rFonts w:ascii="Times New Roman" w:hAnsi="Times New Roman"/>
              <w:color w:val="000000" w:themeColor="text1"/>
              <w:sz w:val="24"/>
            </w:rPr>
          </w:rPrChange>
        </w:rPr>
        <w:t>ë</w:t>
      </w:r>
      <w:r w:rsidR="00F60794" w:rsidRPr="00DB24F5">
        <w:rPr>
          <w:rFonts w:ascii="Times New Roman" w:hAnsi="Times New Roman"/>
          <w:sz w:val="24"/>
          <w:rPrChange w:id="735" w:author="Sokol Çomo" w:date="2025-05-02T08:44:00Z">
            <w:rPr>
              <w:rFonts w:ascii="Times New Roman" w:hAnsi="Times New Roman"/>
              <w:color w:val="000000" w:themeColor="text1"/>
              <w:sz w:val="24"/>
            </w:rPr>
          </w:rPrChange>
        </w:rPr>
        <w:t xml:space="preserve"> prov</w:t>
      </w:r>
      <w:r w:rsidR="00600ECA" w:rsidRPr="00DB24F5">
        <w:rPr>
          <w:rFonts w:ascii="Times New Roman" w:hAnsi="Times New Roman"/>
          <w:sz w:val="24"/>
          <w:rPrChange w:id="736" w:author="Sokol Çomo" w:date="2025-05-02T08:44:00Z">
            <w:rPr>
              <w:rFonts w:ascii="Times New Roman" w:hAnsi="Times New Roman"/>
              <w:color w:val="000000" w:themeColor="text1"/>
              <w:sz w:val="24"/>
            </w:rPr>
          </w:rPrChange>
        </w:rPr>
        <w:t>e</w:t>
      </w:r>
      <w:r w:rsidR="00F60794" w:rsidRPr="00DB24F5">
        <w:rPr>
          <w:rFonts w:ascii="Times New Roman" w:hAnsi="Times New Roman"/>
          <w:sz w:val="24"/>
          <w:rPrChange w:id="737" w:author="Sokol Çomo" w:date="2025-05-02T08:44:00Z">
            <w:rPr>
              <w:rFonts w:ascii="Times New Roman" w:hAnsi="Times New Roman"/>
              <w:color w:val="000000" w:themeColor="text1"/>
              <w:sz w:val="24"/>
            </w:rPr>
          </w:rPrChange>
        </w:rPr>
        <w:t xml:space="preserve"> </w:t>
      </w:r>
      <w:r w:rsidR="004B5E92" w:rsidRPr="00DB24F5">
        <w:rPr>
          <w:rFonts w:ascii="Times New Roman" w:hAnsi="Times New Roman"/>
          <w:sz w:val="24"/>
          <w:rPrChange w:id="738" w:author="Sokol Çomo" w:date="2025-05-02T08:44:00Z">
            <w:rPr>
              <w:rFonts w:ascii="Times New Roman" w:hAnsi="Times New Roman"/>
              <w:color w:val="000000" w:themeColor="text1"/>
              <w:sz w:val="24"/>
            </w:rPr>
          </w:rPrChange>
        </w:rPr>
        <w:t>p</w:t>
      </w:r>
      <w:r w:rsidR="00C262B7" w:rsidRPr="00DB24F5">
        <w:rPr>
          <w:rFonts w:ascii="Times New Roman" w:hAnsi="Times New Roman"/>
          <w:sz w:val="24"/>
          <w:rPrChange w:id="739" w:author="Sokol Çomo" w:date="2025-05-02T08:44:00Z">
            <w:rPr>
              <w:rFonts w:ascii="Times New Roman" w:hAnsi="Times New Roman"/>
              <w:color w:val="000000" w:themeColor="text1"/>
              <w:sz w:val="24"/>
            </w:rPr>
          </w:rPrChange>
        </w:rPr>
        <w:t>ë</w:t>
      </w:r>
      <w:r w:rsidR="004B5E92" w:rsidRPr="00DB24F5">
        <w:rPr>
          <w:rFonts w:ascii="Times New Roman" w:hAnsi="Times New Roman"/>
          <w:sz w:val="24"/>
          <w:rPrChange w:id="740" w:author="Sokol Çomo" w:date="2025-05-02T08:44:00Z">
            <w:rPr>
              <w:rFonts w:ascii="Times New Roman" w:hAnsi="Times New Roman"/>
              <w:color w:val="000000" w:themeColor="text1"/>
              <w:sz w:val="24"/>
            </w:rPr>
          </w:rPrChange>
        </w:rPr>
        <w:t xml:space="preserve">r sa </w:t>
      </w:r>
      <w:r w:rsidR="00F60794" w:rsidRPr="00DB24F5">
        <w:rPr>
          <w:rFonts w:ascii="Times New Roman" w:hAnsi="Times New Roman"/>
          <w:sz w:val="24"/>
          <w:rPrChange w:id="741" w:author="Sokol Çomo" w:date="2025-05-02T08:44:00Z">
            <w:rPr>
              <w:rFonts w:ascii="Times New Roman" w:hAnsi="Times New Roman"/>
              <w:color w:val="000000" w:themeColor="text1"/>
              <w:sz w:val="24"/>
            </w:rPr>
          </w:rPrChange>
        </w:rPr>
        <w:t xml:space="preserve">duket se </w:t>
      </w:r>
      <w:proofErr w:type="spellStart"/>
      <w:r w:rsidR="00EA5170" w:rsidRPr="00DB24F5">
        <w:rPr>
          <w:rFonts w:ascii="Times New Roman" w:hAnsi="Times New Roman"/>
          <w:i/>
          <w:sz w:val="24"/>
          <w:rPrChange w:id="742" w:author="Sokol Çomo" w:date="2025-05-02T08:44:00Z">
            <w:rPr>
              <w:rFonts w:ascii="Times New Roman" w:hAnsi="Times New Roman"/>
              <w:i/>
              <w:color w:val="000000" w:themeColor="text1"/>
              <w:sz w:val="24"/>
            </w:rPr>
          </w:rPrChange>
        </w:rPr>
        <w:t>mosdeklarimi</w:t>
      </w:r>
      <w:proofErr w:type="spellEnd"/>
      <w:r w:rsidR="00EA5170" w:rsidRPr="00DB24F5">
        <w:rPr>
          <w:rFonts w:ascii="Times New Roman" w:hAnsi="Times New Roman"/>
          <w:i/>
          <w:sz w:val="24"/>
          <w:rPrChange w:id="743" w:author="Sokol Çomo" w:date="2025-05-02T08:44:00Z">
            <w:rPr>
              <w:rFonts w:ascii="Times New Roman" w:hAnsi="Times New Roman"/>
              <w:i/>
              <w:color w:val="000000" w:themeColor="text1"/>
              <w:sz w:val="24"/>
            </w:rPr>
          </w:rPrChange>
        </w:rPr>
        <w:t xml:space="preserve"> i kësaj pasurie është jo thjesht një pasaktësi në deklarime, por fshehje pasurie, sipas parashikimit të g</w:t>
      </w:r>
      <w:r w:rsidR="00F60794" w:rsidRPr="00DB24F5">
        <w:rPr>
          <w:rFonts w:ascii="Times New Roman" w:hAnsi="Times New Roman"/>
          <w:i/>
          <w:sz w:val="24"/>
          <w:rPrChange w:id="744" w:author="Sokol Çomo" w:date="2025-05-02T08:44:00Z">
            <w:rPr>
              <w:rFonts w:ascii="Times New Roman" w:hAnsi="Times New Roman"/>
              <w:i/>
              <w:color w:val="000000" w:themeColor="text1"/>
              <w:sz w:val="24"/>
            </w:rPr>
          </w:rPrChange>
        </w:rPr>
        <w:t>e</w:t>
      </w:r>
      <w:r w:rsidR="00EA5170" w:rsidRPr="00DB24F5">
        <w:rPr>
          <w:rFonts w:ascii="Times New Roman" w:hAnsi="Times New Roman"/>
          <w:i/>
          <w:sz w:val="24"/>
          <w:rPrChange w:id="745" w:author="Sokol Çomo" w:date="2025-05-02T08:44:00Z">
            <w:rPr>
              <w:rFonts w:ascii="Times New Roman" w:hAnsi="Times New Roman"/>
              <w:i/>
              <w:color w:val="000000" w:themeColor="text1"/>
              <w:sz w:val="24"/>
            </w:rPr>
          </w:rPrChange>
        </w:rPr>
        <w:t>rmës “c”, të pikës 5, të nenit 33, të ligjit nr. 9049, datë 10.4.2003</w:t>
      </w:r>
      <w:r w:rsidR="00343608" w:rsidRPr="00DB24F5">
        <w:rPr>
          <w:rFonts w:ascii="Times New Roman" w:hAnsi="Times New Roman"/>
          <w:b/>
          <w:i/>
          <w:sz w:val="24"/>
          <w:rPrChange w:id="746" w:author="Sokol Çomo" w:date="2025-05-02T08:44:00Z">
            <w:rPr>
              <w:rFonts w:ascii="Times New Roman" w:hAnsi="Times New Roman"/>
              <w:b/>
              <w:i/>
              <w:color w:val="000000" w:themeColor="text1"/>
              <w:sz w:val="24"/>
            </w:rPr>
          </w:rPrChange>
        </w:rPr>
        <w:t xml:space="preserve">. </w:t>
      </w:r>
      <w:r w:rsidR="00F60794" w:rsidRPr="00DB24F5">
        <w:rPr>
          <w:rFonts w:ascii="Times New Roman" w:hAnsi="Times New Roman"/>
          <w:sz w:val="24"/>
          <w:rPrChange w:id="747" w:author="Sokol Çomo" w:date="2025-05-02T08:44:00Z">
            <w:rPr>
              <w:rFonts w:ascii="Times New Roman" w:hAnsi="Times New Roman"/>
              <w:color w:val="000000" w:themeColor="text1"/>
              <w:sz w:val="24"/>
            </w:rPr>
          </w:rPrChange>
        </w:rPr>
        <w:t>P</w:t>
      </w:r>
      <w:r w:rsidR="00904A64" w:rsidRPr="00DB24F5">
        <w:rPr>
          <w:rFonts w:ascii="Times New Roman" w:hAnsi="Times New Roman"/>
          <w:sz w:val="24"/>
          <w:rPrChange w:id="748" w:author="Sokol Çomo" w:date="2025-05-02T08:44:00Z">
            <w:rPr>
              <w:rFonts w:ascii="Times New Roman" w:hAnsi="Times New Roman"/>
              <w:color w:val="000000" w:themeColor="text1"/>
              <w:sz w:val="24"/>
            </w:rPr>
          </w:rPrChange>
        </w:rPr>
        <w:t>o</w:t>
      </w:r>
      <w:r w:rsidR="00F60794" w:rsidRPr="00DB24F5">
        <w:rPr>
          <w:rFonts w:ascii="Times New Roman" w:hAnsi="Times New Roman"/>
          <w:sz w:val="24"/>
          <w:rPrChange w:id="749" w:author="Sokol Çomo" w:date="2025-05-02T08:44:00Z">
            <w:rPr>
              <w:rFonts w:ascii="Times New Roman" w:hAnsi="Times New Roman"/>
              <w:color w:val="000000" w:themeColor="text1"/>
              <w:sz w:val="24"/>
            </w:rPr>
          </w:rPrChange>
        </w:rPr>
        <w:t xml:space="preserve"> me </w:t>
      </w:r>
      <w:r w:rsidR="00904A64" w:rsidRPr="00DB24F5">
        <w:rPr>
          <w:rFonts w:ascii="Times New Roman" w:hAnsi="Times New Roman"/>
          <w:sz w:val="24"/>
          <w:rPrChange w:id="750" w:author="Sokol Çomo" w:date="2025-05-02T08:44:00Z">
            <w:rPr>
              <w:rFonts w:ascii="Times New Roman" w:hAnsi="Times New Roman"/>
              <w:color w:val="000000" w:themeColor="text1"/>
              <w:sz w:val="24"/>
            </w:rPr>
          </w:rPrChange>
        </w:rPr>
        <w:t>rezultatet</w:t>
      </w:r>
      <w:r w:rsidR="00F60794" w:rsidRPr="00DB24F5">
        <w:rPr>
          <w:rFonts w:ascii="Times New Roman" w:hAnsi="Times New Roman"/>
          <w:sz w:val="24"/>
          <w:rPrChange w:id="751" w:author="Sokol Çomo" w:date="2025-05-02T08:44:00Z">
            <w:rPr>
              <w:rFonts w:ascii="Times New Roman" w:hAnsi="Times New Roman"/>
              <w:color w:val="000000" w:themeColor="text1"/>
              <w:sz w:val="24"/>
            </w:rPr>
          </w:rPrChange>
        </w:rPr>
        <w:t xml:space="preserve"> e </w:t>
      </w:r>
      <w:r w:rsidR="004B5E92" w:rsidRPr="00DB24F5">
        <w:rPr>
          <w:rFonts w:ascii="Times New Roman" w:hAnsi="Times New Roman"/>
          <w:sz w:val="24"/>
          <w:rPrChange w:id="752" w:author="Sokol Çomo" w:date="2025-05-02T08:44:00Z">
            <w:rPr>
              <w:rFonts w:ascii="Times New Roman" w:hAnsi="Times New Roman"/>
              <w:color w:val="000000" w:themeColor="text1"/>
              <w:sz w:val="24"/>
            </w:rPr>
          </w:rPrChange>
        </w:rPr>
        <w:t>hetimit</w:t>
      </w:r>
      <w:r w:rsidR="00F60794" w:rsidRPr="00DB24F5">
        <w:rPr>
          <w:rFonts w:ascii="Times New Roman" w:hAnsi="Times New Roman"/>
          <w:sz w:val="24"/>
          <w:rPrChange w:id="753" w:author="Sokol Çomo" w:date="2025-05-02T08:44:00Z">
            <w:rPr>
              <w:rFonts w:ascii="Times New Roman" w:hAnsi="Times New Roman"/>
              <w:color w:val="000000" w:themeColor="text1"/>
              <w:sz w:val="24"/>
            </w:rPr>
          </w:rPrChange>
        </w:rPr>
        <w:t xml:space="preserve"> </w:t>
      </w:r>
      <w:r w:rsidR="00904A64" w:rsidRPr="00DB24F5">
        <w:rPr>
          <w:rFonts w:ascii="Times New Roman" w:hAnsi="Times New Roman"/>
          <w:sz w:val="24"/>
          <w:rPrChange w:id="754" w:author="Sokol Çomo" w:date="2025-05-02T08:44:00Z">
            <w:rPr>
              <w:rFonts w:ascii="Times New Roman" w:hAnsi="Times New Roman"/>
              <w:color w:val="000000" w:themeColor="text1"/>
              <w:sz w:val="24"/>
            </w:rPr>
          </w:rPrChange>
        </w:rPr>
        <w:t>subjekt</w:t>
      </w:r>
      <w:r w:rsidR="00F60794" w:rsidRPr="00DB24F5">
        <w:rPr>
          <w:rFonts w:ascii="Times New Roman" w:hAnsi="Times New Roman"/>
          <w:sz w:val="24"/>
          <w:rPrChange w:id="755" w:author="Sokol Çomo" w:date="2025-05-02T08:44:00Z">
            <w:rPr>
              <w:rFonts w:ascii="Times New Roman" w:hAnsi="Times New Roman"/>
              <w:color w:val="000000" w:themeColor="text1"/>
              <w:sz w:val="24"/>
            </w:rPr>
          </w:rPrChange>
        </w:rPr>
        <w:t xml:space="preserve">i </w:t>
      </w:r>
      <w:r w:rsidR="00904A64" w:rsidRPr="00DB24F5">
        <w:rPr>
          <w:rFonts w:ascii="Times New Roman" w:hAnsi="Times New Roman"/>
          <w:sz w:val="24"/>
          <w:rPrChange w:id="756" w:author="Sokol Çomo" w:date="2025-05-02T08:44:00Z">
            <w:rPr>
              <w:rFonts w:ascii="Times New Roman" w:hAnsi="Times New Roman"/>
              <w:color w:val="000000" w:themeColor="text1"/>
              <w:sz w:val="24"/>
            </w:rPr>
          </w:rPrChange>
        </w:rPr>
        <w:t>ë</w:t>
      </w:r>
      <w:r w:rsidR="00F60794" w:rsidRPr="00DB24F5">
        <w:rPr>
          <w:rFonts w:ascii="Times New Roman" w:hAnsi="Times New Roman"/>
          <w:sz w:val="24"/>
          <w:rPrChange w:id="757" w:author="Sokol Çomo" w:date="2025-05-02T08:44:00Z">
            <w:rPr>
              <w:rFonts w:ascii="Times New Roman" w:hAnsi="Times New Roman"/>
              <w:color w:val="000000" w:themeColor="text1"/>
              <w:sz w:val="24"/>
            </w:rPr>
          </w:rPrChange>
        </w:rPr>
        <w:t>sht</w:t>
      </w:r>
      <w:r w:rsidR="00904A64" w:rsidRPr="00DB24F5">
        <w:rPr>
          <w:rFonts w:ascii="Times New Roman" w:hAnsi="Times New Roman"/>
          <w:sz w:val="24"/>
          <w:rPrChange w:id="758" w:author="Sokol Çomo" w:date="2025-05-02T08:44:00Z">
            <w:rPr>
              <w:rFonts w:ascii="Times New Roman" w:hAnsi="Times New Roman"/>
              <w:color w:val="000000" w:themeColor="text1"/>
              <w:sz w:val="24"/>
            </w:rPr>
          </w:rPrChange>
        </w:rPr>
        <w:t>ë</w:t>
      </w:r>
      <w:r w:rsidR="00F60794" w:rsidRPr="00DB24F5">
        <w:rPr>
          <w:rFonts w:ascii="Times New Roman" w:hAnsi="Times New Roman"/>
          <w:sz w:val="24"/>
          <w:rPrChange w:id="759" w:author="Sokol Çomo" w:date="2025-05-02T08:44:00Z">
            <w:rPr>
              <w:rFonts w:ascii="Times New Roman" w:hAnsi="Times New Roman"/>
              <w:color w:val="000000" w:themeColor="text1"/>
              <w:sz w:val="24"/>
            </w:rPr>
          </w:rPrChange>
        </w:rPr>
        <w:t xml:space="preserve"> njohur edhe </w:t>
      </w:r>
      <w:r w:rsidR="004B5E92" w:rsidRPr="00DB24F5">
        <w:rPr>
          <w:rFonts w:ascii="Times New Roman" w:hAnsi="Times New Roman"/>
          <w:sz w:val="24"/>
          <w:rPrChange w:id="760" w:author="Sokol Çomo" w:date="2025-05-02T08:44:00Z">
            <w:rPr>
              <w:rFonts w:ascii="Times New Roman" w:hAnsi="Times New Roman"/>
              <w:color w:val="000000" w:themeColor="text1"/>
              <w:sz w:val="24"/>
            </w:rPr>
          </w:rPrChange>
        </w:rPr>
        <w:t xml:space="preserve">me </w:t>
      </w:r>
      <w:r w:rsidR="00904A64" w:rsidRPr="00DB24F5">
        <w:rPr>
          <w:rFonts w:ascii="Times New Roman" w:hAnsi="Times New Roman"/>
          <w:sz w:val="24"/>
          <w:rPrChange w:id="761" w:author="Sokol Çomo" w:date="2025-05-02T08:44:00Z">
            <w:rPr>
              <w:rFonts w:ascii="Times New Roman" w:hAnsi="Times New Roman"/>
              <w:color w:val="000000" w:themeColor="text1"/>
              <w:sz w:val="24"/>
            </w:rPr>
          </w:rPrChange>
        </w:rPr>
        <w:t>konstatimet e Komisionit se:</w:t>
      </w:r>
      <w:r w:rsidR="00904A64" w:rsidRPr="00DB24F5">
        <w:rPr>
          <w:rFonts w:ascii="Times New Roman" w:hAnsi="Times New Roman"/>
          <w:b/>
          <w:i/>
          <w:sz w:val="24"/>
          <w:rPrChange w:id="762" w:author="Sokol Çomo" w:date="2025-05-02T08:44:00Z">
            <w:rPr>
              <w:rFonts w:ascii="Times New Roman" w:hAnsi="Times New Roman"/>
              <w:b/>
              <w:i/>
              <w:color w:val="000000" w:themeColor="text1"/>
              <w:sz w:val="24"/>
            </w:rPr>
          </w:rPrChange>
        </w:rPr>
        <w:t xml:space="preserve"> </w:t>
      </w:r>
      <w:r w:rsidR="00343608" w:rsidRPr="00DB24F5">
        <w:rPr>
          <w:rFonts w:ascii="Times New Roman" w:hAnsi="Times New Roman"/>
          <w:i/>
          <w:sz w:val="24"/>
          <w:rPrChange w:id="763" w:author="Sokol Çomo" w:date="2025-05-02T08:44:00Z">
            <w:rPr>
              <w:rFonts w:ascii="Times New Roman" w:hAnsi="Times New Roman"/>
              <w:i/>
              <w:color w:val="000000" w:themeColor="text1"/>
              <w:sz w:val="24"/>
            </w:rPr>
          </w:rPrChange>
        </w:rPr>
        <w:t>subjekti nuk ka deklaruar apartamentin/pasurinë dhe burimet e krijimit në deklaratën</w:t>
      </w:r>
      <w:r w:rsidR="00904A64" w:rsidRPr="00DB24F5">
        <w:rPr>
          <w:rFonts w:ascii="Times New Roman" w:hAnsi="Times New Roman"/>
          <w:i/>
          <w:sz w:val="24"/>
          <w:rPrChange w:id="764" w:author="Sokol Çomo" w:date="2025-05-02T08:44:00Z">
            <w:rPr>
              <w:rFonts w:ascii="Times New Roman" w:hAnsi="Times New Roman"/>
              <w:i/>
              <w:color w:val="000000" w:themeColor="text1"/>
              <w:sz w:val="24"/>
            </w:rPr>
          </w:rPrChange>
        </w:rPr>
        <w:t xml:space="preserve"> </w:t>
      </w:r>
      <w:proofErr w:type="spellStart"/>
      <w:r w:rsidR="00343608" w:rsidRPr="00DB24F5">
        <w:rPr>
          <w:rFonts w:ascii="Times New Roman" w:hAnsi="Times New Roman"/>
          <w:i/>
          <w:sz w:val="24"/>
          <w:rPrChange w:id="765" w:author="Sokol Çomo" w:date="2025-05-02T08:44:00Z">
            <w:rPr>
              <w:rFonts w:ascii="Times New Roman" w:hAnsi="Times New Roman"/>
              <w:i/>
              <w:color w:val="000000" w:themeColor="text1"/>
              <w:sz w:val="24"/>
            </w:rPr>
          </w:rPrChange>
        </w:rPr>
        <w:t>vetting</w:t>
      </w:r>
      <w:proofErr w:type="spellEnd"/>
      <w:r w:rsidR="00343608" w:rsidRPr="00DB24F5">
        <w:rPr>
          <w:rFonts w:ascii="Times New Roman" w:hAnsi="Times New Roman"/>
          <w:i/>
          <w:sz w:val="24"/>
          <w:rPrChange w:id="766" w:author="Sokol Çomo" w:date="2025-05-02T08:44:00Z">
            <w:rPr>
              <w:rFonts w:ascii="Times New Roman" w:hAnsi="Times New Roman"/>
              <w:i/>
              <w:color w:val="000000" w:themeColor="text1"/>
              <w:sz w:val="24"/>
            </w:rPr>
          </w:rPrChange>
        </w:rPr>
        <w:t xml:space="preserve"> sipas kërkesave të ligjit nr. 84/2016</w:t>
      </w:r>
      <w:r w:rsidR="00904A64" w:rsidRPr="00DB24F5">
        <w:rPr>
          <w:rFonts w:ascii="Times New Roman" w:hAnsi="Times New Roman"/>
          <w:i/>
          <w:sz w:val="24"/>
          <w:rPrChange w:id="767" w:author="Sokol Çomo" w:date="2025-05-02T08:44:00Z">
            <w:rPr>
              <w:rFonts w:ascii="Times New Roman" w:hAnsi="Times New Roman"/>
              <w:i/>
              <w:color w:val="000000" w:themeColor="text1"/>
              <w:sz w:val="24"/>
            </w:rPr>
          </w:rPrChange>
        </w:rPr>
        <w:t>; subjekti dhe personi i lidhur</w:t>
      </w:r>
      <w:r w:rsidR="00343608" w:rsidRPr="00DB24F5">
        <w:rPr>
          <w:rFonts w:ascii="Times New Roman" w:hAnsi="Times New Roman"/>
          <w:i/>
          <w:sz w:val="24"/>
          <w:rPrChange w:id="768" w:author="Sokol Çomo" w:date="2025-05-02T08:44:00Z">
            <w:rPr>
              <w:rFonts w:ascii="Times New Roman" w:hAnsi="Times New Roman"/>
              <w:i/>
              <w:color w:val="000000" w:themeColor="text1"/>
              <w:sz w:val="24"/>
            </w:rPr>
          </w:rPrChange>
        </w:rPr>
        <w:t xml:space="preserve"> </w:t>
      </w:r>
      <w:r w:rsidR="00904A64" w:rsidRPr="00DB24F5">
        <w:rPr>
          <w:rFonts w:ascii="Times New Roman" w:hAnsi="Times New Roman"/>
          <w:i/>
          <w:sz w:val="24"/>
          <w:rPrChange w:id="769" w:author="Sokol Çomo" w:date="2025-05-02T08:44:00Z">
            <w:rPr>
              <w:rFonts w:ascii="Times New Roman" w:hAnsi="Times New Roman"/>
              <w:i/>
              <w:color w:val="000000" w:themeColor="text1"/>
              <w:sz w:val="24"/>
            </w:rPr>
          </w:rPrChange>
        </w:rPr>
        <w:t>r</w:t>
      </w:r>
      <w:r w:rsidR="00343608" w:rsidRPr="00DB24F5">
        <w:rPr>
          <w:rFonts w:ascii="Times New Roman" w:hAnsi="Times New Roman"/>
          <w:i/>
          <w:sz w:val="24"/>
          <w:rPrChange w:id="770" w:author="Sokol Çomo" w:date="2025-05-02T08:44:00Z">
            <w:rPr>
              <w:rFonts w:ascii="Times New Roman" w:hAnsi="Times New Roman"/>
              <w:i/>
              <w:color w:val="000000" w:themeColor="text1"/>
              <w:sz w:val="24"/>
            </w:rPr>
          </w:rPrChange>
        </w:rPr>
        <w:t>ezultojnë bashkëpronare de facto i pasurisë, pasi</w:t>
      </w:r>
      <w:r w:rsidR="00904A64" w:rsidRPr="00DB24F5">
        <w:rPr>
          <w:rFonts w:ascii="Times New Roman" w:hAnsi="Times New Roman"/>
          <w:i/>
          <w:sz w:val="24"/>
          <w:rPrChange w:id="771" w:author="Sokol Çomo" w:date="2025-05-02T08:44:00Z">
            <w:rPr>
              <w:rFonts w:ascii="Times New Roman" w:hAnsi="Times New Roman"/>
              <w:i/>
              <w:color w:val="000000" w:themeColor="text1"/>
              <w:sz w:val="24"/>
            </w:rPr>
          </w:rPrChange>
        </w:rPr>
        <w:t>,</w:t>
      </w:r>
      <w:r w:rsidR="00343608" w:rsidRPr="00DB24F5">
        <w:rPr>
          <w:rFonts w:ascii="Times New Roman" w:hAnsi="Times New Roman"/>
          <w:i/>
          <w:sz w:val="24"/>
          <w:rPrChange w:id="772" w:author="Sokol Çomo" w:date="2025-05-02T08:44:00Z">
            <w:rPr>
              <w:rFonts w:ascii="Times New Roman" w:hAnsi="Times New Roman"/>
              <w:i/>
              <w:color w:val="000000" w:themeColor="text1"/>
              <w:sz w:val="24"/>
            </w:rPr>
          </w:rPrChange>
        </w:rPr>
        <w:t xml:space="preserve"> jo vetëm pagesat për blerjen e tij janë kryer nga bashkëshorti i saj nëpërmjet transaksioneve bankare, por ai është sjellë si pronar duke lidhur dhe kontratat e shërbimeve me ujësjellës kanalizime dhe energji elektrike për këtë apartament</w:t>
      </w:r>
      <w:r w:rsidR="00904A64" w:rsidRPr="00DB24F5">
        <w:rPr>
          <w:rFonts w:ascii="Times New Roman" w:hAnsi="Times New Roman"/>
          <w:i/>
          <w:sz w:val="24"/>
          <w:rPrChange w:id="773" w:author="Sokol Çomo" w:date="2025-05-02T08:44:00Z">
            <w:rPr>
              <w:rFonts w:ascii="Times New Roman" w:hAnsi="Times New Roman"/>
              <w:i/>
              <w:color w:val="000000" w:themeColor="text1"/>
              <w:sz w:val="24"/>
            </w:rPr>
          </w:rPrChange>
        </w:rPr>
        <w:t>;</w:t>
      </w:r>
      <w:r w:rsidR="00343608" w:rsidRPr="00DB24F5">
        <w:rPr>
          <w:rFonts w:ascii="Times New Roman" w:hAnsi="Times New Roman"/>
          <w:i/>
          <w:sz w:val="24"/>
          <w:rPrChange w:id="774" w:author="Sokol Çomo" w:date="2025-05-02T08:44:00Z">
            <w:rPr>
              <w:rFonts w:ascii="Times New Roman" w:hAnsi="Times New Roman"/>
              <w:i/>
              <w:color w:val="000000" w:themeColor="text1"/>
              <w:sz w:val="24"/>
            </w:rPr>
          </w:rPrChange>
        </w:rPr>
        <w:t xml:space="preserve"> dhe se subjekti ka bërë deklarim të pasaktë, të pamjaftueshëm dhe ka </w:t>
      </w:r>
      <w:r w:rsidR="00343608" w:rsidRPr="00DB24F5">
        <w:rPr>
          <w:rFonts w:ascii="Times New Roman" w:hAnsi="Times New Roman"/>
          <w:i/>
          <w:sz w:val="24"/>
          <w:rPrChange w:id="775" w:author="Sokol Çomo" w:date="2025-05-02T08:44:00Z">
            <w:rPr>
              <w:rFonts w:ascii="Times New Roman" w:hAnsi="Times New Roman"/>
              <w:i/>
              <w:color w:val="000000" w:themeColor="text1"/>
              <w:sz w:val="24"/>
            </w:rPr>
          </w:rPrChange>
        </w:rPr>
        <w:lastRenderedPageBreak/>
        <w:t>mungesë të burimeve financiare të ligjshme për të justifikuar blerjen e pasurisë apartament në Selitë, Tiranë</w:t>
      </w:r>
      <w:r w:rsidR="0087464F" w:rsidRPr="00DB24F5">
        <w:rPr>
          <w:rFonts w:ascii="Times New Roman" w:hAnsi="Times New Roman"/>
          <w:i/>
          <w:sz w:val="24"/>
          <w:rPrChange w:id="776" w:author="Sokol Çomo" w:date="2025-05-02T08:44:00Z">
            <w:rPr>
              <w:rFonts w:ascii="Times New Roman" w:hAnsi="Times New Roman"/>
              <w:i/>
              <w:color w:val="000000" w:themeColor="text1"/>
              <w:sz w:val="24"/>
            </w:rPr>
          </w:rPrChange>
        </w:rPr>
        <w:t>.</w:t>
      </w:r>
      <w:r w:rsidR="00177D4C" w:rsidRPr="00DB24F5">
        <w:rPr>
          <w:rFonts w:ascii="Times New Roman" w:hAnsi="Times New Roman"/>
          <w:i/>
          <w:sz w:val="24"/>
          <w:rPrChange w:id="777" w:author="Sokol Çomo" w:date="2025-05-02T08:44:00Z">
            <w:rPr>
              <w:rFonts w:ascii="Times New Roman" w:hAnsi="Times New Roman"/>
              <w:i/>
              <w:color w:val="000000" w:themeColor="text1"/>
              <w:sz w:val="24"/>
            </w:rPr>
          </w:rPrChange>
        </w:rPr>
        <w:t xml:space="preserve"> </w:t>
      </w:r>
    </w:p>
    <w:p w14:paraId="2087423D" w14:textId="76E76C26" w:rsidR="006C36E1" w:rsidRPr="00DB24F5" w:rsidRDefault="00B736D4" w:rsidP="00E114EF">
      <w:pPr>
        <w:pStyle w:val="ListParagraph"/>
        <w:tabs>
          <w:tab w:val="left" w:pos="0"/>
          <w:tab w:val="left" w:pos="270"/>
        </w:tabs>
        <w:spacing w:before="0" w:after="0"/>
        <w:ind w:left="0"/>
        <w:rPr>
          <w:rFonts w:ascii="Times New Roman" w:hAnsi="Times New Roman"/>
          <w:i/>
          <w:sz w:val="16"/>
          <w:rPrChange w:id="778" w:author="Sokol Çomo" w:date="2025-05-02T08:44:00Z">
            <w:rPr>
              <w:rFonts w:ascii="Times New Roman" w:hAnsi="Times New Roman"/>
              <w:i/>
              <w:color w:val="000000" w:themeColor="text1"/>
              <w:sz w:val="16"/>
            </w:rPr>
          </w:rPrChange>
        </w:rPr>
      </w:pPr>
      <w:r w:rsidRPr="00DB24F5">
        <w:rPr>
          <w:rFonts w:ascii="Times New Roman" w:hAnsi="Times New Roman" w:cs="Times New Roman"/>
          <w:sz w:val="24"/>
          <w:szCs w:val="24"/>
        </w:rPr>
        <w:t xml:space="preserve"> </w:t>
      </w:r>
    </w:p>
    <w:p w14:paraId="4367D9D1" w14:textId="78025DC9" w:rsidR="00283422" w:rsidRPr="00DB24F5" w:rsidRDefault="00275C58" w:rsidP="00283422">
      <w:pPr>
        <w:pStyle w:val="ListParagraph"/>
        <w:numPr>
          <w:ilvl w:val="1"/>
          <w:numId w:val="3"/>
        </w:numPr>
        <w:tabs>
          <w:tab w:val="left" w:pos="0"/>
          <w:tab w:val="left" w:pos="270"/>
        </w:tabs>
        <w:spacing w:before="0" w:after="0"/>
        <w:ind w:left="0" w:firstLine="0"/>
        <w:rPr>
          <w:rFonts w:ascii="Times New Roman" w:hAnsi="Times New Roman"/>
          <w:b/>
          <w:i/>
          <w:sz w:val="24"/>
          <w:rPrChange w:id="779" w:author="Sokol Çomo" w:date="2025-05-02T08:44:00Z">
            <w:rPr>
              <w:rFonts w:ascii="Times New Roman" w:hAnsi="Times New Roman"/>
              <w:b/>
              <w:i/>
              <w:color w:val="C00000"/>
              <w:sz w:val="24"/>
            </w:rPr>
          </w:rPrChange>
        </w:rPr>
      </w:pPr>
      <w:r w:rsidRPr="00DB24F5">
        <w:rPr>
          <w:rFonts w:ascii="Times New Roman" w:hAnsi="Times New Roman"/>
          <w:sz w:val="24"/>
          <w:rPrChange w:id="780" w:author="Sokol Çomo" w:date="2025-05-02T08:44:00Z">
            <w:rPr>
              <w:rFonts w:ascii="Times New Roman" w:hAnsi="Times New Roman"/>
              <w:color w:val="000000" w:themeColor="text1"/>
              <w:sz w:val="24"/>
            </w:rPr>
          </w:rPrChange>
        </w:rPr>
        <w:t>N</w:t>
      </w:r>
      <w:r w:rsidR="00230BC9" w:rsidRPr="00DB24F5">
        <w:rPr>
          <w:rFonts w:ascii="Times New Roman" w:hAnsi="Times New Roman"/>
          <w:sz w:val="24"/>
          <w:rPrChange w:id="781" w:author="Sokol Çomo" w:date="2025-05-02T08:44:00Z">
            <w:rPr>
              <w:rFonts w:ascii="Times New Roman" w:hAnsi="Times New Roman"/>
              <w:color w:val="000000" w:themeColor="text1"/>
              <w:sz w:val="24"/>
            </w:rPr>
          </w:rPrChange>
        </w:rPr>
        <w:t>ë</w:t>
      </w:r>
      <w:r w:rsidRPr="00DB24F5">
        <w:rPr>
          <w:rFonts w:ascii="Times New Roman" w:hAnsi="Times New Roman"/>
          <w:sz w:val="24"/>
          <w:rPrChange w:id="782" w:author="Sokol Çomo" w:date="2025-05-02T08:44:00Z">
            <w:rPr>
              <w:rFonts w:ascii="Times New Roman" w:hAnsi="Times New Roman"/>
              <w:color w:val="000000" w:themeColor="text1"/>
              <w:sz w:val="24"/>
            </w:rPr>
          </w:rPrChange>
        </w:rPr>
        <w:t xml:space="preserve"> </w:t>
      </w:r>
      <w:r w:rsidR="00CE7EEC" w:rsidRPr="00DB24F5">
        <w:rPr>
          <w:rFonts w:ascii="Times New Roman" w:hAnsi="Times New Roman"/>
          <w:sz w:val="24"/>
          <w:rPrChange w:id="783" w:author="Sokol Çomo" w:date="2025-05-02T08:44:00Z">
            <w:rPr>
              <w:rFonts w:ascii="Times New Roman" w:hAnsi="Times New Roman"/>
              <w:color w:val="000000" w:themeColor="text1"/>
              <w:sz w:val="24"/>
            </w:rPr>
          </w:rPrChange>
        </w:rPr>
        <w:t>prap</w:t>
      </w:r>
      <w:r w:rsidR="00230BC9" w:rsidRPr="00DB24F5">
        <w:rPr>
          <w:rFonts w:ascii="Times New Roman" w:hAnsi="Times New Roman"/>
          <w:sz w:val="24"/>
          <w:rPrChange w:id="784"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785" w:author="Sokol Çomo" w:date="2025-05-02T08:44:00Z">
            <w:rPr>
              <w:rFonts w:ascii="Times New Roman" w:hAnsi="Times New Roman"/>
              <w:color w:val="000000" w:themeColor="text1"/>
              <w:sz w:val="24"/>
            </w:rPr>
          </w:rPrChange>
        </w:rPr>
        <w:t>sime ndaj</w:t>
      </w:r>
      <w:r w:rsidRPr="00DB24F5">
        <w:rPr>
          <w:rFonts w:ascii="Times New Roman" w:hAnsi="Times New Roman"/>
          <w:sz w:val="24"/>
          <w:rPrChange w:id="786" w:author="Sokol Çomo" w:date="2025-05-02T08:44:00Z">
            <w:rPr>
              <w:rFonts w:ascii="Times New Roman" w:hAnsi="Times New Roman"/>
              <w:color w:val="000000" w:themeColor="text1"/>
              <w:sz w:val="24"/>
            </w:rPr>
          </w:rPrChange>
        </w:rPr>
        <w:t xml:space="preserve"> rezultate</w:t>
      </w:r>
      <w:r w:rsidR="00CE7EEC" w:rsidRPr="00DB24F5">
        <w:rPr>
          <w:rFonts w:ascii="Times New Roman" w:hAnsi="Times New Roman"/>
          <w:sz w:val="24"/>
          <w:rPrChange w:id="787" w:author="Sokol Çomo" w:date="2025-05-02T08:44:00Z">
            <w:rPr>
              <w:rFonts w:ascii="Times New Roman" w:hAnsi="Times New Roman"/>
              <w:color w:val="000000" w:themeColor="text1"/>
              <w:sz w:val="24"/>
            </w:rPr>
          </w:rPrChange>
        </w:rPr>
        <w:t>ve t</w:t>
      </w:r>
      <w:r w:rsidR="00230BC9" w:rsidRPr="00DB24F5">
        <w:rPr>
          <w:rFonts w:ascii="Times New Roman" w:hAnsi="Times New Roman"/>
          <w:sz w:val="24"/>
          <w:rPrChange w:id="788" w:author="Sokol Çomo" w:date="2025-05-02T08:44:00Z">
            <w:rPr>
              <w:rFonts w:ascii="Times New Roman" w:hAnsi="Times New Roman"/>
              <w:color w:val="000000" w:themeColor="text1"/>
              <w:sz w:val="24"/>
            </w:rPr>
          </w:rPrChange>
        </w:rPr>
        <w:t>ë</w:t>
      </w:r>
      <w:r w:rsidRPr="00DB24F5">
        <w:rPr>
          <w:rFonts w:ascii="Times New Roman" w:hAnsi="Times New Roman"/>
          <w:sz w:val="24"/>
          <w:rPrChange w:id="789" w:author="Sokol Çomo" w:date="2025-05-02T08:44:00Z">
            <w:rPr>
              <w:rFonts w:ascii="Times New Roman" w:hAnsi="Times New Roman"/>
              <w:color w:val="000000" w:themeColor="text1"/>
              <w:sz w:val="24"/>
            </w:rPr>
          </w:rPrChange>
        </w:rPr>
        <w:t xml:space="preserve"> hetimit</w:t>
      </w:r>
      <w:r w:rsidR="00CE7EEC" w:rsidRPr="00DB24F5">
        <w:rPr>
          <w:rFonts w:ascii="Times New Roman" w:hAnsi="Times New Roman"/>
          <w:sz w:val="24"/>
          <w:rPrChange w:id="790" w:author="Sokol Çomo" w:date="2025-05-02T08:44:00Z">
            <w:rPr>
              <w:rFonts w:ascii="Times New Roman" w:hAnsi="Times New Roman"/>
              <w:color w:val="000000" w:themeColor="text1"/>
              <w:sz w:val="24"/>
            </w:rPr>
          </w:rPrChange>
        </w:rPr>
        <w:t xml:space="preserve"> subjekti ka pretenduar se </w:t>
      </w:r>
      <w:r w:rsidR="00230BC9" w:rsidRPr="00DB24F5">
        <w:rPr>
          <w:rFonts w:ascii="Times New Roman" w:hAnsi="Times New Roman"/>
          <w:sz w:val="24"/>
          <w:rPrChange w:id="791" w:author="Sokol Çomo" w:date="2025-05-02T08:44:00Z">
            <w:rPr>
              <w:rFonts w:ascii="Times New Roman" w:hAnsi="Times New Roman"/>
              <w:color w:val="000000" w:themeColor="text1"/>
              <w:sz w:val="24"/>
            </w:rPr>
          </w:rPrChange>
        </w:rPr>
        <w:t xml:space="preserve">pronari </w:t>
      </w:r>
      <w:r w:rsidR="00230BC9" w:rsidRPr="00DB24F5">
        <w:rPr>
          <w:rFonts w:ascii="Times New Roman" w:hAnsi="Times New Roman"/>
          <w:i/>
          <w:sz w:val="24"/>
          <w:rPrChange w:id="792" w:author="Sokol Çomo" w:date="2025-05-02T08:44:00Z">
            <w:rPr>
              <w:rFonts w:ascii="Times New Roman" w:hAnsi="Times New Roman"/>
              <w:i/>
              <w:color w:val="000000" w:themeColor="text1"/>
              <w:sz w:val="24"/>
            </w:rPr>
          </w:rPrChange>
        </w:rPr>
        <w:t>de jure</w:t>
      </w:r>
      <w:r w:rsidR="00230BC9" w:rsidRPr="00DB24F5">
        <w:rPr>
          <w:rFonts w:ascii="Times New Roman" w:hAnsi="Times New Roman"/>
          <w:sz w:val="24"/>
          <w:rPrChange w:id="793" w:author="Sokol Çomo" w:date="2025-05-02T08:44:00Z">
            <w:rPr>
              <w:rFonts w:ascii="Times New Roman" w:hAnsi="Times New Roman"/>
              <w:color w:val="000000" w:themeColor="text1"/>
              <w:sz w:val="24"/>
            </w:rPr>
          </w:rPrChange>
        </w:rPr>
        <w:t xml:space="preserve"> dhe </w:t>
      </w:r>
      <w:r w:rsidR="00230BC9" w:rsidRPr="00DB24F5">
        <w:rPr>
          <w:rFonts w:ascii="Times New Roman" w:hAnsi="Times New Roman"/>
          <w:i/>
          <w:sz w:val="24"/>
          <w:rPrChange w:id="794" w:author="Sokol Çomo" w:date="2025-05-02T08:44:00Z">
            <w:rPr>
              <w:rFonts w:ascii="Times New Roman" w:hAnsi="Times New Roman"/>
              <w:i/>
              <w:color w:val="000000" w:themeColor="text1"/>
              <w:sz w:val="24"/>
            </w:rPr>
          </w:rPrChange>
        </w:rPr>
        <w:t>de facto</w:t>
      </w:r>
      <w:r w:rsidR="00230BC9" w:rsidRPr="00DB24F5">
        <w:rPr>
          <w:rFonts w:ascii="Times New Roman" w:hAnsi="Times New Roman"/>
          <w:sz w:val="24"/>
          <w:rPrChange w:id="795" w:author="Sokol Çomo" w:date="2025-05-02T08:44:00Z">
            <w:rPr>
              <w:rFonts w:ascii="Times New Roman" w:hAnsi="Times New Roman"/>
              <w:color w:val="000000" w:themeColor="text1"/>
              <w:sz w:val="24"/>
            </w:rPr>
          </w:rPrChange>
        </w:rPr>
        <w:t xml:space="preserve"> është nëna e saj dhe se ajo </w:t>
      </w:r>
      <w:r w:rsidR="00CE7EEC" w:rsidRPr="00DB24F5">
        <w:rPr>
          <w:rFonts w:ascii="Times New Roman" w:hAnsi="Times New Roman"/>
          <w:sz w:val="24"/>
          <w:rPrChange w:id="796" w:author="Sokol Çomo" w:date="2025-05-02T08:44:00Z">
            <w:rPr>
              <w:rFonts w:ascii="Times New Roman" w:hAnsi="Times New Roman"/>
              <w:color w:val="000000" w:themeColor="text1"/>
              <w:sz w:val="24"/>
            </w:rPr>
          </w:rPrChange>
        </w:rPr>
        <w:t>ka kontribuuar n</w:t>
      </w:r>
      <w:r w:rsidR="00230BC9" w:rsidRPr="00DB24F5">
        <w:rPr>
          <w:rFonts w:ascii="Times New Roman" w:hAnsi="Times New Roman"/>
          <w:sz w:val="24"/>
          <w:rPrChange w:id="797"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798" w:author="Sokol Çomo" w:date="2025-05-02T08:44:00Z">
            <w:rPr>
              <w:rFonts w:ascii="Times New Roman" w:hAnsi="Times New Roman"/>
              <w:color w:val="000000" w:themeColor="text1"/>
              <w:sz w:val="24"/>
            </w:rPr>
          </w:rPrChange>
        </w:rPr>
        <w:t xml:space="preserve"> lidhje me k</w:t>
      </w:r>
      <w:r w:rsidR="00230BC9" w:rsidRPr="00DB24F5">
        <w:rPr>
          <w:rFonts w:ascii="Times New Roman" w:hAnsi="Times New Roman"/>
          <w:sz w:val="24"/>
          <w:rPrChange w:id="799"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800" w:author="Sokol Çomo" w:date="2025-05-02T08:44:00Z">
            <w:rPr>
              <w:rFonts w:ascii="Times New Roman" w:hAnsi="Times New Roman"/>
              <w:color w:val="000000" w:themeColor="text1"/>
              <w:sz w:val="24"/>
            </w:rPr>
          </w:rPrChange>
        </w:rPr>
        <w:t>t</w:t>
      </w:r>
      <w:r w:rsidR="00230BC9" w:rsidRPr="00DB24F5">
        <w:rPr>
          <w:rFonts w:ascii="Times New Roman" w:hAnsi="Times New Roman"/>
          <w:sz w:val="24"/>
          <w:rPrChange w:id="801"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802" w:author="Sokol Çomo" w:date="2025-05-02T08:44:00Z">
            <w:rPr>
              <w:rFonts w:ascii="Times New Roman" w:hAnsi="Times New Roman"/>
              <w:color w:val="000000" w:themeColor="text1"/>
              <w:sz w:val="24"/>
            </w:rPr>
          </w:rPrChange>
        </w:rPr>
        <w:t xml:space="preserve"> pasuri dhe ka gabuar kur nuk ka</w:t>
      </w:r>
      <w:r w:rsidR="004B5E92" w:rsidRPr="00DB24F5">
        <w:rPr>
          <w:rFonts w:ascii="Times New Roman" w:hAnsi="Times New Roman"/>
          <w:sz w:val="24"/>
          <w:rPrChange w:id="803" w:author="Sokol Çomo" w:date="2025-05-02T08:44:00Z">
            <w:rPr>
              <w:rFonts w:ascii="Times New Roman" w:hAnsi="Times New Roman"/>
              <w:color w:val="000000" w:themeColor="text1"/>
              <w:sz w:val="24"/>
            </w:rPr>
          </w:rPrChange>
        </w:rPr>
        <w:t xml:space="preserve"> </w:t>
      </w:r>
      <w:r w:rsidR="00CE7EEC" w:rsidRPr="00DB24F5">
        <w:rPr>
          <w:rFonts w:ascii="Times New Roman" w:hAnsi="Times New Roman"/>
          <w:sz w:val="24"/>
          <w:rPrChange w:id="804" w:author="Sokol Çomo" w:date="2025-05-02T08:44:00Z">
            <w:rPr>
              <w:rFonts w:ascii="Times New Roman" w:hAnsi="Times New Roman"/>
              <w:color w:val="000000" w:themeColor="text1"/>
              <w:sz w:val="24"/>
            </w:rPr>
          </w:rPrChange>
        </w:rPr>
        <w:t>deklaruar pak</w:t>
      </w:r>
      <w:r w:rsidR="00230BC9" w:rsidRPr="00DB24F5">
        <w:rPr>
          <w:rFonts w:ascii="Times New Roman" w:hAnsi="Times New Roman"/>
          <w:sz w:val="24"/>
          <w:rPrChange w:id="805"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806" w:author="Sokol Çomo" w:date="2025-05-02T08:44:00Z">
            <w:rPr>
              <w:rFonts w:ascii="Times New Roman" w:hAnsi="Times New Roman"/>
              <w:color w:val="000000" w:themeColor="text1"/>
              <w:sz w:val="24"/>
            </w:rPr>
          </w:rPrChange>
        </w:rPr>
        <w:t>simin e pasuris</w:t>
      </w:r>
      <w:r w:rsidR="00230BC9" w:rsidRPr="00DB24F5">
        <w:rPr>
          <w:rFonts w:ascii="Times New Roman" w:hAnsi="Times New Roman"/>
          <w:sz w:val="24"/>
          <w:rPrChange w:id="807"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808" w:author="Sokol Çomo" w:date="2025-05-02T08:44:00Z">
            <w:rPr>
              <w:rFonts w:ascii="Times New Roman" w:hAnsi="Times New Roman"/>
              <w:color w:val="000000" w:themeColor="text1"/>
              <w:sz w:val="24"/>
            </w:rPr>
          </w:rPrChange>
        </w:rPr>
        <w:t xml:space="preserve"> </w:t>
      </w:r>
      <w:ins w:id="809" w:author="Sokol Çomo" w:date="2025-05-02T08:44:00Z">
        <w:r w:rsidR="00E13B02" w:rsidRPr="00DB24F5">
          <w:rPr>
            <w:rFonts w:ascii="Times New Roman" w:hAnsi="Times New Roman" w:cs="Times New Roman"/>
            <w:sz w:val="24"/>
            <w:szCs w:val="24"/>
          </w:rPr>
          <w:t xml:space="preserve">likuiditete </w:t>
        </w:r>
      </w:ins>
      <w:r w:rsidR="00CE7EEC" w:rsidRPr="00DB24F5">
        <w:rPr>
          <w:rFonts w:ascii="Times New Roman" w:hAnsi="Times New Roman"/>
          <w:sz w:val="24"/>
          <w:rPrChange w:id="810" w:author="Sokol Çomo" w:date="2025-05-02T08:44:00Z">
            <w:rPr>
              <w:rFonts w:ascii="Times New Roman" w:hAnsi="Times New Roman"/>
              <w:color w:val="000000" w:themeColor="text1"/>
              <w:sz w:val="24"/>
            </w:rPr>
          </w:rPrChange>
        </w:rPr>
        <w:t>n</w:t>
      </w:r>
      <w:r w:rsidR="00230BC9" w:rsidRPr="00DB24F5">
        <w:rPr>
          <w:rFonts w:ascii="Times New Roman" w:hAnsi="Times New Roman"/>
          <w:sz w:val="24"/>
          <w:rPrChange w:id="811" w:author="Sokol Çomo" w:date="2025-05-02T08:44:00Z">
            <w:rPr>
              <w:rFonts w:ascii="Times New Roman" w:hAnsi="Times New Roman"/>
              <w:color w:val="000000" w:themeColor="text1"/>
              <w:sz w:val="24"/>
            </w:rPr>
          </w:rPrChange>
        </w:rPr>
        <w:t>ë</w:t>
      </w:r>
      <w:r w:rsidR="00CE7EEC" w:rsidRPr="00DB24F5">
        <w:rPr>
          <w:rFonts w:ascii="Times New Roman" w:hAnsi="Times New Roman"/>
          <w:sz w:val="24"/>
          <w:rPrChange w:id="812" w:author="Sokol Çomo" w:date="2025-05-02T08:44:00Z">
            <w:rPr>
              <w:rFonts w:ascii="Times New Roman" w:hAnsi="Times New Roman"/>
              <w:color w:val="000000" w:themeColor="text1"/>
              <w:sz w:val="24"/>
            </w:rPr>
          </w:rPrChange>
        </w:rPr>
        <w:t xml:space="preserve"> vitin 2007</w:t>
      </w:r>
      <w:r w:rsidR="00230BC9" w:rsidRPr="00DB24F5">
        <w:rPr>
          <w:rFonts w:ascii="Times New Roman" w:hAnsi="Times New Roman"/>
          <w:sz w:val="24"/>
          <w:rPrChange w:id="813" w:author="Sokol Çomo" w:date="2025-05-02T08:44:00Z">
            <w:rPr>
              <w:rFonts w:ascii="Times New Roman" w:hAnsi="Times New Roman"/>
              <w:color w:val="000000" w:themeColor="text1"/>
              <w:sz w:val="24"/>
            </w:rPr>
          </w:rPrChange>
        </w:rPr>
        <w:t>,</w:t>
      </w:r>
      <w:r w:rsidR="00CE7EEC" w:rsidRPr="00DB24F5">
        <w:rPr>
          <w:rFonts w:ascii="Times New Roman" w:hAnsi="Times New Roman"/>
          <w:sz w:val="24"/>
          <w:rPrChange w:id="814" w:author="Sokol Çomo" w:date="2025-05-02T08:44:00Z">
            <w:rPr>
              <w:rFonts w:ascii="Times New Roman" w:hAnsi="Times New Roman"/>
              <w:color w:val="000000" w:themeColor="text1"/>
              <w:sz w:val="24"/>
            </w:rPr>
          </w:rPrChange>
        </w:rPr>
        <w:t xml:space="preserve"> </w:t>
      </w:r>
      <w:r w:rsidR="00FC5CF3" w:rsidRPr="00DB24F5">
        <w:rPr>
          <w:rFonts w:ascii="Times New Roman" w:hAnsi="Times New Roman"/>
          <w:sz w:val="24"/>
          <w:rPrChange w:id="815" w:author="Sokol Çomo" w:date="2025-05-02T08:44:00Z">
            <w:rPr>
              <w:rFonts w:ascii="Times New Roman" w:hAnsi="Times New Roman"/>
              <w:color w:val="000000" w:themeColor="text1"/>
              <w:sz w:val="24"/>
            </w:rPr>
          </w:rPrChange>
        </w:rPr>
        <w:t>duke u justifikuar me padijenin</w:t>
      </w:r>
      <w:r w:rsidR="00230BC9" w:rsidRPr="00DB24F5">
        <w:rPr>
          <w:rFonts w:ascii="Times New Roman" w:hAnsi="Times New Roman"/>
          <w:sz w:val="24"/>
          <w:rPrChange w:id="816"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17" w:author="Sokol Çomo" w:date="2025-05-02T08:44:00Z">
            <w:rPr>
              <w:rFonts w:ascii="Times New Roman" w:hAnsi="Times New Roman"/>
              <w:color w:val="000000" w:themeColor="text1"/>
              <w:sz w:val="24"/>
            </w:rPr>
          </w:rPrChange>
        </w:rPr>
        <w:t xml:space="preserve"> n</w:t>
      </w:r>
      <w:r w:rsidR="00230BC9" w:rsidRPr="00DB24F5">
        <w:rPr>
          <w:rFonts w:ascii="Times New Roman" w:hAnsi="Times New Roman"/>
          <w:sz w:val="24"/>
          <w:rPrChange w:id="818"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19" w:author="Sokol Çomo" w:date="2025-05-02T08:44:00Z">
            <w:rPr>
              <w:rFonts w:ascii="Times New Roman" w:hAnsi="Times New Roman"/>
              <w:color w:val="000000" w:themeColor="text1"/>
              <w:sz w:val="24"/>
            </w:rPr>
          </w:rPrChange>
        </w:rPr>
        <w:t xml:space="preserve"> lidhje me plot</w:t>
      </w:r>
      <w:r w:rsidR="00230BC9" w:rsidRPr="00DB24F5">
        <w:rPr>
          <w:rFonts w:ascii="Times New Roman" w:hAnsi="Times New Roman"/>
          <w:sz w:val="24"/>
          <w:rPrChange w:id="820"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21" w:author="Sokol Çomo" w:date="2025-05-02T08:44:00Z">
            <w:rPr>
              <w:rFonts w:ascii="Times New Roman" w:hAnsi="Times New Roman"/>
              <w:color w:val="000000" w:themeColor="text1"/>
              <w:sz w:val="24"/>
            </w:rPr>
          </w:rPrChange>
        </w:rPr>
        <w:t xml:space="preserve">simin e </w:t>
      </w:r>
      <w:r w:rsidR="00875D09" w:rsidRPr="00DB24F5">
        <w:rPr>
          <w:rFonts w:ascii="Times New Roman" w:hAnsi="Times New Roman"/>
          <w:sz w:val="24"/>
          <w:rPrChange w:id="822" w:author="Sokol Çomo" w:date="2025-05-02T08:44:00Z">
            <w:rPr>
              <w:rFonts w:ascii="Times New Roman" w:hAnsi="Times New Roman"/>
              <w:color w:val="000000" w:themeColor="text1"/>
              <w:sz w:val="24"/>
            </w:rPr>
          </w:rPrChange>
        </w:rPr>
        <w:t>f</w:t>
      </w:r>
      <w:r w:rsidR="00FC5CF3" w:rsidRPr="00DB24F5">
        <w:rPr>
          <w:rFonts w:ascii="Times New Roman" w:hAnsi="Times New Roman"/>
          <w:sz w:val="24"/>
          <w:rPrChange w:id="823" w:author="Sokol Çomo" w:date="2025-05-02T08:44:00Z">
            <w:rPr>
              <w:rFonts w:ascii="Times New Roman" w:hAnsi="Times New Roman"/>
              <w:color w:val="000000" w:themeColor="text1"/>
              <w:sz w:val="24"/>
            </w:rPr>
          </w:rPrChange>
        </w:rPr>
        <w:t>ormular</w:t>
      </w:r>
      <w:r w:rsidR="00230BC9" w:rsidRPr="00DB24F5">
        <w:rPr>
          <w:rFonts w:ascii="Times New Roman" w:hAnsi="Times New Roman"/>
          <w:sz w:val="24"/>
          <w:rPrChange w:id="824"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25" w:author="Sokol Çomo" w:date="2025-05-02T08:44:00Z">
            <w:rPr>
              <w:rFonts w:ascii="Times New Roman" w:hAnsi="Times New Roman"/>
              <w:color w:val="000000" w:themeColor="text1"/>
              <w:sz w:val="24"/>
            </w:rPr>
          </w:rPrChange>
        </w:rPr>
        <w:t>ve</w:t>
      </w:r>
      <w:r w:rsidR="00600ECA" w:rsidRPr="00DB24F5">
        <w:rPr>
          <w:rFonts w:ascii="Times New Roman" w:hAnsi="Times New Roman"/>
          <w:sz w:val="24"/>
          <w:rPrChange w:id="826" w:author="Sokol Çomo" w:date="2025-05-02T08:44:00Z">
            <w:rPr>
              <w:rFonts w:ascii="Times New Roman" w:hAnsi="Times New Roman"/>
              <w:color w:val="000000" w:themeColor="text1"/>
              <w:sz w:val="24"/>
            </w:rPr>
          </w:rPrChange>
        </w:rPr>
        <w:t xml:space="preserve">, po nuk ka </w:t>
      </w:r>
      <w:r w:rsidR="00FC5CF3" w:rsidRPr="00DB24F5">
        <w:rPr>
          <w:rFonts w:ascii="Times New Roman" w:hAnsi="Times New Roman"/>
          <w:sz w:val="24"/>
          <w:rPrChange w:id="827" w:author="Sokol Çomo" w:date="2025-05-02T08:44:00Z">
            <w:rPr>
              <w:rFonts w:ascii="Times New Roman" w:hAnsi="Times New Roman"/>
              <w:color w:val="000000" w:themeColor="text1"/>
              <w:sz w:val="24"/>
            </w:rPr>
          </w:rPrChange>
        </w:rPr>
        <w:t>dh</w:t>
      </w:r>
      <w:r w:rsidR="00230BC9" w:rsidRPr="00DB24F5">
        <w:rPr>
          <w:rFonts w:ascii="Times New Roman" w:hAnsi="Times New Roman"/>
          <w:sz w:val="24"/>
          <w:rPrChange w:id="828"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29" w:author="Sokol Çomo" w:date="2025-05-02T08:44:00Z">
            <w:rPr>
              <w:rFonts w:ascii="Times New Roman" w:hAnsi="Times New Roman"/>
              <w:color w:val="000000" w:themeColor="text1"/>
              <w:sz w:val="24"/>
            </w:rPr>
          </w:rPrChange>
        </w:rPr>
        <w:t>n</w:t>
      </w:r>
      <w:r w:rsidR="00230BC9" w:rsidRPr="00DB24F5">
        <w:rPr>
          <w:rFonts w:ascii="Times New Roman" w:hAnsi="Times New Roman"/>
          <w:sz w:val="24"/>
          <w:rPrChange w:id="830"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31" w:author="Sokol Çomo" w:date="2025-05-02T08:44:00Z">
            <w:rPr>
              <w:rFonts w:ascii="Times New Roman" w:hAnsi="Times New Roman"/>
              <w:color w:val="000000" w:themeColor="text1"/>
              <w:sz w:val="24"/>
            </w:rPr>
          </w:rPrChange>
        </w:rPr>
        <w:t xml:space="preserve"> sqarime n</w:t>
      </w:r>
      <w:r w:rsidR="00230BC9" w:rsidRPr="00DB24F5">
        <w:rPr>
          <w:rFonts w:ascii="Times New Roman" w:hAnsi="Times New Roman"/>
          <w:sz w:val="24"/>
          <w:rPrChange w:id="832"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33" w:author="Sokol Çomo" w:date="2025-05-02T08:44:00Z">
            <w:rPr>
              <w:rFonts w:ascii="Times New Roman" w:hAnsi="Times New Roman"/>
              <w:color w:val="000000" w:themeColor="text1"/>
              <w:sz w:val="24"/>
            </w:rPr>
          </w:rPrChange>
        </w:rPr>
        <w:t xml:space="preserve"> lidhje me konstatim</w:t>
      </w:r>
      <w:r w:rsidR="00230BC9" w:rsidRPr="00DB24F5">
        <w:rPr>
          <w:rFonts w:ascii="Times New Roman" w:hAnsi="Times New Roman"/>
          <w:sz w:val="24"/>
          <w:rPrChange w:id="834" w:author="Sokol Çomo" w:date="2025-05-02T08:44:00Z">
            <w:rPr>
              <w:rFonts w:ascii="Times New Roman" w:hAnsi="Times New Roman"/>
              <w:color w:val="000000" w:themeColor="text1"/>
              <w:sz w:val="24"/>
            </w:rPr>
          </w:rPrChange>
        </w:rPr>
        <w:t>et</w:t>
      </w:r>
      <w:r w:rsidR="00FC5CF3" w:rsidRPr="00DB24F5">
        <w:rPr>
          <w:rFonts w:ascii="Times New Roman" w:hAnsi="Times New Roman"/>
          <w:sz w:val="24"/>
          <w:rPrChange w:id="835" w:author="Sokol Çomo" w:date="2025-05-02T08:44:00Z">
            <w:rPr>
              <w:rFonts w:ascii="Times New Roman" w:hAnsi="Times New Roman"/>
              <w:color w:val="000000" w:themeColor="text1"/>
              <w:sz w:val="24"/>
            </w:rPr>
          </w:rPrChange>
        </w:rPr>
        <w:t xml:space="preserve"> e Komisionit </w:t>
      </w:r>
      <w:r w:rsidR="00875D09" w:rsidRPr="00DB24F5">
        <w:rPr>
          <w:rFonts w:ascii="Times New Roman" w:hAnsi="Times New Roman"/>
          <w:sz w:val="24"/>
          <w:rPrChange w:id="836" w:author="Sokol Çomo" w:date="2025-05-02T08:44:00Z">
            <w:rPr>
              <w:rFonts w:ascii="Times New Roman" w:hAnsi="Times New Roman"/>
              <w:color w:val="000000" w:themeColor="text1"/>
              <w:sz w:val="24"/>
            </w:rPr>
          </w:rPrChange>
        </w:rPr>
        <w:t>njoftuar me rezultatet e hetimit</w:t>
      </w:r>
      <w:r w:rsidR="00230BC9" w:rsidRPr="00DB24F5">
        <w:rPr>
          <w:rFonts w:ascii="Times New Roman" w:hAnsi="Times New Roman"/>
          <w:sz w:val="24"/>
          <w:rPrChange w:id="837" w:author="Sokol Çomo" w:date="2025-05-02T08:44:00Z">
            <w:rPr>
              <w:rFonts w:ascii="Times New Roman" w:hAnsi="Times New Roman"/>
              <w:color w:val="000000" w:themeColor="text1"/>
              <w:sz w:val="24"/>
            </w:rPr>
          </w:rPrChange>
        </w:rPr>
        <w:t xml:space="preserve"> duke </w:t>
      </w:r>
      <w:r w:rsidR="00FC5CF3" w:rsidRPr="00DB24F5">
        <w:rPr>
          <w:rFonts w:ascii="Times New Roman" w:hAnsi="Times New Roman"/>
          <w:sz w:val="24"/>
          <w:rPrChange w:id="838" w:author="Sokol Çomo" w:date="2025-05-02T08:44:00Z">
            <w:rPr>
              <w:rFonts w:ascii="Times New Roman" w:hAnsi="Times New Roman"/>
              <w:color w:val="000000" w:themeColor="text1"/>
              <w:sz w:val="24"/>
            </w:rPr>
          </w:rPrChange>
        </w:rPr>
        <w:t>prap</w:t>
      </w:r>
      <w:r w:rsidR="00230BC9" w:rsidRPr="00DB24F5">
        <w:rPr>
          <w:rFonts w:ascii="Times New Roman" w:hAnsi="Times New Roman"/>
          <w:sz w:val="24"/>
          <w:rPrChange w:id="839"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40" w:author="Sokol Çomo" w:date="2025-05-02T08:44:00Z">
            <w:rPr>
              <w:rFonts w:ascii="Times New Roman" w:hAnsi="Times New Roman"/>
              <w:color w:val="000000" w:themeColor="text1"/>
              <w:sz w:val="24"/>
            </w:rPr>
          </w:rPrChange>
        </w:rPr>
        <w:t>suar</w:t>
      </w:r>
      <w:r w:rsidR="00230BC9" w:rsidRPr="00DB24F5">
        <w:rPr>
          <w:rFonts w:ascii="Times New Roman" w:hAnsi="Times New Roman"/>
          <w:sz w:val="24"/>
          <w:rPrChange w:id="841" w:author="Sokol Çomo" w:date="2025-05-02T08:44:00Z">
            <w:rPr>
              <w:rFonts w:ascii="Times New Roman" w:hAnsi="Times New Roman"/>
              <w:color w:val="000000" w:themeColor="text1"/>
              <w:sz w:val="24"/>
            </w:rPr>
          </w:rPrChange>
        </w:rPr>
        <w:t xml:space="preserve"> vetëm</w:t>
      </w:r>
      <w:r w:rsidR="00FC5CF3" w:rsidRPr="00DB24F5">
        <w:rPr>
          <w:rFonts w:ascii="Times New Roman" w:hAnsi="Times New Roman"/>
          <w:sz w:val="24"/>
          <w:rPrChange w:id="842" w:author="Sokol Çomo" w:date="2025-05-02T08:44:00Z">
            <w:rPr>
              <w:rFonts w:ascii="Times New Roman" w:hAnsi="Times New Roman"/>
              <w:color w:val="000000" w:themeColor="text1"/>
              <w:sz w:val="24"/>
            </w:rPr>
          </w:rPrChange>
        </w:rPr>
        <w:t xml:space="preserve"> se t</w:t>
      </w:r>
      <w:r w:rsidR="00230BC9" w:rsidRPr="00DB24F5">
        <w:rPr>
          <w:rFonts w:ascii="Times New Roman" w:hAnsi="Times New Roman"/>
          <w:sz w:val="24"/>
          <w:rPrChange w:id="843"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44" w:author="Sokol Çomo" w:date="2025-05-02T08:44:00Z">
            <w:rPr>
              <w:rFonts w:ascii="Times New Roman" w:hAnsi="Times New Roman"/>
              <w:color w:val="000000" w:themeColor="text1"/>
              <w:sz w:val="24"/>
            </w:rPr>
          </w:rPrChange>
        </w:rPr>
        <w:t xml:space="preserve"> gjitha transferimet e parave jan</w:t>
      </w:r>
      <w:r w:rsidR="00230BC9" w:rsidRPr="00DB24F5">
        <w:rPr>
          <w:rFonts w:ascii="Times New Roman" w:hAnsi="Times New Roman"/>
          <w:sz w:val="24"/>
          <w:rPrChange w:id="845"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46" w:author="Sokol Çomo" w:date="2025-05-02T08:44:00Z">
            <w:rPr>
              <w:rFonts w:ascii="Times New Roman" w:hAnsi="Times New Roman"/>
              <w:color w:val="000000" w:themeColor="text1"/>
              <w:sz w:val="24"/>
            </w:rPr>
          </w:rPrChange>
        </w:rPr>
        <w:t xml:space="preserve"> b</w:t>
      </w:r>
      <w:r w:rsidR="00230BC9" w:rsidRPr="00DB24F5">
        <w:rPr>
          <w:rFonts w:ascii="Times New Roman" w:hAnsi="Times New Roman"/>
          <w:sz w:val="24"/>
          <w:rPrChange w:id="847"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48" w:author="Sokol Çomo" w:date="2025-05-02T08:44:00Z">
            <w:rPr>
              <w:rFonts w:ascii="Times New Roman" w:hAnsi="Times New Roman"/>
              <w:color w:val="000000" w:themeColor="text1"/>
              <w:sz w:val="24"/>
            </w:rPr>
          </w:rPrChange>
        </w:rPr>
        <w:t>r</w:t>
      </w:r>
      <w:r w:rsidR="00230BC9" w:rsidRPr="00DB24F5">
        <w:rPr>
          <w:rFonts w:ascii="Times New Roman" w:hAnsi="Times New Roman"/>
          <w:sz w:val="24"/>
          <w:rPrChange w:id="849"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50" w:author="Sokol Çomo" w:date="2025-05-02T08:44:00Z">
            <w:rPr>
              <w:rFonts w:ascii="Times New Roman" w:hAnsi="Times New Roman"/>
              <w:color w:val="000000" w:themeColor="text1"/>
              <w:sz w:val="24"/>
            </w:rPr>
          </w:rPrChange>
        </w:rPr>
        <w:t xml:space="preserve"> </w:t>
      </w:r>
      <w:r w:rsidR="00230BC9" w:rsidRPr="00DB24F5">
        <w:rPr>
          <w:rFonts w:ascii="Times New Roman" w:hAnsi="Times New Roman"/>
          <w:sz w:val="24"/>
          <w:rPrChange w:id="851" w:author="Sokol Çomo" w:date="2025-05-02T08:44:00Z">
            <w:rPr>
              <w:rFonts w:ascii="Times New Roman" w:hAnsi="Times New Roman"/>
              <w:color w:val="000000" w:themeColor="text1"/>
              <w:sz w:val="24"/>
            </w:rPr>
          </w:rPrChange>
        </w:rPr>
        <w:t>nëpërmjet</w:t>
      </w:r>
      <w:r w:rsidR="00FC5CF3" w:rsidRPr="00DB24F5">
        <w:rPr>
          <w:rFonts w:ascii="Times New Roman" w:hAnsi="Times New Roman"/>
          <w:sz w:val="24"/>
          <w:rPrChange w:id="852" w:author="Sokol Çomo" w:date="2025-05-02T08:44:00Z">
            <w:rPr>
              <w:rFonts w:ascii="Times New Roman" w:hAnsi="Times New Roman"/>
              <w:color w:val="000000" w:themeColor="text1"/>
              <w:sz w:val="24"/>
            </w:rPr>
          </w:rPrChange>
        </w:rPr>
        <w:t xml:space="preserve"> </w:t>
      </w:r>
      <w:proofErr w:type="spellStart"/>
      <w:r w:rsidR="00FC5CF3" w:rsidRPr="00DB24F5">
        <w:rPr>
          <w:rFonts w:ascii="Times New Roman" w:hAnsi="Times New Roman"/>
          <w:sz w:val="24"/>
          <w:rPrChange w:id="853" w:author="Sokol Çomo" w:date="2025-05-02T08:44:00Z">
            <w:rPr>
              <w:rFonts w:ascii="Times New Roman" w:hAnsi="Times New Roman"/>
              <w:color w:val="000000" w:themeColor="text1"/>
              <w:sz w:val="24"/>
            </w:rPr>
          </w:rPrChange>
        </w:rPr>
        <w:t>transfertave</w:t>
      </w:r>
      <w:proofErr w:type="spellEnd"/>
      <w:r w:rsidR="00FC5CF3" w:rsidRPr="00DB24F5">
        <w:rPr>
          <w:rFonts w:ascii="Times New Roman" w:hAnsi="Times New Roman"/>
          <w:sz w:val="24"/>
          <w:rPrChange w:id="854" w:author="Sokol Çomo" w:date="2025-05-02T08:44:00Z">
            <w:rPr>
              <w:rFonts w:ascii="Times New Roman" w:hAnsi="Times New Roman"/>
              <w:color w:val="000000" w:themeColor="text1"/>
              <w:sz w:val="24"/>
            </w:rPr>
          </w:rPrChange>
        </w:rPr>
        <w:t xml:space="preserve"> bankare n</w:t>
      </w:r>
      <w:r w:rsidR="00230BC9" w:rsidRPr="00DB24F5">
        <w:rPr>
          <w:rFonts w:ascii="Times New Roman" w:hAnsi="Times New Roman"/>
          <w:sz w:val="24"/>
          <w:rPrChange w:id="855"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56" w:author="Sokol Çomo" w:date="2025-05-02T08:44:00Z">
            <w:rPr>
              <w:rFonts w:ascii="Times New Roman" w:hAnsi="Times New Roman"/>
              <w:color w:val="000000" w:themeColor="text1"/>
              <w:sz w:val="24"/>
            </w:rPr>
          </w:rPrChange>
        </w:rPr>
        <w:t xml:space="preserve"> koh</w:t>
      </w:r>
      <w:r w:rsidR="00230BC9" w:rsidRPr="00DB24F5">
        <w:rPr>
          <w:rFonts w:ascii="Times New Roman" w:hAnsi="Times New Roman"/>
          <w:sz w:val="24"/>
          <w:rPrChange w:id="857"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58" w:author="Sokol Çomo" w:date="2025-05-02T08:44:00Z">
            <w:rPr>
              <w:rFonts w:ascii="Times New Roman" w:hAnsi="Times New Roman"/>
              <w:color w:val="000000" w:themeColor="text1"/>
              <w:sz w:val="24"/>
            </w:rPr>
          </w:rPrChange>
        </w:rPr>
        <w:t>n kur nuk ekzistonte</w:t>
      </w:r>
      <w:r w:rsidR="00E13B02" w:rsidRPr="00DB24F5">
        <w:rPr>
          <w:rFonts w:ascii="Times New Roman" w:hAnsi="Times New Roman"/>
          <w:sz w:val="24"/>
          <w:rPrChange w:id="859" w:author="Sokol Çomo" w:date="2025-05-02T08:44:00Z">
            <w:rPr>
              <w:rFonts w:ascii="Times New Roman" w:hAnsi="Times New Roman"/>
              <w:color w:val="000000" w:themeColor="text1"/>
              <w:sz w:val="24"/>
            </w:rPr>
          </w:rPrChange>
        </w:rPr>
        <w:t xml:space="preserve"> </w:t>
      </w:r>
      <w:ins w:id="860" w:author="Sokol Çomo" w:date="2025-05-02T08:44:00Z">
        <w:r w:rsidR="00E13B02" w:rsidRPr="00DB24F5">
          <w:rPr>
            <w:rFonts w:ascii="Times New Roman" w:hAnsi="Times New Roman" w:cs="Times New Roman"/>
            <w:sz w:val="24"/>
            <w:szCs w:val="24"/>
          </w:rPr>
          <w:t>procesi</w:t>
        </w:r>
        <w:r w:rsidR="00FC5CF3" w:rsidRPr="00DB24F5">
          <w:rPr>
            <w:rFonts w:ascii="Times New Roman" w:hAnsi="Times New Roman" w:cs="Times New Roman"/>
            <w:sz w:val="24"/>
            <w:szCs w:val="24"/>
          </w:rPr>
          <w:t xml:space="preserve"> </w:t>
        </w:r>
      </w:ins>
      <w:proofErr w:type="spellStart"/>
      <w:r w:rsidR="00FC5CF3" w:rsidRPr="00DB24F5">
        <w:rPr>
          <w:rFonts w:ascii="Times New Roman" w:hAnsi="Times New Roman"/>
          <w:i/>
          <w:sz w:val="24"/>
          <w:rPrChange w:id="861" w:author="Sokol Çomo" w:date="2025-05-02T08:44:00Z">
            <w:rPr>
              <w:rFonts w:ascii="Times New Roman" w:hAnsi="Times New Roman"/>
              <w:i/>
              <w:color w:val="000000" w:themeColor="text1"/>
              <w:sz w:val="24"/>
            </w:rPr>
          </w:rPrChange>
        </w:rPr>
        <w:t>vetting</w:t>
      </w:r>
      <w:proofErr w:type="spellEnd"/>
      <w:r w:rsidR="00FC5CF3" w:rsidRPr="00DB24F5">
        <w:rPr>
          <w:rFonts w:ascii="Times New Roman" w:hAnsi="Times New Roman"/>
          <w:sz w:val="24"/>
          <w:rPrChange w:id="862" w:author="Sokol Çomo" w:date="2025-05-02T08:44:00Z">
            <w:rPr>
              <w:rFonts w:ascii="Times New Roman" w:hAnsi="Times New Roman"/>
              <w:color w:val="000000" w:themeColor="text1"/>
              <w:sz w:val="24"/>
            </w:rPr>
          </w:rPrChange>
        </w:rPr>
        <w:t xml:space="preserve"> dhe se gjithmon</w:t>
      </w:r>
      <w:r w:rsidR="00230BC9" w:rsidRPr="00DB24F5">
        <w:rPr>
          <w:rFonts w:ascii="Times New Roman" w:hAnsi="Times New Roman"/>
          <w:sz w:val="24"/>
          <w:rPrChange w:id="863"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64" w:author="Sokol Çomo" w:date="2025-05-02T08:44:00Z">
            <w:rPr>
              <w:rFonts w:ascii="Times New Roman" w:hAnsi="Times New Roman"/>
              <w:color w:val="000000" w:themeColor="text1"/>
              <w:sz w:val="24"/>
            </w:rPr>
          </w:rPrChange>
        </w:rPr>
        <w:t xml:space="preserve"> ka deklaruar se parat</w:t>
      </w:r>
      <w:r w:rsidR="00230BC9" w:rsidRPr="00DB24F5">
        <w:rPr>
          <w:rFonts w:ascii="Times New Roman" w:hAnsi="Times New Roman"/>
          <w:sz w:val="24"/>
          <w:rPrChange w:id="865"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66" w:author="Sokol Çomo" w:date="2025-05-02T08:44:00Z">
            <w:rPr>
              <w:rFonts w:ascii="Times New Roman" w:hAnsi="Times New Roman"/>
              <w:color w:val="000000" w:themeColor="text1"/>
              <w:sz w:val="24"/>
            </w:rPr>
          </w:rPrChange>
        </w:rPr>
        <w:t xml:space="preserve"> nuk kan</w:t>
      </w:r>
      <w:r w:rsidR="00230BC9" w:rsidRPr="00DB24F5">
        <w:rPr>
          <w:rFonts w:ascii="Times New Roman" w:hAnsi="Times New Roman"/>
          <w:sz w:val="24"/>
          <w:rPrChange w:id="867"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68" w:author="Sokol Çomo" w:date="2025-05-02T08:44:00Z">
            <w:rPr>
              <w:rFonts w:ascii="Times New Roman" w:hAnsi="Times New Roman"/>
              <w:color w:val="000000" w:themeColor="text1"/>
              <w:sz w:val="24"/>
            </w:rPr>
          </w:rPrChange>
        </w:rPr>
        <w:t xml:space="preserve"> qen</w:t>
      </w:r>
      <w:r w:rsidR="00230BC9" w:rsidRPr="00DB24F5">
        <w:rPr>
          <w:rFonts w:ascii="Times New Roman" w:hAnsi="Times New Roman"/>
          <w:sz w:val="24"/>
          <w:rPrChange w:id="869"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70" w:author="Sokol Çomo" w:date="2025-05-02T08:44:00Z">
            <w:rPr>
              <w:rFonts w:ascii="Times New Roman" w:hAnsi="Times New Roman"/>
              <w:color w:val="000000" w:themeColor="text1"/>
              <w:sz w:val="24"/>
            </w:rPr>
          </w:rPrChange>
        </w:rPr>
        <w:t xml:space="preserve"> t</w:t>
      </w:r>
      <w:r w:rsidR="00230BC9" w:rsidRPr="00DB24F5">
        <w:rPr>
          <w:rFonts w:ascii="Times New Roman" w:hAnsi="Times New Roman"/>
          <w:sz w:val="24"/>
          <w:rPrChange w:id="871"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72" w:author="Sokol Çomo" w:date="2025-05-02T08:44:00Z">
            <w:rPr>
              <w:rFonts w:ascii="Times New Roman" w:hAnsi="Times New Roman"/>
              <w:color w:val="000000" w:themeColor="text1"/>
              <w:sz w:val="24"/>
            </w:rPr>
          </w:rPrChange>
        </w:rPr>
        <w:t xml:space="preserve"> gjitha t</w:t>
      </w:r>
      <w:r w:rsidR="00230BC9" w:rsidRPr="00DB24F5">
        <w:rPr>
          <w:rFonts w:ascii="Times New Roman" w:hAnsi="Times New Roman"/>
          <w:sz w:val="24"/>
          <w:rPrChange w:id="873" w:author="Sokol Çomo" w:date="2025-05-02T08:44:00Z">
            <w:rPr>
              <w:rFonts w:ascii="Times New Roman" w:hAnsi="Times New Roman"/>
              <w:color w:val="000000" w:themeColor="text1"/>
              <w:sz w:val="24"/>
            </w:rPr>
          </w:rPrChange>
        </w:rPr>
        <w:t>ë</w:t>
      </w:r>
      <w:r w:rsidR="00FC5CF3" w:rsidRPr="00DB24F5">
        <w:rPr>
          <w:rFonts w:ascii="Times New Roman" w:hAnsi="Times New Roman"/>
          <w:sz w:val="24"/>
          <w:rPrChange w:id="874" w:author="Sokol Çomo" w:date="2025-05-02T08:44:00Z">
            <w:rPr>
              <w:rFonts w:ascii="Times New Roman" w:hAnsi="Times New Roman"/>
              <w:color w:val="000000" w:themeColor="text1"/>
              <w:sz w:val="24"/>
            </w:rPr>
          </w:rPrChange>
        </w:rPr>
        <w:t xml:space="preserve"> sajat</w:t>
      </w:r>
      <w:r w:rsidR="00230BC9" w:rsidRPr="00DB24F5">
        <w:rPr>
          <w:rFonts w:ascii="Times New Roman" w:hAnsi="Times New Roman"/>
          <w:sz w:val="24"/>
          <w:rPrChange w:id="875" w:author="Sokol Çomo" w:date="2025-05-02T08:44:00Z">
            <w:rPr>
              <w:rFonts w:ascii="Times New Roman" w:hAnsi="Times New Roman"/>
              <w:color w:val="000000" w:themeColor="text1"/>
              <w:sz w:val="24"/>
            </w:rPr>
          </w:rPrChange>
        </w:rPr>
        <w:t xml:space="preserve">. </w:t>
      </w:r>
      <w:r w:rsidR="00600ECA" w:rsidRPr="00DB24F5">
        <w:rPr>
          <w:rFonts w:ascii="Times New Roman" w:hAnsi="Times New Roman"/>
          <w:sz w:val="24"/>
          <w:rPrChange w:id="876" w:author="Sokol Çomo" w:date="2025-05-02T08:44:00Z">
            <w:rPr>
              <w:rFonts w:ascii="Times New Roman" w:hAnsi="Times New Roman"/>
              <w:color w:val="000000" w:themeColor="text1"/>
              <w:sz w:val="24"/>
            </w:rPr>
          </w:rPrChange>
        </w:rPr>
        <w:t>Nd</w:t>
      </w:r>
      <w:r w:rsidR="00C262B7" w:rsidRPr="00DB24F5">
        <w:rPr>
          <w:rFonts w:ascii="Times New Roman" w:hAnsi="Times New Roman"/>
          <w:sz w:val="24"/>
          <w:rPrChange w:id="877" w:author="Sokol Çomo" w:date="2025-05-02T08:44:00Z">
            <w:rPr>
              <w:rFonts w:ascii="Times New Roman" w:hAnsi="Times New Roman"/>
              <w:color w:val="000000" w:themeColor="text1"/>
              <w:sz w:val="24"/>
            </w:rPr>
          </w:rPrChange>
        </w:rPr>
        <w:t>ë</w:t>
      </w:r>
      <w:r w:rsidR="00600ECA" w:rsidRPr="00DB24F5">
        <w:rPr>
          <w:rFonts w:ascii="Times New Roman" w:hAnsi="Times New Roman"/>
          <w:sz w:val="24"/>
          <w:rPrChange w:id="878" w:author="Sokol Çomo" w:date="2025-05-02T08:44:00Z">
            <w:rPr>
              <w:rFonts w:ascii="Times New Roman" w:hAnsi="Times New Roman"/>
              <w:color w:val="000000" w:themeColor="text1"/>
              <w:sz w:val="24"/>
            </w:rPr>
          </w:rPrChange>
        </w:rPr>
        <w:t>rsa</w:t>
      </w:r>
      <w:r w:rsidR="00197CEB" w:rsidRPr="00DB24F5">
        <w:rPr>
          <w:rFonts w:ascii="Times New Roman" w:hAnsi="Times New Roman"/>
          <w:sz w:val="24"/>
          <w:rPrChange w:id="879" w:author="Sokol Çomo" w:date="2025-05-02T08:44:00Z">
            <w:rPr>
              <w:rFonts w:ascii="Times New Roman" w:hAnsi="Times New Roman"/>
              <w:color w:val="000000" w:themeColor="text1"/>
              <w:sz w:val="24"/>
            </w:rPr>
          </w:rPrChange>
        </w:rPr>
        <w:t>,</w:t>
      </w:r>
      <w:r w:rsidR="00600ECA" w:rsidRPr="00DB24F5">
        <w:rPr>
          <w:rFonts w:ascii="Times New Roman" w:hAnsi="Times New Roman"/>
          <w:sz w:val="24"/>
          <w:rPrChange w:id="880" w:author="Sokol Çomo" w:date="2025-05-02T08:44:00Z">
            <w:rPr>
              <w:rFonts w:ascii="Times New Roman" w:hAnsi="Times New Roman"/>
              <w:color w:val="000000" w:themeColor="text1"/>
              <w:sz w:val="24"/>
            </w:rPr>
          </w:rPrChange>
        </w:rPr>
        <w:t xml:space="preserve"> n</w:t>
      </w:r>
      <w:r w:rsidR="00C262B7" w:rsidRPr="00DB24F5">
        <w:rPr>
          <w:rFonts w:ascii="Times New Roman" w:hAnsi="Times New Roman"/>
          <w:sz w:val="24"/>
          <w:rPrChange w:id="881"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882" w:author="Sokol Çomo" w:date="2025-05-02T08:44:00Z">
            <w:rPr>
              <w:rFonts w:ascii="Times New Roman" w:hAnsi="Times New Roman"/>
              <w:color w:val="000000" w:themeColor="text1"/>
              <w:sz w:val="24"/>
            </w:rPr>
          </w:rPrChange>
        </w:rPr>
        <w:t xml:space="preserve"> </w:t>
      </w:r>
      <w:r w:rsidR="00FC5CF3" w:rsidRPr="00DB24F5">
        <w:rPr>
          <w:rFonts w:ascii="Times New Roman" w:hAnsi="Times New Roman"/>
          <w:sz w:val="24"/>
          <w:rPrChange w:id="883" w:author="Sokol Çomo" w:date="2025-05-02T08:44:00Z">
            <w:rPr>
              <w:rFonts w:ascii="Times New Roman" w:hAnsi="Times New Roman"/>
              <w:color w:val="000000" w:themeColor="text1"/>
              <w:sz w:val="24"/>
            </w:rPr>
          </w:rPrChange>
        </w:rPr>
        <w:t>lidhje me buri</w:t>
      </w:r>
      <w:r w:rsidR="00875D09" w:rsidRPr="00DB24F5">
        <w:rPr>
          <w:rFonts w:ascii="Times New Roman" w:hAnsi="Times New Roman"/>
          <w:sz w:val="24"/>
          <w:rPrChange w:id="884" w:author="Sokol Çomo" w:date="2025-05-02T08:44:00Z">
            <w:rPr>
              <w:rFonts w:ascii="Times New Roman" w:hAnsi="Times New Roman"/>
              <w:color w:val="000000" w:themeColor="text1"/>
              <w:sz w:val="24"/>
            </w:rPr>
          </w:rPrChange>
        </w:rPr>
        <w:t>min e krijimit t</w:t>
      </w:r>
      <w:r w:rsidR="00230BC9" w:rsidRPr="00DB24F5">
        <w:rPr>
          <w:rFonts w:ascii="Times New Roman" w:hAnsi="Times New Roman"/>
          <w:sz w:val="24"/>
          <w:rPrChange w:id="885"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86" w:author="Sokol Çomo" w:date="2025-05-02T08:44:00Z">
            <w:rPr>
              <w:rFonts w:ascii="Times New Roman" w:hAnsi="Times New Roman"/>
              <w:color w:val="000000" w:themeColor="text1"/>
              <w:sz w:val="24"/>
            </w:rPr>
          </w:rPrChange>
        </w:rPr>
        <w:t xml:space="preserve"> shumave t</w:t>
      </w:r>
      <w:r w:rsidR="00230BC9" w:rsidRPr="00DB24F5">
        <w:rPr>
          <w:rFonts w:ascii="Times New Roman" w:hAnsi="Times New Roman"/>
          <w:sz w:val="24"/>
          <w:rPrChange w:id="887"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88" w:author="Sokol Çomo" w:date="2025-05-02T08:44:00Z">
            <w:rPr>
              <w:rFonts w:ascii="Times New Roman" w:hAnsi="Times New Roman"/>
              <w:color w:val="000000" w:themeColor="text1"/>
              <w:sz w:val="24"/>
            </w:rPr>
          </w:rPrChange>
        </w:rPr>
        <w:t xml:space="preserve"> transferuara nga bashk</w:t>
      </w:r>
      <w:r w:rsidR="00230BC9" w:rsidRPr="00DB24F5">
        <w:rPr>
          <w:rFonts w:ascii="Times New Roman" w:hAnsi="Times New Roman"/>
          <w:sz w:val="24"/>
          <w:rPrChange w:id="889"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90" w:author="Sokol Çomo" w:date="2025-05-02T08:44:00Z">
            <w:rPr>
              <w:rFonts w:ascii="Times New Roman" w:hAnsi="Times New Roman"/>
              <w:color w:val="000000" w:themeColor="text1"/>
              <w:sz w:val="24"/>
            </w:rPr>
          </w:rPrChange>
        </w:rPr>
        <w:t xml:space="preserve">shorti i saj Dritan </w:t>
      </w:r>
      <w:proofErr w:type="spellStart"/>
      <w:r w:rsidR="00875D09" w:rsidRPr="00DB24F5">
        <w:rPr>
          <w:rFonts w:ascii="Times New Roman" w:hAnsi="Times New Roman"/>
          <w:sz w:val="24"/>
          <w:rPrChange w:id="891" w:author="Sokol Çomo" w:date="2025-05-02T08:44:00Z">
            <w:rPr>
              <w:rFonts w:ascii="Times New Roman" w:hAnsi="Times New Roman"/>
              <w:color w:val="000000" w:themeColor="text1"/>
              <w:sz w:val="24"/>
            </w:rPr>
          </w:rPrChange>
        </w:rPr>
        <w:t>Marku</w:t>
      </w:r>
      <w:proofErr w:type="spellEnd"/>
      <w:r w:rsidR="00875D09" w:rsidRPr="00DB24F5">
        <w:rPr>
          <w:rFonts w:ascii="Times New Roman" w:hAnsi="Times New Roman"/>
          <w:sz w:val="24"/>
          <w:rPrChange w:id="892" w:author="Sokol Çomo" w:date="2025-05-02T08:44:00Z">
            <w:rPr>
              <w:rFonts w:ascii="Times New Roman" w:hAnsi="Times New Roman"/>
              <w:color w:val="000000" w:themeColor="text1"/>
              <w:sz w:val="24"/>
            </w:rPr>
          </w:rPrChange>
        </w:rPr>
        <w:t xml:space="preserve"> p</w:t>
      </w:r>
      <w:r w:rsidR="00230BC9" w:rsidRPr="00DB24F5">
        <w:rPr>
          <w:rFonts w:ascii="Times New Roman" w:hAnsi="Times New Roman"/>
          <w:sz w:val="24"/>
          <w:rPrChange w:id="893"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94" w:author="Sokol Çomo" w:date="2025-05-02T08:44:00Z">
            <w:rPr>
              <w:rFonts w:ascii="Times New Roman" w:hAnsi="Times New Roman"/>
              <w:color w:val="000000" w:themeColor="text1"/>
              <w:sz w:val="24"/>
            </w:rPr>
          </w:rPrChange>
        </w:rPr>
        <w:t>r shoq</w:t>
      </w:r>
      <w:r w:rsidR="00230BC9" w:rsidRPr="00DB24F5">
        <w:rPr>
          <w:rFonts w:ascii="Times New Roman" w:hAnsi="Times New Roman"/>
          <w:sz w:val="24"/>
          <w:rPrChange w:id="895"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96" w:author="Sokol Çomo" w:date="2025-05-02T08:44:00Z">
            <w:rPr>
              <w:rFonts w:ascii="Times New Roman" w:hAnsi="Times New Roman"/>
              <w:color w:val="000000" w:themeColor="text1"/>
              <w:sz w:val="24"/>
            </w:rPr>
          </w:rPrChange>
        </w:rPr>
        <w:t>rin</w:t>
      </w:r>
      <w:r w:rsidR="00230BC9" w:rsidRPr="00DB24F5">
        <w:rPr>
          <w:rFonts w:ascii="Times New Roman" w:hAnsi="Times New Roman"/>
          <w:sz w:val="24"/>
          <w:rPrChange w:id="897"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898" w:author="Sokol Çomo" w:date="2025-05-02T08:44:00Z">
            <w:rPr>
              <w:rFonts w:ascii="Times New Roman" w:hAnsi="Times New Roman"/>
              <w:color w:val="000000" w:themeColor="text1"/>
              <w:sz w:val="24"/>
            </w:rPr>
          </w:rPrChange>
        </w:rPr>
        <w:t xml:space="preserve"> “</w:t>
      </w:r>
      <w:proofErr w:type="spellStart"/>
      <w:r w:rsidR="00875D09" w:rsidRPr="00DB24F5">
        <w:rPr>
          <w:rFonts w:ascii="Times New Roman" w:hAnsi="Times New Roman"/>
          <w:sz w:val="24"/>
          <w:rPrChange w:id="899" w:author="Sokol Çomo" w:date="2025-05-02T08:44:00Z">
            <w:rPr>
              <w:rFonts w:ascii="Times New Roman" w:hAnsi="Times New Roman"/>
              <w:color w:val="000000" w:themeColor="text1"/>
              <w:sz w:val="24"/>
            </w:rPr>
          </w:rPrChange>
        </w:rPr>
        <w:t>Edmeli</w:t>
      </w:r>
      <w:proofErr w:type="spellEnd"/>
      <w:r w:rsidR="00875D09" w:rsidRPr="00DB24F5">
        <w:rPr>
          <w:rFonts w:ascii="Times New Roman" w:hAnsi="Times New Roman"/>
          <w:sz w:val="24"/>
          <w:rPrChange w:id="900" w:author="Sokol Çomo" w:date="2025-05-02T08:44:00Z">
            <w:rPr>
              <w:rFonts w:ascii="Times New Roman" w:hAnsi="Times New Roman"/>
              <w:color w:val="000000" w:themeColor="text1"/>
              <w:sz w:val="24"/>
            </w:rPr>
          </w:rPrChange>
        </w:rPr>
        <w:t xml:space="preserve">” SHPK </w:t>
      </w:r>
      <w:r w:rsidR="00230BC9" w:rsidRPr="00DB24F5">
        <w:rPr>
          <w:rFonts w:ascii="Times New Roman" w:hAnsi="Times New Roman"/>
          <w:sz w:val="24"/>
          <w:rPrChange w:id="901" w:author="Sokol Çomo" w:date="2025-05-02T08:44:00Z">
            <w:rPr>
              <w:rFonts w:ascii="Times New Roman" w:hAnsi="Times New Roman"/>
              <w:color w:val="000000" w:themeColor="text1"/>
              <w:sz w:val="24"/>
            </w:rPr>
          </w:rPrChange>
        </w:rPr>
        <w:t xml:space="preserve">subjekti </w:t>
      </w:r>
      <w:r w:rsidR="00283167" w:rsidRPr="00DB24F5">
        <w:rPr>
          <w:rFonts w:ascii="Times New Roman" w:hAnsi="Times New Roman"/>
          <w:sz w:val="24"/>
          <w:rPrChange w:id="902" w:author="Sokol Çomo" w:date="2025-05-02T08:44:00Z">
            <w:rPr>
              <w:rFonts w:ascii="Times New Roman" w:hAnsi="Times New Roman"/>
              <w:color w:val="000000" w:themeColor="text1"/>
              <w:sz w:val="24"/>
            </w:rPr>
          </w:rPrChange>
        </w:rPr>
        <w:t xml:space="preserve">i </w:t>
      </w:r>
      <w:r w:rsidR="0087464F" w:rsidRPr="00DB24F5">
        <w:rPr>
          <w:rFonts w:ascii="Times New Roman" w:hAnsi="Times New Roman"/>
          <w:sz w:val="24"/>
          <w:rPrChange w:id="903" w:author="Sokol Çomo" w:date="2025-05-02T08:44:00Z">
            <w:rPr>
              <w:rFonts w:ascii="Times New Roman" w:hAnsi="Times New Roman"/>
              <w:color w:val="000000" w:themeColor="text1"/>
              <w:sz w:val="24"/>
            </w:rPr>
          </w:rPrChange>
        </w:rPr>
        <w:t>ë</w:t>
      </w:r>
      <w:r w:rsidR="00283167" w:rsidRPr="00DB24F5">
        <w:rPr>
          <w:rFonts w:ascii="Times New Roman" w:hAnsi="Times New Roman"/>
          <w:sz w:val="24"/>
          <w:rPrChange w:id="904" w:author="Sokol Çomo" w:date="2025-05-02T08:44:00Z">
            <w:rPr>
              <w:rFonts w:ascii="Times New Roman" w:hAnsi="Times New Roman"/>
              <w:color w:val="000000" w:themeColor="text1"/>
              <w:sz w:val="24"/>
            </w:rPr>
          </w:rPrChange>
        </w:rPr>
        <w:t>sht</w:t>
      </w:r>
      <w:r w:rsidR="0087464F" w:rsidRPr="00DB24F5">
        <w:rPr>
          <w:rFonts w:ascii="Times New Roman" w:hAnsi="Times New Roman"/>
          <w:sz w:val="24"/>
          <w:rPrChange w:id="905" w:author="Sokol Çomo" w:date="2025-05-02T08:44:00Z">
            <w:rPr>
              <w:rFonts w:ascii="Times New Roman" w:hAnsi="Times New Roman"/>
              <w:color w:val="000000" w:themeColor="text1"/>
              <w:sz w:val="24"/>
            </w:rPr>
          </w:rPrChange>
        </w:rPr>
        <w:t>ë</w:t>
      </w:r>
      <w:r w:rsidR="00283167" w:rsidRPr="00DB24F5">
        <w:rPr>
          <w:rFonts w:ascii="Times New Roman" w:hAnsi="Times New Roman"/>
          <w:sz w:val="24"/>
          <w:rPrChange w:id="906" w:author="Sokol Çomo" w:date="2025-05-02T08:44:00Z">
            <w:rPr>
              <w:rFonts w:ascii="Times New Roman" w:hAnsi="Times New Roman"/>
              <w:color w:val="000000" w:themeColor="text1"/>
              <w:sz w:val="24"/>
            </w:rPr>
          </w:rPrChange>
        </w:rPr>
        <w:t xml:space="preserve"> p</w:t>
      </w:r>
      <w:r w:rsidR="0087464F" w:rsidRPr="00DB24F5">
        <w:rPr>
          <w:rFonts w:ascii="Times New Roman" w:hAnsi="Times New Roman"/>
          <w:sz w:val="24"/>
          <w:rPrChange w:id="907" w:author="Sokol Çomo" w:date="2025-05-02T08:44:00Z">
            <w:rPr>
              <w:rFonts w:ascii="Times New Roman" w:hAnsi="Times New Roman"/>
              <w:color w:val="000000" w:themeColor="text1"/>
              <w:sz w:val="24"/>
            </w:rPr>
          </w:rPrChange>
        </w:rPr>
        <w:t>ë</w:t>
      </w:r>
      <w:r w:rsidR="00283167" w:rsidRPr="00DB24F5">
        <w:rPr>
          <w:rFonts w:ascii="Times New Roman" w:hAnsi="Times New Roman"/>
          <w:sz w:val="24"/>
          <w:rPrChange w:id="908" w:author="Sokol Çomo" w:date="2025-05-02T08:44:00Z">
            <w:rPr>
              <w:rFonts w:ascii="Times New Roman" w:hAnsi="Times New Roman"/>
              <w:color w:val="000000" w:themeColor="text1"/>
              <w:sz w:val="24"/>
            </w:rPr>
          </w:rPrChange>
        </w:rPr>
        <w:t xml:space="preserve">rmbajtur </w:t>
      </w:r>
      <w:r w:rsidR="00230BC9" w:rsidRPr="00DB24F5">
        <w:rPr>
          <w:rFonts w:ascii="Times New Roman" w:hAnsi="Times New Roman"/>
          <w:sz w:val="24"/>
          <w:rPrChange w:id="909" w:author="Sokol Çomo" w:date="2025-05-02T08:44:00Z">
            <w:rPr>
              <w:rFonts w:ascii="Times New Roman" w:hAnsi="Times New Roman"/>
              <w:color w:val="000000" w:themeColor="text1"/>
              <w:sz w:val="24"/>
            </w:rPr>
          </w:rPrChange>
        </w:rPr>
        <w:t>shpjegime</w:t>
      </w:r>
      <w:r w:rsidR="00283167" w:rsidRPr="00DB24F5">
        <w:rPr>
          <w:rFonts w:ascii="Times New Roman" w:hAnsi="Times New Roman"/>
          <w:sz w:val="24"/>
          <w:rPrChange w:id="910" w:author="Sokol Çomo" w:date="2025-05-02T08:44:00Z">
            <w:rPr>
              <w:rFonts w:ascii="Times New Roman" w:hAnsi="Times New Roman"/>
              <w:color w:val="000000" w:themeColor="text1"/>
              <w:sz w:val="24"/>
            </w:rPr>
          </w:rPrChange>
        </w:rPr>
        <w:t xml:space="preserve">ve </w:t>
      </w:r>
      <w:r w:rsidR="00875D09" w:rsidRPr="00DB24F5">
        <w:rPr>
          <w:rFonts w:ascii="Times New Roman" w:hAnsi="Times New Roman"/>
          <w:sz w:val="24"/>
          <w:rPrChange w:id="911" w:author="Sokol Çomo" w:date="2025-05-02T08:44:00Z">
            <w:rPr>
              <w:rFonts w:ascii="Times New Roman" w:hAnsi="Times New Roman"/>
              <w:color w:val="000000" w:themeColor="text1"/>
              <w:sz w:val="24"/>
            </w:rPr>
          </w:rPrChange>
        </w:rPr>
        <w:t>q</w:t>
      </w:r>
      <w:r w:rsidR="00230BC9" w:rsidRPr="00DB24F5">
        <w:rPr>
          <w:rFonts w:ascii="Times New Roman" w:hAnsi="Times New Roman"/>
          <w:sz w:val="24"/>
          <w:rPrChange w:id="912"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913" w:author="Sokol Çomo" w:date="2025-05-02T08:44:00Z">
            <w:rPr>
              <w:rFonts w:ascii="Times New Roman" w:hAnsi="Times New Roman"/>
              <w:color w:val="000000" w:themeColor="text1"/>
              <w:sz w:val="24"/>
            </w:rPr>
          </w:rPrChange>
        </w:rPr>
        <w:t xml:space="preserve"> ka dh</w:t>
      </w:r>
      <w:r w:rsidR="00230BC9" w:rsidRPr="00DB24F5">
        <w:rPr>
          <w:rFonts w:ascii="Times New Roman" w:hAnsi="Times New Roman"/>
          <w:sz w:val="24"/>
          <w:rPrChange w:id="914"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915" w:author="Sokol Çomo" w:date="2025-05-02T08:44:00Z">
            <w:rPr>
              <w:rFonts w:ascii="Times New Roman" w:hAnsi="Times New Roman"/>
              <w:color w:val="000000" w:themeColor="text1"/>
              <w:sz w:val="24"/>
            </w:rPr>
          </w:rPrChange>
        </w:rPr>
        <w:t>n</w:t>
      </w:r>
      <w:r w:rsidR="00230BC9" w:rsidRPr="00DB24F5">
        <w:rPr>
          <w:rFonts w:ascii="Times New Roman" w:hAnsi="Times New Roman"/>
          <w:sz w:val="24"/>
          <w:rPrChange w:id="916"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917" w:author="Sokol Çomo" w:date="2025-05-02T08:44:00Z">
            <w:rPr>
              <w:rFonts w:ascii="Times New Roman" w:hAnsi="Times New Roman"/>
              <w:color w:val="000000" w:themeColor="text1"/>
              <w:sz w:val="24"/>
            </w:rPr>
          </w:rPrChange>
        </w:rPr>
        <w:t xml:space="preserve"> n</w:t>
      </w:r>
      <w:r w:rsidR="00230BC9" w:rsidRPr="00DB24F5">
        <w:rPr>
          <w:rFonts w:ascii="Times New Roman" w:hAnsi="Times New Roman"/>
          <w:sz w:val="24"/>
          <w:rPrChange w:id="918"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919" w:author="Sokol Çomo" w:date="2025-05-02T08:44:00Z">
            <w:rPr>
              <w:rFonts w:ascii="Times New Roman" w:hAnsi="Times New Roman"/>
              <w:color w:val="000000" w:themeColor="text1"/>
              <w:sz w:val="24"/>
            </w:rPr>
          </w:rPrChange>
        </w:rPr>
        <w:t xml:space="preserve"> dat</w:t>
      </w:r>
      <w:r w:rsidR="00230BC9" w:rsidRPr="00DB24F5">
        <w:rPr>
          <w:rFonts w:ascii="Times New Roman" w:hAnsi="Times New Roman"/>
          <w:sz w:val="24"/>
          <w:rPrChange w:id="920" w:author="Sokol Çomo" w:date="2025-05-02T08:44:00Z">
            <w:rPr>
              <w:rFonts w:ascii="Times New Roman" w:hAnsi="Times New Roman"/>
              <w:color w:val="000000" w:themeColor="text1"/>
              <w:sz w:val="24"/>
            </w:rPr>
          </w:rPrChange>
        </w:rPr>
        <w:t>ë</w:t>
      </w:r>
      <w:r w:rsidR="00875D09" w:rsidRPr="00DB24F5">
        <w:rPr>
          <w:rFonts w:ascii="Times New Roman" w:hAnsi="Times New Roman"/>
          <w:sz w:val="24"/>
          <w:rPrChange w:id="921" w:author="Sokol Çomo" w:date="2025-05-02T08:44:00Z">
            <w:rPr>
              <w:rFonts w:ascii="Times New Roman" w:hAnsi="Times New Roman"/>
              <w:color w:val="000000" w:themeColor="text1"/>
              <w:sz w:val="24"/>
            </w:rPr>
          </w:rPrChange>
        </w:rPr>
        <w:t>n 02.02.2015</w:t>
      </w:r>
      <w:r w:rsidR="00875D09" w:rsidRPr="00DB24F5">
        <w:rPr>
          <w:rStyle w:val="FootnoteReference"/>
          <w:rFonts w:ascii="Times New Roman" w:hAnsi="Times New Roman"/>
          <w:sz w:val="24"/>
          <w:rPrChange w:id="922" w:author="Sokol Çomo" w:date="2025-05-02T08:44:00Z">
            <w:rPr>
              <w:rStyle w:val="FootnoteReference"/>
              <w:rFonts w:ascii="Times New Roman" w:hAnsi="Times New Roman"/>
              <w:color w:val="000000" w:themeColor="text1"/>
              <w:sz w:val="24"/>
            </w:rPr>
          </w:rPrChange>
        </w:rPr>
        <w:footnoteReference w:id="55"/>
      </w:r>
      <w:r w:rsidR="00875D09" w:rsidRPr="00DB24F5">
        <w:rPr>
          <w:rFonts w:ascii="Times New Roman" w:hAnsi="Times New Roman"/>
          <w:sz w:val="24"/>
          <w:rPrChange w:id="923" w:author="Sokol Çomo" w:date="2025-05-02T08:44:00Z">
            <w:rPr>
              <w:rFonts w:ascii="Times New Roman" w:hAnsi="Times New Roman"/>
              <w:color w:val="000000" w:themeColor="text1"/>
              <w:sz w:val="24"/>
            </w:rPr>
          </w:rPrChange>
        </w:rPr>
        <w:t xml:space="preserve"> </w:t>
      </w:r>
      <w:r w:rsidR="00230BC9" w:rsidRPr="00DB24F5">
        <w:rPr>
          <w:rFonts w:ascii="Times New Roman" w:hAnsi="Times New Roman"/>
          <w:sz w:val="24"/>
          <w:rPrChange w:id="924" w:author="Sokol Çomo" w:date="2025-05-02T08:44:00Z">
            <w:rPr>
              <w:rFonts w:ascii="Times New Roman" w:hAnsi="Times New Roman"/>
              <w:color w:val="000000" w:themeColor="text1"/>
              <w:sz w:val="24"/>
            </w:rPr>
          </w:rPrChange>
        </w:rPr>
        <w:t xml:space="preserve">në </w:t>
      </w:r>
      <w:r w:rsidR="00875D09" w:rsidRPr="00DB24F5">
        <w:rPr>
          <w:rFonts w:ascii="Times New Roman" w:hAnsi="Times New Roman"/>
          <w:sz w:val="24"/>
          <w:rPrChange w:id="925" w:author="Sokol Çomo" w:date="2025-05-02T08:44:00Z">
            <w:rPr>
              <w:rFonts w:ascii="Times New Roman" w:hAnsi="Times New Roman"/>
              <w:color w:val="000000" w:themeColor="text1"/>
              <w:sz w:val="24"/>
            </w:rPr>
          </w:rPrChange>
        </w:rPr>
        <w:t>ILDKPKI.</w:t>
      </w:r>
      <w:r w:rsidR="00230BC9" w:rsidRPr="00DB24F5">
        <w:rPr>
          <w:rFonts w:ascii="Times New Roman" w:hAnsi="Times New Roman"/>
          <w:sz w:val="24"/>
          <w:rPrChange w:id="926" w:author="Sokol Çomo" w:date="2025-05-02T08:44:00Z">
            <w:rPr>
              <w:rFonts w:ascii="Times New Roman" w:hAnsi="Times New Roman"/>
              <w:color w:val="000000" w:themeColor="text1"/>
              <w:sz w:val="24"/>
            </w:rPr>
          </w:rPrChange>
        </w:rPr>
        <w:t xml:space="preserve"> Po ashtu</w:t>
      </w:r>
      <w:r w:rsidR="004B5E92" w:rsidRPr="00DB24F5">
        <w:rPr>
          <w:rFonts w:ascii="Times New Roman" w:hAnsi="Times New Roman"/>
          <w:sz w:val="24"/>
          <w:rPrChange w:id="927" w:author="Sokol Çomo" w:date="2025-05-02T08:44:00Z">
            <w:rPr>
              <w:rFonts w:ascii="Times New Roman" w:hAnsi="Times New Roman"/>
              <w:color w:val="000000" w:themeColor="text1"/>
              <w:sz w:val="24"/>
            </w:rPr>
          </w:rPrChange>
        </w:rPr>
        <w:t>,</w:t>
      </w:r>
      <w:r w:rsidR="00230BC9" w:rsidRPr="00DB24F5">
        <w:rPr>
          <w:rFonts w:ascii="Times New Roman" w:hAnsi="Times New Roman"/>
          <w:sz w:val="24"/>
          <w:rPrChange w:id="928" w:author="Sokol Çomo" w:date="2025-05-02T08:44:00Z">
            <w:rPr>
              <w:rFonts w:ascii="Times New Roman" w:hAnsi="Times New Roman"/>
              <w:color w:val="000000" w:themeColor="text1"/>
              <w:sz w:val="24"/>
            </w:rPr>
          </w:rPrChange>
        </w:rPr>
        <w:t xml:space="preserve"> subjekti ka </w:t>
      </w:r>
      <w:r w:rsidR="00DF04B3" w:rsidRPr="00DB24F5">
        <w:rPr>
          <w:rFonts w:ascii="Times New Roman" w:hAnsi="Times New Roman"/>
          <w:sz w:val="24"/>
          <w:rPrChange w:id="929" w:author="Sokol Çomo" w:date="2025-05-02T08:44:00Z">
            <w:rPr>
              <w:rFonts w:ascii="Times New Roman" w:hAnsi="Times New Roman"/>
              <w:color w:val="000000" w:themeColor="text1"/>
              <w:sz w:val="24"/>
            </w:rPr>
          </w:rPrChange>
        </w:rPr>
        <w:t>pretenduar</w:t>
      </w:r>
      <w:r w:rsidR="00230BC9" w:rsidRPr="00DB24F5">
        <w:rPr>
          <w:rFonts w:ascii="Times New Roman" w:hAnsi="Times New Roman"/>
          <w:sz w:val="24"/>
          <w:rPrChange w:id="930" w:author="Sokol Çomo" w:date="2025-05-02T08:44:00Z">
            <w:rPr>
              <w:rFonts w:ascii="Times New Roman" w:hAnsi="Times New Roman"/>
              <w:color w:val="000000" w:themeColor="text1"/>
              <w:sz w:val="24"/>
            </w:rPr>
          </w:rPrChange>
        </w:rPr>
        <w:t xml:space="preserve"> se prind</w:t>
      </w:r>
      <w:r w:rsidR="0087464F" w:rsidRPr="00DB24F5">
        <w:rPr>
          <w:rFonts w:ascii="Times New Roman" w:hAnsi="Times New Roman"/>
          <w:sz w:val="24"/>
          <w:rPrChange w:id="931"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32" w:author="Sokol Çomo" w:date="2025-05-02T08:44:00Z">
            <w:rPr>
              <w:rFonts w:ascii="Times New Roman" w:hAnsi="Times New Roman"/>
              <w:color w:val="000000" w:themeColor="text1"/>
              <w:sz w:val="24"/>
            </w:rPr>
          </w:rPrChange>
        </w:rPr>
        <w:t>rit e saj nuk mun</w:t>
      </w:r>
      <w:r w:rsidR="00DF04B3" w:rsidRPr="00DB24F5">
        <w:rPr>
          <w:rFonts w:ascii="Times New Roman" w:hAnsi="Times New Roman"/>
          <w:sz w:val="24"/>
          <w:rPrChange w:id="933" w:author="Sokol Çomo" w:date="2025-05-02T08:44:00Z">
            <w:rPr>
              <w:rFonts w:ascii="Times New Roman" w:hAnsi="Times New Roman"/>
              <w:color w:val="000000" w:themeColor="text1"/>
              <w:sz w:val="24"/>
            </w:rPr>
          </w:rPrChange>
        </w:rPr>
        <w:t xml:space="preserve">d </w:t>
      </w:r>
      <w:r w:rsidR="00230BC9" w:rsidRPr="00DB24F5">
        <w:rPr>
          <w:rFonts w:ascii="Times New Roman" w:hAnsi="Times New Roman"/>
          <w:sz w:val="24"/>
          <w:rPrChange w:id="934" w:author="Sokol Çomo" w:date="2025-05-02T08:44:00Z">
            <w:rPr>
              <w:rFonts w:ascii="Times New Roman" w:hAnsi="Times New Roman"/>
              <w:color w:val="000000" w:themeColor="text1"/>
              <w:sz w:val="24"/>
            </w:rPr>
          </w:rPrChange>
        </w:rPr>
        <w:t>t</w:t>
      </w:r>
      <w:r w:rsidR="0087464F" w:rsidRPr="00DB24F5">
        <w:rPr>
          <w:rFonts w:ascii="Times New Roman" w:hAnsi="Times New Roman"/>
          <w:sz w:val="24"/>
          <w:rPrChange w:id="935"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36" w:author="Sokol Çomo" w:date="2025-05-02T08:44:00Z">
            <w:rPr>
              <w:rFonts w:ascii="Times New Roman" w:hAnsi="Times New Roman"/>
              <w:color w:val="000000" w:themeColor="text1"/>
              <w:sz w:val="24"/>
            </w:rPr>
          </w:rPrChange>
        </w:rPr>
        <w:t xml:space="preserve"> kualifikohen si </w:t>
      </w:r>
      <w:r w:rsidR="004B5E92" w:rsidRPr="00DB24F5">
        <w:rPr>
          <w:rFonts w:ascii="Times New Roman" w:hAnsi="Times New Roman"/>
          <w:sz w:val="24"/>
          <w:rPrChange w:id="937" w:author="Sokol Çomo" w:date="2025-05-02T08:44:00Z">
            <w:rPr>
              <w:rFonts w:ascii="Times New Roman" w:hAnsi="Times New Roman"/>
              <w:color w:val="000000" w:themeColor="text1"/>
              <w:sz w:val="24"/>
            </w:rPr>
          </w:rPrChange>
        </w:rPr>
        <w:t>persona</w:t>
      </w:r>
      <w:r w:rsidR="00230BC9" w:rsidRPr="00DB24F5">
        <w:rPr>
          <w:rFonts w:ascii="Times New Roman" w:hAnsi="Times New Roman"/>
          <w:sz w:val="24"/>
          <w:rPrChange w:id="938" w:author="Sokol Çomo" w:date="2025-05-02T08:44:00Z">
            <w:rPr>
              <w:rFonts w:ascii="Times New Roman" w:hAnsi="Times New Roman"/>
              <w:color w:val="000000" w:themeColor="text1"/>
              <w:sz w:val="24"/>
            </w:rPr>
          </w:rPrChange>
        </w:rPr>
        <w:t xml:space="preserve"> t</w:t>
      </w:r>
      <w:r w:rsidR="0087464F" w:rsidRPr="00DB24F5">
        <w:rPr>
          <w:rFonts w:ascii="Times New Roman" w:hAnsi="Times New Roman"/>
          <w:sz w:val="24"/>
          <w:rPrChange w:id="939"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40" w:author="Sokol Çomo" w:date="2025-05-02T08:44:00Z">
            <w:rPr>
              <w:rFonts w:ascii="Times New Roman" w:hAnsi="Times New Roman"/>
              <w:color w:val="000000" w:themeColor="text1"/>
              <w:sz w:val="24"/>
            </w:rPr>
          </w:rPrChange>
        </w:rPr>
        <w:t xml:space="preserve"> </w:t>
      </w:r>
      <w:r w:rsidR="00230BC9" w:rsidRPr="00DB24F5">
        <w:rPr>
          <w:rFonts w:ascii="Times New Roman" w:hAnsi="Times New Roman"/>
          <w:sz w:val="24"/>
          <w:rPrChange w:id="941" w:author="Sokol Çomo" w:date="2025-05-02T08:44:00Z">
            <w:rPr>
              <w:rFonts w:ascii="Times New Roman" w:hAnsi="Times New Roman"/>
              <w:color w:val="000000" w:themeColor="text1"/>
              <w:sz w:val="24"/>
            </w:rPr>
          </w:rPrChange>
        </w:rPr>
        <w:t>tjer</w:t>
      </w:r>
      <w:r w:rsidR="0087464F" w:rsidRPr="00DB24F5">
        <w:rPr>
          <w:rFonts w:ascii="Times New Roman" w:hAnsi="Times New Roman"/>
          <w:sz w:val="24"/>
          <w:rPrChange w:id="942"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43" w:author="Sokol Çomo" w:date="2025-05-02T08:44:00Z">
            <w:rPr>
              <w:rFonts w:ascii="Times New Roman" w:hAnsi="Times New Roman"/>
              <w:color w:val="000000" w:themeColor="text1"/>
              <w:sz w:val="24"/>
            </w:rPr>
          </w:rPrChange>
        </w:rPr>
        <w:t xml:space="preserve"> t</w:t>
      </w:r>
      <w:r w:rsidR="0087464F" w:rsidRPr="00DB24F5">
        <w:rPr>
          <w:rFonts w:ascii="Times New Roman" w:hAnsi="Times New Roman"/>
          <w:sz w:val="24"/>
          <w:rPrChange w:id="944"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45" w:author="Sokol Çomo" w:date="2025-05-02T08:44:00Z">
            <w:rPr>
              <w:rFonts w:ascii="Times New Roman" w:hAnsi="Times New Roman"/>
              <w:color w:val="000000" w:themeColor="text1"/>
              <w:sz w:val="24"/>
            </w:rPr>
          </w:rPrChange>
        </w:rPr>
        <w:t xml:space="preserve"> lidhur n</w:t>
      </w:r>
      <w:r w:rsidR="0087464F" w:rsidRPr="00DB24F5">
        <w:rPr>
          <w:rFonts w:ascii="Times New Roman" w:hAnsi="Times New Roman"/>
          <w:sz w:val="24"/>
          <w:rPrChange w:id="946"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47" w:author="Sokol Çomo" w:date="2025-05-02T08:44:00Z">
            <w:rPr>
              <w:rFonts w:ascii="Times New Roman" w:hAnsi="Times New Roman"/>
              <w:color w:val="000000" w:themeColor="text1"/>
              <w:sz w:val="24"/>
            </w:rPr>
          </w:rPrChange>
        </w:rPr>
        <w:t xml:space="preserve"> procesin e saj t</w:t>
      </w:r>
      <w:r w:rsidR="0087464F" w:rsidRPr="00DB24F5">
        <w:rPr>
          <w:rFonts w:ascii="Times New Roman" w:hAnsi="Times New Roman"/>
          <w:sz w:val="24"/>
          <w:rPrChange w:id="948"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49" w:author="Sokol Çomo" w:date="2025-05-02T08:44:00Z">
            <w:rPr>
              <w:rFonts w:ascii="Times New Roman" w:hAnsi="Times New Roman"/>
              <w:color w:val="000000" w:themeColor="text1"/>
              <w:sz w:val="24"/>
            </w:rPr>
          </w:rPrChange>
        </w:rPr>
        <w:t xml:space="preserve"> rivler</w:t>
      </w:r>
      <w:r w:rsidR="0087464F" w:rsidRPr="00DB24F5">
        <w:rPr>
          <w:rFonts w:ascii="Times New Roman" w:hAnsi="Times New Roman"/>
          <w:sz w:val="24"/>
          <w:rPrChange w:id="950"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51" w:author="Sokol Çomo" w:date="2025-05-02T08:44:00Z">
            <w:rPr>
              <w:rFonts w:ascii="Times New Roman" w:hAnsi="Times New Roman"/>
              <w:color w:val="000000" w:themeColor="text1"/>
              <w:sz w:val="24"/>
            </w:rPr>
          </w:rPrChange>
        </w:rPr>
        <w:t>simit me argumentin se nuk plot</w:t>
      </w:r>
      <w:r w:rsidR="0087464F" w:rsidRPr="00DB24F5">
        <w:rPr>
          <w:rFonts w:ascii="Times New Roman" w:hAnsi="Times New Roman"/>
          <w:sz w:val="24"/>
          <w:rPrChange w:id="952" w:author="Sokol Çomo" w:date="2025-05-02T08:44:00Z">
            <w:rPr>
              <w:rFonts w:ascii="Times New Roman" w:hAnsi="Times New Roman"/>
              <w:color w:val="000000" w:themeColor="text1"/>
              <w:sz w:val="24"/>
            </w:rPr>
          </w:rPrChange>
        </w:rPr>
        <w:t>ë</w:t>
      </w:r>
      <w:r w:rsidR="00230BC9" w:rsidRPr="00DB24F5">
        <w:rPr>
          <w:rFonts w:ascii="Times New Roman" w:hAnsi="Times New Roman"/>
          <w:sz w:val="24"/>
          <w:rPrChange w:id="953" w:author="Sokol Çomo" w:date="2025-05-02T08:44:00Z">
            <w:rPr>
              <w:rFonts w:ascii="Times New Roman" w:hAnsi="Times New Roman"/>
              <w:color w:val="000000" w:themeColor="text1"/>
              <w:sz w:val="24"/>
            </w:rPr>
          </w:rPrChange>
        </w:rPr>
        <w:t>sohen kushtet e nenit 32, pika 4 e ligjit</w:t>
      </w:r>
      <w:r w:rsidR="00283167" w:rsidRPr="00DB24F5">
        <w:rPr>
          <w:rFonts w:ascii="Times New Roman" w:hAnsi="Times New Roman"/>
          <w:sz w:val="24"/>
          <w:rPrChange w:id="954" w:author="Sokol Çomo" w:date="2025-05-02T08:44:00Z">
            <w:rPr>
              <w:rFonts w:ascii="Times New Roman" w:hAnsi="Times New Roman"/>
              <w:color w:val="000000" w:themeColor="text1"/>
              <w:sz w:val="24"/>
            </w:rPr>
          </w:rPrChange>
        </w:rPr>
        <w:t xml:space="preserve"> nr.</w:t>
      </w:r>
      <w:r w:rsidR="00230BC9" w:rsidRPr="00DB24F5">
        <w:rPr>
          <w:rFonts w:ascii="Times New Roman" w:hAnsi="Times New Roman"/>
          <w:sz w:val="24"/>
          <w:rPrChange w:id="955" w:author="Sokol Çomo" w:date="2025-05-02T08:44:00Z">
            <w:rPr>
              <w:rFonts w:ascii="Times New Roman" w:hAnsi="Times New Roman"/>
              <w:color w:val="000000" w:themeColor="text1"/>
              <w:sz w:val="24"/>
            </w:rPr>
          </w:rPrChange>
        </w:rPr>
        <w:t xml:space="preserve"> 84/2016 </w:t>
      </w:r>
      <w:r w:rsidR="00DF04B3" w:rsidRPr="00DB24F5">
        <w:rPr>
          <w:rFonts w:ascii="Times New Roman" w:hAnsi="Times New Roman"/>
          <w:sz w:val="24"/>
          <w:rPrChange w:id="956" w:author="Sokol Çomo" w:date="2025-05-02T08:44:00Z">
            <w:rPr>
              <w:rFonts w:ascii="Times New Roman" w:hAnsi="Times New Roman"/>
              <w:color w:val="000000" w:themeColor="text1"/>
              <w:sz w:val="24"/>
            </w:rPr>
          </w:rPrChange>
        </w:rPr>
        <w:t>dhe p</w:t>
      </w:r>
      <w:r w:rsidR="0087464F" w:rsidRPr="00DB24F5">
        <w:rPr>
          <w:rFonts w:ascii="Times New Roman" w:hAnsi="Times New Roman"/>
          <w:sz w:val="24"/>
          <w:rPrChange w:id="957"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58" w:author="Sokol Çomo" w:date="2025-05-02T08:44:00Z">
            <w:rPr>
              <w:rFonts w:ascii="Times New Roman" w:hAnsi="Times New Roman"/>
              <w:color w:val="000000" w:themeColor="text1"/>
              <w:sz w:val="24"/>
            </w:rPr>
          </w:rPrChange>
        </w:rPr>
        <w:t>r k</w:t>
      </w:r>
      <w:r w:rsidR="0087464F" w:rsidRPr="00DB24F5">
        <w:rPr>
          <w:rFonts w:ascii="Times New Roman" w:hAnsi="Times New Roman"/>
          <w:sz w:val="24"/>
          <w:rPrChange w:id="959"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60" w:author="Sokol Çomo" w:date="2025-05-02T08:44:00Z">
            <w:rPr>
              <w:rFonts w:ascii="Times New Roman" w:hAnsi="Times New Roman"/>
              <w:color w:val="000000" w:themeColor="text1"/>
              <w:sz w:val="24"/>
            </w:rPr>
          </w:rPrChange>
        </w:rPr>
        <w:t>t</w:t>
      </w:r>
      <w:r w:rsidR="0087464F" w:rsidRPr="00DB24F5">
        <w:rPr>
          <w:rFonts w:ascii="Times New Roman" w:hAnsi="Times New Roman"/>
          <w:sz w:val="24"/>
          <w:rPrChange w:id="961"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62" w:author="Sokol Çomo" w:date="2025-05-02T08:44:00Z">
            <w:rPr>
              <w:rFonts w:ascii="Times New Roman" w:hAnsi="Times New Roman"/>
              <w:color w:val="000000" w:themeColor="text1"/>
              <w:sz w:val="24"/>
            </w:rPr>
          </w:rPrChange>
        </w:rPr>
        <w:t xml:space="preserve"> arsye ato nuk mund t</w:t>
      </w:r>
      <w:r w:rsidR="004B5E92" w:rsidRPr="00DB24F5">
        <w:rPr>
          <w:rFonts w:ascii="Times New Roman" w:hAnsi="Times New Roman"/>
          <w:sz w:val="24"/>
          <w:rPrChange w:id="963" w:author="Sokol Çomo" w:date="2025-05-02T08:44:00Z">
            <w:rPr>
              <w:rFonts w:ascii="Times New Roman" w:hAnsi="Times New Roman"/>
              <w:color w:val="000000" w:themeColor="text1"/>
              <w:sz w:val="24"/>
            </w:rPr>
          </w:rPrChange>
        </w:rPr>
        <w:t>’</w:t>
      </w:r>
      <w:r w:rsidR="00DF04B3" w:rsidRPr="00DB24F5">
        <w:rPr>
          <w:rFonts w:ascii="Times New Roman" w:hAnsi="Times New Roman"/>
          <w:sz w:val="24"/>
          <w:rPrChange w:id="964" w:author="Sokol Çomo" w:date="2025-05-02T08:44:00Z">
            <w:rPr>
              <w:rFonts w:ascii="Times New Roman" w:hAnsi="Times New Roman"/>
              <w:color w:val="000000" w:themeColor="text1"/>
              <w:sz w:val="24"/>
            </w:rPr>
          </w:rPrChange>
        </w:rPr>
        <w:t>i n</w:t>
      </w:r>
      <w:r w:rsidR="0087464F" w:rsidRPr="00DB24F5">
        <w:rPr>
          <w:rFonts w:ascii="Times New Roman" w:hAnsi="Times New Roman"/>
          <w:sz w:val="24"/>
          <w:rPrChange w:id="965"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66" w:author="Sokol Çomo" w:date="2025-05-02T08:44:00Z">
            <w:rPr>
              <w:rFonts w:ascii="Times New Roman" w:hAnsi="Times New Roman"/>
              <w:color w:val="000000" w:themeColor="text1"/>
              <w:sz w:val="24"/>
            </w:rPr>
          </w:rPrChange>
        </w:rPr>
        <w:t>nshtrohen kontrollit t</w:t>
      </w:r>
      <w:r w:rsidR="0087464F" w:rsidRPr="00DB24F5">
        <w:rPr>
          <w:rFonts w:ascii="Times New Roman" w:hAnsi="Times New Roman"/>
          <w:sz w:val="24"/>
          <w:rPrChange w:id="967"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68" w:author="Sokol Çomo" w:date="2025-05-02T08:44:00Z">
            <w:rPr>
              <w:rFonts w:ascii="Times New Roman" w:hAnsi="Times New Roman"/>
              <w:color w:val="000000" w:themeColor="text1"/>
              <w:sz w:val="24"/>
            </w:rPr>
          </w:rPrChange>
        </w:rPr>
        <w:t xml:space="preserve"> burimeve financiare t</w:t>
      </w:r>
      <w:r w:rsidR="0087464F" w:rsidRPr="00DB24F5">
        <w:rPr>
          <w:rFonts w:ascii="Times New Roman" w:hAnsi="Times New Roman"/>
          <w:sz w:val="24"/>
          <w:rPrChange w:id="969"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70" w:author="Sokol Çomo" w:date="2025-05-02T08:44:00Z">
            <w:rPr>
              <w:rFonts w:ascii="Times New Roman" w:hAnsi="Times New Roman"/>
              <w:color w:val="000000" w:themeColor="text1"/>
              <w:sz w:val="24"/>
            </w:rPr>
          </w:rPrChange>
        </w:rPr>
        <w:t xml:space="preserve"> ligjshme.</w:t>
      </w:r>
      <w:r w:rsidR="004B5E92" w:rsidRPr="00DB24F5">
        <w:rPr>
          <w:rFonts w:ascii="Times New Roman" w:hAnsi="Times New Roman"/>
          <w:sz w:val="24"/>
          <w:rPrChange w:id="971" w:author="Sokol Çomo" w:date="2025-05-02T08:44:00Z">
            <w:rPr>
              <w:rFonts w:ascii="Times New Roman" w:hAnsi="Times New Roman"/>
              <w:color w:val="000000" w:themeColor="text1"/>
              <w:sz w:val="24"/>
            </w:rPr>
          </w:rPrChange>
        </w:rPr>
        <w:t xml:space="preserve"> S</w:t>
      </w:r>
      <w:r w:rsidR="00283167" w:rsidRPr="00DB24F5">
        <w:rPr>
          <w:rFonts w:ascii="Times New Roman" w:hAnsi="Times New Roman"/>
          <w:sz w:val="24"/>
          <w:rPrChange w:id="972" w:author="Sokol Çomo" w:date="2025-05-02T08:44:00Z">
            <w:rPr>
              <w:rFonts w:ascii="Times New Roman" w:hAnsi="Times New Roman"/>
              <w:color w:val="000000" w:themeColor="text1"/>
              <w:sz w:val="24"/>
            </w:rPr>
          </w:rPrChange>
        </w:rPr>
        <w:t xml:space="preserve">ubjekti </w:t>
      </w:r>
      <w:r w:rsidR="00DF04B3" w:rsidRPr="00DB24F5">
        <w:rPr>
          <w:rFonts w:ascii="Times New Roman" w:hAnsi="Times New Roman"/>
          <w:sz w:val="24"/>
          <w:rPrChange w:id="973" w:author="Sokol Çomo" w:date="2025-05-02T08:44:00Z">
            <w:rPr>
              <w:rFonts w:ascii="Times New Roman" w:hAnsi="Times New Roman"/>
              <w:color w:val="000000" w:themeColor="text1"/>
              <w:sz w:val="24"/>
            </w:rPr>
          </w:rPrChange>
        </w:rPr>
        <w:t>ka prap</w:t>
      </w:r>
      <w:r w:rsidR="0087464F" w:rsidRPr="00DB24F5">
        <w:rPr>
          <w:rFonts w:ascii="Times New Roman" w:hAnsi="Times New Roman"/>
          <w:sz w:val="24"/>
          <w:rPrChange w:id="974"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75" w:author="Sokol Çomo" w:date="2025-05-02T08:44:00Z">
            <w:rPr>
              <w:rFonts w:ascii="Times New Roman" w:hAnsi="Times New Roman"/>
              <w:color w:val="000000" w:themeColor="text1"/>
              <w:sz w:val="24"/>
            </w:rPr>
          </w:rPrChange>
        </w:rPr>
        <w:t>suar n</w:t>
      </w:r>
      <w:r w:rsidR="0087464F" w:rsidRPr="00DB24F5">
        <w:rPr>
          <w:rFonts w:ascii="Times New Roman" w:hAnsi="Times New Roman"/>
          <w:sz w:val="24"/>
          <w:rPrChange w:id="976"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77" w:author="Sokol Çomo" w:date="2025-05-02T08:44:00Z">
            <w:rPr>
              <w:rFonts w:ascii="Times New Roman" w:hAnsi="Times New Roman"/>
              <w:color w:val="000000" w:themeColor="text1"/>
              <w:sz w:val="24"/>
            </w:rPr>
          </w:rPrChange>
        </w:rPr>
        <w:t xml:space="preserve"> lidhje me librezat e energjis</w:t>
      </w:r>
      <w:r w:rsidR="0087464F" w:rsidRPr="00DB24F5">
        <w:rPr>
          <w:rFonts w:ascii="Times New Roman" w:hAnsi="Times New Roman"/>
          <w:sz w:val="24"/>
          <w:rPrChange w:id="978"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79" w:author="Sokol Çomo" w:date="2025-05-02T08:44:00Z">
            <w:rPr>
              <w:rFonts w:ascii="Times New Roman" w:hAnsi="Times New Roman"/>
              <w:color w:val="000000" w:themeColor="text1"/>
              <w:sz w:val="24"/>
            </w:rPr>
          </w:rPrChange>
        </w:rPr>
        <w:t xml:space="preserve"> elektrike dhe ujit t</w:t>
      </w:r>
      <w:r w:rsidR="0087464F" w:rsidRPr="00DB24F5">
        <w:rPr>
          <w:rFonts w:ascii="Times New Roman" w:hAnsi="Times New Roman"/>
          <w:sz w:val="24"/>
          <w:rPrChange w:id="980"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81" w:author="Sokol Çomo" w:date="2025-05-02T08:44:00Z">
            <w:rPr>
              <w:rFonts w:ascii="Times New Roman" w:hAnsi="Times New Roman"/>
              <w:color w:val="000000" w:themeColor="text1"/>
              <w:sz w:val="24"/>
            </w:rPr>
          </w:rPrChange>
        </w:rPr>
        <w:t xml:space="preserve"> cilat jan</w:t>
      </w:r>
      <w:r w:rsidR="0087464F" w:rsidRPr="00DB24F5">
        <w:rPr>
          <w:rFonts w:ascii="Times New Roman" w:hAnsi="Times New Roman"/>
          <w:sz w:val="24"/>
          <w:rPrChange w:id="982"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983" w:author="Sokol Çomo" w:date="2025-05-02T08:44:00Z">
            <w:rPr>
              <w:rFonts w:ascii="Times New Roman" w:hAnsi="Times New Roman"/>
              <w:color w:val="000000" w:themeColor="text1"/>
              <w:sz w:val="24"/>
            </w:rPr>
          </w:rPrChange>
        </w:rPr>
        <w:t xml:space="preserve"> regjistruar </w:t>
      </w:r>
      <w:r w:rsidR="0015443B" w:rsidRPr="00DB24F5">
        <w:rPr>
          <w:rFonts w:ascii="Times New Roman" w:hAnsi="Times New Roman"/>
          <w:sz w:val="24"/>
          <w:rPrChange w:id="984" w:author="Sokol Çomo" w:date="2025-05-02T08:44:00Z">
            <w:rPr>
              <w:rFonts w:ascii="Times New Roman" w:hAnsi="Times New Roman"/>
              <w:color w:val="000000" w:themeColor="text1"/>
              <w:sz w:val="24"/>
            </w:rPr>
          </w:rPrChange>
        </w:rPr>
        <w:t>n</w:t>
      </w:r>
      <w:r w:rsidR="0087464F" w:rsidRPr="00DB24F5">
        <w:rPr>
          <w:rFonts w:ascii="Times New Roman" w:hAnsi="Times New Roman"/>
          <w:sz w:val="24"/>
          <w:rPrChange w:id="985"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86" w:author="Sokol Çomo" w:date="2025-05-02T08:44:00Z">
            <w:rPr>
              <w:rFonts w:ascii="Times New Roman" w:hAnsi="Times New Roman"/>
              <w:color w:val="000000" w:themeColor="text1"/>
              <w:sz w:val="24"/>
            </w:rPr>
          </w:rPrChange>
        </w:rPr>
        <w:t xml:space="preserve"> em</w:t>
      </w:r>
      <w:r w:rsidR="0087464F" w:rsidRPr="00DB24F5">
        <w:rPr>
          <w:rFonts w:ascii="Times New Roman" w:hAnsi="Times New Roman"/>
          <w:sz w:val="24"/>
          <w:rPrChange w:id="987"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88" w:author="Sokol Çomo" w:date="2025-05-02T08:44:00Z">
            <w:rPr>
              <w:rFonts w:ascii="Times New Roman" w:hAnsi="Times New Roman"/>
              <w:color w:val="000000" w:themeColor="text1"/>
              <w:sz w:val="24"/>
            </w:rPr>
          </w:rPrChange>
        </w:rPr>
        <w:t>r t</w:t>
      </w:r>
      <w:r w:rsidR="0087464F" w:rsidRPr="00DB24F5">
        <w:rPr>
          <w:rFonts w:ascii="Times New Roman" w:hAnsi="Times New Roman"/>
          <w:sz w:val="24"/>
          <w:rPrChange w:id="989"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90" w:author="Sokol Çomo" w:date="2025-05-02T08:44:00Z">
            <w:rPr>
              <w:rFonts w:ascii="Times New Roman" w:hAnsi="Times New Roman"/>
              <w:color w:val="000000" w:themeColor="text1"/>
              <w:sz w:val="24"/>
            </w:rPr>
          </w:rPrChange>
        </w:rPr>
        <w:t xml:space="preserve"> bashk</w:t>
      </w:r>
      <w:r w:rsidR="0087464F" w:rsidRPr="00DB24F5">
        <w:rPr>
          <w:rFonts w:ascii="Times New Roman" w:hAnsi="Times New Roman"/>
          <w:sz w:val="24"/>
          <w:rPrChange w:id="991"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92" w:author="Sokol Çomo" w:date="2025-05-02T08:44:00Z">
            <w:rPr>
              <w:rFonts w:ascii="Times New Roman" w:hAnsi="Times New Roman"/>
              <w:color w:val="000000" w:themeColor="text1"/>
              <w:sz w:val="24"/>
            </w:rPr>
          </w:rPrChange>
        </w:rPr>
        <w:t>shortit t</w:t>
      </w:r>
      <w:r w:rsidR="0087464F" w:rsidRPr="00DB24F5">
        <w:rPr>
          <w:rFonts w:ascii="Times New Roman" w:hAnsi="Times New Roman"/>
          <w:sz w:val="24"/>
          <w:rPrChange w:id="993"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94" w:author="Sokol Çomo" w:date="2025-05-02T08:44:00Z">
            <w:rPr>
              <w:rFonts w:ascii="Times New Roman" w:hAnsi="Times New Roman"/>
              <w:color w:val="000000" w:themeColor="text1"/>
              <w:sz w:val="24"/>
            </w:rPr>
          </w:rPrChange>
        </w:rPr>
        <w:t xml:space="preserve"> saj duke pretenduar se ajo jan</w:t>
      </w:r>
      <w:r w:rsidR="0087464F" w:rsidRPr="00DB24F5">
        <w:rPr>
          <w:rFonts w:ascii="Times New Roman" w:hAnsi="Times New Roman"/>
          <w:sz w:val="24"/>
          <w:rPrChange w:id="995"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96" w:author="Sokol Çomo" w:date="2025-05-02T08:44:00Z">
            <w:rPr>
              <w:rFonts w:ascii="Times New Roman" w:hAnsi="Times New Roman"/>
              <w:color w:val="000000" w:themeColor="text1"/>
              <w:sz w:val="24"/>
            </w:rPr>
          </w:rPrChange>
        </w:rPr>
        <w:t xml:space="preserve"> shp</w:t>
      </w:r>
      <w:r w:rsidR="0087464F" w:rsidRPr="00DB24F5">
        <w:rPr>
          <w:rFonts w:ascii="Times New Roman" w:hAnsi="Times New Roman"/>
          <w:sz w:val="24"/>
          <w:rPrChange w:id="997"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998" w:author="Sokol Çomo" w:date="2025-05-02T08:44:00Z">
            <w:rPr>
              <w:rFonts w:ascii="Times New Roman" w:hAnsi="Times New Roman"/>
              <w:color w:val="000000" w:themeColor="text1"/>
              <w:sz w:val="24"/>
            </w:rPr>
          </w:rPrChange>
        </w:rPr>
        <w:t>rndar</w:t>
      </w:r>
      <w:r w:rsidR="0087464F" w:rsidRPr="00DB24F5">
        <w:rPr>
          <w:rFonts w:ascii="Times New Roman" w:hAnsi="Times New Roman"/>
          <w:sz w:val="24"/>
          <w:rPrChange w:id="999"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1000" w:author="Sokol Çomo" w:date="2025-05-02T08:44:00Z">
            <w:rPr>
              <w:rFonts w:ascii="Times New Roman" w:hAnsi="Times New Roman"/>
              <w:color w:val="000000" w:themeColor="text1"/>
              <w:sz w:val="24"/>
            </w:rPr>
          </w:rPrChange>
        </w:rPr>
        <w:t xml:space="preserve"> </w:t>
      </w:r>
      <w:r w:rsidR="00DF04B3" w:rsidRPr="00DB24F5">
        <w:rPr>
          <w:rFonts w:ascii="Times New Roman" w:hAnsi="Times New Roman"/>
          <w:sz w:val="24"/>
          <w:rPrChange w:id="1001" w:author="Sokol Çomo" w:date="2025-05-02T08:44:00Z">
            <w:rPr>
              <w:rFonts w:ascii="Times New Roman" w:hAnsi="Times New Roman"/>
              <w:color w:val="000000" w:themeColor="text1"/>
              <w:sz w:val="24"/>
            </w:rPr>
          </w:rPrChange>
        </w:rPr>
        <w:t>nga ana e kompanis</w:t>
      </w:r>
      <w:r w:rsidR="0087464F" w:rsidRPr="00DB24F5">
        <w:rPr>
          <w:rFonts w:ascii="Times New Roman" w:hAnsi="Times New Roman"/>
          <w:sz w:val="24"/>
          <w:rPrChange w:id="1002"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1003" w:author="Sokol Çomo" w:date="2025-05-02T08:44:00Z">
            <w:rPr>
              <w:rFonts w:ascii="Times New Roman" w:hAnsi="Times New Roman"/>
              <w:color w:val="000000" w:themeColor="text1"/>
              <w:sz w:val="24"/>
            </w:rPr>
          </w:rPrChange>
        </w:rPr>
        <w:t xml:space="preserve"> s</w:t>
      </w:r>
      <w:r w:rsidR="0087464F" w:rsidRPr="00DB24F5">
        <w:rPr>
          <w:rFonts w:ascii="Times New Roman" w:hAnsi="Times New Roman"/>
          <w:sz w:val="24"/>
          <w:rPrChange w:id="1004"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1005" w:author="Sokol Çomo" w:date="2025-05-02T08:44:00Z">
            <w:rPr>
              <w:rFonts w:ascii="Times New Roman" w:hAnsi="Times New Roman"/>
              <w:color w:val="000000" w:themeColor="text1"/>
              <w:sz w:val="24"/>
            </w:rPr>
          </w:rPrChange>
        </w:rPr>
        <w:t xml:space="preserve"> nd</w:t>
      </w:r>
      <w:r w:rsidR="0087464F" w:rsidRPr="00DB24F5">
        <w:rPr>
          <w:rFonts w:ascii="Times New Roman" w:hAnsi="Times New Roman"/>
          <w:sz w:val="24"/>
          <w:rPrChange w:id="1006" w:author="Sokol Çomo" w:date="2025-05-02T08:44:00Z">
            <w:rPr>
              <w:rFonts w:ascii="Times New Roman" w:hAnsi="Times New Roman"/>
              <w:color w:val="000000" w:themeColor="text1"/>
              <w:sz w:val="24"/>
            </w:rPr>
          </w:rPrChange>
        </w:rPr>
        <w:t>ë</w:t>
      </w:r>
      <w:r w:rsidR="00DF04B3" w:rsidRPr="00DB24F5">
        <w:rPr>
          <w:rFonts w:ascii="Times New Roman" w:hAnsi="Times New Roman"/>
          <w:sz w:val="24"/>
          <w:rPrChange w:id="1007" w:author="Sokol Çomo" w:date="2025-05-02T08:44:00Z">
            <w:rPr>
              <w:rFonts w:ascii="Times New Roman" w:hAnsi="Times New Roman"/>
              <w:color w:val="000000" w:themeColor="text1"/>
              <w:sz w:val="24"/>
            </w:rPr>
          </w:rPrChange>
        </w:rPr>
        <w:t xml:space="preserve">rtimit </w:t>
      </w:r>
      <w:r w:rsidR="0015443B" w:rsidRPr="00DB24F5">
        <w:rPr>
          <w:rFonts w:ascii="Times New Roman" w:hAnsi="Times New Roman"/>
          <w:sz w:val="24"/>
          <w:rPrChange w:id="1008" w:author="Sokol Çomo" w:date="2025-05-02T08:44:00Z">
            <w:rPr>
              <w:rFonts w:ascii="Times New Roman" w:hAnsi="Times New Roman"/>
              <w:color w:val="000000" w:themeColor="text1"/>
              <w:sz w:val="24"/>
            </w:rPr>
          </w:rPrChange>
        </w:rPr>
        <w:t>dhe se nuk provojn</w:t>
      </w:r>
      <w:r w:rsidR="0087464F" w:rsidRPr="00DB24F5">
        <w:rPr>
          <w:rFonts w:ascii="Times New Roman" w:hAnsi="Times New Roman"/>
          <w:sz w:val="24"/>
          <w:rPrChange w:id="1009"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1010" w:author="Sokol Çomo" w:date="2025-05-02T08:44:00Z">
            <w:rPr>
              <w:rFonts w:ascii="Times New Roman" w:hAnsi="Times New Roman"/>
              <w:color w:val="000000" w:themeColor="text1"/>
              <w:sz w:val="24"/>
            </w:rPr>
          </w:rPrChange>
        </w:rPr>
        <w:t xml:space="preserve"> t</w:t>
      </w:r>
      <w:r w:rsidR="0087464F" w:rsidRPr="00DB24F5">
        <w:rPr>
          <w:rFonts w:ascii="Times New Roman" w:hAnsi="Times New Roman"/>
          <w:sz w:val="24"/>
          <w:rPrChange w:id="1011" w:author="Sokol Çomo" w:date="2025-05-02T08:44:00Z">
            <w:rPr>
              <w:rFonts w:ascii="Times New Roman" w:hAnsi="Times New Roman"/>
              <w:color w:val="000000" w:themeColor="text1"/>
              <w:sz w:val="24"/>
            </w:rPr>
          </w:rPrChange>
        </w:rPr>
        <w:t>ë</w:t>
      </w:r>
      <w:r w:rsidR="0015443B" w:rsidRPr="00DB24F5">
        <w:rPr>
          <w:rFonts w:ascii="Times New Roman" w:hAnsi="Times New Roman"/>
          <w:sz w:val="24"/>
          <w:rPrChange w:id="1012" w:author="Sokol Çomo" w:date="2025-05-02T08:44:00Z">
            <w:rPr>
              <w:rFonts w:ascii="Times New Roman" w:hAnsi="Times New Roman"/>
              <w:color w:val="000000" w:themeColor="text1"/>
              <w:sz w:val="24"/>
            </w:rPr>
          </w:rPrChange>
        </w:rPr>
        <w:t xml:space="preserve"> </w:t>
      </w:r>
      <w:r w:rsidR="004B5E92" w:rsidRPr="00DB24F5">
        <w:rPr>
          <w:rFonts w:ascii="Times New Roman" w:hAnsi="Times New Roman"/>
          <w:sz w:val="24"/>
          <w:rPrChange w:id="1013" w:author="Sokol Çomo" w:date="2025-05-02T08:44:00Z">
            <w:rPr>
              <w:rFonts w:ascii="Times New Roman" w:hAnsi="Times New Roman"/>
              <w:color w:val="000000" w:themeColor="text1"/>
              <w:sz w:val="24"/>
            </w:rPr>
          </w:rPrChange>
        </w:rPr>
        <w:t>qenit</w:t>
      </w:r>
      <w:r w:rsidR="0015443B" w:rsidRPr="00DB24F5">
        <w:rPr>
          <w:rFonts w:ascii="Times New Roman" w:hAnsi="Times New Roman"/>
          <w:sz w:val="24"/>
          <w:rPrChange w:id="1014" w:author="Sokol Çomo" w:date="2025-05-02T08:44:00Z">
            <w:rPr>
              <w:rFonts w:ascii="Times New Roman" w:hAnsi="Times New Roman"/>
              <w:color w:val="000000" w:themeColor="text1"/>
              <w:sz w:val="24"/>
            </w:rPr>
          </w:rPrChange>
        </w:rPr>
        <w:t xml:space="preserve"> pronar i apartamentit</w:t>
      </w:r>
      <w:r w:rsidR="00283167" w:rsidRPr="00DB24F5">
        <w:rPr>
          <w:rFonts w:ascii="Times New Roman" w:hAnsi="Times New Roman"/>
          <w:sz w:val="24"/>
          <w:rPrChange w:id="1015" w:author="Sokol Çomo" w:date="2025-05-02T08:44:00Z">
            <w:rPr>
              <w:rFonts w:ascii="Times New Roman" w:hAnsi="Times New Roman"/>
              <w:color w:val="000000" w:themeColor="text1"/>
              <w:sz w:val="24"/>
            </w:rPr>
          </w:rPrChange>
        </w:rPr>
        <w:t xml:space="preserve"> madje se jan</w:t>
      </w:r>
      <w:r w:rsidR="0087464F" w:rsidRPr="00DB24F5">
        <w:rPr>
          <w:rFonts w:ascii="Times New Roman" w:hAnsi="Times New Roman"/>
          <w:sz w:val="24"/>
          <w:rPrChange w:id="1016" w:author="Sokol Çomo" w:date="2025-05-02T08:44:00Z">
            <w:rPr>
              <w:rFonts w:ascii="Times New Roman" w:hAnsi="Times New Roman"/>
              <w:color w:val="000000" w:themeColor="text1"/>
              <w:sz w:val="24"/>
            </w:rPr>
          </w:rPrChange>
        </w:rPr>
        <w:t>ë</w:t>
      </w:r>
      <w:r w:rsidR="00283167" w:rsidRPr="00DB24F5">
        <w:rPr>
          <w:rFonts w:ascii="Times New Roman" w:hAnsi="Times New Roman"/>
          <w:sz w:val="24"/>
          <w:rPrChange w:id="1017" w:author="Sokol Çomo" w:date="2025-05-02T08:44:00Z">
            <w:rPr>
              <w:rFonts w:ascii="Times New Roman" w:hAnsi="Times New Roman"/>
              <w:color w:val="000000" w:themeColor="text1"/>
              <w:sz w:val="24"/>
            </w:rPr>
          </w:rPrChange>
        </w:rPr>
        <w:t xml:space="preserve"> t</w:t>
      </w:r>
      <w:r w:rsidR="0087464F" w:rsidRPr="00DB24F5">
        <w:rPr>
          <w:rFonts w:ascii="Times New Roman" w:hAnsi="Times New Roman"/>
          <w:sz w:val="24"/>
          <w:rPrChange w:id="1018" w:author="Sokol Çomo" w:date="2025-05-02T08:44:00Z">
            <w:rPr>
              <w:rFonts w:ascii="Times New Roman" w:hAnsi="Times New Roman"/>
              <w:color w:val="000000" w:themeColor="text1"/>
              <w:sz w:val="24"/>
            </w:rPr>
          </w:rPrChange>
        </w:rPr>
        <w:t>ë</w:t>
      </w:r>
      <w:r w:rsidR="00283167" w:rsidRPr="00DB24F5">
        <w:rPr>
          <w:rFonts w:ascii="Times New Roman" w:hAnsi="Times New Roman"/>
          <w:sz w:val="24"/>
          <w:rPrChange w:id="1019" w:author="Sokol Çomo" w:date="2025-05-02T08:44:00Z">
            <w:rPr>
              <w:rFonts w:ascii="Times New Roman" w:hAnsi="Times New Roman"/>
              <w:color w:val="000000" w:themeColor="text1"/>
              <w:sz w:val="24"/>
            </w:rPr>
          </w:rPrChange>
        </w:rPr>
        <w:t xml:space="preserve"> paligjshme</w:t>
      </w:r>
      <w:r w:rsidR="00600ECA" w:rsidRPr="00DB24F5">
        <w:rPr>
          <w:rFonts w:ascii="Times New Roman" w:hAnsi="Times New Roman"/>
          <w:sz w:val="24"/>
          <w:rPrChange w:id="1020" w:author="Sokol Çomo" w:date="2025-05-02T08:44:00Z">
            <w:rPr>
              <w:rFonts w:ascii="Times New Roman" w:hAnsi="Times New Roman"/>
              <w:color w:val="000000" w:themeColor="text1"/>
              <w:sz w:val="24"/>
            </w:rPr>
          </w:rPrChange>
        </w:rPr>
        <w:t>.</w:t>
      </w:r>
    </w:p>
    <w:p w14:paraId="460D000A" w14:textId="496382B3" w:rsidR="00283422" w:rsidRPr="00DB24F5" w:rsidRDefault="00283422" w:rsidP="00283422">
      <w:pPr>
        <w:pStyle w:val="ListParagraph"/>
        <w:tabs>
          <w:tab w:val="left" w:pos="0"/>
          <w:tab w:val="left" w:pos="270"/>
        </w:tabs>
        <w:spacing w:before="0" w:after="0"/>
        <w:ind w:left="0"/>
        <w:rPr>
          <w:rFonts w:ascii="Times New Roman" w:hAnsi="Times New Roman"/>
          <w:sz w:val="16"/>
          <w:rPrChange w:id="1021" w:author="Sokol Çomo" w:date="2025-05-02T08:44:00Z">
            <w:rPr>
              <w:rFonts w:ascii="Times New Roman" w:hAnsi="Times New Roman"/>
              <w:color w:val="C00000"/>
              <w:sz w:val="16"/>
            </w:rPr>
          </w:rPrChange>
        </w:rPr>
      </w:pPr>
    </w:p>
    <w:p w14:paraId="63FC58AD" w14:textId="640F5474" w:rsidR="00111164" w:rsidRPr="00DB24F5" w:rsidRDefault="00283422" w:rsidP="00283422">
      <w:pPr>
        <w:pStyle w:val="ListParagraph"/>
        <w:numPr>
          <w:ilvl w:val="1"/>
          <w:numId w:val="3"/>
        </w:numPr>
        <w:tabs>
          <w:tab w:val="left" w:pos="0"/>
          <w:tab w:val="left" w:pos="270"/>
        </w:tabs>
        <w:spacing w:before="0" w:after="0"/>
        <w:ind w:left="0" w:firstLine="0"/>
        <w:rPr>
          <w:rFonts w:ascii="Times New Roman" w:hAnsi="Times New Roman"/>
          <w:b/>
          <w:i/>
          <w:sz w:val="24"/>
          <w:rPrChange w:id="1022" w:author="Sokol Çomo" w:date="2025-05-02T08:44:00Z">
            <w:rPr>
              <w:rFonts w:ascii="Times New Roman" w:hAnsi="Times New Roman"/>
              <w:b/>
              <w:i/>
              <w:color w:val="C00000"/>
              <w:sz w:val="24"/>
            </w:rPr>
          </w:rPrChange>
        </w:rPr>
      </w:pPr>
      <w:r w:rsidRPr="00DB24F5">
        <w:rPr>
          <w:rFonts w:ascii="Times New Roman" w:hAnsi="Times New Roman"/>
          <w:sz w:val="24"/>
          <w:rPrChange w:id="1023" w:author="Sokol Çomo" w:date="2025-05-02T08:44:00Z">
            <w:rPr>
              <w:rFonts w:ascii="Times New Roman" w:hAnsi="Times New Roman"/>
              <w:color w:val="000000" w:themeColor="text1"/>
              <w:sz w:val="24"/>
            </w:rPr>
          </w:rPrChange>
        </w:rPr>
        <w:t>Referuar konkluzionit n</w:t>
      </w:r>
      <w:r w:rsidR="003A6B85" w:rsidRPr="00DB24F5">
        <w:rPr>
          <w:rFonts w:ascii="Times New Roman" w:hAnsi="Times New Roman"/>
          <w:sz w:val="24"/>
          <w:rPrChange w:id="102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25" w:author="Sokol Çomo" w:date="2025-05-02T08:44:00Z">
            <w:rPr>
              <w:rFonts w:ascii="Times New Roman" w:hAnsi="Times New Roman"/>
              <w:color w:val="000000" w:themeColor="text1"/>
              <w:sz w:val="24"/>
            </w:rPr>
          </w:rPrChange>
        </w:rPr>
        <w:t xml:space="preserve"> paragrafin nr. 87 t</w:t>
      </w:r>
      <w:r w:rsidR="003A6B85" w:rsidRPr="00DB24F5">
        <w:rPr>
          <w:rFonts w:ascii="Times New Roman" w:hAnsi="Times New Roman"/>
          <w:sz w:val="24"/>
          <w:rPrChange w:id="102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27" w:author="Sokol Çomo" w:date="2025-05-02T08:44:00Z">
            <w:rPr>
              <w:rFonts w:ascii="Times New Roman" w:hAnsi="Times New Roman"/>
              <w:color w:val="000000" w:themeColor="text1"/>
              <w:sz w:val="24"/>
            </w:rPr>
          </w:rPrChange>
        </w:rPr>
        <w:t xml:space="preserve"> vendimit</w:t>
      </w:r>
      <w:r w:rsidR="00111164" w:rsidRPr="00DB24F5">
        <w:rPr>
          <w:rFonts w:ascii="Times New Roman" w:hAnsi="Times New Roman"/>
          <w:sz w:val="24"/>
          <w:rPrChange w:id="1028" w:author="Sokol Çomo" w:date="2025-05-02T08:44:00Z">
            <w:rPr>
              <w:rFonts w:ascii="Times New Roman" w:hAnsi="Times New Roman"/>
              <w:color w:val="000000" w:themeColor="text1"/>
              <w:sz w:val="24"/>
            </w:rPr>
          </w:rPrChange>
        </w:rPr>
        <w:t xml:space="preserve">, </w:t>
      </w:r>
      <w:r w:rsidR="00197CEB" w:rsidRPr="00DB24F5">
        <w:rPr>
          <w:rFonts w:ascii="Times New Roman" w:hAnsi="Times New Roman"/>
          <w:sz w:val="24"/>
          <w:rPrChange w:id="1029" w:author="Sokol Çomo" w:date="2025-05-02T08:44:00Z">
            <w:rPr>
              <w:rFonts w:ascii="Times New Roman" w:hAnsi="Times New Roman"/>
              <w:color w:val="000000" w:themeColor="text1"/>
              <w:sz w:val="24"/>
            </w:rPr>
          </w:rPrChange>
        </w:rPr>
        <w:t xml:space="preserve">NJSHL konstaton se </w:t>
      </w:r>
      <w:r w:rsidR="00E13B02" w:rsidRPr="00DB24F5">
        <w:rPr>
          <w:rFonts w:ascii="Times New Roman" w:hAnsi="Times New Roman"/>
          <w:sz w:val="24"/>
          <w:rPrChange w:id="1030" w:author="Sokol Çomo" w:date="2025-05-02T08:44:00Z">
            <w:rPr>
              <w:rFonts w:ascii="Times New Roman" w:hAnsi="Times New Roman"/>
              <w:color w:val="000000" w:themeColor="text1"/>
              <w:sz w:val="24"/>
            </w:rPr>
          </w:rPrChange>
        </w:rPr>
        <w:t>rezulton se Komisioni</w:t>
      </w:r>
      <w:r w:rsidR="00111164" w:rsidRPr="00DB24F5">
        <w:rPr>
          <w:rFonts w:ascii="Times New Roman" w:hAnsi="Times New Roman"/>
          <w:sz w:val="24"/>
          <w:rPrChange w:id="1031" w:author="Sokol Çomo" w:date="2025-05-02T08:44:00Z">
            <w:rPr>
              <w:rFonts w:ascii="Times New Roman" w:hAnsi="Times New Roman"/>
              <w:color w:val="000000" w:themeColor="text1"/>
              <w:sz w:val="24"/>
            </w:rPr>
          </w:rPrChange>
        </w:rPr>
        <w:t xml:space="preserve"> </w:t>
      </w:r>
      <w:del w:id="1032" w:author="Sokol Çomo" w:date="2025-05-02T08:44:00Z">
        <w:r w:rsidR="00111164" w:rsidRPr="00111164">
          <w:rPr>
            <w:rFonts w:ascii="Times New Roman" w:hAnsi="Times New Roman" w:cs="Times New Roman"/>
            <w:sz w:val="24"/>
            <w:szCs w:val="24"/>
          </w:rPr>
          <w:delText xml:space="preserve">i </w:delText>
        </w:r>
      </w:del>
      <w:r w:rsidR="00111164" w:rsidRPr="00DB24F5">
        <w:rPr>
          <w:rFonts w:ascii="Times New Roman" w:hAnsi="Times New Roman" w:cs="Times New Roman"/>
          <w:sz w:val="24"/>
          <w:szCs w:val="24"/>
        </w:rPr>
        <w:t xml:space="preserve">ka </w:t>
      </w:r>
      <w:proofErr w:type="spellStart"/>
      <w:r w:rsidR="00111164" w:rsidRPr="00DB24F5">
        <w:rPr>
          <w:rFonts w:ascii="Times New Roman" w:hAnsi="Times New Roman" w:cs="Times New Roman"/>
          <w:sz w:val="24"/>
          <w:szCs w:val="24"/>
        </w:rPr>
        <w:t>konkluduar</w:t>
      </w:r>
      <w:proofErr w:type="spellEnd"/>
      <w:r w:rsidR="00111164" w:rsidRPr="00DB24F5">
        <w:rPr>
          <w:rFonts w:ascii="Times New Roman" w:hAnsi="Times New Roman" w:cs="Times New Roman"/>
          <w:sz w:val="24"/>
          <w:szCs w:val="24"/>
        </w:rPr>
        <w:t xml:space="preserve"> se në</w:t>
      </w:r>
      <w:ins w:id="1033" w:author="Sokol Çomo" w:date="2025-05-02T08:44:00Z">
        <w:r w:rsidR="00E13B02" w:rsidRPr="00DB24F5">
          <w:rPr>
            <w:rFonts w:ascii="Times New Roman" w:hAnsi="Times New Roman" w:cs="Times New Roman"/>
            <w:sz w:val="24"/>
            <w:szCs w:val="24"/>
          </w:rPr>
          <w:t xml:space="preserve"> k</w:t>
        </w:r>
        <w:r w:rsidR="00226037" w:rsidRPr="00DB24F5">
          <w:rPr>
            <w:rFonts w:ascii="Times New Roman" w:hAnsi="Times New Roman" w:cs="Times New Roman"/>
            <w:sz w:val="24"/>
            <w:szCs w:val="24"/>
          </w:rPr>
          <w:t>ë</w:t>
        </w:r>
        <w:r w:rsidR="00E13B02" w:rsidRPr="00DB24F5">
          <w:rPr>
            <w:rFonts w:ascii="Times New Roman" w:hAnsi="Times New Roman" w:cs="Times New Roman"/>
            <w:sz w:val="24"/>
            <w:szCs w:val="24"/>
          </w:rPr>
          <w:t>t</w:t>
        </w:r>
        <w:r w:rsidR="00226037" w:rsidRPr="00DB24F5">
          <w:rPr>
            <w:rFonts w:ascii="Times New Roman" w:hAnsi="Times New Roman" w:cs="Times New Roman"/>
            <w:sz w:val="24"/>
            <w:szCs w:val="24"/>
          </w:rPr>
          <w:t>ë</w:t>
        </w:r>
      </w:ins>
      <w:r w:rsidR="00111164" w:rsidRPr="00DB24F5">
        <w:rPr>
          <w:rFonts w:ascii="Times New Roman" w:hAnsi="Times New Roman" w:cs="Times New Roman"/>
          <w:sz w:val="24"/>
          <w:szCs w:val="24"/>
        </w:rPr>
        <w:t xml:space="preserve"> rast kemi të bëjmë me pasuri të fshehur të subjektit të rivlerësimit, mbajtur/regjistruar në emër të personave të tjerë të lidhur (nënës së saj), me qëllim shmangien e kontrollit të ligjshmërisë së burimeve financiare të krijimit të saj, duke e bërë atë të gjendet në kushtet e nenit 33, pika 5, germa “c” të ligjit nr. 84/2016 sipas dyshimeve të ngritura në rezultatet e hetimit.</w:t>
      </w:r>
    </w:p>
    <w:p w14:paraId="62E2C37B" w14:textId="77777777" w:rsidR="00111164" w:rsidRPr="00DB24F5" w:rsidRDefault="00111164" w:rsidP="00111164">
      <w:pPr>
        <w:pStyle w:val="ListParagraph"/>
        <w:rPr>
          <w:rFonts w:ascii="Times New Roman" w:hAnsi="Times New Roman"/>
          <w:sz w:val="16"/>
          <w:rPrChange w:id="1034" w:author="Sokol Çomo" w:date="2025-05-02T08:44:00Z">
            <w:rPr>
              <w:rFonts w:ascii="Times New Roman" w:hAnsi="Times New Roman"/>
              <w:color w:val="C00000"/>
              <w:sz w:val="16"/>
            </w:rPr>
          </w:rPrChange>
        </w:rPr>
      </w:pPr>
    </w:p>
    <w:p w14:paraId="12449878" w14:textId="1868B719" w:rsidR="00111164" w:rsidRPr="00DB24F5" w:rsidRDefault="00223E05" w:rsidP="00111164">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rPr>
      </w:pPr>
      <w:r w:rsidRPr="00DB24F5">
        <w:rPr>
          <w:rFonts w:ascii="Times New Roman" w:hAnsi="Times New Roman" w:cs="Times New Roman"/>
          <w:sz w:val="24"/>
          <w:szCs w:val="24"/>
        </w:rPr>
        <w:t>Megjithat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NJSHL v</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ren se referuar</w:t>
      </w:r>
      <w:r w:rsidR="00D07CED" w:rsidRPr="00DB24F5">
        <w:rPr>
          <w:rFonts w:ascii="Times New Roman" w:hAnsi="Times New Roman" w:cs="Times New Roman"/>
          <w:sz w:val="24"/>
          <w:szCs w:val="24"/>
        </w:rPr>
        <w:t xml:space="preserve"> tabel</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s s</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 xml:space="preserve"> analiz</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 xml:space="preserve">s </w:t>
      </w:r>
      <w:r w:rsidR="00010597" w:rsidRPr="00DB24F5">
        <w:rPr>
          <w:rFonts w:ascii="Times New Roman" w:hAnsi="Times New Roman" w:cs="Times New Roman"/>
          <w:sz w:val="24"/>
          <w:szCs w:val="24"/>
        </w:rPr>
        <w:t xml:space="preserve">paraprake </w:t>
      </w:r>
      <w:r w:rsidR="00D07CED" w:rsidRPr="00DB24F5">
        <w:rPr>
          <w:rFonts w:ascii="Times New Roman" w:hAnsi="Times New Roman" w:cs="Times New Roman"/>
          <w:sz w:val="24"/>
          <w:szCs w:val="24"/>
        </w:rPr>
        <w:t>financiare bashk</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lidhur rezultateve t</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 xml:space="preserve"> hetimit</w:t>
      </w:r>
      <w:r w:rsidRPr="00DB24F5">
        <w:rPr>
          <w:rFonts w:ascii="Times New Roman" w:hAnsi="Times New Roman" w:cs="Times New Roman"/>
          <w:sz w:val="24"/>
          <w:szCs w:val="24"/>
        </w:rPr>
        <w:t>, rezulton se</w:t>
      </w:r>
      <w:r w:rsidR="00D07CED" w:rsidRPr="00DB24F5">
        <w:rPr>
          <w:rFonts w:ascii="Times New Roman" w:hAnsi="Times New Roman" w:cs="Times New Roman"/>
          <w:sz w:val="24"/>
          <w:szCs w:val="24"/>
        </w:rPr>
        <w:t xml:space="preserve"> Komisioni e ka ngarkuar subjektin me </w:t>
      </w:r>
      <w:r w:rsidR="009D4313" w:rsidRPr="00DB24F5">
        <w:rPr>
          <w:rFonts w:ascii="Times New Roman" w:hAnsi="Times New Roman" w:cs="Times New Roman"/>
          <w:sz w:val="24"/>
          <w:szCs w:val="24"/>
        </w:rPr>
        <w:t>shpenzime</w:t>
      </w:r>
      <w:r w:rsidR="00D07CED" w:rsidRPr="00DB24F5">
        <w:rPr>
          <w:rFonts w:ascii="Times New Roman" w:hAnsi="Times New Roman" w:cs="Times New Roman"/>
          <w:sz w:val="24"/>
          <w:szCs w:val="24"/>
        </w:rPr>
        <w:t xml:space="preserve"> p</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r blerjen e apartamentit n</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Selit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Tiran</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283422" w:rsidRPr="00DB24F5">
        <w:rPr>
          <w:rFonts w:ascii="Times New Roman" w:hAnsi="Times New Roman" w:cs="Times New Roman"/>
          <w:sz w:val="24"/>
          <w:szCs w:val="24"/>
        </w:rPr>
        <w:t>n</w:t>
      </w:r>
      <w:r w:rsidR="003A6B85" w:rsidRPr="00DB24F5">
        <w:rPr>
          <w:rFonts w:ascii="Times New Roman" w:hAnsi="Times New Roman" w:cs="Times New Roman"/>
          <w:sz w:val="24"/>
          <w:szCs w:val="24"/>
        </w:rPr>
        <w:t>ë</w:t>
      </w:r>
      <w:r w:rsidR="00283422" w:rsidRPr="00DB24F5">
        <w:rPr>
          <w:rFonts w:ascii="Times New Roman" w:hAnsi="Times New Roman" w:cs="Times New Roman"/>
          <w:sz w:val="24"/>
          <w:szCs w:val="24"/>
        </w:rPr>
        <w:t xml:space="preserve"> </w:t>
      </w:r>
      <w:r w:rsidRPr="00DB24F5">
        <w:rPr>
          <w:rFonts w:ascii="Times New Roman" w:hAnsi="Times New Roman" w:cs="Times New Roman"/>
          <w:sz w:val="24"/>
          <w:szCs w:val="24"/>
        </w:rPr>
        <w:t>v</w:t>
      </w:r>
      <w:r w:rsidR="00D07CED" w:rsidRPr="00DB24F5">
        <w:rPr>
          <w:rFonts w:ascii="Times New Roman" w:hAnsi="Times New Roman" w:cs="Times New Roman"/>
          <w:sz w:val="24"/>
          <w:szCs w:val="24"/>
        </w:rPr>
        <w:t>ler</w:t>
      </w:r>
      <w:r w:rsidR="00010597" w:rsidRPr="00DB24F5">
        <w:rPr>
          <w:rFonts w:ascii="Times New Roman" w:hAnsi="Times New Roman" w:cs="Times New Roman"/>
          <w:sz w:val="24"/>
          <w:szCs w:val="24"/>
        </w:rPr>
        <w:t>ë</w:t>
      </w:r>
      <w:r w:rsidR="00D07CED" w:rsidRPr="00DB24F5">
        <w:rPr>
          <w:rFonts w:ascii="Times New Roman" w:hAnsi="Times New Roman" w:cs="Times New Roman"/>
          <w:sz w:val="24"/>
          <w:szCs w:val="24"/>
        </w:rPr>
        <w:t>n 7.859.150 lek</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Referuar paragrafit 79.3 –</w:t>
      </w:r>
      <w:r w:rsidRPr="00DB24F5">
        <w:rPr>
          <w:rFonts w:ascii="Times New Roman" w:eastAsia="Times New Roman" w:hAnsi="Times New Roman" w:cs="Times New Roman"/>
          <w:b/>
          <w:i/>
          <w:sz w:val="24"/>
          <w:szCs w:val="24"/>
        </w:rPr>
        <w:t xml:space="preserve"> </w:t>
      </w:r>
      <w:r w:rsidRPr="00DB24F5">
        <w:rPr>
          <w:rFonts w:ascii="Times New Roman" w:hAnsi="Times New Roman" w:cs="Times New Roman"/>
          <w:sz w:val="24"/>
          <w:szCs w:val="24"/>
        </w:rPr>
        <w:t>80 dhe 80.1 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vendimit, ku analizohen pagesat e kryera nga bashkëshorti i subjektit në vitin 2007 dhe mënyrën e krijimit të shumave në vitin 2007, duke</w:t>
      </w:r>
      <w:r w:rsidR="00AB7C56" w:rsidRPr="00DB24F5">
        <w:rPr>
          <w:rFonts w:ascii="Times New Roman" w:hAnsi="Times New Roman" w:cs="Times New Roman"/>
          <w:sz w:val="24"/>
          <w:szCs w:val="24"/>
        </w:rPr>
        <w:t>t</w:t>
      </w:r>
      <w:r w:rsidRPr="00DB24F5">
        <w:rPr>
          <w:rFonts w:ascii="Times New Roman" w:hAnsi="Times New Roman" w:cs="Times New Roman"/>
          <w:sz w:val="24"/>
          <w:szCs w:val="24"/>
        </w:rPr>
        <w:t xml:space="preserve"> se Komisioni pranon deklarimin e subjektit se babai i saj ka shpenzuar në total shumën 11.700 euro dhe se vetë subjekti dhe bashkëshorti i saj rezulton të ketë paguar shumën 44.300 euro.</w:t>
      </w:r>
      <w:r w:rsidR="00111164" w:rsidRPr="00DB24F5">
        <w:rPr>
          <w:rFonts w:ascii="Times New Roman" w:eastAsia="Times New Roman" w:hAnsi="Times New Roman" w:cs="Times New Roman"/>
          <w:b/>
          <w:i/>
          <w:sz w:val="24"/>
          <w:szCs w:val="24"/>
        </w:rPr>
        <w:t xml:space="preserve"> </w:t>
      </w:r>
      <w:r w:rsidR="00111164" w:rsidRPr="00DB24F5">
        <w:rPr>
          <w:rFonts w:ascii="Times New Roman" w:eastAsia="Times New Roman" w:hAnsi="Times New Roman" w:cs="Times New Roman"/>
          <w:bCs/>
          <w:iCs/>
          <w:sz w:val="24"/>
          <w:szCs w:val="24"/>
        </w:rPr>
        <w:t>Por nga ana tjetër</w:t>
      </w:r>
      <w:r w:rsidR="009D4313" w:rsidRPr="00DB24F5">
        <w:rPr>
          <w:rFonts w:ascii="Times New Roman" w:hAnsi="Times New Roman" w:cs="Times New Roman"/>
          <w:sz w:val="24"/>
          <w:szCs w:val="24"/>
        </w:rPr>
        <w:t>,</w:t>
      </w:r>
      <w:r w:rsidR="001C4F8A" w:rsidRPr="00DB24F5">
        <w:rPr>
          <w:rFonts w:ascii="Times New Roman" w:hAnsi="Times New Roman" w:cs="Times New Roman"/>
          <w:sz w:val="24"/>
          <w:szCs w:val="24"/>
        </w:rPr>
        <w:t xml:space="preserve"> referuar paragrafit </w:t>
      </w:r>
      <w:r w:rsidR="0006372D" w:rsidRPr="00DB24F5">
        <w:rPr>
          <w:rFonts w:ascii="Times New Roman" w:hAnsi="Times New Roman" w:cs="Times New Roman"/>
          <w:sz w:val="24"/>
          <w:szCs w:val="24"/>
        </w:rPr>
        <w:t>85 t</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vendimit Komisioni </w:t>
      </w:r>
      <w:proofErr w:type="spellStart"/>
      <w:r w:rsidR="0006372D" w:rsidRPr="00DB24F5">
        <w:rPr>
          <w:rFonts w:ascii="Times New Roman" w:hAnsi="Times New Roman" w:cs="Times New Roman"/>
          <w:sz w:val="24"/>
          <w:szCs w:val="24"/>
        </w:rPr>
        <w:t>konkludon</w:t>
      </w:r>
      <w:proofErr w:type="spellEnd"/>
      <w:r w:rsidR="0006372D" w:rsidRPr="00DB24F5">
        <w:rPr>
          <w:rFonts w:ascii="Times New Roman" w:hAnsi="Times New Roman" w:cs="Times New Roman"/>
          <w:sz w:val="24"/>
          <w:szCs w:val="24"/>
        </w:rPr>
        <w:t xml:space="preserve"> se prind</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r</w:t>
      </w:r>
      <w:r w:rsidR="001C4F8A" w:rsidRPr="00DB24F5">
        <w:rPr>
          <w:rFonts w:ascii="Times New Roman" w:hAnsi="Times New Roman" w:cs="Times New Roman"/>
          <w:sz w:val="24"/>
          <w:szCs w:val="24"/>
        </w:rPr>
        <w:t>it</w:t>
      </w:r>
      <w:r w:rsidR="0006372D" w:rsidRPr="00DB24F5">
        <w:rPr>
          <w:rFonts w:ascii="Times New Roman" w:hAnsi="Times New Roman" w:cs="Times New Roman"/>
          <w:sz w:val="24"/>
          <w:szCs w:val="24"/>
        </w:rPr>
        <w:t xml:space="preserve"> e subjektit kan</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qen</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n</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pamund</w:t>
      </w:r>
      <w:r w:rsidR="00BA4730" w:rsidRPr="00DB24F5">
        <w:rPr>
          <w:rFonts w:ascii="Times New Roman" w:hAnsi="Times New Roman" w:cs="Times New Roman"/>
          <w:sz w:val="24"/>
          <w:szCs w:val="24"/>
        </w:rPr>
        <w:t>ë</w:t>
      </w:r>
      <w:r w:rsidR="0006372D" w:rsidRPr="00DB24F5">
        <w:rPr>
          <w:rFonts w:ascii="Times New Roman" w:hAnsi="Times New Roman" w:cs="Times New Roman"/>
          <w:sz w:val="24"/>
          <w:szCs w:val="24"/>
        </w:rPr>
        <w:t>si dhe nuk ka</w:t>
      </w:r>
      <w:r w:rsidR="00283422" w:rsidRPr="00DB24F5">
        <w:rPr>
          <w:rFonts w:ascii="Times New Roman" w:hAnsi="Times New Roman" w:cs="Times New Roman"/>
          <w:sz w:val="24"/>
          <w:szCs w:val="24"/>
        </w:rPr>
        <w:t>n</w:t>
      </w:r>
      <w:r w:rsidR="003A6B85"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pasur të ardhura nga burime financiare të ligjshme për të justifikuar dhënien </w:t>
      </w:r>
      <w:r w:rsidR="003A6B85" w:rsidRPr="00DB24F5">
        <w:rPr>
          <w:rFonts w:ascii="Times New Roman" w:hAnsi="Times New Roman" w:cs="Times New Roman"/>
          <w:sz w:val="24"/>
          <w:szCs w:val="24"/>
        </w:rPr>
        <w:t xml:space="preserve">e shumave 4.200 euro dhe 900.000 lekë </w:t>
      </w:r>
      <w:r w:rsidR="0006372D" w:rsidRPr="00DB24F5">
        <w:rPr>
          <w:rFonts w:ascii="Times New Roman" w:hAnsi="Times New Roman" w:cs="Times New Roman"/>
          <w:sz w:val="24"/>
          <w:szCs w:val="24"/>
        </w:rPr>
        <w:t xml:space="preserve">në vitin 2007, </w:t>
      </w:r>
      <w:r w:rsidRPr="00DB24F5">
        <w:rPr>
          <w:rFonts w:ascii="Times New Roman" w:hAnsi="Times New Roman" w:cs="Times New Roman"/>
          <w:sz w:val="24"/>
          <w:szCs w:val="24"/>
        </w:rPr>
        <w:t>dhe n</w:t>
      </w:r>
      <w:r w:rsidR="00010597" w:rsidRPr="00DB24F5">
        <w:rPr>
          <w:rFonts w:ascii="Times New Roman" w:hAnsi="Times New Roman" w:cs="Times New Roman"/>
          <w:sz w:val="24"/>
          <w:szCs w:val="24"/>
        </w:rPr>
        <w:t>ë</w:t>
      </w:r>
      <w:r w:rsidR="0006372D" w:rsidRPr="00DB24F5">
        <w:rPr>
          <w:rFonts w:ascii="Times New Roman" w:hAnsi="Times New Roman" w:cs="Times New Roman"/>
          <w:sz w:val="24"/>
          <w:szCs w:val="24"/>
        </w:rPr>
        <w:t xml:space="preserve"> </w:t>
      </w:r>
      <w:r w:rsidRPr="00DB24F5">
        <w:rPr>
          <w:rFonts w:ascii="Times New Roman" w:hAnsi="Times New Roman" w:cs="Times New Roman"/>
          <w:sz w:val="24"/>
          <w:szCs w:val="24"/>
        </w:rPr>
        <w:t>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rfundim</w:t>
      </w:r>
      <w:r w:rsidR="00111164" w:rsidRPr="00DB24F5">
        <w:rPr>
          <w:rFonts w:ascii="Times New Roman" w:hAnsi="Times New Roman" w:cs="Times New Roman"/>
          <w:sz w:val="24"/>
          <w:szCs w:val="24"/>
        </w:rPr>
        <w:t xml:space="preserve"> (referuar tabelës së analizës përfundimtare financiare)</w:t>
      </w:r>
      <w:r w:rsidRPr="00DB24F5">
        <w:rPr>
          <w:rFonts w:ascii="Times New Roman" w:hAnsi="Times New Roman" w:cs="Times New Roman"/>
          <w:sz w:val="24"/>
          <w:szCs w:val="24"/>
        </w:rPr>
        <w:t xml:space="preserve"> i ngarkon subjekti</w:t>
      </w:r>
      <w:r w:rsidR="00AB7C56" w:rsidRPr="00DB24F5">
        <w:rPr>
          <w:rFonts w:ascii="Times New Roman" w:hAnsi="Times New Roman" w:cs="Times New Roman"/>
          <w:sz w:val="24"/>
          <w:szCs w:val="24"/>
        </w:rPr>
        <w:t>t</w:t>
      </w:r>
      <w:r w:rsidRPr="00DB24F5">
        <w:rPr>
          <w:rFonts w:ascii="Times New Roman" w:hAnsi="Times New Roman" w:cs="Times New Roman"/>
          <w:sz w:val="24"/>
          <w:szCs w:val="24"/>
        </w:rPr>
        <w:t xml:space="preserve"> si shpenzim 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r blerjen e </w:t>
      </w:r>
      <w:r w:rsidR="00AB7C56" w:rsidRPr="00DB24F5">
        <w:rPr>
          <w:rFonts w:ascii="Times New Roman" w:hAnsi="Times New Roman" w:cs="Times New Roman"/>
          <w:sz w:val="24"/>
          <w:szCs w:val="24"/>
        </w:rPr>
        <w:t>apartamentit</w:t>
      </w:r>
      <w:r w:rsidR="00BA4730" w:rsidRPr="00DB24F5">
        <w:rPr>
          <w:rFonts w:ascii="Times New Roman" w:hAnsi="Times New Roman" w:cs="Times New Roman"/>
          <w:sz w:val="24"/>
          <w:szCs w:val="24"/>
        </w:rPr>
        <w:t xml:space="preserve"> </w:t>
      </w:r>
      <w:r w:rsidR="00E90B34" w:rsidRPr="00DB24F5">
        <w:rPr>
          <w:rFonts w:ascii="Times New Roman" w:hAnsi="Times New Roman" w:cs="Times New Roman"/>
          <w:sz w:val="24"/>
          <w:szCs w:val="24"/>
        </w:rPr>
        <w:t>shum</w:t>
      </w:r>
      <w:r w:rsidR="00BA4730" w:rsidRPr="00DB24F5">
        <w:rPr>
          <w:rFonts w:ascii="Times New Roman" w:hAnsi="Times New Roman" w:cs="Times New Roman"/>
          <w:sz w:val="24"/>
          <w:szCs w:val="24"/>
        </w:rPr>
        <w:t>ë</w:t>
      </w:r>
      <w:r w:rsidR="00E90B34" w:rsidRPr="00DB24F5">
        <w:rPr>
          <w:rFonts w:ascii="Times New Roman" w:hAnsi="Times New Roman" w:cs="Times New Roman"/>
          <w:sz w:val="24"/>
          <w:szCs w:val="24"/>
        </w:rPr>
        <w:t>n 6.770.960 lek</w:t>
      </w:r>
      <w:r w:rsidR="00BA4730" w:rsidRPr="00DB24F5">
        <w:rPr>
          <w:rFonts w:ascii="Times New Roman" w:hAnsi="Times New Roman" w:cs="Times New Roman"/>
          <w:sz w:val="24"/>
          <w:szCs w:val="24"/>
        </w:rPr>
        <w:t>ë</w:t>
      </w:r>
      <w:r w:rsidRPr="00DB24F5">
        <w:rPr>
          <w:rFonts w:ascii="Times New Roman" w:hAnsi="Times New Roman" w:cs="Times New Roman"/>
          <w:sz w:val="24"/>
          <w:szCs w:val="24"/>
        </w:rPr>
        <w:t>/</w:t>
      </w:r>
      <w:r w:rsidR="00BA4730" w:rsidRPr="00DB24F5">
        <w:rPr>
          <w:rFonts w:ascii="Times New Roman" w:hAnsi="Times New Roman" w:cs="Times New Roman"/>
          <w:sz w:val="24"/>
          <w:szCs w:val="24"/>
        </w:rPr>
        <w:t>56.000 euro</w:t>
      </w:r>
      <w:r w:rsidR="00AB7C56" w:rsidRPr="00DB24F5">
        <w:rPr>
          <w:rFonts w:ascii="Times New Roman" w:hAnsi="Times New Roman" w:cs="Times New Roman"/>
          <w:sz w:val="24"/>
          <w:szCs w:val="24"/>
        </w:rPr>
        <w:t xml:space="preserve"> pa dh</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n</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 xml:space="preserve"> asnj</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 xml:space="preserve"> shpjegim p</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r ndryshimin e k</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tij rezultati nga 7.859.150 lek</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 xml:space="preserve"> n</w:t>
      </w:r>
      <w:r w:rsidR="00010597" w:rsidRPr="00DB24F5">
        <w:rPr>
          <w:rFonts w:ascii="Times New Roman" w:hAnsi="Times New Roman" w:cs="Times New Roman"/>
          <w:sz w:val="24"/>
          <w:szCs w:val="24"/>
        </w:rPr>
        <w:t>ë</w:t>
      </w:r>
      <w:r w:rsidR="00AB7C56" w:rsidRPr="00DB24F5">
        <w:rPr>
          <w:rFonts w:ascii="Times New Roman" w:hAnsi="Times New Roman" w:cs="Times New Roman"/>
          <w:sz w:val="24"/>
          <w:szCs w:val="24"/>
        </w:rPr>
        <w:t xml:space="preserve"> 6.770.960 lek</w:t>
      </w:r>
      <w:r w:rsidR="00010597" w:rsidRPr="00DB24F5">
        <w:rPr>
          <w:rFonts w:ascii="Times New Roman" w:hAnsi="Times New Roman" w:cs="Times New Roman"/>
          <w:sz w:val="24"/>
          <w:szCs w:val="24"/>
        </w:rPr>
        <w:t>ë</w:t>
      </w:r>
      <w:r w:rsidR="009D4313" w:rsidRPr="00DB24F5">
        <w:rPr>
          <w:rFonts w:ascii="Times New Roman" w:hAnsi="Times New Roman" w:cs="Times New Roman"/>
          <w:sz w:val="24"/>
          <w:szCs w:val="24"/>
        </w:rPr>
        <w:t>.</w:t>
      </w:r>
    </w:p>
    <w:p w14:paraId="55BE39DC" w14:textId="7DBE8D6D" w:rsidR="00111164" w:rsidRPr="00DB24F5" w:rsidRDefault="009D4313" w:rsidP="00111164">
      <w:pPr>
        <w:pStyle w:val="ListParagraph"/>
        <w:tabs>
          <w:tab w:val="left" w:pos="0"/>
          <w:tab w:val="left" w:pos="270"/>
        </w:tabs>
        <w:spacing w:before="0" w:after="0"/>
        <w:ind w:left="0"/>
        <w:rPr>
          <w:rFonts w:ascii="Times New Roman" w:eastAsia="Times New Roman" w:hAnsi="Times New Roman" w:cs="Times New Roman"/>
          <w:b/>
          <w:i/>
          <w:sz w:val="16"/>
          <w:szCs w:val="16"/>
        </w:rPr>
      </w:pPr>
      <w:r w:rsidRPr="00DB24F5">
        <w:rPr>
          <w:rFonts w:ascii="Times New Roman" w:hAnsi="Times New Roman"/>
          <w:sz w:val="24"/>
          <w:rPrChange w:id="1035" w:author="Sokol Çomo" w:date="2025-05-02T08:44:00Z">
            <w:rPr>
              <w:rFonts w:ascii="Times New Roman" w:hAnsi="Times New Roman"/>
              <w:color w:val="C00000"/>
              <w:sz w:val="24"/>
            </w:rPr>
          </w:rPrChange>
        </w:rPr>
        <w:t xml:space="preserve"> </w:t>
      </w:r>
    </w:p>
    <w:p w14:paraId="73E7D94B" w14:textId="4BE527CF" w:rsidR="00834808" w:rsidRPr="00DB24F5" w:rsidRDefault="00AB7C56" w:rsidP="00111164">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rPr>
      </w:pPr>
      <w:r w:rsidRPr="00DB24F5">
        <w:rPr>
          <w:rFonts w:ascii="Times New Roman" w:hAnsi="Times New Roman" w:cs="Times New Roman"/>
          <w:sz w:val="24"/>
          <w:szCs w:val="24"/>
        </w:rPr>
        <w:t>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 sa m</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 n</w:t>
      </w:r>
      <w:r w:rsidR="00010597" w:rsidRPr="00DB24F5">
        <w:rPr>
          <w:rFonts w:ascii="Times New Roman" w:hAnsi="Times New Roman" w:cs="Times New Roman"/>
          <w:sz w:val="24"/>
          <w:szCs w:val="24"/>
        </w:rPr>
        <w:t>ë</w:t>
      </w:r>
      <w:r w:rsidR="00BA4730" w:rsidRPr="00DB24F5">
        <w:rPr>
          <w:rFonts w:ascii="Times New Roman" w:hAnsi="Times New Roman" w:cs="Times New Roman"/>
          <w:sz w:val="24"/>
          <w:szCs w:val="24"/>
        </w:rPr>
        <w:t xml:space="preserve"> vler</w:t>
      </w:r>
      <w:r w:rsidR="00010597" w:rsidRPr="00DB24F5">
        <w:rPr>
          <w:rFonts w:ascii="Times New Roman" w:hAnsi="Times New Roman" w:cs="Times New Roman"/>
          <w:sz w:val="24"/>
          <w:szCs w:val="24"/>
        </w:rPr>
        <w:t>ë</w:t>
      </w:r>
      <w:r w:rsidR="00BA4730" w:rsidRPr="00DB24F5">
        <w:rPr>
          <w:rFonts w:ascii="Times New Roman" w:hAnsi="Times New Roman" w:cs="Times New Roman"/>
          <w:sz w:val="24"/>
          <w:szCs w:val="24"/>
        </w:rPr>
        <w:t>simin e</w:t>
      </w:r>
      <w:r w:rsidR="000622CB" w:rsidRPr="00DB24F5">
        <w:rPr>
          <w:rFonts w:ascii="Times New Roman" w:hAnsi="Times New Roman" w:cs="Times New Roman"/>
          <w:sz w:val="24"/>
          <w:szCs w:val="24"/>
        </w:rPr>
        <w:t xml:space="preserve"> </w:t>
      </w:r>
      <w:r w:rsidR="00BA4730" w:rsidRPr="00DB24F5">
        <w:rPr>
          <w:rFonts w:ascii="Times New Roman" w:hAnsi="Times New Roman" w:cs="Times New Roman"/>
          <w:sz w:val="24"/>
          <w:szCs w:val="24"/>
        </w:rPr>
        <w:t xml:space="preserve">NJSHL </w:t>
      </w:r>
      <w:r w:rsidR="000622CB" w:rsidRPr="00DB24F5">
        <w:rPr>
          <w:rFonts w:ascii="Times New Roman" w:hAnsi="Times New Roman" w:cs="Times New Roman"/>
          <w:sz w:val="24"/>
          <w:szCs w:val="24"/>
        </w:rPr>
        <w:t>Komisioni paraqitet konfuz dhe i paqart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arsyetimin e paragraf</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ve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m</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sip</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r</w:t>
      </w:r>
      <w:r w:rsidR="003A6B85" w:rsidRPr="00DB24F5">
        <w:rPr>
          <w:rFonts w:ascii="Times New Roman" w:hAnsi="Times New Roman" w:cs="Times New Roman"/>
          <w:sz w:val="24"/>
          <w:szCs w:val="24"/>
        </w:rPr>
        <w:t>m</w:t>
      </w:r>
      <w:r w:rsidR="000622CB" w:rsidRPr="00DB24F5">
        <w:rPr>
          <w:rFonts w:ascii="Times New Roman" w:hAnsi="Times New Roman" w:cs="Times New Roman"/>
          <w:sz w:val="24"/>
          <w:szCs w:val="24"/>
        </w:rPr>
        <w:t xml:space="preserve">, </w:t>
      </w:r>
      <w:r w:rsidR="00111164" w:rsidRPr="00DB24F5">
        <w:rPr>
          <w:rFonts w:ascii="Times New Roman" w:hAnsi="Times New Roman" w:cs="Times New Roman"/>
          <w:sz w:val="24"/>
          <w:szCs w:val="24"/>
        </w:rPr>
        <w:t>dhe</w:t>
      </w:r>
      <w:r w:rsidR="000622CB" w:rsidRPr="00DB24F5">
        <w:rPr>
          <w:rFonts w:ascii="Times New Roman" w:hAnsi="Times New Roman" w:cs="Times New Roman"/>
          <w:sz w:val="24"/>
          <w:szCs w:val="24"/>
        </w:rPr>
        <w:t xml:space="preserve"> se duke pranuar </w:t>
      </w:r>
      <w:proofErr w:type="spellStart"/>
      <w:r w:rsidR="000622CB" w:rsidRPr="00DB24F5">
        <w:rPr>
          <w:rFonts w:ascii="Times New Roman" w:hAnsi="Times New Roman" w:cs="Times New Roman"/>
          <w:sz w:val="24"/>
          <w:szCs w:val="24"/>
        </w:rPr>
        <w:t>vet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deklarimin</w:t>
      </w:r>
      <w:proofErr w:type="spellEnd"/>
      <w:r w:rsidR="000622CB" w:rsidRPr="00DB24F5">
        <w:rPr>
          <w:rFonts w:ascii="Times New Roman" w:hAnsi="Times New Roman" w:cs="Times New Roman"/>
          <w:sz w:val="24"/>
          <w:szCs w:val="24"/>
        </w:rPr>
        <w:t xml:space="preserve"> e subjektit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lidhje me kontributin e prind</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rve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saj, pa pasur asnj</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deklarim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m</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parsh</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m, dokument apo prov</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koh</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s q</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provoj</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dh</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nien e k</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saj shume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sasin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dhe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koh</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n e pretenduar por edhe</w:t>
      </w:r>
      <w:r w:rsidR="003A6B85" w:rsidRPr="00DB24F5">
        <w:rPr>
          <w:rFonts w:ascii="Times New Roman" w:hAnsi="Times New Roman" w:cs="Times New Roman"/>
          <w:sz w:val="24"/>
          <w:szCs w:val="24"/>
        </w:rPr>
        <w:t xml:space="preserve"> mbi</w:t>
      </w:r>
      <w:r w:rsidR="000622CB" w:rsidRPr="00DB24F5">
        <w:rPr>
          <w:rFonts w:ascii="Times New Roman" w:hAnsi="Times New Roman" w:cs="Times New Roman"/>
          <w:sz w:val="24"/>
          <w:szCs w:val="24"/>
        </w:rPr>
        <w:t xml:space="preserve"> ekzistenc</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n e k</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tyre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ardhurave, ka kryer hetim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paplot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drejtim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verifikimit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faktit t</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pretenduar nga subjekti</w:t>
      </w:r>
      <w:r w:rsidR="00D42ED5" w:rsidRPr="00DB24F5">
        <w:rPr>
          <w:rFonts w:ascii="Times New Roman" w:hAnsi="Times New Roman" w:cs="Times New Roman"/>
          <w:sz w:val="24"/>
          <w:szCs w:val="24"/>
        </w:rPr>
        <w:t xml:space="preserve">. </w:t>
      </w:r>
      <w:r w:rsidR="000622CB" w:rsidRPr="00DB24F5">
        <w:rPr>
          <w:rFonts w:ascii="Times New Roman" w:hAnsi="Times New Roman" w:cs="Times New Roman"/>
          <w:sz w:val="24"/>
          <w:szCs w:val="24"/>
        </w:rPr>
        <w:t>Po ashtu, n</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 xml:space="preserve"> vler</w:t>
      </w:r>
      <w:r w:rsidR="00010597" w:rsidRPr="00DB24F5">
        <w:rPr>
          <w:rFonts w:ascii="Times New Roman" w:hAnsi="Times New Roman" w:cs="Times New Roman"/>
          <w:sz w:val="24"/>
          <w:szCs w:val="24"/>
        </w:rPr>
        <w:t>ë</w:t>
      </w:r>
      <w:r w:rsidR="000622CB" w:rsidRPr="00DB24F5">
        <w:rPr>
          <w:rFonts w:ascii="Times New Roman" w:hAnsi="Times New Roman" w:cs="Times New Roman"/>
          <w:sz w:val="24"/>
          <w:szCs w:val="24"/>
        </w:rPr>
        <w:t>simin e NJSHL</w:t>
      </w:r>
      <w:r w:rsidR="00D42ED5" w:rsidRPr="00DB24F5">
        <w:rPr>
          <w:rFonts w:ascii="Times New Roman" w:hAnsi="Times New Roman" w:cs="Times New Roman"/>
          <w:sz w:val="24"/>
          <w:szCs w:val="24"/>
        </w:rPr>
        <w:t>,</w:t>
      </w:r>
      <w:r w:rsidR="000622CB" w:rsidRPr="00DB24F5">
        <w:rPr>
          <w:rFonts w:ascii="Times New Roman" w:hAnsi="Times New Roman" w:cs="Times New Roman"/>
          <w:sz w:val="24"/>
          <w:szCs w:val="24"/>
        </w:rPr>
        <w:t xml:space="preserve"> Komisioni duke e fokusuar hetimin te </w:t>
      </w:r>
      <w:r w:rsidR="000E6787" w:rsidRPr="00DB24F5">
        <w:rPr>
          <w:rFonts w:ascii="Times New Roman" w:hAnsi="Times New Roman" w:cs="Times New Roman"/>
          <w:sz w:val="24"/>
          <w:szCs w:val="24"/>
        </w:rPr>
        <w:t>transaksionet</w:t>
      </w:r>
      <w:r w:rsidR="000622CB" w:rsidRPr="00DB24F5">
        <w:rPr>
          <w:rFonts w:ascii="Times New Roman" w:hAnsi="Times New Roman" w:cs="Times New Roman"/>
          <w:sz w:val="24"/>
          <w:szCs w:val="24"/>
        </w:rPr>
        <w:t xml:space="preserve"> e vitit 2007</w:t>
      </w:r>
      <w:r w:rsidR="000E6787" w:rsidRPr="00DB24F5">
        <w:rPr>
          <w:rFonts w:ascii="Times New Roman" w:hAnsi="Times New Roman" w:cs="Times New Roman"/>
          <w:sz w:val="24"/>
          <w:szCs w:val="24"/>
        </w:rPr>
        <w:t>, nuk ka analizuar dhe hetuar m</w:t>
      </w:r>
      <w:r w:rsidR="00010597" w:rsidRPr="00DB24F5">
        <w:rPr>
          <w:rFonts w:ascii="Times New Roman" w:hAnsi="Times New Roman" w:cs="Times New Roman"/>
          <w:sz w:val="24"/>
          <w:szCs w:val="24"/>
        </w:rPr>
        <w:t>ë</w:t>
      </w:r>
      <w:r w:rsidR="000E6787" w:rsidRPr="00DB24F5">
        <w:rPr>
          <w:rFonts w:ascii="Times New Roman" w:hAnsi="Times New Roman" w:cs="Times New Roman"/>
          <w:sz w:val="24"/>
          <w:szCs w:val="24"/>
        </w:rPr>
        <w:t xml:space="preserve"> tej n</w:t>
      </w:r>
      <w:r w:rsidR="00010597" w:rsidRPr="00DB24F5">
        <w:rPr>
          <w:rFonts w:ascii="Times New Roman" w:hAnsi="Times New Roman" w:cs="Times New Roman"/>
          <w:sz w:val="24"/>
          <w:szCs w:val="24"/>
        </w:rPr>
        <w:t>ë</w:t>
      </w:r>
      <w:r w:rsidR="000E6787" w:rsidRPr="00DB24F5">
        <w:rPr>
          <w:rFonts w:ascii="Times New Roman" w:hAnsi="Times New Roman" w:cs="Times New Roman"/>
          <w:sz w:val="24"/>
          <w:szCs w:val="24"/>
        </w:rPr>
        <w:t xml:space="preserve"> lidhje me fakti</w:t>
      </w:r>
      <w:r w:rsidR="00D42ED5" w:rsidRPr="00DB24F5">
        <w:rPr>
          <w:rFonts w:ascii="Times New Roman" w:hAnsi="Times New Roman" w:cs="Times New Roman"/>
          <w:sz w:val="24"/>
          <w:szCs w:val="24"/>
        </w:rPr>
        <w:t>n se</w:t>
      </w:r>
      <w:r w:rsidR="003A6B85" w:rsidRPr="00DB24F5">
        <w:rPr>
          <w:rFonts w:ascii="Times New Roman" w:hAnsi="Times New Roman" w:cs="Times New Roman"/>
          <w:sz w:val="24"/>
          <w:szCs w:val="24"/>
        </w:rPr>
        <w:t>,</w:t>
      </w:r>
      <w:r w:rsidR="00D42ED5" w:rsidRPr="00DB24F5">
        <w:rPr>
          <w:rFonts w:ascii="Times New Roman" w:hAnsi="Times New Roman" w:cs="Times New Roman"/>
          <w:sz w:val="24"/>
          <w:szCs w:val="24"/>
        </w:rPr>
        <w:t xml:space="preserve"> referuar kontrat</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s s</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w:t>
      </w:r>
      <w:r w:rsidR="00010597" w:rsidRPr="00DB24F5">
        <w:rPr>
          <w:rFonts w:ascii="Times New Roman" w:hAnsi="Times New Roman" w:cs="Times New Roman"/>
          <w:sz w:val="24"/>
          <w:szCs w:val="24"/>
        </w:rPr>
        <w:t>shitblerjes</w:t>
      </w:r>
      <w:r w:rsidR="00D42ED5" w:rsidRPr="00DB24F5">
        <w:rPr>
          <w:rFonts w:ascii="Times New Roman" w:hAnsi="Times New Roman" w:cs="Times New Roman"/>
          <w:sz w:val="24"/>
          <w:szCs w:val="24"/>
        </w:rPr>
        <w:t xml:space="preserve"> s</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pasuris</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s</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w:t>
      </w:r>
      <w:r w:rsidR="00111164" w:rsidRPr="00DB24F5">
        <w:rPr>
          <w:rFonts w:ascii="Times New Roman" w:hAnsi="Times New Roman" w:cs="Times New Roman"/>
          <w:sz w:val="24"/>
          <w:szCs w:val="24"/>
        </w:rPr>
        <w:t>paluajtshme</w:t>
      </w:r>
      <w:r w:rsidR="00D42ED5" w:rsidRPr="00DB24F5">
        <w:rPr>
          <w:rFonts w:ascii="Times New Roman" w:hAnsi="Times New Roman" w:cs="Times New Roman"/>
          <w:sz w:val="24"/>
          <w:szCs w:val="24"/>
        </w:rPr>
        <w:t xml:space="preserve"> nr. 1242 </w:t>
      </w:r>
      <w:proofErr w:type="spellStart"/>
      <w:r w:rsidR="00D42ED5" w:rsidRPr="00DB24F5">
        <w:rPr>
          <w:rFonts w:ascii="Times New Roman" w:hAnsi="Times New Roman" w:cs="Times New Roman"/>
          <w:sz w:val="24"/>
          <w:szCs w:val="24"/>
        </w:rPr>
        <w:t>rep</w:t>
      </w:r>
      <w:proofErr w:type="spellEnd"/>
      <w:r w:rsidR="00D42ED5" w:rsidRPr="00DB24F5">
        <w:rPr>
          <w:rFonts w:ascii="Times New Roman" w:hAnsi="Times New Roman" w:cs="Times New Roman"/>
          <w:sz w:val="24"/>
          <w:szCs w:val="24"/>
        </w:rPr>
        <w:t xml:space="preserve">., nr. 287 </w:t>
      </w:r>
      <w:proofErr w:type="spellStart"/>
      <w:r w:rsidR="00D42ED5" w:rsidRPr="00DB24F5">
        <w:rPr>
          <w:rFonts w:ascii="Times New Roman" w:hAnsi="Times New Roman" w:cs="Times New Roman"/>
          <w:sz w:val="24"/>
          <w:szCs w:val="24"/>
        </w:rPr>
        <w:t>kol</w:t>
      </w:r>
      <w:proofErr w:type="spellEnd"/>
      <w:r w:rsidR="00D42ED5" w:rsidRPr="00DB24F5">
        <w:rPr>
          <w:rFonts w:ascii="Times New Roman" w:hAnsi="Times New Roman" w:cs="Times New Roman"/>
          <w:sz w:val="24"/>
          <w:szCs w:val="24"/>
        </w:rPr>
        <w:t>., dat</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15.10.2012</w:t>
      </w:r>
      <w:r w:rsidR="003A6B85" w:rsidRPr="00DB24F5">
        <w:rPr>
          <w:rFonts w:ascii="Times New Roman" w:hAnsi="Times New Roman" w:cs="Times New Roman"/>
          <w:sz w:val="24"/>
          <w:szCs w:val="24"/>
        </w:rPr>
        <w:t>,</w:t>
      </w:r>
      <w:r w:rsidR="00D42ED5" w:rsidRPr="00DB24F5">
        <w:rPr>
          <w:rFonts w:ascii="Times New Roman" w:hAnsi="Times New Roman" w:cs="Times New Roman"/>
          <w:sz w:val="24"/>
          <w:szCs w:val="24"/>
        </w:rPr>
        <w:t xml:space="preserve"> </w:t>
      </w:r>
      <w:r w:rsidR="00010597" w:rsidRPr="00DB24F5">
        <w:rPr>
          <w:rFonts w:ascii="Times New Roman" w:hAnsi="Times New Roman" w:cs="Times New Roman"/>
          <w:sz w:val="24"/>
          <w:szCs w:val="24"/>
        </w:rPr>
        <w:t>çmimi</w:t>
      </w:r>
      <w:r w:rsidR="00D42ED5" w:rsidRPr="00DB24F5">
        <w:rPr>
          <w:rFonts w:ascii="Times New Roman" w:hAnsi="Times New Roman" w:cs="Times New Roman"/>
          <w:sz w:val="24"/>
          <w:szCs w:val="24"/>
        </w:rPr>
        <w:t xml:space="preserve"> i </w:t>
      </w:r>
      <w:r w:rsidR="00010597" w:rsidRPr="00DB24F5">
        <w:rPr>
          <w:rFonts w:ascii="Times New Roman" w:hAnsi="Times New Roman" w:cs="Times New Roman"/>
          <w:sz w:val="24"/>
          <w:szCs w:val="24"/>
        </w:rPr>
        <w:t>apartamentit</w:t>
      </w:r>
      <w:r w:rsidR="00D42ED5" w:rsidRPr="00DB24F5">
        <w:rPr>
          <w:rFonts w:ascii="Times New Roman" w:hAnsi="Times New Roman" w:cs="Times New Roman"/>
          <w:sz w:val="24"/>
          <w:szCs w:val="24"/>
        </w:rPr>
        <w:t xml:space="preserve"> objekti shqyrtimi </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sht</w:t>
      </w:r>
      <w:r w:rsidR="00010597" w:rsidRPr="00DB24F5">
        <w:rPr>
          <w:rFonts w:ascii="Times New Roman" w:hAnsi="Times New Roman" w:cs="Times New Roman"/>
          <w:sz w:val="24"/>
          <w:szCs w:val="24"/>
        </w:rPr>
        <w:t>ë</w:t>
      </w:r>
      <w:r w:rsidR="00D42ED5" w:rsidRPr="00DB24F5">
        <w:rPr>
          <w:rFonts w:ascii="Times New Roman" w:hAnsi="Times New Roman" w:cs="Times New Roman"/>
          <w:sz w:val="24"/>
          <w:szCs w:val="24"/>
        </w:rPr>
        <w:t xml:space="preserve"> 7.300.000 lek</w:t>
      </w:r>
      <w:r w:rsidR="00010597" w:rsidRPr="00DB24F5">
        <w:rPr>
          <w:rFonts w:ascii="Times New Roman" w:hAnsi="Times New Roman" w:cs="Times New Roman"/>
          <w:sz w:val="24"/>
          <w:szCs w:val="24"/>
        </w:rPr>
        <w:t>ë</w:t>
      </w:r>
      <w:r w:rsidR="003A6B85" w:rsidRPr="00DB24F5">
        <w:rPr>
          <w:rFonts w:ascii="Times New Roman" w:hAnsi="Times New Roman" w:cs="Times New Roman"/>
          <w:sz w:val="24"/>
          <w:szCs w:val="24"/>
        </w:rPr>
        <w:t xml:space="preserve"> dhe jo 56.000 euro/ 6.770.960 lekë</w:t>
      </w:r>
      <w:r w:rsidRPr="00DB24F5">
        <w:rPr>
          <w:rFonts w:ascii="Times New Roman" w:hAnsi="Times New Roman" w:cs="Times New Roman"/>
          <w:sz w:val="24"/>
          <w:szCs w:val="24"/>
        </w:rPr>
        <w:t>. Duke vepruar n</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m</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nyr</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Komisioni i ka ngarkua</w:t>
      </w:r>
      <w:r w:rsidR="00010597" w:rsidRPr="00DB24F5">
        <w:rPr>
          <w:rFonts w:ascii="Times New Roman" w:hAnsi="Times New Roman" w:cs="Times New Roman"/>
          <w:sz w:val="24"/>
          <w:szCs w:val="24"/>
        </w:rPr>
        <w:t>r</w:t>
      </w:r>
      <w:r w:rsidRPr="00DB24F5">
        <w:rPr>
          <w:rFonts w:ascii="Times New Roman" w:hAnsi="Times New Roman" w:cs="Times New Roman"/>
          <w:sz w:val="24"/>
          <w:szCs w:val="24"/>
        </w:rPr>
        <w:t xml:space="preserve"> subjektit vet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m vler</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n </w:t>
      </w:r>
      <w:r w:rsidRPr="00DB24F5">
        <w:rPr>
          <w:rFonts w:ascii="Times New Roman" w:hAnsi="Times New Roman" w:cs="Times New Roman"/>
          <w:sz w:val="24"/>
          <w:szCs w:val="24"/>
        </w:rPr>
        <w:lastRenderedPageBreak/>
        <w:t>e transaksioneve 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kryera n</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2007 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 shlyerjen</w:t>
      </w:r>
      <w:r w:rsidR="00010597" w:rsidRPr="00DB24F5">
        <w:rPr>
          <w:rFonts w:ascii="Times New Roman" w:hAnsi="Times New Roman" w:cs="Times New Roman"/>
          <w:sz w:val="24"/>
          <w:szCs w:val="24"/>
        </w:rPr>
        <w:t xml:space="preserve"> </w:t>
      </w:r>
      <w:r w:rsidRPr="00DB24F5">
        <w:rPr>
          <w:rFonts w:ascii="Times New Roman" w:hAnsi="Times New Roman" w:cs="Times New Roman"/>
          <w:sz w:val="24"/>
          <w:szCs w:val="24"/>
        </w:rPr>
        <w:t>e k</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steve por jo p</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r vler</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n e plot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010597" w:rsidRPr="00DB24F5">
        <w:rPr>
          <w:rFonts w:ascii="Times New Roman" w:hAnsi="Times New Roman" w:cs="Times New Roman"/>
          <w:sz w:val="24"/>
          <w:szCs w:val="24"/>
        </w:rPr>
        <w:t>ë çmimit të</w:t>
      </w:r>
      <w:r w:rsidRPr="00DB24F5">
        <w:rPr>
          <w:rFonts w:ascii="Times New Roman" w:hAnsi="Times New Roman" w:cs="Times New Roman"/>
          <w:sz w:val="24"/>
          <w:szCs w:val="24"/>
        </w:rPr>
        <w:t xml:space="preserve"> apartamentit sipas kontrat</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s s</w:t>
      </w:r>
      <w:r w:rsidR="00010597"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shit</w:t>
      </w:r>
      <w:r w:rsidR="00010597" w:rsidRPr="00DB24F5">
        <w:rPr>
          <w:rFonts w:ascii="Times New Roman" w:hAnsi="Times New Roman" w:cs="Times New Roman"/>
          <w:sz w:val="24"/>
          <w:szCs w:val="24"/>
        </w:rPr>
        <w:t>blerjes</w:t>
      </w:r>
      <w:r w:rsidRPr="00DB24F5">
        <w:rPr>
          <w:rFonts w:ascii="Times New Roman" w:hAnsi="Times New Roman" w:cs="Times New Roman"/>
          <w:sz w:val="24"/>
          <w:szCs w:val="24"/>
        </w:rPr>
        <w:t xml:space="preserve"> duke </w:t>
      </w:r>
      <w:r w:rsidR="00010597" w:rsidRPr="00DB24F5">
        <w:rPr>
          <w:rFonts w:ascii="Times New Roman" w:hAnsi="Times New Roman" w:cs="Times New Roman"/>
          <w:sz w:val="24"/>
          <w:szCs w:val="24"/>
        </w:rPr>
        <w:t>lënë jashtë kontrollit dhe analizës</w:t>
      </w:r>
      <w:r w:rsidRPr="00DB24F5">
        <w:rPr>
          <w:rFonts w:ascii="Times New Roman" w:hAnsi="Times New Roman" w:cs="Times New Roman"/>
          <w:sz w:val="24"/>
          <w:szCs w:val="24"/>
        </w:rPr>
        <w:t xml:space="preserve"> </w:t>
      </w:r>
      <w:r w:rsidR="003A6B85" w:rsidRPr="00DB24F5">
        <w:rPr>
          <w:rFonts w:ascii="Times New Roman" w:hAnsi="Times New Roman" w:cs="Times New Roman"/>
          <w:sz w:val="24"/>
          <w:szCs w:val="24"/>
        </w:rPr>
        <w:t xml:space="preserve">një shumë prej afërsisht </w:t>
      </w:r>
      <w:r w:rsidRPr="00DB24F5">
        <w:rPr>
          <w:rFonts w:ascii="Times New Roman" w:hAnsi="Times New Roman" w:cs="Times New Roman"/>
          <w:sz w:val="24"/>
          <w:szCs w:val="24"/>
        </w:rPr>
        <w:t>529.040 lek</w:t>
      </w:r>
      <w:r w:rsidR="00010597" w:rsidRPr="00DB24F5">
        <w:rPr>
          <w:rFonts w:ascii="Times New Roman" w:hAnsi="Times New Roman" w:cs="Times New Roman"/>
          <w:sz w:val="24"/>
          <w:szCs w:val="24"/>
        </w:rPr>
        <w:t>ë</w:t>
      </w:r>
      <w:r w:rsidR="003A6B85" w:rsidRPr="00DB24F5">
        <w:rPr>
          <w:rFonts w:ascii="Times New Roman" w:hAnsi="Times New Roman" w:cs="Times New Roman"/>
          <w:sz w:val="24"/>
          <w:szCs w:val="24"/>
        </w:rPr>
        <w:t>sh</w:t>
      </w:r>
      <w:r w:rsidR="00010597" w:rsidRPr="00DB24F5">
        <w:rPr>
          <w:rFonts w:ascii="Times New Roman" w:hAnsi="Times New Roman" w:cs="Times New Roman"/>
          <w:sz w:val="24"/>
          <w:szCs w:val="24"/>
        </w:rPr>
        <w:t>. Për sa më sipër</w:t>
      </w:r>
      <w:r w:rsidR="003A6B85" w:rsidRPr="00DB24F5">
        <w:rPr>
          <w:rFonts w:ascii="Times New Roman" w:hAnsi="Times New Roman" w:cs="Times New Roman"/>
          <w:sz w:val="24"/>
          <w:szCs w:val="24"/>
        </w:rPr>
        <w:t>, NJSHL verën se</w:t>
      </w:r>
      <w:r w:rsidR="00010597" w:rsidRPr="00DB24F5">
        <w:rPr>
          <w:rFonts w:ascii="Times New Roman" w:hAnsi="Times New Roman" w:cs="Times New Roman"/>
          <w:sz w:val="24"/>
          <w:szCs w:val="24"/>
        </w:rPr>
        <w:t xml:space="preserve"> rezultati fillestar i paraqitur nga Komisioni me rezultate</w:t>
      </w:r>
      <w:r w:rsidR="003A6B85" w:rsidRPr="00DB24F5">
        <w:rPr>
          <w:rFonts w:ascii="Times New Roman" w:hAnsi="Times New Roman" w:cs="Times New Roman"/>
          <w:sz w:val="24"/>
          <w:szCs w:val="24"/>
        </w:rPr>
        <w:t>t</w:t>
      </w:r>
      <w:r w:rsidR="00010597" w:rsidRPr="00DB24F5">
        <w:rPr>
          <w:rFonts w:ascii="Times New Roman" w:hAnsi="Times New Roman" w:cs="Times New Roman"/>
          <w:sz w:val="24"/>
          <w:szCs w:val="24"/>
        </w:rPr>
        <w:t xml:space="preserve"> e hetimit është i ndryshëm nga rezultati final </w:t>
      </w:r>
      <w:r w:rsidR="003A6B85" w:rsidRPr="00DB24F5">
        <w:rPr>
          <w:rFonts w:ascii="Times New Roman" w:hAnsi="Times New Roman" w:cs="Times New Roman"/>
          <w:sz w:val="24"/>
          <w:szCs w:val="24"/>
        </w:rPr>
        <w:t xml:space="preserve">megjithatë, </w:t>
      </w:r>
      <w:r w:rsidR="00010597" w:rsidRPr="00DB24F5">
        <w:rPr>
          <w:rFonts w:ascii="Times New Roman" w:hAnsi="Times New Roman" w:cs="Times New Roman"/>
          <w:sz w:val="24"/>
          <w:szCs w:val="24"/>
        </w:rPr>
        <w:t xml:space="preserve">ky ndryshim </w:t>
      </w:r>
      <w:r w:rsidR="003A6B85" w:rsidRPr="00DB24F5">
        <w:rPr>
          <w:rFonts w:ascii="Times New Roman" w:hAnsi="Times New Roman" w:cs="Times New Roman"/>
          <w:sz w:val="24"/>
          <w:szCs w:val="24"/>
        </w:rPr>
        <w:t>është në favor të subjektit pasi e</w:t>
      </w:r>
      <w:r w:rsidR="00010597" w:rsidRPr="00DB24F5">
        <w:rPr>
          <w:rFonts w:ascii="Times New Roman" w:hAnsi="Times New Roman" w:cs="Times New Roman"/>
          <w:sz w:val="24"/>
          <w:szCs w:val="24"/>
        </w:rPr>
        <w:t xml:space="preserve"> ka leht</w:t>
      </w:r>
      <w:r w:rsidR="00E469F7" w:rsidRPr="00DB24F5">
        <w:rPr>
          <w:rFonts w:ascii="Times New Roman" w:hAnsi="Times New Roman" w:cs="Times New Roman"/>
          <w:sz w:val="24"/>
          <w:szCs w:val="24"/>
        </w:rPr>
        <w:t>ë</w:t>
      </w:r>
      <w:r w:rsidR="00010597" w:rsidRPr="00DB24F5">
        <w:rPr>
          <w:rFonts w:ascii="Times New Roman" w:hAnsi="Times New Roman" w:cs="Times New Roman"/>
          <w:sz w:val="24"/>
          <w:szCs w:val="24"/>
        </w:rPr>
        <w:t xml:space="preserve">suar </w:t>
      </w:r>
      <w:r w:rsidR="003A6B85" w:rsidRPr="00DB24F5">
        <w:rPr>
          <w:rFonts w:ascii="Times New Roman" w:hAnsi="Times New Roman" w:cs="Times New Roman"/>
          <w:sz w:val="24"/>
          <w:szCs w:val="24"/>
        </w:rPr>
        <w:t>atë.</w:t>
      </w:r>
      <w:r w:rsidR="00010597" w:rsidRPr="00DB24F5">
        <w:rPr>
          <w:rFonts w:ascii="Times New Roman" w:hAnsi="Times New Roman" w:cs="Times New Roman"/>
          <w:sz w:val="24"/>
          <w:szCs w:val="24"/>
        </w:rPr>
        <w:t xml:space="preserve"> </w:t>
      </w:r>
    </w:p>
    <w:p w14:paraId="3BF1DD6D" w14:textId="77777777" w:rsidR="00E469F7" w:rsidRPr="00DB24F5" w:rsidRDefault="00E469F7" w:rsidP="00E114EF">
      <w:pPr>
        <w:pStyle w:val="ListParagraph"/>
        <w:tabs>
          <w:tab w:val="left" w:pos="0"/>
          <w:tab w:val="left" w:pos="270"/>
        </w:tabs>
        <w:spacing w:before="0" w:after="160"/>
        <w:ind w:left="0"/>
        <w:rPr>
          <w:rFonts w:ascii="Times New Roman" w:hAnsi="Times New Roman"/>
          <w:b/>
          <w:i/>
          <w:sz w:val="16"/>
          <w:rPrChange w:id="1036" w:author="Sokol Çomo" w:date="2025-05-02T08:44:00Z">
            <w:rPr>
              <w:rFonts w:ascii="Times New Roman" w:hAnsi="Times New Roman"/>
              <w:b/>
              <w:i/>
              <w:color w:val="C00000"/>
              <w:sz w:val="16"/>
            </w:rPr>
          </w:rPrChange>
        </w:rPr>
      </w:pPr>
    </w:p>
    <w:p w14:paraId="21B5CA98" w14:textId="44BDA3F5" w:rsidR="002739D5" w:rsidRPr="00DB24F5" w:rsidRDefault="00C262B7" w:rsidP="00E114EF">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rPr>
      </w:pPr>
      <w:r w:rsidRPr="00DB24F5">
        <w:rPr>
          <w:rFonts w:ascii="Times New Roman" w:hAnsi="Times New Roman"/>
          <w:sz w:val="24"/>
          <w:rPrChange w:id="1037" w:author="Sokol Çomo" w:date="2025-05-02T08:44:00Z">
            <w:rPr>
              <w:rFonts w:ascii="Times New Roman" w:hAnsi="Times New Roman"/>
              <w:color w:val="000000" w:themeColor="text1"/>
              <w:sz w:val="24"/>
            </w:rPr>
          </w:rPrChange>
        </w:rPr>
        <w:t>Sa i takon pretendimit të subjektit se Komisioni me keqdashje ka arsyetuar se fshehja në vitin 2007 është bërë me qëllim që të mos kontrollohej ligjshmëria e burimeve të krijimit, një koncept që u parashikua në vitin 2016, NJSHL vler</w:t>
      </w:r>
      <w:r w:rsidR="00BB4FED" w:rsidRPr="00DB24F5">
        <w:rPr>
          <w:rFonts w:ascii="Times New Roman" w:hAnsi="Times New Roman"/>
          <w:sz w:val="24"/>
          <w:rPrChange w:id="103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39" w:author="Sokol Çomo" w:date="2025-05-02T08:44:00Z">
            <w:rPr>
              <w:rFonts w:ascii="Times New Roman" w:hAnsi="Times New Roman"/>
              <w:color w:val="000000" w:themeColor="text1"/>
              <w:sz w:val="24"/>
            </w:rPr>
          </w:rPrChange>
        </w:rPr>
        <w:t>son se</w:t>
      </w:r>
      <w:r w:rsidR="00565EED" w:rsidRPr="00DB24F5">
        <w:rPr>
          <w:rFonts w:ascii="Times New Roman" w:hAnsi="Times New Roman"/>
          <w:sz w:val="24"/>
          <w:rPrChange w:id="1040"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1041" w:author="Sokol Çomo" w:date="2025-05-02T08:44:00Z">
            <w:rPr>
              <w:rFonts w:ascii="Times New Roman" w:hAnsi="Times New Roman"/>
              <w:color w:val="000000" w:themeColor="text1"/>
              <w:sz w:val="24"/>
            </w:rPr>
          </w:rPrChange>
        </w:rPr>
        <w:t>arsyetimi i Komisionit n</w:t>
      </w:r>
      <w:r w:rsidR="00BB4FED" w:rsidRPr="00DB24F5">
        <w:rPr>
          <w:rFonts w:ascii="Times New Roman" w:hAnsi="Times New Roman"/>
          <w:sz w:val="24"/>
          <w:rPrChange w:id="1042"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43" w:author="Sokol Çomo" w:date="2025-05-02T08:44:00Z">
            <w:rPr>
              <w:rFonts w:ascii="Times New Roman" w:hAnsi="Times New Roman"/>
              <w:color w:val="000000" w:themeColor="text1"/>
              <w:sz w:val="24"/>
            </w:rPr>
          </w:rPrChange>
        </w:rPr>
        <w:t xml:space="preserve"> lidhje me </w:t>
      </w:r>
      <w:proofErr w:type="spellStart"/>
      <w:r w:rsidRPr="00DB24F5">
        <w:rPr>
          <w:rFonts w:ascii="Times New Roman" w:hAnsi="Times New Roman"/>
          <w:sz w:val="24"/>
          <w:rPrChange w:id="1044" w:author="Sokol Çomo" w:date="2025-05-02T08:44:00Z">
            <w:rPr>
              <w:rFonts w:ascii="Times New Roman" w:hAnsi="Times New Roman"/>
              <w:color w:val="000000" w:themeColor="text1"/>
              <w:sz w:val="24"/>
            </w:rPr>
          </w:rPrChange>
        </w:rPr>
        <w:t>mosdeklarimet</w:t>
      </w:r>
      <w:proofErr w:type="spellEnd"/>
      <w:r w:rsidRPr="00DB24F5">
        <w:rPr>
          <w:rFonts w:ascii="Times New Roman" w:hAnsi="Times New Roman"/>
          <w:sz w:val="24"/>
          <w:rPrChange w:id="1045" w:author="Sokol Çomo" w:date="2025-05-02T08:44:00Z">
            <w:rPr>
              <w:rFonts w:ascii="Times New Roman" w:hAnsi="Times New Roman"/>
              <w:color w:val="000000" w:themeColor="text1"/>
              <w:sz w:val="24"/>
            </w:rPr>
          </w:rPrChange>
        </w:rPr>
        <w:t xml:space="preserve"> n</w:t>
      </w:r>
      <w:r w:rsidR="00BB4FED" w:rsidRPr="00DB24F5">
        <w:rPr>
          <w:rFonts w:ascii="Times New Roman" w:hAnsi="Times New Roman"/>
          <w:sz w:val="24"/>
          <w:rPrChange w:id="104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47" w:author="Sokol Çomo" w:date="2025-05-02T08:44:00Z">
            <w:rPr>
              <w:rFonts w:ascii="Times New Roman" w:hAnsi="Times New Roman"/>
              <w:color w:val="000000" w:themeColor="text1"/>
              <w:sz w:val="24"/>
            </w:rPr>
          </w:rPrChange>
        </w:rPr>
        <w:t xml:space="preserve"> vitin 2007 </w:t>
      </w:r>
      <w:r w:rsidR="00BB4FED" w:rsidRPr="00DB24F5">
        <w:rPr>
          <w:rFonts w:ascii="Times New Roman" w:hAnsi="Times New Roman"/>
          <w:sz w:val="24"/>
          <w:rPrChange w:id="104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49" w:author="Sokol Çomo" w:date="2025-05-02T08:44:00Z">
            <w:rPr>
              <w:rFonts w:ascii="Times New Roman" w:hAnsi="Times New Roman"/>
              <w:color w:val="000000" w:themeColor="text1"/>
              <w:sz w:val="24"/>
            </w:rPr>
          </w:rPrChange>
        </w:rPr>
        <w:t>sht</w:t>
      </w:r>
      <w:r w:rsidR="00BB4FED" w:rsidRPr="00DB24F5">
        <w:rPr>
          <w:rFonts w:ascii="Times New Roman" w:hAnsi="Times New Roman"/>
          <w:sz w:val="24"/>
          <w:rPrChange w:id="105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51" w:author="Sokol Çomo" w:date="2025-05-02T08:44:00Z">
            <w:rPr>
              <w:rFonts w:ascii="Times New Roman" w:hAnsi="Times New Roman"/>
              <w:color w:val="000000" w:themeColor="text1"/>
              <w:sz w:val="24"/>
            </w:rPr>
          </w:rPrChange>
        </w:rPr>
        <w:t xml:space="preserve"> bazuar n</w:t>
      </w:r>
      <w:r w:rsidR="00BB4FED" w:rsidRPr="00DB24F5">
        <w:rPr>
          <w:rFonts w:ascii="Times New Roman" w:hAnsi="Times New Roman"/>
          <w:sz w:val="24"/>
          <w:rPrChange w:id="1052"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53" w:author="Sokol Çomo" w:date="2025-05-02T08:44:00Z">
            <w:rPr>
              <w:rFonts w:ascii="Times New Roman" w:hAnsi="Times New Roman"/>
              <w:color w:val="000000" w:themeColor="text1"/>
              <w:sz w:val="24"/>
            </w:rPr>
          </w:rPrChange>
        </w:rPr>
        <w:t xml:space="preserve"> faktin e </w:t>
      </w:r>
      <w:proofErr w:type="spellStart"/>
      <w:r w:rsidRPr="00DB24F5">
        <w:rPr>
          <w:rFonts w:ascii="Times New Roman" w:hAnsi="Times New Roman"/>
          <w:sz w:val="24"/>
          <w:rPrChange w:id="1054" w:author="Sokol Çomo" w:date="2025-05-02T08:44:00Z">
            <w:rPr>
              <w:rFonts w:ascii="Times New Roman" w:hAnsi="Times New Roman"/>
              <w:color w:val="000000" w:themeColor="text1"/>
              <w:sz w:val="24"/>
            </w:rPr>
          </w:rPrChange>
        </w:rPr>
        <w:t>pakund</w:t>
      </w:r>
      <w:r w:rsidR="00BB4FED" w:rsidRPr="00DB24F5">
        <w:rPr>
          <w:rFonts w:ascii="Times New Roman" w:hAnsi="Times New Roman"/>
          <w:sz w:val="24"/>
          <w:rPrChange w:id="1055"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56" w:author="Sokol Çomo" w:date="2025-05-02T08:44:00Z">
            <w:rPr>
              <w:rFonts w:ascii="Times New Roman" w:hAnsi="Times New Roman"/>
              <w:color w:val="000000" w:themeColor="text1"/>
              <w:sz w:val="24"/>
            </w:rPr>
          </w:rPrChange>
        </w:rPr>
        <w:t>rshtuar</w:t>
      </w:r>
      <w:proofErr w:type="spellEnd"/>
      <w:r w:rsidRPr="00DB24F5">
        <w:rPr>
          <w:rFonts w:ascii="Times New Roman" w:hAnsi="Times New Roman"/>
          <w:sz w:val="24"/>
          <w:rPrChange w:id="1057" w:author="Sokol Çomo" w:date="2025-05-02T08:44:00Z">
            <w:rPr>
              <w:rFonts w:ascii="Times New Roman" w:hAnsi="Times New Roman"/>
              <w:color w:val="000000" w:themeColor="text1"/>
              <w:sz w:val="24"/>
            </w:rPr>
          </w:rPrChange>
        </w:rPr>
        <w:t xml:space="preserve"> nga subjekti n</w:t>
      </w:r>
      <w:r w:rsidR="00BB4FED" w:rsidRPr="00DB24F5">
        <w:rPr>
          <w:rFonts w:ascii="Times New Roman" w:hAnsi="Times New Roman"/>
          <w:sz w:val="24"/>
          <w:rPrChange w:id="105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59" w:author="Sokol Çomo" w:date="2025-05-02T08:44:00Z">
            <w:rPr>
              <w:rFonts w:ascii="Times New Roman" w:hAnsi="Times New Roman"/>
              <w:color w:val="000000" w:themeColor="text1"/>
              <w:sz w:val="24"/>
            </w:rPr>
          </w:rPrChange>
        </w:rPr>
        <w:t xml:space="preserve"> lidhje me </w:t>
      </w:r>
      <w:proofErr w:type="spellStart"/>
      <w:r w:rsidRPr="00DB24F5">
        <w:rPr>
          <w:rFonts w:ascii="Times New Roman" w:hAnsi="Times New Roman"/>
          <w:sz w:val="24"/>
          <w:rPrChange w:id="1060" w:author="Sokol Çomo" w:date="2025-05-02T08:44:00Z">
            <w:rPr>
              <w:rFonts w:ascii="Times New Roman" w:hAnsi="Times New Roman"/>
              <w:color w:val="000000" w:themeColor="text1"/>
              <w:sz w:val="24"/>
            </w:rPr>
          </w:rPrChange>
        </w:rPr>
        <w:t>mosdeklarimet</w:t>
      </w:r>
      <w:proofErr w:type="spellEnd"/>
      <w:r w:rsidRPr="00DB24F5">
        <w:rPr>
          <w:rFonts w:ascii="Times New Roman" w:hAnsi="Times New Roman"/>
          <w:sz w:val="24"/>
          <w:rPrChange w:id="1061" w:author="Sokol Çomo" w:date="2025-05-02T08:44:00Z">
            <w:rPr>
              <w:rFonts w:ascii="Times New Roman" w:hAnsi="Times New Roman"/>
              <w:color w:val="000000" w:themeColor="text1"/>
              <w:sz w:val="24"/>
            </w:rPr>
          </w:rPrChange>
        </w:rPr>
        <w:t xml:space="preserve"> </w:t>
      </w:r>
      <w:r w:rsidR="00BB4FED" w:rsidRPr="00DB24F5">
        <w:rPr>
          <w:rFonts w:ascii="Times New Roman" w:hAnsi="Times New Roman"/>
          <w:sz w:val="24"/>
          <w:rPrChange w:id="1062" w:author="Sokol Çomo" w:date="2025-05-02T08:44:00Z">
            <w:rPr>
              <w:rFonts w:ascii="Times New Roman" w:hAnsi="Times New Roman"/>
              <w:color w:val="000000" w:themeColor="text1"/>
              <w:sz w:val="24"/>
            </w:rPr>
          </w:rPrChange>
        </w:rPr>
        <w:t>plot</w:t>
      </w:r>
      <w:r w:rsidR="001848E3" w:rsidRPr="00DB24F5">
        <w:rPr>
          <w:rFonts w:ascii="Times New Roman" w:hAnsi="Times New Roman"/>
          <w:sz w:val="24"/>
          <w:rPrChange w:id="1063" w:author="Sokol Çomo" w:date="2025-05-02T08:44:00Z">
            <w:rPr>
              <w:rFonts w:ascii="Times New Roman" w:hAnsi="Times New Roman"/>
              <w:color w:val="000000" w:themeColor="text1"/>
              <w:sz w:val="24"/>
            </w:rPr>
          </w:rPrChange>
        </w:rPr>
        <w:t>ë</w:t>
      </w:r>
      <w:r w:rsidR="00BB4FED" w:rsidRPr="00DB24F5">
        <w:rPr>
          <w:rFonts w:ascii="Times New Roman" w:hAnsi="Times New Roman"/>
          <w:sz w:val="24"/>
          <w:rPrChange w:id="1064" w:author="Sokol Çomo" w:date="2025-05-02T08:44:00Z">
            <w:rPr>
              <w:rFonts w:ascii="Times New Roman" w:hAnsi="Times New Roman"/>
              <w:color w:val="000000" w:themeColor="text1"/>
              <w:sz w:val="24"/>
            </w:rPr>
          </w:rPrChange>
        </w:rPr>
        <w:t>sisht dhe në</w:t>
      </w:r>
      <w:r w:rsidRPr="00DB24F5">
        <w:rPr>
          <w:rFonts w:ascii="Times New Roman" w:hAnsi="Times New Roman"/>
          <w:sz w:val="24"/>
          <w:rPrChange w:id="1065" w:author="Sokol Çomo" w:date="2025-05-02T08:44:00Z">
            <w:rPr>
              <w:rFonts w:ascii="Times New Roman" w:hAnsi="Times New Roman"/>
              <w:color w:val="000000" w:themeColor="text1"/>
              <w:sz w:val="24"/>
            </w:rPr>
          </w:rPrChange>
        </w:rPr>
        <w:t xml:space="preserve"> koh</w:t>
      </w:r>
      <w:r w:rsidR="00BB4FED" w:rsidRPr="00DB24F5">
        <w:rPr>
          <w:rFonts w:ascii="Times New Roman" w:hAnsi="Times New Roman"/>
          <w:sz w:val="24"/>
          <w:rPrChange w:id="106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67" w:author="Sokol Çomo" w:date="2025-05-02T08:44:00Z">
            <w:rPr>
              <w:rFonts w:ascii="Times New Roman" w:hAnsi="Times New Roman"/>
              <w:color w:val="000000" w:themeColor="text1"/>
              <w:sz w:val="24"/>
            </w:rPr>
          </w:rPrChange>
        </w:rPr>
        <w:t xml:space="preserve"> t</w:t>
      </w:r>
      <w:r w:rsidR="00BB4FED" w:rsidRPr="00DB24F5">
        <w:rPr>
          <w:rFonts w:ascii="Times New Roman" w:hAnsi="Times New Roman"/>
          <w:sz w:val="24"/>
          <w:rPrChange w:id="106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69" w:author="Sokol Çomo" w:date="2025-05-02T08:44:00Z">
            <w:rPr>
              <w:rFonts w:ascii="Times New Roman" w:hAnsi="Times New Roman"/>
              <w:color w:val="000000" w:themeColor="text1"/>
              <w:sz w:val="24"/>
            </w:rPr>
          </w:rPrChange>
        </w:rPr>
        <w:t xml:space="preserve"> vlerave </w:t>
      </w:r>
      <w:r w:rsidR="00565EED" w:rsidRPr="00DB24F5">
        <w:rPr>
          <w:rFonts w:ascii="Times New Roman" w:hAnsi="Times New Roman"/>
          <w:sz w:val="24"/>
          <w:rPrChange w:id="1070" w:author="Sokol Çomo" w:date="2025-05-02T08:44:00Z">
            <w:rPr>
              <w:rFonts w:ascii="Times New Roman" w:hAnsi="Times New Roman"/>
              <w:color w:val="000000" w:themeColor="text1"/>
              <w:sz w:val="24"/>
            </w:rPr>
          </w:rPrChange>
        </w:rPr>
        <w:t xml:space="preserve">monetare </w:t>
      </w:r>
      <w:r w:rsidRPr="00DB24F5">
        <w:rPr>
          <w:rFonts w:ascii="Times New Roman" w:hAnsi="Times New Roman"/>
          <w:sz w:val="24"/>
          <w:rPrChange w:id="1071" w:author="Sokol Çomo" w:date="2025-05-02T08:44:00Z">
            <w:rPr>
              <w:rFonts w:ascii="Times New Roman" w:hAnsi="Times New Roman"/>
              <w:color w:val="000000" w:themeColor="text1"/>
              <w:sz w:val="24"/>
            </w:rPr>
          </w:rPrChange>
        </w:rPr>
        <w:t>t</w:t>
      </w:r>
      <w:r w:rsidR="00BB4FED" w:rsidRPr="00DB24F5">
        <w:rPr>
          <w:rFonts w:ascii="Times New Roman" w:hAnsi="Times New Roman"/>
          <w:sz w:val="24"/>
          <w:rPrChange w:id="1072"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73" w:author="Sokol Çomo" w:date="2025-05-02T08:44:00Z">
            <w:rPr>
              <w:rFonts w:ascii="Times New Roman" w:hAnsi="Times New Roman"/>
              <w:color w:val="000000" w:themeColor="text1"/>
              <w:sz w:val="24"/>
            </w:rPr>
          </w:rPrChange>
        </w:rPr>
        <w:t xml:space="preserve"> depozituara</w:t>
      </w:r>
      <w:r w:rsidR="00BB4FED" w:rsidRPr="00DB24F5">
        <w:rPr>
          <w:rFonts w:ascii="Times New Roman" w:hAnsi="Times New Roman"/>
          <w:sz w:val="24"/>
          <w:rPrChange w:id="1074" w:author="Sokol Çomo" w:date="2025-05-02T08:44:00Z">
            <w:rPr>
              <w:rFonts w:ascii="Times New Roman" w:hAnsi="Times New Roman"/>
              <w:color w:val="000000" w:themeColor="text1"/>
              <w:sz w:val="24"/>
            </w:rPr>
          </w:rPrChange>
        </w:rPr>
        <w:t xml:space="preserve"> në llogaritë bankare</w:t>
      </w:r>
      <w:r w:rsidR="00565EED" w:rsidRPr="00DB24F5">
        <w:rPr>
          <w:rFonts w:ascii="Times New Roman" w:hAnsi="Times New Roman"/>
          <w:sz w:val="24"/>
          <w:rPrChange w:id="1075" w:author="Sokol Çomo" w:date="2025-05-02T08:44:00Z">
            <w:rPr>
              <w:rFonts w:ascii="Times New Roman" w:hAnsi="Times New Roman"/>
              <w:color w:val="000000" w:themeColor="text1"/>
              <w:sz w:val="24"/>
            </w:rPr>
          </w:rPrChange>
        </w:rPr>
        <w:t xml:space="preserve"> t</w:t>
      </w:r>
      <w:r w:rsidR="003549EF" w:rsidRPr="00DB24F5">
        <w:rPr>
          <w:rFonts w:ascii="Times New Roman" w:hAnsi="Times New Roman"/>
          <w:sz w:val="24"/>
          <w:rPrChange w:id="1076" w:author="Sokol Çomo" w:date="2025-05-02T08:44:00Z">
            <w:rPr>
              <w:rFonts w:ascii="Times New Roman" w:hAnsi="Times New Roman"/>
              <w:color w:val="000000" w:themeColor="text1"/>
              <w:sz w:val="24"/>
            </w:rPr>
          </w:rPrChange>
        </w:rPr>
        <w:t>ë</w:t>
      </w:r>
      <w:r w:rsidR="00565EED" w:rsidRPr="00DB24F5">
        <w:rPr>
          <w:rFonts w:ascii="Times New Roman" w:hAnsi="Times New Roman"/>
          <w:sz w:val="24"/>
          <w:rPrChange w:id="1077" w:author="Sokol Çomo" w:date="2025-05-02T08:44:00Z">
            <w:rPr>
              <w:rFonts w:ascii="Times New Roman" w:hAnsi="Times New Roman"/>
              <w:color w:val="000000" w:themeColor="text1"/>
              <w:sz w:val="24"/>
            </w:rPr>
          </w:rPrChange>
        </w:rPr>
        <w:t xml:space="preserve"> bashk</w:t>
      </w:r>
      <w:r w:rsidR="003549EF" w:rsidRPr="00DB24F5">
        <w:rPr>
          <w:rFonts w:ascii="Times New Roman" w:hAnsi="Times New Roman"/>
          <w:sz w:val="24"/>
          <w:rPrChange w:id="1078" w:author="Sokol Çomo" w:date="2025-05-02T08:44:00Z">
            <w:rPr>
              <w:rFonts w:ascii="Times New Roman" w:hAnsi="Times New Roman"/>
              <w:color w:val="000000" w:themeColor="text1"/>
              <w:sz w:val="24"/>
            </w:rPr>
          </w:rPrChange>
        </w:rPr>
        <w:t>ë</w:t>
      </w:r>
      <w:r w:rsidR="00565EED" w:rsidRPr="00DB24F5">
        <w:rPr>
          <w:rFonts w:ascii="Times New Roman" w:hAnsi="Times New Roman"/>
          <w:sz w:val="24"/>
          <w:rPrChange w:id="1079" w:author="Sokol Çomo" w:date="2025-05-02T08:44:00Z">
            <w:rPr>
              <w:rFonts w:ascii="Times New Roman" w:hAnsi="Times New Roman"/>
              <w:color w:val="000000" w:themeColor="text1"/>
              <w:sz w:val="24"/>
            </w:rPr>
          </w:rPrChange>
        </w:rPr>
        <w:t>shortit,</w:t>
      </w:r>
      <w:r w:rsidRPr="00DB24F5">
        <w:rPr>
          <w:rFonts w:ascii="Times New Roman" w:hAnsi="Times New Roman"/>
          <w:sz w:val="24"/>
          <w:rPrChange w:id="1080" w:author="Sokol Çomo" w:date="2025-05-02T08:44:00Z">
            <w:rPr>
              <w:rFonts w:ascii="Times New Roman" w:hAnsi="Times New Roman"/>
              <w:color w:val="000000" w:themeColor="text1"/>
              <w:sz w:val="24"/>
            </w:rPr>
          </w:rPrChange>
        </w:rPr>
        <w:t xml:space="preserve"> burim</w:t>
      </w:r>
      <w:r w:rsidR="00BB4FED" w:rsidRPr="00DB24F5">
        <w:rPr>
          <w:rFonts w:ascii="Times New Roman" w:hAnsi="Times New Roman"/>
          <w:sz w:val="24"/>
          <w:rPrChange w:id="1081" w:author="Sokol Çomo" w:date="2025-05-02T08:44:00Z">
            <w:rPr>
              <w:rFonts w:ascii="Times New Roman" w:hAnsi="Times New Roman"/>
              <w:color w:val="000000" w:themeColor="text1"/>
              <w:sz w:val="24"/>
            </w:rPr>
          </w:rPrChange>
        </w:rPr>
        <w:t>it</w:t>
      </w:r>
      <w:r w:rsidRPr="00DB24F5">
        <w:rPr>
          <w:rFonts w:ascii="Times New Roman" w:hAnsi="Times New Roman"/>
          <w:sz w:val="24"/>
          <w:rPrChange w:id="1082" w:author="Sokol Çomo" w:date="2025-05-02T08:44:00Z">
            <w:rPr>
              <w:rFonts w:ascii="Times New Roman" w:hAnsi="Times New Roman"/>
              <w:color w:val="000000" w:themeColor="text1"/>
              <w:sz w:val="24"/>
            </w:rPr>
          </w:rPrChange>
        </w:rPr>
        <w:t xml:space="preserve"> t</w:t>
      </w:r>
      <w:r w:rsidR="00BB4FED" w:rsidRPr="00DB24F5">
        <w:rPr>
          <w:rFonts w:ascii="Times New Roman" w:hAnsi="Times New Roman"/>
          <w:sz w:val="24"/>
          <w:rPrChange w:id="1083"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84" w:author="Sokol Çomo" w:date="2025-05-02T08:44:00Z">
            <w:rPr>
              <w:rFonts w:ascii="Times New Roman" w:hAnsi="Times New Roman"/>
              <w:color w:val="000000" w:themeColor="text1"/>
              <w:sz w:val="24"/>
            </w:rPr>
          </w:rPrChange>
        </w:rPr>
        <w:t xml:space="preserve"> tyre, ndryshime</w:t>
      </w:r>
      <w:r w:rsidR="00565EED" w:rsidRPr="00DB24F5">
        <w:rPr>
          <w:rFonts w:ascii="Times New Roman" w:hAnsi="Times New Roman"/>
          <w:sz w:val="24"/>
          <w:rPrChange w:id="1085" w:author="Sokol Çomo" w:date="2025-05-02T08:44:00Z">
            <w:rPr>
              <w:rFonts w:ascii="Times New Roman" w:hAnsi="Times New Roman"/>
              <w:color w:val="000000" w:themeColor="text1"/>
              <w:sz w:val="24"/>
            </w:rPr>
          </w:rPrChange>
        </w:rPr>
        <w:t xml:space="preserve">ve, </w:t>
      </w:r>
      <w:r w:rsidRPr="00DB24F5">
        <w:rPr>
          <w:rFonts w:ascii="Times New Roman" w:hAnsi="Times New Roman"/>
          <w:sz w:val="24"/>
          <w:rPrChange w:id="1086" w:author="Sokol Çomo" w:date="2025-05-02T08:44:00Z">
            <w:rPr>
              <w:rFonts w:ascii="Times New Roman" w:hAnsi="Times New Roman"/>
              <w:color w:val="000000" w:themeColor="text1"/>
              <w:sz w:val="24"/>
            </w:rPr>
          </w:rPrChange>
        </w:rPr>
        <w:t>shtesa</w:t>
      </w:r>
      <w:r w:rsidR="00565EED" w:rsidRPr="00DB24F5">
        <w:rPr>
          <w:rFonts w:ascii="Times New Roman" w:hAnsi="Times New Roman"/>
          <w:sz w:val="24"/>
          <w:rPrChange w:id="1087" w:author="Sokol Çomo" w:date="2025-05-02T08:44:00Z">
            <w:rPr>
              <w:rFonts w:ascii="Times New Roman" w:hAnsi="Times New Roman"/>
              <w:color w:val="000000" w:themeColor="text1"/>
              <w:sz w:val="24"/>
            </w:rPr>
          </w:rPrChange>
        </w:rPr>
        <w:t>ve</w:t>
      </w:r>
      <w:r w:rsidRPr="00DB24F5">
        <w:rPr>
          <w:rFonts w:ascii="Times New Roman" w:hAnsi="Times New Roman"/>
          <w:sz w:val="24"/>
          <w:rPrChange w:id="1088" w:author="Sokol Çomo" w:date="2025-05-02T08:44:00Z">
            <w:rPr>
              <w:rFonts w:ascii="Times New Roman" w:hAnsi="Times New Roman"/>
              <w:color w:val="000000" w:themeColor="text1"/>
              <w:sz w:val="24"/>
            </w:rPr>
          </w:rPrChange>
        </w:rPr>
        <w:t xml:space="preserve"> dhe </w:t>
      </w:r>
      <w:proofErr w:type="spellStart"/>
      <w:r w:rsidRPr="00DB24F5">
        <w:rPr>
          <w:rFonts w:ascii="Times New Roman" w:hAnsi="Times New Roman"/>
          <w:sz w:val="24"/>
          <w:rPrChange w:id="1089" w:author="Sokol Çomo" w:date="2025-05-02T08:44:00Z">
            <w:rPr>
              <w:rFonts w:ascii="Times New Roman" w:hAnsi="Times New Roman"/>
              <w:color w:val="000000" w:themeColor="text1"/>
              <w:sz w:val="24"/>
            </w:rPr>
          </w:rPrChange>
        </w:rPr>
        <w:t>pak</w:t>
      </w:r>
      <w:r w:rsidR="00BB4FED" w:rsidRPr="00DB24F5">
        <w:rPr>
          <w:rFonts w:ascii="Times New Roman" w:hAnsi="Times New Roman"/>
          <w:sz w:val="24"/>
          <w:rPrChange w:id="109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91" w:author="Sokol Çomo" w:date="2025-05-02T08:44:00Z">
            <w:rPr>
              <w:rFonts w:ascii="Times New Roman" w:hAnsi="Times New Roman"/>
              <w:color w:val="000000" w:themeColor="text1"/>
              <w:sz w:val="24"/>
            </w:rPr>
          </w:rPrChange>
        </w:rPr>
        <w:t>sime</w:t>
      </w:r>
      <w:r w:rsidR="009423E6" w:rsidRPr="00DB24F5">
        <w:rPr>
          <w:rFonts w:ascii="Times New Roman" w:hAnsi="Times New Roman"/>
          <w:sz w:val="24"/>
          <w:rPrChange w:id="1092" w:author="Sokol Çomo" w:date="2025-05-02T08:44:00Z">
            <w:rPr>
              <w:rFonts w:ascii="Times New Roman" w:hAnsi="Times New Roman"/>
              <w:color w:val="000000" w:themeColor="text1"/>
              <w:sz w:val="24"/>
            </w:rPr>
          </w:rPrChange>
        </w:rPr>
        <w:t>t</w:t>
      </w:r>
      <w:proofErr w:type="spellEnd"/>
      <w:r w:rsidRPr="00DB24F5">
        <w:rPr>
          <w:rFonts w:ascii="Times New Roman" w:hAnsi="Times New Roman"/>
          <w:sz w:val="24"/>
          <w:rPrChange w:id="1093" w:author="Sokol Çomo" w:date="2025-05-02T08:44:00Z">
            <w:rPr>
              <w:rFonts w:ascii="Times New Roman" w:hAnsi="Times New Roman"/>
              <w:color w:val="000000" w:themeColor="text1"/>
              <w:sz w:val="24"/>
            </w:rPr>
          </w:rPrChange>
        </w:rPr>
        <w:t xml:space="preserve"> q</w:t>
      </w:r>
      <w:r w:rsidR="00BB4FED" w:rsidRPr="00DB24F5">
        <w:rPr>
          <w:rFonts w:ascii="Times New Roman" w:hAnsi="Times New Roman"/>
          <w:sz w:val="24"/>
          <w:rPrChange w:id="109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95" w:author="Sokol Çomo" w:date="2025-05-02T08:44:00Z">
            <w:rPr>
              <w:rFonts w:ascii="Times New Roman" w:hAnsi="Times New Roman"/>
              <w:color w:val="000000" w:themeColor="text1"/>
              <w:sz w:val="24"/>
            </w:rPr>
          </w:rPrChange>
        </w:rPr>
        <w:t xml:space="preserve"> lidhen me pasurin</w:t>
      </w:r>
      <w:r w:rsidR="00BB4FED" w:rsidRPr="00DB24F5">
        <w:rPr>
          <w:rFonts w:ascii="Times New Roman" w:hAnsi="Times New Roman"/>
          <w:sz w:val="24"/>
          <w:rPrChange w:id="109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97" w:author="Sokol Çomo" w:date="2025-05-02T08:44:00Z">
            <w:rPr>
              <w:rFonts w:ascii="Times New Roman" w:hAnsi="Times New Roman"/>
              <w:color w:val="000000" w:themeColor="text1"/>
              <w:sz w:val="24"/>
            </w:rPr>
          </w:rPrChange>
        </w:rPr>
        <w:t xml:space="preserve"> likuiditet bankar n</w:t>
      </w:r>
      <w:r w:rsidR="00BB4FED" w:rsidRPr="00DB24F5">
        <w:rPr>
          <w:rFonts w:ascii="Times New Roman" w:hAnsi="Times New Roman"/>
          <w:sz w:val="24"/>
          <w:rPrChange w:id="109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099" w:author="Sokol Çomo" w:date="2025-05-02T08:44:00Z">
            <w:rPr>
              <w:rFonts w:ascii="Times New Roman" w:hAnsi="Times New Roman"/>
              <w:color w:val="000000" w:themeColor="text1"/>
              <w:sz w:val="24"/>
            </w:rPr>
          </w:rPrChange>
        </w:rPr>
        <w:t xml:space="preserve"> em</w:t>
      </w:r>
      <w:r w:rsidR="00BB4FED" w:rsidRPr="00DB24F5">
        <w:rPr>
          <w:rFonts w:ascii="Times New Roman" w:hAnsi="Times New Roman"/>
          <w:sz w:val="24"/>
          <w:rPrChange w:id="110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101" w:author="Sokol Çomo" w:date="2025-05-02T08:44:00Z">
            <w:rPr>
              <w:rFonts w:ascii="Times New Roman" w:hAnsi="Times New Roman"/>
              <w:color w:val="000000" w:themeColor="text1"/>
              <w:sz w:val="24"/>
            </w:rPr>
          </w:rPrChange>
        </w:rPr>
        <w:t>r t</w:t>
      </w:r>
      <w:r w:rsidR="00BB4FED" w:rsidRPr="00DB24F5">
        <w:rPr>
          <w:rFonts w:ascii="Times New Roman" w:hAnsi="Times New Roman"/>
          <w:sz w:val="24"/>
          <w:rPrChange w:id="1102" w:author="Sokol Çomo" w:date="2025-05-02T08:44:00Z">
            <w:rPr>
              <w:rFonts w:ascii="Times New Roman" w:hAnsi="Times New Roman"/>
              <w:color w:val="000000" w:themeColor="text1"/>
              <w:sz w:val="24"/>
            </w:rPr>
          </w:rPrChange>
        </w:rPr>
        <w:t>ë</w:t>
      </w:r>
      <w:r w:rsidRPr="00DB24F5">
        <w:rPr>
          <w:rFonts w:ascii="Times New Roman" w:hAnsi="Times New Roman"/>
          <w:sz w:val="24"/>
          <w:rPrChange w:id="1103" w:author="Sokol Çomo" w:date="2025-05-02T08:44:00Z">
            <w:rPr>
              <w:rFonts w:ascii="Times New Roman" w:hAnsi="Times New Roman"/>
              <w:color w:val="000000" w:themeColor="text1"/>
              <w:sz w:val="24"/>
            </w:rPr>
          </w:rPrChange>
        </w:rPr>
        <w:t xml:space="preserve"> bashk</w:t>
      </w:r>
      <w:r w:rsidR="00BB4FED" w:rsidRPr="00DB24F5">
        <w:rPr>
          <w:rFonts w:ascii="Times New Roman" w:hAnsi="Times New Roman"/>
          <w:sz w:val="24"/>
          <w:rPrChange w:id="110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105" w:author="Sokol Çomo" w:date="2025-05-02T08:44:00Z">
            <w:rPr>
              <w:rFonts w:ascii="Times New Roman" w:hAnsi="Times New Roman"/>
              <w:color w:val="000000" w:themeColor="text1"/>
              <w:sz w:val="24"/>
            </w:rPr>
          </w:rPrChange>
        </w:rPr>
        <w:t>shor</w:t>
      </w:r>
      <w:r w:rsidR="00BB4FED" w:rsidRPr="00DB24F5">
        <w:rPr>
          <w:rFonts w:ascii="Times New Roman" w:hAnsi="Times New Roman"/>
          <w:sz w:val="24"/>
          <w:rPrChange w:id="1106" w:author="Sokol Çomo" w:date="2025-05-02T08:44:00Z">
            <w:rPr>
              <w:rFonts w:ascii="Times New Roman" w:hAnsi="Times New Roman"/>
              <w:color w:val="000000" w:themeColor="text1"/>
              <w:sz w:val="24"/>
            </w:rPr>
          </w:rPrChange>
        </w:rPr>
        <w:t>t</w:t>
      </w:r>
      <w:r w:rsidRPr="00DB24F5">
        <w:rPr>
          <w:rFonts w:ascii="Times New Roman" w:hAnsi="Times New Roman"/>
          <w:sz w:val="24"/>
          <w:rPrChange w:id="1107" w:author="Sokol Çomo" w:date="2025-05-02T08:44:00Z">
            <w:rPr>
              <w:rFonts w:ascii="Times New Roman" w:hAnsi="Times New Roman"/>
              <w:color w:val="000000" w:themeColor="text1"/>
              <w:sz w:val="24"/>
            </w:rPr>
          </w:rPrChange>
        </w:rPr>
        <w:t>i</w:t>
      </w:r>
      <w:r w:rsidR="00BB4FED" w:rsidRPr="00DB24F5">
        <w:rPr>
          <w:rFonts w:ascii="Times New Roman" w:hAnsi="Times New Roman"/>
          <w:sz w:val="24"/>
          <w:rPrChange w:id="1108" w:author="Sokol Çomo" w:date="2025-05-02T08:44:00Z">
            <w:rPr>
              <w:rFonts w:ascii="Times New Roman" w:hAnsi="Times New Roman"/>
              <w:color w:val="000000" w:themeColor="text1"/>
              <w:sz w:val="24"/>
            </w:rPr>
          </w:rPrChange>
        </w:rPr>
        <w:t>t</w:t>
      </w:r>
      <w:r w:rsidRPr="00DB24F5">
        <w:rPr>
          <w:rFonts w:ascii="Times New Roman" w:hAnsi="Times New Roman"/>
          <w:sz w:val="24"/>
          <w:rPrChange w:id="1109" w:author="Sokol Çomo" w:date="2025-05-02T08:44:00Z">
            <w:rPr>
              <w:rFonts w:ascii="Times New Roman" w:hAnsi="Times New Roman"/>
              <w:color w:val="000000" w:themeColor="text1"/>
              <w:sz w:val="24"/>
            </w:rPr>
          </w:rPrChange>
        </w:rPr>
        <w:t xml:space="preserve"> t</w:t>
      </w:r>
      <w:r w:rsidR="00BB4FED" w:rsidRPr="00DB24F5">
        <w:rPr>
          <w:rFonts w:ascii="Times New Roman" w:hAnsi="Times New Roman"/>
          <w:sz w:val="24"/>
          <w:rPrChange w:id="111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111" w:author="Sokol Çomo" w:date="2025-05-02T08:44:00Z">
            <w:rPr>
              <w:rFonts w:ascii="Times New Roman" w:hAnsi="Times New Roman"/>
              <w:color w:val="000000" w:themeColor="text1"/>
              <w:sz w:val="24"/>
            </w:rPr>
          </w:rPrChange>
        </w:rPr>
        <w:t xml:space="preserve"> saj</w:t>
      </w:r>
      <w:r w:rsidR="009423E6" w:rsidRPr="00DB24F5">
        <w:rPr>
          <w:rFonts w:ascii="Times New Roman" w:hAnsi="Times New Roman"/>
          <w:sz w:val="24"/>
          <w:rPrChange w:id="1112" w:author="Sokol Çomo" w:date="2025-05-02T08:44:00Z">
            <w:rPr>
              <w:rFonts w:ascii="Times New Roman" w:hAnsi="Times New Roman"/>
              <w:color w:val="000000" w:themeColor="text1"/>
              <w:sz w:val="24"/>
            </w:rPr>
          </w:rPrChange>
        </w:rPr>
        <w:t>,</w:t>
      </w:r>
      <w:r w:rsidR="00BB4FED" w:rsidRPr="00DB24F5">
        <w:rPr>
          <w:rFonts w:ascii="Times New Roman" w:hAnsi="Times New Roman"/>
          <w:sz w:val="24"/>
          <w:rPrChange w:id="1113" w:author="Sokol Çomo" w:date="2025-05-02T08:44:00Z">
            <w:rPr>
              <w:rFonts w:ascii="Times New Roman" w:hAnsi="Times New Roman"/>
              <w:color w:val="000000" w:themeColor="text1"/>
              <w:sz w:val="24"/>
            </w:rPr>
          </w:rPrChange>
        </w:rPr>
        <w:t xml:space="preserve"> t</w:t>
      </w:r>
      <w:r w:rsidR="001848E3" w:rsidRPr="00DB24F5">
        <w:rPr>
          <w:rFonts w:ascii="Times New Roman" w:hAnsi="Times New Roman"/>
          <w:sz w:val="24"/>
          <w:rPrChange w:id="1114" w:author="Sokol Çomo" w:date="2025-05-02T08:44:00Z">
            <w:rPr>
              <w:rFonts w:ascii="Times New Roman" w:hAnsi="Times New Roman"/>
              <w:color w:val="000000" w:themeColor="text1"/>
              <w:sz w:val="24"/>
            </w:rPr>
          </w:rPrChange>
        </w:rPr>
        <w:t>ë</w:t>
      </w:r>
      <w:r w:rsidR="00BB4FED" w:rsidRPr="00DB24F5">
        <w:rPr>
          <w:rFonts w:ascii="Times New Roman" w:hAnsi="Times New Roman"/>
          <w:sz w:val="24"/>
          <w:rPrChange w:id="1115" w:author="Sokol Çomo" w:date="2025-05-02T08:44:00Z">
            <w:rPr>
              <w:rFonts w:ascii="Times New Roman" w:hAnsi="Times New Roman"/>
              <w:color w:val="000000" w:themeColor="text1"/>
              <w:sz w:val="24"/>
            </w:rPr>
          </w:rPrChange>
        </w:rPr>
        <w:t xml:space="preserve"> cilat kan</w:t>
      </w:r>
      <w:r w:rsidR="001848E3" w:rsidRPr="00DB24F5">
        <w:rPr>
          <w:rFonts w:ascii="Times New Roman" w:hAnsi="Times New Roman"/>
          <w:sz w:val="24"/>
          <w:rPrChange w:id="1116" w:author="Sokol Çomo" w:date="2025-05-02T08:44:00Z">
            <w:rPr>
              <w:rFonts w:ascii="Times New Roman" w:hAnsi="Times New Roman"/>
              <w:color w:val="000000" w:themeColor="text1"/>
              <w:sz w:val="24"/>
            </w:rPr>
          </w:rPrChange>
        </w:rPr>
        <w:t>ë</w:t>
      </w:r>
      <w:r w:rsidR="00BB4FED" w:rsidRPr="00DB24F5">
        <w:rPr>
          <w:rFonts w:ascii="Times New Roman" w:hAnsi="Times New Roman"/>
          <w:sz w:val="24"/>
          <w:rPrChange w:id="1117" w:author="Sokol Çomo" w:date="2025-05-02T08:44:00Z">
            <w:rPr>
              <w:rFonts w:ascii="Times New Roman" w:hAnsi="Times New Roman"/>
              <w:color w:val="000000" w:themeColor="text1"/>
              <w:sz w:val="24"/>
            </w:rPr>
          </w:rPrChange>
        </w:rPr>
        <w:t xml:space="preserve"> shërbyer p</w:t>
      </w:r>
      <w:r w:rsidR="001848E3" w:rsidRPr="00DB24F5">
        <w:rPr>
          <w:rFonts w:ascii="Times New Roman" w:hAnsi="Times New Roman"/>
          <w:sz w:val="24"/>
          <w:rPrChange w:id="1118" w:author="Sokol Çomo" w:date="2025-05-02T08:44:00Z">
            <w:rPr>
              <w:rFonts w:ascii="Times New Roman" w:hAnsi="Times New Roman"/>
              <w:color w:val="000000" w:themeColor="text1"/>
              <w:sz w:val="24"/>
            </w:rPr>
          </w:rPrChange>
        </w:rPr>
        <w:t>ë</w:t>
      </w:r>
      <w:r w:rsidR="00BB4FED" w:rsidRPr="00DB24F5">
        <w:rPr>
          <w:rFonts w:ascii="Times New Roman" w:hAnsi="Times New Roman"/>
          <w:sz w:val="24"/>
          <w:rPrChange w:id="1119" w:author="Sokol Çomo" w:date="2025-05-02T08:44:00Z">
            <w:rPr>
              <w:rFonts w:ascii="Times New Roman" w:hAnsi="Times New Roman"/>
              <w:color w:val="000000" w:themeColor="text1"/>
              <w:sz w:val="24"/>
            </w:rPr>
          </w:rPrChange>
        </w:rPr>
        <w:t>r likuidimin e çmimit t</w:t>
      </w:r>
      <w:r w:rsidR="001848E3" w:rsidRPr="00DB24F5">
        <w:rPr>
          <w:rFonts w:ascii="Times New Roman" w:hAnsi="Times New Roman"/>
          <w:sz w:val="24"/>
          <w:rPrChange w:id="1120" w:author="Sokol Çomo" w:date="2025-05-02T08:44:00Z">
            <w:rPr>
              <w:rFonts w:ascii="Times New Roman" w:hAnsi="Times New Roman"/>
              <w:color w:val="000000" w:themeColor="text1"/>
              <w:sz w:val="24"/>
            </w:rPr>
          </w:rPrChange>
        </w:rPr>
        <w:t>ë</w:t>
      </w:r>
      <w:r w:rsidR="00BB4FED" w:rsidRPr="00DB24F5">
        <w:rPr>
          <w:rFonts w:ascii="Times New Roman" w:hAnsi="Times New Roman"/>
          <w:sz w:val="24"/>
          <w:rPrChange w:id="1121" w:author="Sokol Çomo" w:date="2025-05-02T08:44:00Z">
            <w:rPr>
              <w:rFonts w:ascii="Times New Roman" w:hAnsi="Times New Roman"/>
              <w:color w:val="000000" w:themeColor="text1"/>
              <w:sz w:val="24"/>
            </w:rPr>
          </w:rPrChange>
        </w:rPr>
        <w:t xml:space="preserve"> </w:t>
      </w:r>
      <w:r w:rsidR="001848E3" w:rsidRPr="00DB24F5">
        <w:rPr>
          <w:rFonts w:ascii="Times New Roman" w:hAnsi="Times New Roman"/>
          <w:sz w:val="24"/>
          <w:rPrChange w:id="1122" w:author="Sokol Çomo" w:date="2025-05-02T08:44:00Z">
            <w:rPr>
              <w:rFonts w:ascii="Times New Roman" w:hAnsi="Times New Roman"/>
              <w:color w:val="000000" w:themeColor="text1"/>
              <w:sz w:val="24"/>
            </w:rPr>
          </w:rPrChange>
        </w:rPr>
        <w:t>apartamentit</w:t>
      </w:r>
      <w:r w:rsidR="00BB4FED" w:rsidRPr="00DB24F5">
        <w:rPr>
          <w:rFonts w:ascii="Times New Roman" w:hAnsi="Times New Roman"/>
          <w:sz w:val="24"/>
          <w:rPrChange w:id="1123" w:author="Sokol Çomo" w:date="2025-05-02T08:44:00Z">
            <w:rPr>
              <w:rFonts w:ascii="Times New Roman" w:hAnsi="Times New Roman"/>
              <w:color w:val="000000" w:themeColor="text1"/>
              <w:sz w:val="24"/>
            </w:rPr>
          </w:rPrChange>
        </w:rPr>
        <w:t xml:space="preserve"> n</w:t>
      </w:r>
      <w:r w:rsidR="001848E3" w:rsidRPr="00DB24F5">
        <w:rPr>
          <w:rFonts w:ascii="Times New Roman" w:hAnsi="Times New Roman"/>
          <w:sz w:val="24"/>
          <w:rPrChange w:id="1124" w:author="Sokol Çomo" w:date="2025-05-02T08:44:00Z">
            <w:rPr>
              <w:rFonts w:ascii="Times New Roman" w:hAnsi="Times New Roman"/>
              <w:color w:val="000000" w:themeColor="text1"/>
              <w:sz w:val="24"/>
            </w:rPr>
          </w:rPrChange>
        </w:rPr>
        <w:t>ë nj</w:t>
      </w:r>
      <w:r w:rsidR="00A32735" w:rsidRPr="00DB24F5">
        <w:rPr>
          <w:rFonts w:ascii="Times New Roman" w:hAnsi="Times New Roman"/>
          <w:sz w:val="24"/>
          <w:rPrChange w:id="1125" w:author="Sokol Çomo" w:date="2025-05-02T08:44:00Z">
            <w:rPr>
              <w:rFonts w:ascii="Times New Roman" w:hAnsi="Times New Roman"/>
              <w:color w:val="000000" w:themeColor="text1"/>
              <w:sz w:val="24"/>
            </w:rPr>
          </w:rPrChange>
        </w:rPr>
        <w:t>ë</w:t>
      </w:r>
      <w:r w:rsidR="001848E3" w:rsidRPr="00DB24F5">
        <w:rPr>
          <w:rFonts w:ascii="Times New Roman" w:hAnsi="Times New Roman"/>
          <w:sz w:val="24"/>
          <w:rPrChange w:id="1126" w:author="Sokol Çomo" w:date="2025-05-02T08:44:00Z">
            <w:rPr>
              <w:rFonts w:ascii="Times New Roman" w:hAnsi="Times New Roman"/>
              <w:color w:val="000000" w:themeColor="text1"/>
              <w:sz w:val="24"/>
            </w:rPr>
          </w:rPrChange>
        </w:rPr>
        <w:t xml:space="preserve"> shum</w:t>
      </w:r>
      <w:r w:rsidR="00A32735" w:rsidRPr="00DB24F5">
        <w:rPr>
          <w:rFonts w:ascii="Times New Roman" w:hAnsi="Times New Roman"/>
          <w:sz w:val="24"/>
          <w:rPrChange w:id="1127" w:author="Sokol Çomo" w:date="2025-05-02T08:44:00Z">
            <w:rPr>
              <w:rFonts w:ascii="Times New Roman" w:hAnsi="Times New Roman"/>
              <w:color w:val="000000" w:themeColor="text1"/>
              <w:sz w:val="24"/>
            </w:rPr>
          </w:rPrChange>
        </w:rPr>
        <w:t>ë</w:t>
      </w:r>
      <w:r w:rsidR="001848E3" w:rsidRPr="00DB24F5">
        <w:rPr>
          <w:rFonts w:ascii="Times New Roman" w:hAnsi="Times New Roman"/>
          <w:sz w:val="24"/>
          <w:rPrChange w:id="1128" w:author="Sokol Çomo" w:date="2025-05-02T08:44:00Z">
            <w:rPr>
              <w:rFonts w:ascii="Times New Roman" w:hAnsi="Times New Roman"/>
              <w:color w:val="000000" w:themeColor="text1"/>
              <w:sz w:val="24"/>
            </w:rPr>
          </w:rPrChange>
        </w:rPr>
        <w:t xml:space="preserve"> t</w:t>
      </w:r>
      <w:r w:rsidR="00A32735" w:rsidRPr="00DB24F5">
        <w:rPr>
          <w:rFonts w:ascii="Times New Roman" w:hAnsi="Times New Roman"/>
          <w:sz w:val="24"/>
          <w:rPrChange w:id="1129" w:author="Sokol Çomo" w:date="2025-05-02T08:44:00Z">
            <w:rPr>
              <w:rFonts w:ascii="Times New Roman" w:hAnsi="Times New Roman"/>
              <w:color w:val="000000" w:themeColor="text1"/>
              <w:sz w:val="24"/>
            </w:rPr>
          </w:rPrChange>
        </w:rPr>
        <w:t>ë</w:t>
      </w:r>
      <w:r w:rsidR="001848E3" w:rsidRPr="00DB24F5">
        <w:rPr>
          <w:rFonts w:ascii="Times New Roman" w:hAnsi="Times New Roman"/>
          <w:sz w:val="24"/>
          <w:rPrChange w:id="1130" w:author="Sokol Çomo" w:date="2025-05-02T08:44:00Z">
            <w:rPr>
              <w:rFonts w:ascii="Times New Roman" w:hAnsi="Times New Roman"/>
              <w:color w:val="000000" w:themeColor="text1"/>
              <w:sz w:val="24"/>
            </w:rPr>
          </w:rPrChange>
        </w:rPr>
        <w:t xml:space="preserve"> konsiderueshm</w:t>
      </w:r>
      <w:r w:rsidR="008C1D62" w:rsidRPr="00DB24F5">
        <w:rPr>
          <w:rFonts w:ascii="Times New Roman" w:hAnsi="Times New Roman"/>
          <w:sz w:val="24"/>
          <w:rPrChange w:id="1131" w:author="Sokol Çomo" w:date="2025-05-02T08:44:00Z">
            <w:rPr>
              <w:rFonts w:ascii="Times New Roman" w:hAnsi="Times New Roman"/>
              <w:color w:val="000000" w:themeColor="text1"/>
              <w:sz w:val="24"/>
            </w:rPr>
          </w:rPrChange>
        </w:rPr>
        <w:t>e</w:t>
      </w:r>
      <w:r w:rsidR="001848E3" w:rsidRPr="00DB24F5">
        <w:rPr>
          <w:rFonts w:ascii="Times New Roman" w:hAnsi="Times New Roman"/>
          <w:sz w:val="24"/>
          <w:rPrChange w:id="1132" w:author="Sokol Çomo" w:date="2025-05-02T08:44:00Z">
            <w:rPr>
              <w:rFonts w:ascii="Times New Roman" w:hAnsi="Times New Roman"/>
              <w:color w:val="000000" w:themeColor="text1"/>
              <w:sz w:val="24"/>
            </w:rPr>
          </w:rPrChange>
        </w:rPr>
        <w:t xml:space="preserve"> prej </w:t>
      </w:r>
      <w:r w:rsidR="00BB4FED" w:rsidRPr="00DB24F5">
        <w:rPr>
          <w:rFonts w:ascii="Times New Roman" w:hAnsi="Times New Roman"/>
          <w:sz w:val="24"/>
          <w:rPrChange w:id="1133" w:author="Sokol Çomo" w:date="2025-05-02T08:44:00Z">
            <w:rPr>
              <w:rFonts w:ascii="Times New Roman" w:hAnsi="Times New Roman"/>
              <w:color w:val="000000" w:themeColor="text1"/>
              <w:sz w:val="24"/>
            </w:rPr>
          </w:rPrChange>
        </w:rPr>
        <w:t>56.000 euro</w:t>
      </w:r>
      <w:r w:rsidR="001848E3" w:rsidRPr="00DB24F5">
        <w:rPr>
          <w:rFonts w:ascii="Times New Roman" w:hAnsi="Times New Roman"/>
          <w:sz w:val="24"/>
          <w:rPrChange w:id="1134" w:author="Sokol Çomo" w:date="2025-05-02T08:44:00Z">
            <w:rPr>
              <w:rFonts w:ascii="Times New Roman" w:hAnsi="Times New Roman"/>
              <w:color w:val="000000" w:themeColor="text1"/>
              <w:sz w:val="24"/>
            </w:rPr>
          </w:rPrChange>
        </w:rPr>
        <w:t>sh</w:t>
      </w:r>
      <w:r w:rsidR="008C1D62" w:rsidRPr="00DB24F5">
        <w:rPr>
          <w:rStyle w:val="FootnoteReference"/>
          <w:rFonts w:ascii="Times New Roman" w:hAnsi="Times New Roman"/>
          <w:sz w:val="24"/>
          <w:rPrChange w:id="1135" w:author="Sokol Çomo" w:date="2025-05-02T08:44:00Z">
            <w:rPr>
              <w:rStyle w:val="FootnoteReference"/>
              <w:rFonts w:ascii="Times New Roman" w:hAnsi="Times New Roman"/>
              <w:color w:val="000000" w:themeColor="text1"/>
              <w:sz w:val="24"/>
            </w:rPr>
          </w:rPrChange>
        </w:rPr>
        <w:footnoteReference w:id="56"/>
      </w:r>
      <w:r w:rsidR="009423E6" w:rsidRPr="00DB24F5">
        <w:rPr>
          <w:rFonts w:ascii="Times New Roman" w:hAnsi="Times New Roman"/>
          <w:sz w:val="24"/>
          <w:rPrChange w:id="1136" w:author="Sokol Çomo" w:date="2025-05-02T08:44:00Z">
            <w:rPr>
              <w:rFonts w:ascii="Times New Roman" w:hAnsi="Times New Roman"/>
              <w:color w:val="000000" w:themeColor="text1"/>
              <w:sz w:val="24"/>
            </w:rPr>
          </w:rPrChange>
        </w:rPr>
        <w:t xml:space="preserve">. </w:t>
      </w:r>
      <w:r w:rsidR="003549EF" w:rsidRPr="00DB24F5">
        <w:rPr>
          <w:rFonts w:ascii="Times New Roman" w:hAnsi="Times New Roman"/>
          <w:sz w:val="24"/>
          <w:rPrChange w:id="1137" w:author="Sokol Çomo" w:date="2025-05-02T08:44:00Z">
            <w:rPr>
              <w:rFonts w:ascii="Times New Roman" w:hAnsi="Times New Roman"/>
              <w:color w:val="000000" w:themeColor="text1"/>
              <w:sz w:val="24"/>
            </w:rPr>
          </w:rPrChange>
        </w:rPr>
        <w:t>N</w:t>
      </w:r>
      <w:r w:rsidR="00A32735" w:rsidRPr="00DB24F5">
        <w:rPr>
          <w:rFonts w:ascii="Times New Roman" w:hAnsi="Times New Roman"/>
          <w:sz w:val="24"/>
          <w:rPrChange w:id="1138" w:author="Sokol Çomo" w:date="2025-05-02T08:44:00Z">
            <w:rPr>
              <w:rFonts w:ascii="Times New Roman" w:hAnsi="Times New Roman"/>
              <w:color w:val="000000" w:themeColor="text1"/>
              <w:sz w:val="24"/>
            </w:rPr>
          </w:rPrChange>
        </w:rPr>
        <w:t>ë</w:t>
      </w:r>
      <w:r w:rsidR="00D03E87" w:rsidRPr="00DB24F5">
        <w:rPr>
          <w:rFonts w:ascii="Times New Roman" w:hAnsi="Times New Roman"/>
          <w:sz w:val="24"/>
          <w:rPrChange w:id="1139" w:author="Sokol Çomo" w:date="2025-05-02T08:44:00Z">
            <w:rPr>
              <w:rFonts w:ascii="Times New Roman" w:hAnsi="Times New Roman"/>
              <w:color w:val="000000" w:themeColor="text1"/>
              <w:sz w:val="24"/>
            </w:rPr>
          </w:rPrChange>
        </w:rPr>
        <w:t xml:space="preserve"> vler</w:t>
      </w:r>
      <w:r w:rsidR="00A32735" w:rsidRPr="00DB24F5">
        <w:rPr>
          <w:rFonts w:ascii="Times New Roman" w:hAnsi="Times New Roman"/>
          <w:sz w:val="24"/>
          <w:rPrChange w:id="1140" w:author="Sokol Çomo" w:date="2025-05-02T08:44:00Z">
            <w:rPr>
              <w:rFonts w:ascii="Times New Roman" w:hAnsi="Times New Roman"/>
              <w:color w:val="000000" w:themeColor="text1"/>
              <w:sz w:val="24"/>
            </w:rPr>
          </w:rPrChange>
        </w:rPr>
        <w:t>ë</w:t>
      </w:r>
      <w:r w:rsidR="00D03E87" w:rsidRPr="00DB24F5">
        <w:rPr>
          <w:rFonts w:ascii="Times New Roman" w:hAnsi="Times New Roman"/>
          <w:sz w:val="24"/>
          <w:rPrChange w:id="1141" w:author="Sokol Çomo" w:date="2025-05-02T08:44:00Z">
            <w:rPr>
              <w:rFonts w:ascii="Times New Roman" w:hAnsi="Times New Roman"/>
              <w:color w:val="000000" w:themeColor="text1"/>
              <w:sz w:val="24"/>
            </w:rPr>
          </w:rPrChange>
        </w:rPr>
        <w:t xml:space="preserve">simin e NJSHL subjekti </w:t>
      </w:r>
      <w:r w:rsidR="003549EF" w:rsidRPr="00DB24F5">
        <w:rPr>
          <w:rFonts w:ascii="Times New Roman" w:hAnsi="Times New Roman"/>
          <w:sz w:val="24"/>
          <w:rPrChange w:id="1142" w:author="Sokol Çomo" w:date="2025-05-02T08:44:00Z">
            <w:rPr>
              <w:rFonts w:ascii="Times New Roman" w:hAnsi="Times New Roman"/>
              <w:color w:val="000000" w:themeColor="text1"/>
              <w:sz w:val="24"/>
            </w:rPr>
          </w:rPrChange>
        </w:rPr>
        <w:t xml:space="preserve">jo vetëm </w:t>
      </w:r>
      <w:r w:rsidR="007A01C0" w:rsidRPr="00DB24F5">
        <w:rPr>
          <w:rFonts w:ascii="Times New Roman" w:hAnsi="Times New Roman"/>
          <w:sz w:val="24"/>
          <w:rPrChange w:id="1143" w:author="Sokol Çomo" w:date="2025-05-02T08:44:00Z">
            <w:rPr>
              <w:rFonts w:ascii="Times New Roman" w:hAnsi="Times New Roman"/>
              <w:color w:val="000000" w:themeColor="text1"/>
              <w:sz w:val="24"/>
            </w:rPr>
          </w:rPrChange>
        </w:rPr>
        <w:t xml:space="preserve">nuk ka deklaruar </w:t>
      </w:r>
      <w:r w:rsidR="003549EF" w:rsidRPr="00DB24F5">
        <w:rPr>
          <w:rFonts w:ascii="Times New Roman" w:hAnsi="Times New Roman"/>
          <w:sz w:val="24"/>
          <w:rPrChange w:id="1144" w:author="Sokol Çomo" w:date="2025-05-02T08:44:00Z">
            <w:rPr>
              <w:rFonts w:ascii="Times New Roman" w:hAnsi="Times New Roman"/>
              <w:color w:val="000000" w:themeColor="text1"/>
              <w:sz w:val="24"/>
            </w:rPr>
          </w:rPrChange>
        </w:rPr>
        <w:t>plotësisht dhe saktësisht</w:t>
      </w:r>
      <w:ins w:id="1145" w:author="Sokol Çomo" w:date="2025-05-02T08:44:00Z">
        <w:r w:rsidR="00E13B02" w:rsidRPr="00DB24F5">
          <w:rPr>
            <w:rFonts w:ascii="Times New Roman" w:hAnsi="Times New Roman" w:cs="Times New Roman"/>
            <w:sz w:val="24"/>
            <w:szCs w:val="24"/>
          </w:rPr>
          <w:t xml:space="preserve"> n</w:t>
        </w:r>
        <w:r w:rsidR="00226037" w:rsidRPr="00DB24F5">
          <w:rPr>
            <w:rFonts w:ascii="Times New Roman" w:hAnsi="Times New Roman" w:cs="Times New Roman"/>
            <w:sz w:val="24"/>
            <w:szCs w:val="24"/>
          </w:rPr>
          <w:t>ë</w:t>
        </w:r>
        <w:r w:rsidR="00E13B02" w:rsidRPr="00DB24F5">
          <w:rPr>
            <w:rFonts w:ascii="Times New Roman" w:hAnsi="Times New Roman" w:cs="Times New Roman"/>
            <w:sz w:val="24"/>
            <w:szCs w:val="24"/>
          </w:rPr>
          <w:t xml:space="preserve"> deklaratat periodike,</w:t>
        </w:r>
      </w:ins>
      <w:r w:rsidR="003549EF" w:rsidRPr="00DB24F5">
        <w:rPr>
          <w:rFonts w:ascii="Times New Roman" w:hAnsi="Times New Roman"/>
          <w:sz w:val="24"/>
          <w:rPrChange w:id="1146" w:author="Sokol Çomo" w:date="2025-05-02T08:44:00Z">
            <w:rPr>
              <w:rFonts w:ascii="Times New Roman" w:hAnsi="Times New Roman"/>
              <w:color w:val="000000" w:themeColor="text1"/>
              <w:sz w:val="24"/>
            </w:rPr>
          </w:rPrChange>
        </w:rPr>
        <w:t xml:space="preserve"> por as </w:t>
      </w:r>
      <w:r w:rsidR="00D03E87" w:rsidRPr="00DB24F5">
        <w:rPr>
          <w:rFonts w:ascii="Times New Roman" w:hAnsi="Times New Roman"/>
          <w:sz w:val="24"/>
          <w:rPrChange w:id="1147" w:author="Sokol Çomo" w:date="2025-05-02T08:44:00Z">
            <w:rPr>
              <w:rFonts w:ascii="Times New Roman" w:hAnsi="Times New Roman"/>
              <w:color w:val="000000" w:themeColor="text1"/>
              <w:sz w:val="24"/>
            </w:rPr>
          </w:rPrChange>
        </w:rPr>
        <w:t xml:space="preserve">nuk ka </w:t>
      </w:r>
      <w:r w:rsidR="007A01C0" w:rsidRPr="00DB24F5">
        <w:rPr>
          <w:rFonts w:ascii="Times New Roman" w:hAnsi="Times New Roman"/>
          <w:sz w:val="24"/>
          <w:rPrChange w:id="1148" w:author="Sokol Çomo" w:date="2025-05-02T08:44:00Z">
            <w:rPr>
              <w:rFonts w:ascii="Times New Roman" w:hAnsi="Times New Roman"/>
              <w:color w:val="000000" w:themeColor="text1"/>
              <w:sz w:val="24"/>
            </w:rPr>
          </w:rPrChange>
        </w:rPr>
        <w:t>dh</w:t>
      </w:r>
      <w:r w:rsidR="00A32735" w:rsidRPr="00DB24F5">
        <w:rPr>
          <w:rFonts w:ascii="Times New Roman" w:hAnsi="Times New Roman"/>
          <w:sz w:val="24"/>
          <w:rPrChange w:id="1149"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50" w:author="Sokol Çomo" w:date="2025-05-02T08:44:00Z">
            <w:rPr>
              <w:rFonts w:ascii="Times New Roman" w:hAnsi="Times New Roman"/>
              <w:color w:val="000000" w:themeColor="text1"/>
              <w:sz w:val="24"/>
            </w:rPr>
          </w:rPrChange>
        </w:rPr>
        <w:t>n</w:t>
      </w:r>
      <w:r w:rsidR="00A32735" w:rsidRPr="00DB24F5">
        <w:rPr>
          <w:rFonts w:ascii="Times New Roman" w:hAnsi="Times New Roman"/>
          <w:sz w:val="24"/>
          <w:rPrChange w:id="1151"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52" w:author="Sokol Çomo" w:date="2025-05-02T08:44:00Z">
            <w:rPr>
              <w:rFonts w:ascii="Times New Roman" w:hAnsi="Times New Roman"/>
              <w:color w:val="000000" w:themeColor="text1"/>
              <w:sz w:val="24"/>
            </w:rPr>
          </w:rPrChange>
        </w:rPr>
        <w:t xml:space="preserve"> shpjegime bind</w:t>
      </w:r>
      <w:r w:rsidR="00A32735" w:rsidRPr="00DB24F5">
        <w:rPr>
          <w:rFonts w:ascii="Times New Roman" w:hAnsi="Times New Roman"/>
          <w:sz w:val="24"/>
          <w:rPrChange w:id="1153"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54" w:author="Sokol Çomo" w:date="2025-05-02T08:44:00Z">
            <w:rPr>
              <w:rFonts w:ascii="Times New Roman" w:hAnsi="Times New Roman"/>
              <w:color w:val="000000" w:themeColor="text1"/>
              <w:sz w:val="24"/>
            </w:rPr>
          </w:rPrChange>
        </w:rPr>
        <w:t>se n</w:t>
      </w:r>
      <w:r w:rsidR="00A32735" w:rsidRPr="00DB24F5">
        <w:rPr>
          <w:rFonts w:ascii="Times New Roman" w:hAnsi="Times New Roman"/>
          <w:sz w:val="24"/>
          <w:rPrChange w:id="1155" w:author="Sokol Çomo" w:date="2025-05-02T08:44:00Z">
            <w:rPr>
              <w:rFonts w:ascii="Times New Roman" w:hAnsi="Times New Roman"/>
              <w:color w:val="000000" w:themeColor="text1"/>
              <w:sz w:val="24"/>
            </w:rPr>
          </w:rPrChange>
        </w:rPr>
        <w:t>ë</w:t>
      </w:r>
      <w:r w:rsidR="009423E6" w:rsidRPr="00DB24F5">
        <w:rPr>
          <w:rFonts w:ascii="Times New Roman" w:hAnsi="Times New Roman"/>
          <w:sz w:val="24"/>
          <w:rPrChange w:id="1156" w:author="Sokol Çomo" w:date="2025-05-02T08:44:00Z">
            <w:rPr>
              <w:rFonts w:ascii="Times New Roman" w:hAnsi="Times New Roman"/>
              <w:color w:val="000000" w:themeColor="text1"/>
              <w:sz w:val="24"/>
            </w:rPr>
          </w:rPrChange>
        </w:rPr>
        <w:t xml:space="preserve"> lidhje me</w:t>
      </w:r>
      <w:r w:rsidR="007A01C0" w:rsidRPr="00DB24F5">
        <w:rPr>
          <w:rFonts w:ascii="Times New Roman" w:hAnsi="Times New Roman"/>
          <w:sz w:val="24"/>
          <w:rPrChange w:id="1157" w:author="Sokol Çomo" w:date="2025-05-02T08:44:00Z">
            <w:rPr>
              <w:rFonts w:ascii="Times New Roman" w:hAnsi="Times New Roman"/>
              <w:color w:val="000000" w:themeColor="text1"/>
              <w:sz w:val="24"/>
            </w:rPr>
          </w:rPrChange>
        </w:rPr>
        <w:t xml:space="preserve"> </w:t>
      </w:r>
      <w:proofErr w:type="spellStart"/>
      <w:r w:rsidR="007A01C0" w:rsidRPr="00DB24F5">
        <w:rPr>
          <w:rFonts w:ascii="Times New Roman" w:hAnsi="Times New Roman"/>
          <w:sz w:val="24"/>
          <w:rPrChange w:id="1158" w:author="Sokol Çomo" w:date="2025-05-02T08:44:00Z">
            <w:rPr>
              <w:rFonts w:ascii="Times New Roman" w:hAnsi="Times New Roman"/>
              <w:color w:val="000000" w:themeColor="text1"/>
              <w:sz w:val="24"/>
            </w:rPr>
          </w:rPrChange>
        </w:rPr>
        <w:t>mosdeklarimin</w:t>
      </w:r>
      <w:proofErr w:type="spellEnd"/>
      <w:r w:rsidR="002B17A2" w:rsidRPr="00DB24F5">
        <w:rPr>
          <w:rFonts w:ascii="Times New Roman" w:hAnsi="Times New Roman"/>
          <w:sz w:val="24"/>
          <w:rPrChange w:id="1159" w:author="Sokol Çomo" w:date="2025-05-02T08:44:00Z">
            <w:rPr>
              <w:rFonts w:ascii="Times New Roman" w:hAnsi="Times New Roman"/>
              <w:color w:val="000000" w:themeColor="text1"/>
              <w:sz w:val="24"/>
            </w:rPr>
          </w:rPrChange>
        </w:rPr>
        <w:t>, burim</w:t>
      </w:r>
      <w:r w:rsidR="003549EF" w:rsidRPr="00DB24F5">
        <w:rPr>
          <w:rFonts w:ascii="Times New Roman" w:hAnsi="Times New Roman"/>
          <w:sz w:val="24"/>
          <w:rPrChange w:id="1160" w:author="Sokol Çomo" w:date="2025-05-02T08:44:00Z">
            <w:rPr>
              <w:rFonts w:ascii="Times New Roman" w:hAnsi="Times New Roman"/>
              <w:color w:val="000000" w:themeColor="text1"/>
              <w:sz w:val="24"/>
            </w:rPr>
          </w:rPrChange>
        </w:rPr>
        <w:t>et</w:t>
      </w:r>
      <w:r w:rsidR="007A01C0" w:rsidRPr="00DB24F5">
        <w:rPr>
          <w:rFonts w:ascii="Times New Roman" w:hAnsi="Times New Roman"/>
          <w:sz w:val="24"/>
          <w:rPrChange w:id="1161" w:author="Sokol Çomo" w:date="2025-05-02T08:44:00Z">
            <w:rPr>
              <w:rFonts w:ascii="Times New Roman" w:hAnsi="Times New Roman"/>
              <w:color w:val="000000" w:themeColor="text1"/>
              <w:sz w:val="24"/>
            </w:rPr>
          </w:rPrChange>
        </w:rPr>
        <w:t xml:space="preserve"> e </w:t>
      </w:r>
      <w:r w:rsidR="009423E6" w:rsidRPr="00DB24F5">
        <w:rPr>
          <w:rFonts w:ascii="Times New Roman" w:hAnsi="Times New Roman"/>
          <w:sz w:val="24"/>
          <w:rPrChange w:id="1162" w:author="Sokol Çomo" w:date="2025-05-02T08:44:00Z">
            <w:rPr>
              <w:rFonts w:ascii="Times New Roman" w:hAnsi="Times New Roman"/>
              <w:color w:val="000000" w:themeColor="text1"/>
              <w:sz w:val="24"/>
            </w:rPr>
          </w:rPrChange>
        </w:rPr>
        <w:t>krij</w:t>
      </w:r>
      <w:r w:rsidR="007A01C0" w:rsidRPr="00DB24F5">
        <w:rPr>
          <w:rFonts w:ascii="Times New Roman" w:hAnsi="Times New Roman"/>
          <w:sz w:val="24"/>
          <w:rPrChange w:id="1163" w:author="Sokol Çomo" w:date="2025-05-02T08:44:00Z">
            <w:rPr>
              <w:rFonts w:ascii="Times New Roman" w:hAnsi="Times New Roman"/>
              <w:color w:val="000000" w:themeColor="text1"/>
              <w:sz w:val="24"/>
            </w:rPr>
          </w:rPrChange>
        </w:rPr>
        <w:t xml:space="preserve">imit </w:t>
      </w:r>
      <w:r w:rsidR="002B17A2" w:rsidRPr="00DB24F5">
        <w:rPr>
          <w:rFonts w:ascii="Times New Roman" w:hAnsi="Times New Roman"/>
          <w:sz w:val="24"/>
          <w:rPrChange w:id="1164" w:author="Sokol Çomo" w:date="2025-05-02T08:44:00Z">
            <w:rPr>
              <w:rFonts w:ascii="Times New Roman" w:hAnsi="Times New Roman"/>
              <w:color w:val="000000" w:themeColor="text1"/>
              <w:sz w:val="24"/>
            </w:rPr>
          </w:rPrChange>
        </w:rPr>
        <w:t xml:space="preserve">si </w:t>
      </w:r>
      <w:r w:rsidR="007A01C0" w:rsidRPr="00DB24F5">
        <w:rPr>
          <w:rFonts w:ascii="Times New Roman" w:hAnsi="Times New Roman"/>
          <w:sz w:val="24"/>
          <w:rPrChange w:id="1165" w:author="Sokol Çomo" w:date="2025-05-02T08:44:00Z">
            <w:rPr>
              <w:rFonts w:ascii="Times New Roman" w:hAnsi="Times New Roman"/>
              <w:color w:val="000000" w:themeColor="text1"/>
              <w:sz w:val="24"/>
            </w:rPr>
          </w:rPrChange>
        </w:rPr>
        <w:t>dhe pak</w:t>
      </w:r>
      <w:r w:rsidR="00A32735" w:rsidRPr="00DB24F5">
        <w:rPr>
          <w:rFonts w:ascii="Times New Roman" w:hAnsi="Times New Roman"/>
          <w:sz w:val="24"/>
          <w:rPrChange w:id="1166"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67" w:author="Sokol Çomo" w:date="2025-05-02T08:44:00Z">
            <w:rPr>
              <w:rFonts w:ascii="Times New Roman" w:hAnsi="Times New Roman"/>
              <w:color w:val="000000" w:themeColor="text1"/>
              <w:sz w:val="24"/>
            </w:rPr>
          </w:rPrChange>
        </w:rPr>
        <w:t xml:space="preserve">simit </w:t>
      </w:r>
      <w:r w:rsidR="0027139E" w:rsidRPr="00DB24F5">
        <w:rPr>
          <w:rFonts w:ascii="Times New Roman" w:hAnsi="Times New Roman"/>
          <w:sz w:val="24"/>
          <w:rPrChange w:id="1168" w:author="Sokol Çomo" w:date="2025-05-02T08:44:00Z">
            <w:rPr>
              <w:rFonts w:ascii="Times New Roman" w:hAnsi="Times New Roman"/>
              <w:color w:val="000000" w:themeColor="text1"/>
              <w:sz w:val="24"/>
            </w:rPr>
          </w:rPrChange>
        </w:rPr>
        <w:t>e</w:t>
      </w:r>
      <w:r w:rsidR="007A01C0" w:rsidRPr="00DB24F5">
        <w:rPr>
          <w:rFonts w:ascii="Times New Roman" w:hAnsi="Times New Roman"/>
          <w:sz w:val="24"/>
          <w:rPrChange w:id="1169" w:author="Sokol Çomo" w:date="2025-05-02T08:44:00Z">
            <w:rPr>
              <w:rFonts w:ascii="Times New Roman" w:hAnsi="Times New Roman"/>
              <w:color w:val="000000" w:themeColor="text1"/>
              <w:sz w:val="24"/>
            </w:rPr>
          </w:rPrChange>
        </w:rPr>
        <w:t xml:space="preserve"> pasuris</w:t>
      </w:r>
      <w:r w:rsidR="00A32735" w:rsidRPr="00DB24F5">
        <w:rPr>
          <w:rFonts w:ascii="Times New Roman" w:hAnsi="Times New Roman"/>
          <w:sz w:val="24"/>
          <w:rPrChange w:id="1170"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71" w:author="Sokol Çomo" w:date="2025-05-02T08:44:00Z">
            <w:rPr>
              <w:rFonts w:ascii="Times New Roman" w:hAnsi="Times New Roman"/>
              <w:color w:val="000000" w:themeColor="text1"/>
              <w:sz w:val="24"/>
            </w:rPr>
          </w:rPrChange>
        </w:rPr>
        <w:t xml:space="preserve"> likuiditet bankar</w:t>
      </w:r>
      <w:r w:rsidR="006B298C" w:rsidRPr="00DB24F5">
        <w:rPr>
          <w:rFonts w:ascii="Times New Roman" w:hAnsi="Times New Roman"/>
          <w:sz w:val="24"/>
          <w:rPrChange w:id="1172" w:author="Sokol Çomo" w:date="2025-05-02T08:44:00Z">
            <w:rPr>
              <w:rFonts w:ascii="Times New Roman" w:hAnsi="Times New Roman"/>
              <w:color w:val="000000" w:themeColor="text1"/>
              <w:sz w:val="24"/>
            </w:rPr>
          </w:rPrChange>
        </w:rPr>
        <w:t xml:space="preserve"> </w:t>
      </w:r>
      <w:r w:rsidR="007A01C0" w:rsidRPr="00DB24F5">
        <w:rPr>
          <w:rFonts w:ascii="Times New Roman" w:hAnsi="Times New Roman"/>
          <w:sz w:val="24"/>
          <w:rPrChange w:id="1173" w:author="Sokol Çomo" w:date="2025-05-02T08:44:00Z">
            <w:rPr>
              <w:rFonts w:ascii="Times New Roman" w:hAnsi="Times New Roman"/>
              <w:color w:val="000000" w:themeColor="text1"/>
              <w:sz w:val="24"/>
            </w:rPr>
          </w:rPrChange>
        </w:rPr>
        <w:t xml:space="preserve">duke </w:t>
      </w:r>
      <w:r w:rsidR="003549EF" w:rsidRPr="00DB24F5">
        <w:rPr>
          <w:rFonts w:ascii="Times New Roman" w:hAnsi="Times New Roman"/>
          <w:sz w:val="24"/>
          <w:rPrChange w:id="1174" w:author="Sokol Çomo" w:date="2025-05-02T08:44:00Z">
            <w:rPr>
              <w:rFonts w:ascii="Times New Roman" w:hAnsi="Times New Roman"/>
              <w:color w:val="000000" w:themeColor="text1"/>
              <w:sz w:val="24"/>
            </w:rPr>
          </w:rPrChange>
        </w:rPr>
        <w:t xml:space="preserve">vështirësuar </w:t>
      </w:r>
      <w:r w:rsidR="007A01C0" w:rsidRPr="00DB24F5">
        <w:rPr>
          <w:rFonts w:ascii="Times New Roman" w:hAnsi="Times New Roman"/>
          <w:sz w:val="24"/>
          <w:rPrChange w:id="1175" w:author="Sokol Çomo" w:date="2025-05-02T08:44:00Z">
            <w:rPr>
              <w:rFonts w:ascii="Times New Roman" w:hAnsi="Times New Roman"/>
              <w:color w:val="000000" w:themeColor="text1"/>
              <w:sz w:val="24"/>
            </w:rPr>
          </w:rPrChange>
        </w:rPr>
        <w:t xml:space="preserve">kontrollin e </w:t>
      </w:r>
      <w:r w:rsidR="00E469F7" w:rsidRPr="00DB24F5">
        <w:rPr>
          <w:rFonts w:ascii="Times New Roman" w:hAnsi="Times New Roman"/>
          <w:sz w:val="24"/>
          <w:rPrChange w:id="1176" w:author="Sokol Çomo" w:date="2025-05-02T08:44:00Z">
            <w:rPr>
              <w:rFonts w:ascii="Times New Roman" w:hAnsi="Times New Roman"/>
              <w:color w:val="000000" w:themeColor="text1"/>
              <w:sz w:val="24"/>
            </w:rPr>
          </w:rPrChange>
        </w:rPr>
        <w:t>pasuris</w:t>
      </w:r>
      <w:r w:rsidR="00F44EAD" w:rsidRPr="00DB24F5">
        <w:rPr>
          <w:rFonts w:ascii="Times New Roman" w:hAnsi="Times New Roman"/>
          <w:sz w:val="24"/>
          <w:rPrChange w:id="1177"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178" w:author="Sokol Çomo" w:date="2025-05-02T08:44:00Z">
            <w:rPr>
              <w:rFonts w:ascii="Times New Roman" w:hAnsi="Times New Roman"/>
              <w:color w:val="000000" w:themeColor="text1"/>
              <w:sz w:val="24"/>
            </w:rPr>
          </w:rPrChange>
        </w:rPr>
        <w:t xml:space="preserve"> likuiditet bankar</w:t>
      </w:r>
      <w:r w:rsidR="007A01C0" w:rsidRPr="00DB24F5">
        <w:rPr>
          <w:rFonts w:ascii="Times New Roman" w:hAnsi="Times New Roman"/>
          <w:sz w:val="24"/>
          <w:rPrChange w:id="1179" w:author="Sokol Çomo" w:date="2025-05-02T08:44:00Z">
            <w:rPr>
              <w:rFonts w:ascii="Times New Roman" w:hAnsi="Times New Roman"/>
              <w:color w:val="000000" w:themeColor="text1"/>
              <w:sz w:val="24"/>
            </w:rPr>
          </w:rPrChange>
        </w:rPr>
        <w:t>, ligjshm</w:t>
      </w:r>
      <w:r w:rsidR="00A32735" w:rsidRPr="00DB24F5">
        <w:rPr>
          <w:rFonts w:ascii="Times New Roman" w:hAnsi="Times New Roman"/>
          <w:sz w:val="24"/>
          <w:rPrChange w:id="1180"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81" w:author="Sokol Çomo" w:date="2025-05-02T08:44:00Z">
            <w:rPr>
              <w:rFonts w:ascii="Times New Roman" w:hAnsi="Times New Roman"/>
              <w:color w:val="000000" w:themeColor="text1"/>
              <w:sz w:val="24"/>
            </w:rPr>
          </w:rPrChange>
        </w:rPr>
        <w:t>ris</w:t>
      </w:r>
      <w:r w:rsidR="00A32735" w:rsidRPr="00DB24F5">
        <w:rPr>
          <w:rFonts w:ascii="Times New Roman" w:hAnsi="Times New Roman"/>
          <w:sz w:val="24"/>
          <w:rPrChange w:id="1182"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83" w:author="Sokol Çomo" w:date="2025-05-02T08:44:00Z">
            <w:rPr>
              <w:rFonts w:ascii="Times New Roman" w:hAnsi="Times New Roman"/>
              <w:color w:val="000000" w:themeColor="text1"/>
              <w:sz w:val="24"/>
            </w:rPr>
          </w:rPrChange>
        </w:rPr>
        <w:t xml:space="preserve"> s</w:t>
      </w:r>
      <w:r w:rsidR="00A32735" w:rsidRPr="00DB24F5">
        <w:rPr>
          <w:rFonts w:ascii="Times New Roman" w:hAnsi="Times New Roman"/>
          <w:sz w:val="24"/>
          <w:rPrChange w:id="1184"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85" w:author="Sokol Çomo" w:date="2025-05-02T08:44:00Z">
            <w:rPr>
              <w:rFonts w:ascii="Times New Roman" w:hAnsi="Times New Roman"/>
              <w:color w:val="000000" w:themeColor="text1"/>
              <w:sz w:val="24"/>
            </w:rPr>
          </w:rPrChange>
        </w:rPr>
        <w:t xml:space="preserve"> burimit t</w:t>
      </w:r>
      <w:r w:rsidR="00A32735" w:rsidRPr="00DB24F5">
        <w:rPr>
          <w:rFonts w:ascii="Times New Roman" w:hAnsi="Times New Roman"/>
          <w:sz w:val="24"/>
          <w:rPrChange w:id="1186"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87" w:author="Sokol Çomo" w:date="2025-05-02T08:44:00Z">
            <w:rPr>
              <w:rFonts w:ascii="Times New Roman" w:hAnsi="Times New Roman"/>
              <w:color w:val="000000" w:themeColor="text1"/>
              <w:sz w:val="24"/>
            </w:rPr>
          </w:rPrChange>
        </w:rPr>
        <w:t xml:space="preserve"> tyre</w:t>
      </w:r>
      <w:r w:rsidR="00565EED" w:rsidRPr="00DB24F5">
        <w:rPr>
          <w:rFonts w:ascii="Times New Roman" w:hAnsi="Times New Roman"/>
          <w:sz w:val="24"/>
          <w:rPrChange w:id="1188" w:author="Sokol Çomo" w:date="2025-05-02T08:44:00Z">
            <w:rPr>
              <w:rFonts w:ascii="Times New Roman" w:hAnsi="Times New Roman"/>
              <w:color w:val="000000" w:themeColor="text1"/>
              <w:sz w:val="24"/>
            </w:rPr>
          </w:rPrChange>
        </w:rPr>
        <w:t>,</w:t>
      </w:r>
      <w:r w:rsidR="007A01C0" w:rsidRPr="00DB24F5">
        <w:rPr>
          <w:rFonts w:ascii="Times New Roman" w:hAnsi="Times New Roman"/>
          <w:sz w:val="24"/>
          <w:rPrChange w:id="1189" w:author="Sokol Çomo" w:date="2025-05-02T08:44:00Z">
            <w:rPr>
              <w:rFonts w:ascii="Times New Roman" w:hAnsi="Times New Roman"/>
              <w:color w:val="000000" w:themeColor="text1"/>
              <w:sz w:val="24"/>
            </w:rPr>
          </w:rPrChange>
        </w:rPr>
        <w:t xml:space="preserve"> si detyrim </w:t>
      </w:r>
      <w:r w:rsidR="00A32735" w:rsidRPr="00DB24F5">
        <w:rPr>
          <w:rFonts w:ascii="Times New Roman" w:hAnsi="Times New Roman"/>
          <w:sz w:val="24"/>
          <w:rPrChange w:id="1190" w:author="Sokol Çomo" w:date="2025-05-02T08:44:00Z">
            <w:rPr>
              <w:rFonts w:ascii="Times New Roman" w:hAnsi="Times New Roman"/>
              <w:color w:val="000000" w:themeColor="text1"/>
              <w:sz w:val="24"/>
            </w:rPr>
          </w:rPrChange>
        </w:rPr>
        <w:t xml:space="preserve">ligjor </w:t>
      </w:r>
      <w:r w:rsidR="007A01C0" w:rsidRPr="00DB24F5">
        <w:rPr>
          <w:rFonts w:ascii="Times New Roman" w:hAnsi="Times New Roman"/>
          <w:sz w:val="24"/>
          <w:rPrChange w:id="1191" w:author="Sokol Çomo" w:date="2025-05-02T08:44:00Z">
            <w:rPr>
              <w:rFonts w:ascii="Times New Roman" w:hAnsi="Times New Roman"/>
              <w:color w:val="000000" w:themeColor="text1"/>
              <w:sz w:val="24"/>
            </w:rPr>
          </w:rPrChange>
        </w:rPr>
        <w:t>q</w:t>
      </w:r>
      <w:r w:rsidR="00A32735" w:rsidRPr="00DB24F5">
        <w:rPr>
          <w:rFonts w:ascii="Times New Roman" w:hAnsi="Times New Roman"/>
          <w:sz w:val="24"/>
          <w:rPrChange w:id="1192"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93" w:author="Sokol Çomo" w:date="2025-05-02T08:44:00Z">
            <w:rPr>
              <w:rFonts w:ascii="Times New Roman" w:hAnsi="Times New Roman"/>
              <w:color w:val="000000" w:themeColor="text1"/>
              <w:sz w:val="24"/>
            </w:rPr>
          </w:rPrChange>
        </w:rPr>
        <w:t xml:space="preserve"> rrj</w:t>
      </w:r>
      <w:r w:rsidR="00701E82" w:rsidRPr="00DB24F5">
        <w:rPr>
          <w:rFonts w:ascii="Times New Roman" w:hAnsi="Times New Roman"/>
          <w:sz w:val="24"/>
          <w:rPrChange w:id="1194" w:author="Sokol Çomo" w:date="2025-05-02T08:44:00Z">
            <w:rPr>
              <w:rFonts w:ascii="Times New Roman" w:hAnsi="Times New Roman"/>
              <w:color w:val="000000" w:themeColor="text1"/>
              <w:sz w:val="24"/>
            </w:rPr>
          </w:rPrChange>
        </w:rPr>
        <w:t>edh</w:t>
      </w:r>
      <w:r w:rsidR="007A01C0" w:rsidRPr="00DB24F5">
        <w:rPr>
          <w:rFonts w:ascii="Times New Roman" w:hAnsi="Times New Roman"/>
          <w:sz w:val="24"/>
          <w:rPrChange w:id="1195" w:author="Sokol Çomo" w:date="2025-05-02T08:44:00Z">
            <w:rPr>
              <w:rFonts w:ascii="Times New Roman" w:hAnsi="Times New Roman"/>
              <w:color w:val="000000" w:themeColor="text1"/>
              <w:sz w:val="24"/>
            </w:rPr>
          </w:rPrChange>
        </w:rPr>
        <w:t xml:space="preserve"> pik</w:t>
      </w:r>
      <w:r w:rsidR="00A32735" w:rsidRPr="00DB24F5">
        <w:rPr>
          <w:rFonts w:ascii="Times New Roman" w:hAnsi="Times New Roman"/>
          <w:sz w:val="24"/>
          <w:rPrChange w:id="1196"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97" w:author="Sokol Çomo" w:date="2025-05-02T08:44:00Z">
            <w:rPr>
              <w:rFonts w:ascii="Times New Roman" w:hAnsi="Times New Roman"/>
              <w:color w:val="000000" w:themeColor="text1"/>
              <w:sz w:val="24"/>
            </w:rPr>
          </w:rPrChange>
        </w:rPr>
        <w:t xml:space="preserve"> s</w:t>
      </w:r>
      <w:r w:rsidR="00A32735" w:rsidRPr="00DB24F5">
        <w:rPr>
          <w:rFonts w:ascii="Times New Roman" w:hAnsi="Times New Roman"/>
          <w:sz w:val="24"/>
          <w:rPrChange w:id="1198"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199" w:author="Sokol Çomo" w:date="2025-05-02T08:44:00Z">
            <w:rPr>
              <w:rFonts w:ascii="Times New Roman" w:hAnsi="Times New Roman"/>
              <w:color w:val="000000" w:themeColor="text1"/>
              <w:sz w:val="24"/>
            </w:rPr>
          </w:rPrChange>
        </w:rPr>
        <w:t xml:space="preserve"> pari nga</w:t>
      </w:r>
      <w:r w:rsidR="00701E82" w:rsidRPr="00DB24F5">
        <w:rPr>
          <w:rFonts w:ascii="Times New Roman" w:hAnsi="Times New Roman"/>
          <w:sz w:val="24"/>
          <w:rPrChange w:id="1200" w:author="Sokol Çomo" w:date="2025-05-02T08:44:00Z">
            <w:rPr>
              <w:rFonts w:ascii="Times New Roman" w:hAnsi="Times New Roman"/>
              <w:color w:val="000000" w:themeColor="text1"/>
              <w:sz w:val="24"/>
            </w:rPr>
          </w:rPrChange>
        </w:rPr>
        <w:t xml:space="preserve"> </w:t>
      </w:r>
      <w:r w:rsidR="001A7A02" w:rsidRPr="00DB24F5">
        <w:rPr>
          <w:rFonts w:ascii="Times New Roman" w:hAnsi="Times New Roman"/>
          <w:sz w:val="24"/>
          <w:rPrChange w:id="1201" w:author="Sokol Çomo" w:date="2025-05-02T08:44:00Z">
            <w:rPr>
              <w:rFonts w:ascii="Times New Roman" w:hAnsi="Times New Roman"/>
              <w:color w:val="000000" w:themeColor="text1"/>
              <w:sz w:val="24"/>
            </w:rPr>
          </w:rPrChange>
        </w:rPr>
        <w:t xml:space="preserve">neni 4 i </w:t>
      </w:r>
      <w:r w:rsidR="007A01C0" w:rsidRPr="00DB24F5">
        <w:rPr>
          <w:rFonts w:ascii="Times New Roman" w:hAnsi="Times New Roman"/>
          <w:sz w:val="24"/>
          <w:rPrChange w:id="1202" w:author="Sokol Çomo" w:date="2025-05-02T08:44:00Z">
            <w:rPr>
              <w:rFonts w:ascii="Times New Roman" w:hAnsi="Times New Roman"/>
              <w:color w:val="000000" w:themeColor="text1"/>
              <w:sz w:val="24"/>
            </w:rPr>
          </w:rPrChange>
        </w:rPr>
        <w:t>ligji</w:t>
      </w:r>
      <w:r w:rsidR="00701E82" w:rsidRPr="00DB24F5">
        <w:rPr>
          <w:rFonts w:ascii="Times New Roman" w:hAnsi="Times New Roman"/>
          <w:sz w:val="24"/>
          <w:rPrChange w:id="1203" w:author="Sokol Çomo" w:date="2025-05-02T08:44:00Z">
            <w:rPr>
              <w:rFonts w:ascii="Times New Roman" w:hAnsi="Times New Roman"/>
              <w:color w:val="000000" w:themeColor="text1"/>
              <w:sz w:val="24"/>
            </w:rPr>
          </w:rPrChange>
        </w:rPr>
        <w:t>t</w:t>
      </w:r>
      <w:r w:rsidR="007A01C0" w:rsidRPr="00DB24F5">
        <w:rPr>
          <w:rFonts w:ascii="Times New Roman" w:hAnsi="Times New Roman"/>
          <w:sz w:val="24"/>
          <w:rPrChange w:id="1204" w:author="Sokol Çomo" w:date="2025-05-02T08:44:00Z">
            <w:rPr>
              <w:rFonts w:ascii="Times New Roman" w:hAnsi="Times New Roman"/>
              <w:color w:val="000000" w:themeColor="text1"/>
              <w:sz w:val="24"/>
            </w:rPr>
          </w:rPrChange>
        </w:rPr>
        <w:t xml:space="preserve"> </w:t>
      </w:r>
      <w:r w:rsidR="00A32735" w:rsidRPr="00DB24F5">
        <w:rPr>
          <w:rFonts w:ascii="Times New Roman" w:hAnsi="Times New Roman"/>
          <w:sz w:val="24"/>
          <w:rPrChange w:id="1205" w:author="Sokol Çomo" w:date="2025-05-02T08:44:00Z">
            <w:rPr>
              <w:rFonts w:ascii="Times New Roman" w:hAnsi="Times New Roman"/>
              <w:color w:val="000000" w:themeColor="text1"/>
              <w:sz w:val="24"/>
            </w:rPr>
          </w:rPrChange>
        </w:rPr>
        <w:t xml:space="preserve">9049, datë 10.04.2003 dhe më pas </w:t>
      </w:r>
      <w:r w:rsidR="001A7A02" w:rsidRPr="00DB24F5">
        <w:rPr>
          <w:rFonts w:ascii="Times New Roman" w:hAnsi="Times New Roman"/>
          <w:sz w:val="24"/>
          <w:rPrChange w:id="1206" w:author="Sokol Çomo" w:date="2025-05-02T08:44:00Z">
            <w:rPr>
              <w:rFonts w:ascii="Times New Roman" w:hAnsi="Times New Roman"/>
              <w:color w:val="000000" w:themeColor="text1"/>
              <w:sz w:val="24"/>
            </w:rPr>
          </w:rPrChange>
        </w:rPr>
        <w:t xml:space="preserve">nga nenet 30-32 </w:t>
      </w:r>
      <w:r w:rsidR="00A32735" w:rsidRPr="00DB24F5">
        <w:rPr>
          <w:rFonts w:ascii="Times New Roman" w:hAnsi="Times New Roman"/>
          <w:sz w:val="24"/>
          <w:rPrChange w:id="1207" w:author="Sokol Çomo" w:date="2025-05-02T08:44:00Z">
            <w:rPr>
              <w:rFonts w:ascii="Times New Roman" w:hAnsi="Times New Roman"/>
              <w:color w:val="000000" w:themeColor="text1"/>
              <w:sz w:val="24"/>
            </w:rPr>
          </w:rPrChange>
        </w:rPr>
        <w:t>ligji nr. 84/201</w:t>
      </w:r>
      <w:r w:rsidR="001A7A02" w:rsidRPr="00DB24F5">
        <w:rPr>
          <w:rFonts w:ascii="Times New Roman" w:hAnsi="Times New Roman"/>
          <w:sz w:val="24"/>
          <w:rPrChange w:id="1208" w:author="Sokol Çomo" w:date="2025-05-02T08:44:00Z">
            <w:rPr>
              <w:rFonts w:ascii="Times New Roman" w:hAnsi="Times New Roman"/>
              <w:color w:val="000000" w:themeColor="text1"/>
              <w:sz w:val="24"/>
            </w:rPr>
          </w:rPrChange>
        </w:rPr>
        <w:t>6</w:t>
      </w:r>
      <w:r w:rsidR="00565EED" w:rsidRPr="00DB24F5">
        <w:rPr>
          <w:rFonts w:ascii="Times New Roman" w:hAnsi="Times New Roman"/>
          <w:sz w:val="24"/>
          <w:rPrChange w:id="1209" w:author="Sokol Çomo" w:date="2025-05-02T08:44:00Z">
            <w:rPr>
              <w:rFonts w:ascii="Times New Roman" w:hAnsi="Times New Roman"/>
              <w:color w:val="000000" w:themeColor="text1"/>
              <w:sz w:val="24"/>
            </w:rPr>
          </w:rPrChange>
        </w:rPr>
        <w:t>. Sa m</w:t>
      </w:r>
      <w:r w:rsidR="003549EF" w:rsidRPr="00DB24F5">
        <w:rPr>
          <w:rFonts w:ascii="Times New Roman" w:hAnsi="Times New Roman"/>
          <w:sz w:val="24"/>
          <w:rPrChange w:id="1210" w:author="Sokol Çomo" w:date="2025-05-02T08:44:00Z">
            <w:rPr>
              <w:rFonts w:ascii="Times New Roman" w:hAnsi="Times New Roman"/>
              <w:color w:val="000000" w:themeColor="text1"/>
              <w:sz w:val="24"/>
            </w:rPr>
          </w:rPrChange>
        </w:rPr>
        <w:t>ë</w:t>
      </w:r>
      <w:r w:rsidR="00565EED" w:rsidRPr="00DB24F5">
        <w:rPr>
          <w:rFonts w:ascii="Times New Roman" w:hAnsi="Times New Roman"/>
          <w:sz w:val="24"/>
          <w:rPrChange w:id="1211" w:author="Sokol Çomo" w:date="2025-05-02T08:44:00Z">
            <w:rPr>
              <w:rFonts w:ascii="Times New Roman" w:hAnsi="Times New Roman"/>
              <w:color w:val="000000" w:themeColor="text1"/>
              <w:sz w:val="24"/>
            </w:rPr>
          </w:rPrChange>
        </w:rPr>
        <w:t xml:space="preserve"> sip</w:t>
      </w:r>
      <w:r w:rsidR="003549EF" w:rsidRPr="00DB24F5">
        <w:rPr>
          <w:rFonts w:ascii="Times New Roman" w:hAnsi="Times New Roman"/>
          <w:sz w:val="24"/>
          <w:rPrChange w:id="1212" w:author="Sokol Çomo" w:date="2025-05-02T08:44:00Z">
            <w:rPr>
              <w:rFonts w:ascii="Times New Roman" w:hAnsi="Times New Roman"/>
              <w:color w:val="000000" w:themeColor="text1"/>
              <w:sz w:val="24"/>
            </w:rPr>
          </w:rPrChange>
        </w:rPr>
        <w:t>ë</w:t>
      </w:r>
      <w:r w:rsidR="00565EED" w:rsidRPr="00DB24F5">
        <w:rPr>
          <w:rFonts w:ascii="Times New Roman" w:hAnsi="Times New Roman"/>
          <w:sz w:val="24"/>
          <w:rPrChange w:id="1213" w:author="Sokol Çomo" w:date="2025-05-02T08:44:00Z">
            <w:rPr>
              <w:rFonts w:ascii="Times New Roman" w:hAnsi="Times New Roman"/>
              <w:color w:val="000000" w:themeColor="text1"/>
              <w:sz w:val="24"/>
            </w:rPr>
          </w:rPrChange>
        </w:rPr>
        <w:t>r,</w:t>
      </w:r>
      <w:r w:rsidR="007A01C0" w:rsidRPr="00DB24F5">
        <w:rPr>
          <w:rFonts w:ascii="Times New Roman" w:hAnsi="Times New Roman"/>
          <w:sz w:val="24"/>
          <w:rPrChange w:id="1214" w:author="Sokol Çomo" w:date="2025-05-02T08:44:00Z">
            <w:rPr>
              <w:rFonts w:ascii="Times New Roman" w:hAnsi="Times New Roman"/>
              <w:color w:val="000000" w:themeColor="text1"/>
              <w:sz w:val="24"/>
            </w:rPr>
          </w:rPrChange>
        </w:rPr>
        <w:t xml:space="preserve"> NJSHL</w:t>
      </w:r>
      <w:r w:rsidR="00565EED" w:rsidRPr="00DB24F5">
        <w:rPr>
          <w:rFonts w:ascii="Times New Roman" w:hAnsi="Times New Roman"/>
          <w:sz w:val="24"/>
          <w:rPrChange w:id="1215" w:author="Sokol Çomo" w:date="2025-05-02T08:44:00Z">
            <w:rPr>
              <w:rFonts w:ascii="Times New Roman" w:hAnsi="Times New Roman"/>
              <w:color w:val="000000" w:themeColor="text1"/>
              <w:sz w:val="24"/>
            </w:rPr>
          </w:rPrChange>
        </w:rPr>
        <w:t xml:space="preserve"> nuk konstaton </w:t>
      </w:r>
      <w:r w:rsidR="007A01C0" w:rsidRPr="00DB24F5">
        <w:rPr>
          <w:rFonts w:ascii="Times New Roman" w:hAnsi="Times New Roman"/>
          <w:sz w:val="24"/>
          <w:rPrChange w:id="1216" w:author="Sokol Çomo" w:date="2025-05-02T08:44:00Z">
            <w:rPr>
              <w:rFonts w:ascii="Times New Roman" w:hAnsi="Times New Roman"/>
              <w:color w:val="000000" w:themeColor="text1"/>
              <w:sz w:val="24"/>
            </w:rPr>
          </w:rPrChange>
        </w:rPr>
        <w:t>element</w:t>
      </w:r>
      <w:r w:rsidR="00A32735" w:rsidRPr="00DB24F5">
        <w:rPr>
          <w:rFonts w:ascii="Times New Roman" w:hAnsi="Times New Roman"/>
          <w:sz w:val="24"/>
          <w:rPrChange w:id="1217"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218" w:author="Sokol Çomo" w:date="2025-05-02T08:44:00Z">
            <w:rPr>
              <w:rFonts w:ascii="Times New Roman" w:hAnsi="Times New Roman"/>
              <w:color w:val="000000" w:themeColor="text1"/>
              <w:sz w:val="24"/>
            </w:rPr>
          </w:rPrChange>
        </w:rPr>
        <w:t xml:space="preserve"> t</w:t>
      </w:r>
      <w:r w:rsidR="00A32735" w:rsidRPr="00DB24F5">
        <w:rPr>
          <w:rFonts w:ascii="Times New Roman" w:hAnsi="Times New Roman"/>
          <w:sz w:val="24"/>
          <w:rPrChange w:id="1219" w:author="Sokol Çomo" w:date="2025-05-02T08:44:00Z">
            <w:rPr>
              <w:rFonts w:ascii="Times New Roman" w:hAnsi="Times New Roman"/>
              <w:color w:val="000000" w:themeColor="text1"/>
              <w:sz w:val="24"/>
            </w:rPr>
          </w:rPrChange>
        </w:rPr>
        <w:t>ë</w:t>
      </w:r>
      <w:r w:rsidR="007A01C0" w:rsidRPr="00DB24F5">
        <w:rPr>
          <w:rFonts w:ascii="Times New Roman" w:hAnsi="Times New Roman"/>
          <w:sz w:val="24"/>
          <w:rPrChange w:id="1220" w:author="Sokol Çomo" w:date="2025-05-02T08:44:00Z">
            <w:rPr>
              <w:rFonts w:ascii="Times New Roman" w:hAnsi="Times New Roman"/>
              <w:color w:val="000000" w:themeColor="text1"/>
              <w:sz w:val="24"/>
            </w:rPr>
          </w:rPrChange>
        </w:rPr>
        <w:t xml:space="preserve"> keqdashje</w:t>
      </w:r>
      <w:r w:rsidR="00A32735" w:rsidRPr="00DB24F5">
        <w:rPr>
          <w:rFonts w:ascii="Times New Roman" w:hAnsi="Times New Roman"/>
          <w:sz w:val="24"/>
          <w:rPrChange w:id="1221" w:author="Sokol Çomo" w:date="2025-05-02T08:44:00Z">
            <w:rPr>
              <w:rFonts w:ascii="Times New Roman" w:hAnsi="Times New Roman"/>
              <w:color w:val="000000" w:themeColor="text1"/>
              <w:sz w:val="24"/>
            </w:rPr>
          </w:rPrChange>
        </w:rPr>
        <w:t xml:space="preserve">s në arsyetimin e vendimit të Komisionit. </w:t>
      </w:r>
    </w:p>
    <w:p w14:paraId="13345A7D" w14:textId="77777777" w:rsidR="00C51872" w:rsidRPr="00DB24F5" w:rsidRDefault="00C51872" w:rsidP="00E114EF">
      <w:pPr>
        <w:pStyle w:val="ListParagraph"/>
        <w:tabs>
          <w:tab w:val="left" w:pos="0"/>
          <w:tab w:val="left" w:pos="270"/>
        </w:tabs>
        <w:spacing w:before="0" w:after="0"/>
        <w:ind w:left="0"/>
        <w:rPr>
          <w:rFonts w:ascii="Times New Roman" w:hAnsi="Times New Roman" w:cs="Times New Roman"/>
          <w:b/>
          <w:bCs/>
          <w:sz w:val="16"/>
          <w:szCs w:val="16"/>
        </w:rPr>
      </w:pPr>
    </w:p>
    <w:p w14:paraId="480711EA" w14:textId="03919D18" w:rsidR="00E469F7" w:rsidRPr="00DB24F5" w:rsidRDefault="002B17A2" w:rsidP="00E114EF">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rPr>
      </w:pPr>
      <w:r w:rsidRPr="00DB24F5">
        <w:rPr>
          <w:rFonts w:ascii="Times New Roman" w:hAnsi="Times New Roman"/>
          <w:sz w:val="24"/>
          <w:rPrChange w:id="1222" w:author="Sokol Çomo" w:date="2025-05-02T08:44:00Z">
            <w:rPr>
              <w:rFonts w:ascii="Times New Roman" w:hAnsi="Times New Roman"/>
              <w:color w:val="000000" w:themeColor="text1"/>
              <w:sz w:val="24"/>
            </w:rPr>
          </w:rPrChange>
        </w:rPr>
        <w:t>Sa i takon pretendimit t</w:t>
      </w:r>
      <w:r w:rsidR="004B6E08" w:rsidRPr="00DB24F5">
        <w:rPr>
          <w:rFonts w:ascii="Times New Roman" w:hAnsi="Times New Roman"/>
          <w:sz w:val="24"/>
          <w:rPrChange w:id="1223"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24" w:author="Sokol Çomo" w:date="2025-05-02T08:44:00Z">
            <w:rPr>
              <w:rFonts w:ascii="Times New Roman" w:hAnsi="Times New Roman"/>
              <w:color w:val="000000" w:themeColor="text1"/>
              <w:sz w:val="24"/>
            </w:rPr>
          </w:rPrChange>
        </w:rPr>
        <w:t xml:space="preserve"> subjektit n</w:t>
      </w:r>
      <w:r w:rsidR="004B6E08" w:rsidRPr="00DB24F5">
        <w:rPr>
          <w:rFonts w:ascii="Times New Roman" w:hAnsi="Times New Roman"/>
          <w:sz w:val="24"/>
          <w:rPrChange w:id="1225" w:author="Sokol Çomo" w:date="2025-05-02T08:44:00Z">
            <w:rPr>
              <w:rFonts w:ascii="Times New Roman" w:hAnsi="Times New Roman"/>
              <w:color w:val="000000" w:themeColor="text1"/>
              <w:sz w:val="24"/>
            </w:rPr>
          </w:rPrChange>
        </w:rPr>
        <w:t>ë</w:t>
      </w:r>
      <w:r w:rsidR="00E13B02" w:rsidRPr="00DB24F5">
        <w:rPr>
          <w:rFonts w:ascii="Times New Roman" w:hAnsi="Times New Roman"/>
          <w:sz w:val="24"/>
          <w:rPrChange w:id="1226" w:author="Sokol Çomo" w:date="2025-05-02T08:44:00Z">
            <w:rPr>
              <w:rFonts w:ascii="Times New Roman" w:hAnsi="Times New Roman"/>
              <w:color w:val="000000" w:themeColor="text1"/>
              <w:sz w:val="24"/>
            </w:rPr>
          </w:rPrChange>
        </w:rPr>
        <w:t xml:space="preserve"> lidhje me </w:t>
      </w:r>
      <w:del w:id="1227" w:author="Sokol Çomo" w:date="2025-05-02T08:44:00Z">
        <w:r w:rsidRPr="002739D5">
          <w:rPr>
            <w:rFonts w:ascii="Times New Roman" w:hAnsi="Times New Roman" w:cs="Times New Roman"/>
            <w:color w:val="000000" w:themeColor="text1"/>
            <w:sz w:val="24"/>
            <w:szCs w:val="24"/>
          </w:rPr>
          <w:delText>pik</w:delText>
        </w:r>
        <w:r w:rsidR="004B6E08" w:rsidRPr="002739D5">
          <w:rPr>
            <w:rFonts w:ascii="Times New Roman" w:hAnsi="Times New Roman" w:cs="Times New Roman"/>
            <w:color w:val="000000" w:themeColor="text1"/>
            <w:sz w:val="24"/>
            <w:szCs w:val="24"/>
          </w:rPr>
          <w:delText>ë</w:delText>
        </w:r>
        <w:r w:rsidRPr="002739D5">
          <w:rPr>
            <w:rFonts w:ascii="Times New Roman" w:hAnsi="Times New Roman" w:cs="Times New Roman"/>
            <w:color w:val="000000" w:themeColor="text1"/>
            <w:sz w:val="24"/>
            <w:szCs w:val="24"/>
          </w:rPr>
          <w:delText>n</w:delText>
        </w:r>
      </w:del>
      <w:ins w:id="1228" w:author="Sokol Çomo" w:date="2025-05-02T08:44:00Z">
        <w:r w:rsidR="00E13B02" w:rsidRPr="00DB24F5">
          <w:rPr>
            <w:rFonts w:ascii="Times New Roman" w:hAnsi="Times New Roman" w:cs="Times New Roman"/>
            <w:sz w:val="24"/>
            <w:szCs w:val="24"/>
          </w:rPr>
          <w:t>paragrafin</w:t>
        </w:r>
      </w:ins>
      <w:r w:rsidRPr="00DB24F5">
        <w:rPr>
          <w:rFonts w:ascii="Times New Roman" w:hAnsi="Times New Roman"/>
          <w:sz w:val="24"/>
          <w:rPrChange w:id="1229" w:author="Sokol Çomo" w:date="2025-05-02T08:44:00Z">
            <w:rPr>
              <w:rFonts w:ascii="Times New Roman" w:hAnsi="Times New Roman"/>
              <w:color w:val="000000" w:themeColor="text1"/>
              <w:sz w:val="24"/>
            </w:rPr>
          </w:rPrChange>
        </w:rPr>
        <w:t xml:space="preserve"> 81 t</w:t>
      </w:r>
      <w:r w:rsidR="004B6E08" w:rsidRPr="00DB24F5">
        <w:rPr>
          <w:rFonts w:ascii="Times New Roman" w:hAnsi="Times New Roman"/>
          <w:sz w:val="24"/>
          <w:rPrChange w:id="123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31" w:author="Sokol Çomo" w:date="2025-05-02T08:44:00Z">
            <w:rPr>
              <w:rFonts w:ascii="Times New Roman" w:hAnsi="Times New Roman"/>
              <w:color w:val="000000" w:themeColor="text1"/>
              <w:sz w:val="24"/>
            </w:rPr>
          </w:rPrChange>
        </w:rPr>
        <w:t xml:space="preserve"> vendimit</w:t>
      </w:r>
      <w:r w:rsidR="006F4DA1" w:rsidRPr="00DB24F5">
        <w:rPr>
          <w:rFonts w:ascii="Times New Roman" w:hAnsi="Times New Roman"/>
          <w:sz w:val="24"/>
          <w:rPrChange w:id="1232"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1233" w:author="Sokol Çomo" w:date="2025-05-02T08:44:00Z">
            <w:rPr>
              <w:rFonts w:ascii="Times New Roman" w:hAnsi="Times New Roman"/>
              <w:color w:val="000000" w:themeColor="text1"/>
              <w:sz w:val="24"/>
            </w:rPr>
          </w:rPrChange>
        </w:rPr>
        <w:t xml:space="preserve">i cili sipas saj </w:t>
      </w:r>
      <w:r w:rsidR="004B6E08" w:rsidRPr="00DB24F5">
        <w:rPr>
          <w:rFonts w:ascii="Times New Roman" w:hAnsi="Times New Roman"/>
          <w:sz w:val="24"/>
          <w:rPrChange w:id="123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35" w:author="Sokol Çomo" w:date="2025-05-02T08:44:00Z">
            <w:rPr>
              <w:rFonts w:ascii="Times New Roman" w:hAnsi="Times New Roman"/>
              <w:color w:val="000000" w:themeColor="text1"/>
              <w:sz w:val="24"/>
            </w:rPr>
          </w:rPrChange>
        </w:rPr>
        <w:t>sht</w:t>
      </w:r>
      <w:r w:rsidR="004B6E08" w:rsidRPr="00DB24F5">
        <w:rPr>
          <w:rFonts w:ascii="Times New Roman" w:hAnsi="Times New Roman"/>
          <w:sz w:val="24"/>
          <w:rPrChange w:id="123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37" w:author="Sokol Çomo" w:date="2025-05-02T08:44:00Z">
            <w:rPr>
              <w:rFonts w:ascii="Times New Roman" w:hAnsi="Times New Roman"/>
              <w:color w:val="000000" w:themeColor="text1"/>
              <w:sz w:val="24"/>
            </w:rPr>
          </w:rPrChange>
        </w:rPr>
        <w:t xml:space="preserve"> i pakuptuesh</w:t>
      </w:r>
      <w:r w:rsidR="004B6E08" w:rsidRPr="00DB24F5">
        <w:rPr>
          <w:rFonts w:ascii="Times New Roman" w:hAnsi="Times New Roman"/>
          <w:sz w:val="24"/>
          <w:rPrChange w:id="123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39" w:author="Sokol Çomo" w:date="2025-05-02T08:44:00Z">
            <w:rPr>
              <w:rFonts w:ascii="Times New Roman" w:hAnsi="Times New Roman"/>
              <w:color w:val="000000" w:themeColor="text1"/>
              <w:sz w:val="24"/>
            </w:rPr>
          </w:rPrChange>
        </w:rPr>
        <w:t>m</w:t>
      </w:r>
      <w:r w:rsidR="00E469F7" w:rsidRPr="00DB24F5">
        <w:rPr>
          <w:rFonts w:ascii="Times New Roman" w:hAnsi="Times New Roman"/>
          <w:sz w:val="24"/>
          <w:rPrChange w:id="1240" w:author="Sokol Çomo" w:date="2025-05-02T08:44:00Z">
            <w:rPr>
              <w:rFonts w:ascii="Times New Roman" w:hAnsi="Times New Roman"/>
              <w:color w:val="000000" w:themeColor="text1"/>
              <w:sz w:val="24"/>
            </w:rPr>
          </w:rPrChange>
        </w:rPr>
        <w:t>, NJSHL v</w:t>
      </w:r>
      <w:r w:rsidR="00F44EAD" w:rsidRPr="00DB24F5">
        <w:rPr>
          <w:rFonts w:ascii="Times New Roman" w:hAnsi="Times New Roman"/>
          <w:sz w:val="24"/>
          <w:rPrChange w:id="1241"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242" w:author="Sokol Çomo" w:date="2025-05-02T08:44:00Z">
            <w:rPr>
              <w:rFonts w:ascii="Times New Roman" w:hAnsi="Times New Roman"/>
              <w:color w:val="000000" w:themeColor="text1"/>
              <w:sz w:val="24"/>
            </w:rPr>
          </w:rPrChange>
        </w:rPr>
        <w:t>ren se Komisioni n</w:t>
      </w:r>
      <w:r w:rsidR="00F44EAD" w:rsidRPr="00DB24F5">
        <w:rPr>
          <w:rFonts w:ascii="Times New Roman" w:hAnsi="Times New Roman"/>
          <w:sz w:val="24"/>
          <w:rPrChange w:id="1243"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244" w:author="Sokol Çomo" w:date="2025-05-02T08:44:00Z">
            <w:rPr>
              <w:rFonts w:ascii="Times New Roman" w:hAnsi="Times New Roman"/>
              <w:color w:val="000000" w:themeColor="text1"/>
              <w:sz w:val="24"/>
            </w:rPr>
          </w:rPrChange>
        </w:rPr>
        <w:t xml:space="preserve"> k</w:t>
      </w:r>
      <w:r w:rsidR="00F44EAD" w:rsidRPr="00DB24F5">
        <w:rPr>
          <w:rFonts w:ascii="Times New Roman" w:hAnsi="Times New Roman"/>
          <w:sz w:val="24"/>
          <w:rPrChange w:id="1245"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246" w:author="Sokol Çomo" w:date="2025-05-02T08:44:00Z">
            <w:rPr>
              <w:rFonts w:ascii="Times New Roman" w:hAnsi="Times New Roman"/>
              <w:color w:val="000000" w:themeColor="text1"/>
              <w:sz w:val="24"/>
            </w:rPr>
          </w:rPrChange>
        </w:rPr>
        <w:t>t</w:t>
      </w:r>
      <w:r w:rsidR="00F44EAD" w:rsidRPr="00DB24F5">
        <w:rPr>
          <w:rFonts w:ascii="Times New Roman" w:hAnsi="Times New Roman"/>
          <w:sz w:val="24"/>
          <w:rPrChange w:id="1247"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248" w:author="Sokol Çomo" w:date="2025-05-02T08:44:00Z">
            <w:rPr>
              <w:rFonts w:ascii="Times New Roman" w:hAnsi="Times New Roman"/>
              <w:color w:val="000000" w:themeColor="text1"/>
              <w:sz w:val="24"/>
            </w:rPr>
          </w:rPrChange>
        </w:rPr>
        <w:t xml:space="preserve"> paragraf t</w:t>
      </w:r>
      <w:r w:rsidR="00F44EAD" w:rsidRPr="00DB24F5">
        <w:rPr>
          <w:rFonts w:ascii="Times New Roman" w:hAnsi="Times New Roman"/>
          <w:sz w:val="24"/>
          <w:rPrChange w:id="1249" w:author="Sokol Çomo" w:date="2025-05-02T08:44:00Z">
            <w:rPr>
              <w:rFonts w:ascii="Times New Roman" w:hAnsi="Times New Roman"/>
              <w:color w:val="000000" w:themeColor="text1"/>
              <w:sz w:val="24"/>
            </w:rPr>
          </w:rPrChange>
        </w:rPr>
        <w:t>ë</w:t>
      </w:r>
      <w:r w:rsidR="00E469F7" w:rsidRPr="00DB24F5">
        <w:rPr>
          <w:rFonts w:ascii="Times New Roman" w:hAnsi="Times New Roman"/>
          <w:sz w:val="24"/>
          <w:rPrChange w:id="1250" w:author="Sokol Çomo" w:date="2025-05-02T08:44:00Z">
            <w:rPr>
              <w:rFonts w:ascii="Times New Roman" w:hAnsi="Times New Roman"/>
              <w:color w:val="000000" w:themeColor="text1"/>
              <w:sz w:val="24"/>
            </w:rPr>
          </w:rPrChange>
        </w:rPr>
        <w:t xml:space="preserve"> vendimit </w:t>
      </w:r>
      <w:r w:rsidR="00E469F7" w:rsidRPr="00DB24F5">
        <w:rPr>
          <w:rFonts w:ascii="Times New Roman" w:hAnsi="Times New Roman" w:cs="Times New Roman"/>
          <w:sz w:val="24"/>
          <w:szCs w:val="24"/>
        </w:rPr>
        <w:t>rendit</w:t>
      </w:r>
      <w:r w:rsidR="00F44EAD" w:rsidRPr="00DB24F5">
        <w:rPr>
          <w:rFonts w:ascii="Times New Roman" w:hAnsi="Times New Roman" w:cs="Times New Roman"/>
          <w:sz w:val="24"/>
          <w:szCs w:val="24"/>
        </w:rPr>
        <w:t xml:space="preserve"> dhe vler</w:t>
      </w:r>
      <w:r w:rsidR="004A4109" w:rsidRPr="00DB24F5">
        <w:rPr>
          <w:rFonts w:ascii="Times New Roman" w:hAnsi="Times New Roman" w:cs="Times New Roman"/>
          <w:sz w:val="24"/>
          <w:szCs w:val="24"/>
        </w:rPr>
        <w:t>ë</w:t>
      </w:r>
      <w:r w:rsidR="00F44EAD" w:rsidRPr="00DB24F5">
        <w:rPr>
          <w:rFonts w:ascii="Times New Roman" w:hAnsi="Times New Roman" w:cs="Times New Roman"/>
          <w:sz w:val="24"/>
          <w:szCs w:val="24"/>
        </w:rPr>
        <w:t>son</w:t>
      </w:r>
      <w:r w:rsidR="00E469F7" w:rsidRPr="00DB24F5">
        <w:rPr>
          <w:rFonts w:ascii="Times New Roman" w:hAnsi="Times New Roman" w:cs="Times New Roman"/>
          <w:sz w:val="24"/>
          <w:szCs w:val="24"/>
        </w:rPr>
        <w:t xml:space="preserve"> një sërë elementësh q</w:t>
      </w:r>
      <w:r w:rsidR="00F44EAD" w:rsidRPr="00DB24F5">
        <w:rPr>
          <w:rFonts w:ascii="Times New Roman" w:hAnsi="Times New Roman" w:cs="Times New Roman"/>
          <w:sz w:val="24"/>
          <w:szCs w:val="24"/>
        </w:rPr>
        <w:t>ë</w:t>
      </w:r>
      <w:r w:rsidR="00E469F7" w:rsidRPr="00DB24F5">
        <w:rPr>
          <w:rFonts w:ascii="Times New Roman" w:hAnsi="Times New Roman" w:cs="Times New Roman"/>
          <w:sz w:val="24"/>
          <w:szCs w:val="24"/>
        </w:rPr>
        <w:t xml:space="preserve"> mb</w:t>
      </w:r>
      <w:r w:rsidR="00F44EAD" w:rsidRPr="00DB24F5">
        <w:rPr>
          <w:rFonts w:ascii="Times New Roman" w:hAnsi="Times New Roman" w:cs="Times New Roman"/>
          <w:sz w:val="24"/>
          <w:szCs w:val="24"/>
        </w:rPr>
        <w:t>ë</w:t>
      </w:r>
      <w:r w:rsidR="00E469F7" w:rsidRPr="00DB24F5">
        <w:rPr>
          <w:rFonts w:ascii="Times New Roman" w:hAnsi="Times New Roman" w:cs="Times New Roman"/>
          <w:sz w:val="24"/>
          <w:szCs w:val="24"/>
        </w:rPr>
        <w:t>shtesin dyshimet për pasuri të fshehur</w:t>
      </w:r>
      <w:r w:rsidR="00F44EAD" w:rsidRPr="00DB24F5">
        <w:rPr>
          <w:rFonts w:ascii="Times New Roman" w:hAnsi="Times New Roman" w:cs="Times New Roman"/>
          <w:sz w:val="24"/>
          <w:szCs w:val="24"/>
        </w:rPr>
        <w:t xml:space="preserve"> </w:t>
      </w:r>
      <w:r w:rsidR="002739D5" w:rsidRPr="00DB24F5">
        <w:rPr>
          <w:rFonts w:ascii="Times New Roman" w:hAnsi="Times New Roman" w:cs="Times New Roman"/>
          <w:sz w:val="24"/>
          <w:szCs w:val="24"/>
        </w:rPr>
        <w:t>vler</w:t>
      </w:r>
      <w:r w:rsidR="00F44EAD" w:rsidRPr="00DB24F5">
        <w:rPr>
          <w:rFonts w:ascii="Times New Roman" w:hAnsi="Times New Roman" w:cs="Times New Roman"/>
          <w:sz w:val="24"/>
          <w:szCs w:val="24"/>
        </w:rPr>
        <w:t>ë</w:t>
      </w:r>
      <w:r w:rsidR="002739D5" w:rsidRPr="00DB24F5">
        <w:rPr>
          <w:rFonts w:ascii="Times New Roman" w:hAnsi="Times New Roman" w:cs="Times New Roman"/>
          <w:sz w:val="24"/>
          <w:szCs w:val="24"/>
        </w:rPr>
        <w:t xml:space="preserve">suar </w:t>
      </w:r>
      <w:r w:rsidR="00E469F7" w:rsidRPr="00DB24F5">
        <w:rPr>
          <w:rFonts w:ascii="Times New Roman" w:hAnsi="Times New Roman" w:cs="Times New Roman"/>
          <w:sz w:val="24"/>
          <w:szCs w:val="24"/>
        </w:rPr>
        <w:t>në harmoni me të gjithë të dhënat e tjera të dala nga hetimi</w:t>
      </w:r>
      <w:r w:rsidR="00F44EAD" w:rsidRPr="00DB24F5">
        <w:rPr>
          <w:rFonts w:ascii="Times New Roman" w:hAnsi="Times New Roman" w:cs="Times New Roman"/>
          <w:sz w:val="24"/>
          <w:szCs w:val="24"/>
        </w:rPr>
        <w:t xml:space="preserve"> ku potencohet </w:t>
      </w:r>
      <w:r w:rsidR="00DA38D0" w:rsidRPr="00DB24F5">
        <w:rPr>
          <w:rFonts w:ascii="Times New Roman" w:hAnsi="Times New Roman" w:cs="Times New Roman"/>
          <w:sz w:val="24"/>
          <w:szCs w:val="24"/>
        </w:rPr>
        <w:t>fakti se nuk kemi 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b</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jm</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thjesht m</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nj</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pasakt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si n</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deklarim porse k</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to pasakt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si 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evidentuara</w:t>
      </w:r>
      <w:r w:rsidR="004A4109" w:rsidRPr="00DB24F5">
        <w:rPr>
          <w:rFonts w:ascii="Times New Roman" w:hAnsi="Times New Roman" w:cs="Times New Roman"/>
          <w:sz w:val="24"/>
          <w:szCs w:val="24"/>
        </w:rPr>
        <w:t xml:space="preserve"> </w:t>
      </w:r>
      <w:r w:rsidR="00DA38D0" w:rsidRPr="00DB24F5">
        <w:rPr>
          <w:rFonts w:ascii="Times New Roman" w:hAnsi="Times New Roman" w:cs="Times New Roman"/>
          <w:sz w:val="24"/>
          <w:szCs w:val="24"/>
        </w:rPr>
        <w:t>shoq</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rohen edhe me munges</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burimeve financiare t</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ligjshme p</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r krijimin e pasuris</w:t>
      </w:r>
      <w:r w:rsidR="004A4109" w:rsidRPr="00DB24F5">
        <w:rPr>
          <w:rFonts w:ascii="Times New Roman" w:hAnsi="Times New Roman" w:cs="Times New Roman"/>
          <w:sz w:val="24"/>
          <w:szCs w:val="24"/>
        </w:rPr>
        <w:t>ë</w:t>
      </w:r>
      <w:r w:rsidR="00DA38D0" w:rsidRPr="00DB24F5">
        <w:rPr>
          <w:rFonts w:ascii="Times New Roman" w:hAnsi="Times New Roman" w:cs="Times New Roman"/>
          <w:sz w:val="24"/>
          <w:szCs w:val="24"/>
        </w:rPr>
        <w:t xml:space="preserve"> </w:t>
      </w:r>
      <w:r w:rsidR="004A4109" w:rsidRPr="00DB24F5">
        <w:rPr>
          <w:rFonts w:ascii="Times New Roman" w:hAnsi="Times New Roman" w:cs="Times New Roman"/>
          <w:sz w:val="24"/>
          <w:szCs w:val="24"/>
        </w:rPr>
        <w:t>likuiditetet bankare p</w:t>
      </w:r>
      <w:r w:rsidR="00AA79FF" w:rsidRPr="00DB24F5">
        <w:rPr>
          <w:rFonts w:ascii="Times New Roman" w:hAnsi="Times New Roman" w:cs="Times New Roman"/>
          <w:sz w:val="24"/>
          <w:szCs w:val="24"/>
        </w:rPr>
        <w:t>ë</w:t>
      </w:r>
      <w:r w:rsidR="004A4109" w:rsidRPr="00DB24F5">
        <w:rPr>
          <w:rFonts w:ascii="Times New Roman" w:hAnsi="Times New Roman" w:cs="Times New Roman"/>
          <w:sz w:val="24"/>
          <w:szCs w:val="24"/>
        </w:rPr>
        <w:t>rgjat</w:t>
      </w:r>
      <w:r w:rsidR="00AA79FF" w:rsidRPr="00DB24F5">
        <w:rPr>
          <w:rFonts w:ascii="Times New Roman" w:hAnsi="Times New Roman" w:cs="Times New Roman"/>
          <w:sz w:val="24"/>
          <w:szCs w:val="24"/>
        </w:rPr>
        <w:t>ë</w:t>
      </w:r>
      <w:r w:rsidR="00E13B02" w:rsidRPr="00DB24F5">
        <w:rPr>
          <w:rFonts w:ascii="Times New Roman" w:hAnsi="Times New Roman" w:cs="Times New Roman"/>
          <w:sz w:val="24"/>
          <w:szCs w:val="24"/>
        </w:rPr>
        <w:t xml:space="preserve"> viteve 2004-</w:t>
      </w:r>
      <w:del w:id="1251" w:author="Sokol Çomo" w:date="2025-05-02T08:44:00Z">
        <w:r w:rsidR="004A4109">
          <w:rPr>
            <w:rFonts w:ascii="Times New Roman" w:hAnsi="Times New Roman" w:cs="Times New Roman"/>
            <w:sz w:val="24"/>
            <w:szCs w:val="24"/>
          </w:rPr>
          <w:delText>2004</w:delText>
        </w:r>
      </w:del>
      <w:ins w:id="1252" w:author="Sokol Çomo" w:date="2025-05-02T08:44:00Z">
        <w:r w:rsidR="00E13B02" w:rsidRPr="00DB24F5">
          <w:rPr>
            <w:rFonts w:ascii="Times New Roman" w:hAnsi="Times New Roman" w:cs="Times New Roman"/>
            <w:sz w:val="24"/>
            <w:szCs w:val="24"/>
          </w:rPr>
          <w:t>2006</w:t>
        </w:r>
      </w:ins>
      <w:r w:rsidR="00C51872" w:rsidRPr="00DB24F5">
        <w:rPr>
          <w:rFonts w:ascii="Times New Roman" w:hAnsi="Times New Roman" w:cs="Times New Roman"/>
          <w:sz w:val="24"/>
          <w:szCs w:val="24"/>
        </w:rPr>
        <w:t xml:space="preserve"> parashtruar nga Komisioni edhe me re</w:t>
      </w:r>
      <w:r w:rsidR="00F02144" w:rsidRPr="00DB24F5">
        <w:rPr>
          <w:rFonts w:ascii="Times New Roman" w:hAnsi="Times New Roman" w:cs="Times New Roman"/>
          <w:sz w:val="24"/>
          <w:szCs w:val="24"/>
        </w:rPr>
        <w:t>z</w:t>
      </w:r>
      <w:r w:rsidR="00C51872" w:rsidRPr="00DB24F5">
        <w:rPr>
          <w:rFonts w:ascii="Times New Roman" w:hAnsi="Times New Roman" w:cs="Times New Roman"/>
          <w:sz w:val="24"/>
          <w:szCs w:val="24"/>
        </w:rPr>
        <w:t>u</w:t>
      </w:r>
      <w:r w:rsidR="00F02144" w:rsidRPr="00DB24F5">
        <w:rPr>
          <w:rFonts w:ascii="Times New Roman" w:hAnsi="Times New Roman" w:cs="Times New Roman"/>
          <w:sz w:val="24"/>
          <w:szCs w:val="24"/>
        </w:rPr>
        <w:t>l</w:t>
      </w:r>
      <w:r w:rsidR="00C51872" w:rsidRPr="00DB24F5">
        <w:rPr>
          <w:rFonts w:ascii="Times New Roman" w:hAnsi="Times New Roman" w:cs="Times New Roman"/>
          <w:sz w:val="24"/>
          <w:szCs w:val="24"/>
        </w:rPr>
        <w:t>tatet e hetimit.</w:t>
      </w:r>
      <w:r w:rsidR="004A4109" w:rsidRPr="00DB24F5">
        <w:rPr>
          <w:rFonts w:ascii="Times New Roman" w:hAnsi="Times New Roman" w:cs="Times New Roman"/>
          <w:sz w:val="24"/>
          <w:szCs w:val="24"/>
        </w:rPr>
        <w:t xml:space="preserve"> </w:t>
      </w:r>
    </w:p>
    <w:p w14:paraId="33A17791" w14:textId="77777777" w:rsidR="007570D2" w:rsidRPr="00DB24F5" w:rsidRDefault="007570D2" w:rsidP="007570D2">
      <w:pPr>
        <w:pStyle w:val="ListParagraph"/>
        <w:tabs>
          <w:tab w:val="left" w:pos="0"/>
          <w:tab w:val="left" w:pos="270"/>
        </w:tabs>
        <w:spacing w:before="0" w:after="0"/>
        <w:ind w:left="0"/>
        <w:rPr>
          <w:rFonts w:ascii="Times New Roman" w:hAnsi="Times New Roman" w:cs="Times New Roman"/>
          <w:b/>
          <w:bCs/>
          <w:sz w:val="16"/>
          <w:szCs w:val="16"/>
        </w:rPr>
      </w:pPr>
    </w:p>
    <w:p w14:paraId="4442D213" w14:textId="010FC6DB" w:rsidR="00A32735" w:rsidRPr="00DB24F5" w:rsidRDefault="004A4109" w:rsidP="00884E90">
      <w:pPr>
        <w:pStyle w:val="ListParagraph"/>
        <w:numPr>
          <w:ilvl w:val="1"/>
          <w:numId w:val="3"/>
        </w:numPr>
        <w:tabs>
          <w:tab w:val="left" w:pos="0"/>
          <w:tab w:val="left" w:pos="27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N</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rfundim t</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simit t</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shkaqeve t</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ankimit </w:t>
      </w:r>
      <w:r w:rsidR="00C51872" w:rsidRPr="00DB24F5">
        <w:rPr>
          <w:rFonts w:ascii="Times New Roman" w:hAnsi="Times New Roman" w:cs="Times New Roman"/>
          <w:sz w:val="24"/>
          <w:szCs w:val="24"/>
        </w:rPr>
        <w:t>NJSHL e gjen t</w:t>
      </w:r>
      <w:r w:rsidR="00AA79FF" w:rsidRPr="00DB24F5">
        <w:rPr>
          <w:rFonts w:ascii="Times New Roman" w:hAnsi="Times New Roman" w:cs="Times New Roman"/>
          <w:sz w:val="24"/>
          <w:szCs w:val="24"/>
        </w:rPr>
        <w:t>ë</w:t>
      </w:r>
      <w:r w:rsidR="00C51872" w:rsidRPr="00DB24F5">
        <w:rPr>
          <w:rFonts w:ascii="Times New Roman" w:hAnsi="Times New Roman" w:cs="Times New Roman"/>
          <w:sz w:val="24"/>
          <w:szCs w:val="24"/>
        </w:rPr>
        <w:t xml:space="preserve"> bazuar qëndrimin e Komisionit lidhur me rezultatin e kontrollit t</w:t>
      </w:r>
      <w:r w:rsidR="00AA79FF" w:rsidRPr="00DB24F5">
        <w:rPr>
          <w:rFonts w:ascii="Times New Roman" w:hAnsi="Times New Roman" w:cs="Times New Roman"/>
          <w:sz w:val="24"/>
          <w:szCs w:val="24"/>
        </w:rPr>
        <w:t>ë</w:t>
      </w:r>
      <w:r w:rsidR="00C51872" w:rsidRPr="00DB24F5">
        <w:rPr>
          <w:rFonts w:ascii="Times New Roman" w:hAnsi="Times New Roman" w:cs="Times New Roman"/>
          <w:sz w:val="24"/>
          <w:szCs w:val="24"/>
        </w:rPr>
        <w:t xml:space="preserve"> </w:t>
      </w:r>
      <w:r w:rsidR="006F4DA1" w:rsidRPr="00DB24F5">
        <w:rPr>
          <w:rFonts w:ascii="Times New Roman" w:hAnsi="Times New Roman" w:cs="Times New Roman"/>
          <w:sz w:val="24"/>
          <w:szCs w:val="24"/>
        </w:rPr>
        <w:t xml:space="preserve">pasurisë apartament banimi në Tiranë. </w:t>
      </w:r>
    </w:p>
    <w:p w14:paraId="3F5713D0" w14:textId="77777777" w:rsidR="00884E90" w:rsidRPr="00DB24F5" w:rsidRDefault="00884E90" w:rsidP="00884E90">
      <w:pPr>
        <w:pStyle w:val="ListParagraph"/>
        <w:tabs>
          <w:tab w:val="left" w:pos="0"/>
          <w:tab w:val="left" w:pos="270"/>
        </w:tabs>
        <w:spacing w:before="0" w:after="0"/>
        <w:ind w:left="0"/>
        <w:rPr>
          <w:rFonts w:ascii="Times New Roman" w:hAnsi="Times New Roman" w:cs="Times New Roman"/>
          <w:sz w:val="16"/>
          <w:szCs w:val="16"/>
        </w:rPr>
      </w:pPr>
    </w:p>
    <w:p w14:paraId="088E46D8" w14:textId="04445B58" w:rsidR="00E64975" w:rsidRPr="00DB24F5" w:rsidRDefault="00921175" w:rsidP="003F7DC1">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rPr>
      </w:pPr>
      <w:r w:rsidRPr="00DB24F5">
        <w:rPr>
          <w:rFonts w:ascii="Times New Roman" w:hAnsi="Times New Roman" w:cs="Times New Roman"/>
          <w:b/>
          <w:bCs/>
          <w:sz w:val="24"/>
          <w:szCs w:val="24"/>
        </w:rPr>
        <w:t>N</w:t>
      </w:r>
      <w:r w:rsidR="00B40A53" w:rsidRPr="00DB24F5">
        <w:rPr>
          <w:rFonts w:ascii="Times New Roman" w:hAnsi="Times New Roman" w:cs="Times New Roman"/>
          <w:b/>
          <w:bCs/>
          <w:sz w:val="24"/>
          <w:szCs w:val="24"/>
        </w:rPr>
        <w:t>ë</w:t>
      </w:r>
      <w:r w:rsidRPr="00DB24F5">
        <w:rPr>
          <w:rFonts w:ascii="Times New Roman" w:hAnsi="Times New Roman" w:cs="Times New Roman"/>
          <w:b/>
          <w:bCs/>
          <w:sz w:val="24"/>
          <w:szCs w:val="24"/>
        </w:rPr>
        <w:t xml:space="preserve"> lidhje me </w:t>
      </w:r>
      <w:del w:id="1253" w:author="Sokol Çomo" w:date="2025-05-02T08:44:00Z">
        <w:r w:rsidRPr="000725D8">
          <w:rPr>
            <w:rFonts w:ascii="Times New Roman" w:hAnsi="Times New Roman" w:cs="Times New Roman"/>
            <w:b/>
            <w:bCs/>
            <w:sz w:val="24"/>
            <w:szCs w:val="24"/>
          </w:rPr>
          <w:delText>verifikimet e kryera mbi adres</w:delText>
        </w:r>
        <w:r w:rsidR="00B40A53" w:rsidRPr="000725D8">
          <w:rPr>
            <w:rFonts w:ascii="Times New Roman" w:hAnsi="Times New Roman" w:cs="Times New Roman"/>
            <w:b/>
            <w:bCs/>
            <w:sz w:val="24"/>
            <w:szCs w:val="24"/>
          </w:rPr>
          <w:delText>ë</w:delText>
        </w:r>
        <w:r w:rsidRPr="000725D8">
          <w:rPr>
            <w:rFonts w:ascii="Times New Roman" w:hAnsi="Times New Roman" w:cs="Times New Roman"/>
            <w:b/>
            <w:bCs/>
            <w:sz w:val="24"/>
            <w:szCs w:val="24"/>
          </w:rPr>
          <w:delText>n e banimit t</w:delText>
        </w:r>
        <w:r w:rsidR="00B40A53" w:rsidRPr="000725D8">
          <w:rPr>
            <w:rFonts w:ascii="Times New Roman" w:hAnsi="Times New Roman" w:cs="Times New Roman"/>
            <w:b/>
            <w:bCs/>
            <w:sz w:val="24"/>
            <w:szCs w:val="24"/>
          </w:rPr>
          <w:delText>ë</w:delText>
        </w:r>
        <w:r w:rsidRPr="000725D8">
          <w:rPr>
            <w:rFonts w:ascii="Times New Roman" w:hAnsi="Times New Roman" w:cs="Times New Roman"/>
            <w:b/>
            <w:bCs/>
            <w:sz w:val="24"/>
            <w:szCs w:val="24"/>
          </w:rPr>
          <w:delText xml:space="preserve"> deklaruar n</w:delText>
        </w:r>
        <w:r w:rsidR="00B40A53" w:rsidRPr="000725D8">
          <w:rPr>
            <w:rFonts w:ascii="Times New Roman" w:hAnsi="Times New Roman" w:cs="Times New Roman"/>
            <w:b/>
            <w:bCs/>
            <w:sz w:val="24"/>
            <w:szCs w:val="24"/>
          </w:rPr>
          <w:delText>ë</w:delText>
        </w:r>
        <w:r w:rsidRPr="000725D8">
          <w:rPr>
            <w:rFonts w:ascii="Times New Roman" w:hAnsi="Times New Roman" w:cs="Times New Roman"/>
            <w:b/>
            <w:bCs/>
            <w:sz w:val="24"/>
            <w:szCs w:val="24"/>
          </w:rPr>
          <w:delText xml:space="preserve"> Tiran</w:delText>
        </w:r>
        <w:r w:rsidR="00B40A53" w:rsidRPr="000725D8">
          <w:rPr>
            <w:rFonts w:ascii="Times New Roman" w:hAnsi="Times New Roman" w:cs="Times New Roman"/>
            <w:b/>
            <w:bCs/>
            <w:sz w:val="24"/>
            <w:szCs w:val="24"/>
          </w:rPr>
          <w:delText>ë</w:delText>
        </w:r>
      </w:del>
      <w:ins w:id="1254" w:author="Sokol Çomo" w:date="2025-05-02T08:44:00Z">
        <w:r w:rsidR="00223685">
          <w:rPr>
            <w:rFonts w:ascii="Times New Roman" w:hAnsi="Times New Roman" w:cs="Times New Roman"/>
            <w:b/>
            <w:bCs/>
            <w:sz w:val="24"/>
            <w:szCs w:val="24"/>
          </w:rPr>
          <w:t xml:space="preserve">konkluzionin e Komisionit </w:t>
        </w:r>
        <w:r w:rsidR="00226037" w:rsidRPr="00DB24F5">
          <w:rPr>
            <w:rFonts w:ascii="Times New Roman" w:hAnsi="Times New Roman" w:cs="Times New Roman"/>
            <w:b/>
            <w:bCs/>
            <w:sz w:val="24"/>
            <w:szCs w:val="24"/>
          </w:rPr>
          <w:t>për cenimin e besimit të publikut te sistemi i drejtësisë</w:t>
        </w:r>
      </w:ins>
      <w:r w:rsidRPr="00DB24F5">
        <w:rPr>
          <w:rFonts w:ascii="Times New Roman" w:hAnsi="Times New Roman" w:cs="Times New Roman"/>
          <w:b/>
          <w:bCs/>
          <w:sz w:val="24"/>
          <w:szCs w:val="24"/>
        </w:rPr>
        <w:t xml:space="preserve"> </w:t>
      </w:r>
    </w:p>
    <w:p w14:paraId="7CF3955D" w14:textId="77777777" w:rsidR="00921175" w:rsidRPr="00DB24F5" w:rsidRDefault="00921175" w:rsidP="00074672">
      <w:pPr>
        <w:pStyle w:val="ListParagraph"/>
        <w:tabs>
          <w:tab w:val="left" w:pos="0"/>
        </w:tabs>
        <w:spacing w:before="0" w:after="0"/>
        <w:ind w:left="0"/>
        <w:rPr>
          <w:rFonts w:ascii="Times New Roman" w:hAnsi="Times New Roman"/>
          <w:b/>
          <w:sz w:val="16"/>
          <w:rPrChange w:id="1255" w:author="Sokol Çomo" w:date="2025-05-02T08:44:00Z">
            <w:rPr>
              <w:rFonts w:ascii="Times New Roman" w:hAnsi="Times New Roman"/>
              <w:b/>
              <w:color w:val="FF0000"/>
              <w:sz w:val="16"/>
            </w:rPr>
          </w:rPrChange>
        </w:rPr>
      </w:pPr>
    </w:p>
    <w:p w14:paraId="6B582FFD" w14:textId="62FB6AF9" w:rsidR="00F02144" w:rsidRPr="00DB24F5" w:rsidRDefault="00E64975" w:rsidP="00F02144">
      <w:pPr>
        <w:pStyle w:val="ListParagraph"/>
        <w:numPr>
          <w:ilvl w:val="0"/>
          <w:numId w:val="3"/>
        </w:numPr>
        <w:tabs>
          <w:tab w:val="left" w:pos="0"/>
        </w:tabs>
        <w:spacing w:before="0" w:after="0"/>
        <w:ind w:left="0"/>
        <w:rPr>
          <w:rFonts w:ascii="Times New Roman" w:hAnsi="Times New Roman"/>
          <w:sz w:val="24"/>
          <w:rPrChange w:id="1256" w:author="Sokol Çomo" w:date="2025-05-02T08:44:00Z">
            <w:rPr>
              <w:rFonts w:ascii="Times New Roman" w:hAnsi="Times New Roman"/>
              <w:color w:val="FF0000"/>
              <w:sz w:val="24"/>
            </w:rPr>
          </w:rPrChange>
        </w:rPr>
      </w:pPr>
      <w:r w:rsidRPr="00DB24F5">
        <w:rPr>
          <w:rFonts w:ascii="Times New Roman" w:hAnsi="Times New Roman" w:cs="Times New Roman"/>
          <w:sz w:val="24"/>
          <w:szCs w:val="24"/>
        </w:rPr>
        <w:t xml:space="preserve">Nga verifikimi i deklaratave të interesave privatë, të depozituara ndër vite në ILDKPKI, Komisioni konstatoi se </w:t>
      </w:r>
      <w:bookmarkStart w:id="1257" w:name="_Hlk195775495"/>
      <w:r w:rsidRPr="00DB24F5">
        <w:rPr>
          <w:rFonts w:ascii="Times New Roman" w:hAnsi="Times New Roman" w:cs="Times New Roman"/>
          <w:sz w:val="24"/>
          <w:szCs w:val="24"/>
        </w:rPr>
        <w:t>subjekti në DIPP 2012</w:t>
      </w:r>
      <w:r w:rsidR="008F3AF5" w:rsidRPr="00DB24F5">
        <w:rPr>
          <w:rFonts w:ascii="Times New Roman" w:hAnsi="Times New Roman" w:cs="Times New Roman"/>
          <w:sz w:val="24"/>
          <w:szCs w:val="24"/>
        </w:rPr>
        <w:t xml:space="preserve">, </w:t>
      </w:r>
      <w:r w:rsidRPr="00DB24F5">
        <w:rPr>
          <w:rFonts w:ascii="Times New Roman" w:hAnsi="Times New Roman" w:cs="Times New Roman"/>
          <w:sz w:val="24"/>
          <w:szCs w:val="24"/>
        </w:rPr>
        <w:t>2013</w:t>
      </w:r>
      <w:r w:rsidR="008F3AF5" w:rsidRPr="00DB24F5">
        <w:rPr>
          <w:rFonts w:ascii="Times New Roman" w:hAnsi="Times New Roman" w:cs="Times New Roman"/>
          <w:sz w:val="24"/>
          <w:szCs w:val="24"/>
        </w:rPr>
        <w:t xml:space="preserve"> dhe 2014</w:t>
      </w:r>
      <w:r w:rsidRPr="00DB24F5">
        <w:rPr>
          <w:rFonts w:ascii="Times New Roman" w:hAnsi="Times New Roman" w:cs="Times New Roman"/>
          <w:sz w:val="24"/>
          <w:szCs w:val="24"/>
        </w:rPr>
        <w:t xml:space="preserve"> ka deklaruar </w:t>
      </w:r>
      <w:r w:rsidR="006F4DA1" w:rsidRPr="00DB24F5">
        <w:rPr>
          <w:rFonts w:ascii="Times New Roman" w:hAnsi="Times New Roman" w:cs="Times New Roman"/>
          <w:sz w:val="24"/>
          <w:szCs w:val="24"/>
        </w:rPr>
        <w:t xml:space="preserve">si </w:t>
      </w:r>
      <w:r w:rsidR="008F3AF5" w:rsidRPr="00DB24F5">
        <w:rPr>
          <w:rFonts w:ascii="Times New Roman" w:hAnsi="Times New Roman" w:cs="Times New Roman"/>
          <w:sz w:val="24"/>
          <w:szCs w:val="24"/>
        </w:rPr>
        <w:t>vendq</w:t>
      </w:r>
      <w:r w:rsidR="00BE68F9" w:rsidRPr="00DB24F5">
        <w:rPr>
          <w:rFonts w:ascii="Times New Roman" w:hAnsi="Times New Roman" w:cs="Times New Roman"/>
          <w:sz w:val="24"/>
          <w:szCs w:val="24"/>
        </w:rPr>
        <w:t>ë</w:t>
      </w:r>
      <w:r w:rsidR="008F3AF5" w:rsidRPr="00DB24F5">
        <w:rPr>
          <w:rFonts w:ascii="Times New Roman" w:hAnsi="Times New Roman" w:cs="Times New Roman"/>
          <w:sz w:val="24"/>
          <w:szCs w:val="24"/>
        </w:rPr>
        <w:t>ndrim tjet</w:t>
      </w:r>
      <w:r w:rsidR="00BE68F9" w:rsidRPr="00DB24F5">
        <w:rPr>
          <w:rFonts w:ascii="Times New Roman" w:hAnsi="Times New Roman" w:cs="Times New Roman"/>
          <w:sz w:val="24"/>
          <w:szCs w:val="24"/>
        </w:rPr>
        <w:t>ë</w:t>
      </w:r>
      <w:r w:rsidR="008F3AF5" w:rsidRPr="00DB24F5">
        <w:rPr>
          <w:rFonts w:ascii="Times New Roman" w:hAnsi="Times New Roman" w:cs="Times New Roman"/>
          <w:sz w:val="24"/>
          <w:szCs w:val="24"/>
        </w:rPr>
        <w:t>r, adres</w:t>
      </w:r>
      <w:r w:rsidR="00BE68F9" w:rsidRPr="00DB24F5">
        <w:rPr>
          <w:rFonts w:ascii="Times New Roman" w:hAnsi="Times New Roman" w:cs="Times New Roman"/>
          <w:sz w:val="24"/>
          <w:szCs w:val="24"/>
        </w:rPr>
        <w:t>ë</w:t>
      </w:r>
      <w:r w:rsidR="006F4DA1" w:rsidRPr="00DB24F5">
        <w:rPr>
          <w:rFonts w:ascii="Times New Roman" w:hAnsi="Times New Roman" w:cs="Times New Roman"/>
          <w:sz w:val="24"/>
          <w:szCs w:val="24"/>
        </w:rPr>
        <w:t>n</w:t>
      </w:r>
      <w:r w:rsidR="008F3AF5" w:rsidRPr="00DB24F5">
        <w:rPr>
          <w:rFonts w:ascii="Times New Roman" w:hAnsi="Times New Roman" w:cs="Times New Roman"/>
          <w:sz w:val="24"/>
          <w:szCs w:val="24"/>
        </w:rPr>
        <w:t xml:space="preserve">  </w:t>
      </w:r>
      <w:r w:rsidRPr="00DB24F5">
        <w:rPr>
          <w:rFonts w:ascii="Times New Roman" w:hAnsi="Times New Roman" w:cs="Times New Roman"/>
          <w:sz w:val="24"/>
          <w:szCs w:val="24"/>
        </w:rPr>
        <w:t>“Njësia Bashkiake nr. 4, Tiranë</w:t>
      </w:r>
      <w:bookmarkEnd w:id="1257"/>
      <w:r w:rsidR="00884E90" w:rsidRPr="00DB24F5">
        <w:rPr>
          <w:rFonts w:ascii="Times New Roman" w:hAnsi="Times New Roman" w:cs="Times New Roman"/>
          <w:sz w:val="24"/>
          <w:szCs w:val="24"/>
        </w:rPr>
        <w:t xml:space="preserve">”. </w:t>
      </w:r>
      <w:r w:rsidRPr="00DB24F5">
        <w:rPr>
          <w:rFonts w:ascii="Times New Roman" w:hAnsi="Times New Roman" w:cs="Times New Roman"/>
          <w:sz w:val="24"/>
          <w:szCs w:val="24"/>
        </w:rPr>
        <w:t>Komisioni</w:t>
      </w:r>
      <w:r w:rsidR="00884E90" w:rsidRPr="00DB24F5">
        <w:rPr>
          <w:rFonts w:ascii="Times New Roman" w:hAnsi="Times New Roman" w:cs="Times New Roman"/>
          <w:sz w:val="24"/>
          <w:szCs w:val="24"/>
        </w:rPr>
        <w:t xml:space="preserve"> k</w:t>
      </w:r>
      <w:r w:rsidR="00BE68F9" w:rsidRPr="00DB24F5">
        <w:rPr>
          <w:rFonts w:ascii="Times New Roman" w:hAnsi="Times New Roman" w:cs="Times New Roman"/>
          <w:sz w:val="24"/>
          <w:szCs w:val="24"/>
        </w:rPr>
        <w:t>ë</w:t>
      </w:r>
      <w:r w:rsidR="00884E90" w:rsidRPr="00DB24F5">
        <w:rPr>
          <w:rFonts w:ascii="Times New Roman" w:hAnsi="Times New Roman" w:cs="Times New Roman"/>
          <w:sz w:val="24"/>
          <w:szCs w:val="24"/>
        </w:rPr>
        <w:t xml:space="preserve">rkoi dhe mori informacion nga </w:t>
      </w:r>
      <w:r w:rsidRPr="00DB24F5">
        <w:rPr>
          <w:rFonts w:ascii="Times New Roman" w:hAnsi="Times New Roman" w:cs="Times New Roman"/>
          <w:sz w:val="24"/>
          <w:szCs w:val="24"/>
        </w:rPr>
        <w:t>Drejtoria e Përgjithshme e Gjendjes Civile</w:t>
      </w:r>
      <w:r w:rsidR="00884E90" w:rsidRPr="00DB24F5">
        <w:rPr>
          <w:rFonts w:ascii="Times New Roman" w:hAnsi="Times New Roman" w:cs="Times New Roman"/>
          <w:sz w:val="24"/>
          <w:szCs w:val="24"/>
        </w:rPr>
        <w:t xml:space="preserve"> e cila, </w:t>
      </w:r>
      <w:r w:rsidRPr="00DB24F5">
        <w:rPr>
          <w:rFonts w:ascii="Times New Roman" w:hAnsi="Times New Roman" w:cs="Times New Roman"/>
          <w:sz w:val="24"/>
          <w:szCs w:val="24"/>
        </w:rPr>
        <w:t xml:space="preserve">ndër të tjera, ka informuar se, më 5.12.2012, subjekti dhe bashkëshorti i saj, Dritan </w:t>
      </w:r>
      <w:proofErr w:type="spellStart"/>
      <w:r w:rsidRPr="00DB24F5">
        <w:rPr>
          <w:rFonts w:ascii="Times New Roman" w:hAnsi="Times New Roman" w:cs="Times New Roman"/>
          <w:sz w:val="24"/>
          <w:szCs w:val="24"/>
        </w:rPr>
        <w:t>Marku</w:t>
      </w:r>
      <w:proofErr w:type="spellEnd"/>
      <w:r w:rsidRPr="00DB24F5">
        <w:rPr>
          <w:rFonts w:ascii="Times New Roman" w:hAnsi="Times New Roman" w:cs="Times New Roman"/>
          <w:sz w:val="24"/>
          <w:szCs w:val="24"/>
        </w:rPr>
        <w:t>, kanë ndryshuar vendbanimin nga Bashkia Gjirokastër dhe janë vendosur</w:t>
      </w:r>
      <w:r w:rsidR="00921175" w:rsidRPr="00DB24F5">
        <w:rPr>
          <w:rFonts w:ascii="Times New Roman" w:hAnsi="Times New Roman" w:cs="Times New Roman"/>
          <w:sz w:val="24"/>
          <w:szCs w:val="24"/>
        </w:rPr>
        <w:t xml:space="preserve"> </w:t>
      </w:r>
      <w:r w:rsidRPr="00DB24F5">
        <w:rPr>
          <w:rFonts w:ascii="Times New Roman" w:hAnsi="Times New Roman" w:cs="Times New Roman"/>
          <w:sz w:val="24"/>
          <w:szCs w:val="24"/>
        </w:rPr>
        <w:t>në Njësinë Administrative nr. 4, Tiranë</w:t>
      </w:r>
      <w:r w:rsidR="000B20CC" w:rsidRPr="00DB24F5">
        <w:rPr>
          <w:rFonts w:ascii="Times New Roman" w:hAnsi="Times New Roman" w:cs="Times New Roman"/>
          <w:sz w:val="24"/>
          <w:szCs w:val="24"/>
        </w:rPr>
        <w:t xml:space="preserve"> dhe se m</w:t>
      </w:r>
      <w:r w:rsidRPr="00DB24F5">
        <w:rPr>
          <w:rFonts w:ascii="Times New Roman" w:hAnsi="Times New Roman" w:cs="Times New Roman"/>
          <w:sz w:val="24"/>
          <w:szCs w:val="24"/>
        </w:rPr>
        <w:t>ë 06.11.2014, kanë ndryshuar përsëri vendbanimin duke u rivendosur në Gjirokastër.</w:t>
      </w:r>
    </w:p>
    <w:p w14:paraId="768B4E56" w14:textId="77777777" w:rsidR="00F02144" w:rsidRPr="00DB24F5" w:rsidRDefault="00F02144" w:rsidP="00F02144">
      <w:pPr>
        <w:pStyle w:val="ListParagraph"/>
        <w:tabs>
          <w:tab w:val="left" w:pos="0"/>
        </w:tabs>
        <w:spacing w:before="0" w:after="0"/>
        <w:ind w:left="0"/>
        <w:rPr>
          <w:rFonts w:ascii="Times New Roman" w:hAnsi="Times New Roman"/>
          <w:sz w:val="16"/>
          <w:rPrChange w:id="1258" w:author="Sokol Çomo" w:date="2025-05-02T08:44:00Z">
            <w:rPr>
              <w:rFonts w:ascii="Times New Roman" w:hAnsi="Times New Roman"/>
              <w:color w:val="FF0000"/>
              <w:sz w:val="16"/>
            </w:rPr>
          </w:rPrChange>
        </w:rPr>
      </w:pPr>
    </w:p>
    <w:p w14:paraId="2BB2BB7E" w14:textId="2B3EC9EC" w:rsidR="005D5AB7" w:rsidRPr="00223685" w:rsidRDefault="000B20CC" w:rsidP="00223685">
      <w:pPr>
        <w:pStyle w:val="ListParagraph"/>
        <w:numPr>
          <w:ilvl w:val="1"/>
          <w:numId w:val="3"/>
        </w:numPr>
        <w:tabs>
          <w:tab w:val="left" w:pos="0"/>
        </w:tabs>
        <w:spacing w:before="0" w:after="0"/>
        <w:ind w:left="0" w:firstLine="0"/>
        <w:rPr>
          <w:rFonts w:ascii="Times New Roman" w:hAnsi="Times New Roman"/>
          <w:sz w:val="24"/>
          <w:rPrChange w:id="1259" w:author="Sokol Çomo" w:date="2025-05-02T08:44:00Z">
            <w:rPr>
              <w:rFonts w:ascii="Times New Roman" w:hAnsi="Times New Roman"/>
              <w:color w:val="FF0000"/>
              <w:sz w:val="24"/>
            </w:rPr>
          </w:rPrChange>
        </w:rPr>
      </w:pPr>
      <w:r w:rsidRPr="00DB24F5">
        <w:rPr>
          <w:rFonts w:ascii="Times New Roman" w:hAnsi="Times New Roman" w:cs="Times New Roman"/>
          <w:sz w:val="24"/>
          <w:szCs w:val="24"/>
        </w:rPr>
        <w:t>E pyetur nga Komisioni mbi rrethanat që lidhen me adresë</w:t>
      </w:r>
      <w:r w:rsidR="005B0F04" w:rsidRPr="00DB24F5">
        <w:rPr>
          <w:rFonts w:ascii="Times New Roman" w:hAnsi="Times New Roman" w:cs="Times New Roman"/>
          <w:sz w:val="24"/>
          <w:szCs w:val="24"/>
        </w:rPr>
        <w:t xml:space="preserve">n e regjistrimit </w:t>
      </w:r>
      <w:r w:rsidRPr="00DB24F5">
        <w:rPr>
          <w:rFonts w:ascii="Times New Roman" w:hAnsi="Times New Roman" w:cs="Times New Roman"/>
          <w:sz w:val="24"/>
          <w:szCs w:val="24"/>
        </w:rPr>
        <w:t>dhe faktin e nënshkrimit të kontratës së qirasë</w:t>
      </w:r>
      <w:r w:rsidR="00226037" w:rsidRPr="00DB24F5">
        <w:rPr>
          <w:rFonts w:ascii="Times New Roman" w:hAnsi="Times New Roman" w:cs="Times New Roman"/>
          <w:sz w:val="24"/>
          <w:szCs w:val="24"/>
        </w:rPr>
        <w:t xml:space="preserve"> </w:t>
      </w:r>
      <w:ins w:id="1260" w:author="Sokol Çomo" w:date="2025-05-02T08:44:00Z">
        <w:r w:rsidR="00226037" w:rsidRPr="00DB24F5">
          <w:rPr>
            <w:rFonts w:ascii="Times New Roman" w:hAnsi="Times New Roman" w:cs="Times New Roman"/>
            <w:sz w:val="24"/>
            <w:szCs w:val="24"/>
          </w:rPr>
          <w:t>së datës 23.11.2012</w:t>
        </w:r>
        <w:r w:rsidRPr="00DB24F5">
          <w:rPr>
            <w:rFonts w:ascii="Times New Roman" w:hAnsi="Times New Roman" w:cs="Times New Roman"/>
            <w:sz w:val="24"/>
            <w:szCs w:val="24"/>
          </w:rPr>
          <w:t xml:space="preserve"> </w:t>
        </w:r>
      </w:ins>
      <w:r w:rsidRPr="00DB24F5">
        <w:rPr>
          <w:rFonts w:ascii="Times New Roman" w:hAnsi="Times New Roman" w:cs="Times New Roman"/>
          <w:sz w:val="24"/>
          <w:szCs w:val="24"/>
        </w:rPr>
        <w:t>për apartamentin në Tiranë, subjekti</w:t>
      </w:r>
      <w:r w:rsidR="005B0F04"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deklaroi </w:t>
      </w:r>
      <w:r w:rsidR="00884E90" w:rsidRPr="00DB24F5">
        <w:rPr>
          <w:rFonts w:ascii="Times New Roman" w:hAnsi="Times New Roman" w:cs="Times New Roman"/>
          <w:sz w:val="24"/>
          <w:szCs w:val="24"/>
        </w:rPr>
        <w:t xml:space="preserve">se </w:t>
      </w:r>
      <w:r w:rsidRPr="00DB24F5">
        <w:rPr>
          <w:rFonts w:ascii="Times New Roman" w:hAnsi="Times New Roman" w:cs="Times New Roman"/>
          <w:sz w:val="24"/>
          <w:szCs w:val="24"/>
        </w:rPr>
        <w:t>kontrat</w:t>
      </w:r>
      <w:r w:rsidR="00884E90" w:rsidRPr="00DB24F5">
        <w:rPr>
          <w:rFonts w:ascii="Times New Roman" w:hAnsi="Times New Roman" w:cs="Times New Roman"/>
          <w:sz w:val="24"/>
          <w:szCs w:val="24"/>
        </w:rPr>
        <w:t>a</w:t>
      </w:r>
      <w:r w:rsidRPr="00DB24F5">
        <w:rPr>
          <w:rFonts w:ascii="Times New Roman" w:hAnsi="Times New Roman" w:cs="Times New Roman"/>
          <w:sz w:val="24"/>
          <w:szCs w:val="24"/>
        </w:rPr>
        <w:t xml:space="preserve"> nuk është deklaruar prej saj</w:t>
      </w:r>
      <w:ins w:id="1261" w:author="Sokol Çomo" w:date="2025-05-02T08:44:00Z">
        <w:r w:rsidR="00226037" w:rsidRPr="00DB24F5">
          <w:rPr>
            <w:rFonts w:ascii="Times New Roman" w:hAnsi="Times New Roman" w:cs="Times New Roman"/>
            <w:sz w:val="24"/>
            <w:szCs w:val="24"/>
          </w:rPr>
          <w:t xml:space="preserve"> në deklarata periodike</w:t>
        </w:r>
      </w:ins>
      <w:r w:rsidRPr="00DB24F5">
        <w:rPr>
          <w:rFonts w:ascii="Times New Roman" w:hAnsi="Times New Roman" w:cs="Times New Roman"/>
          <w:sz w:val="24"/>
          <w:szCs w:val="24"/>
        </w:rPr>
        <w:t>, pasi realisht as kanë paguar qira, as kanë banuar ndonjëherë në atë adresë</w:t>
      </w:r>
      <w:r w:rsidR="00884E90" w:rsidRPr="00DB24F5">
        <w:rPr>
          <w:rFonts w:ascii="Times New Roman" w:hAnsi="Times New Roman" w:cs="Times New Roman"/>
          <w:sz w:val="24"/>
          <w:szCs w:val="24"/>
        </w:rPr>
        <w:t xml:space="preserve"> dhe se ajo ka qen</w:t>
      </w:r>
      <w:r w:rsidR="00BE68F9" w:rsidRPr="00DB24F5">
        <w:rPr>
          <w:rFonts w:ascii="Times New Roman" w:hAnsi="Times New Roman" w:cs="Times New Roman"/>
          <w:sz w:val="24"/>
          <w:szCs w:val="24"/>
        </w:rPr>
        <w:t>ë</w:t>
      </w:r>
      <w:r w:rsidR="00884E90" w:rsidRPr="00DB24F5">
        <w:rPr>
          <w:rFonts w:ascii="Times New Roman" w:hAnsi="Times New Roman" w:cs="Times New Roman"/>
          <w:sz w:val="24"/>
          <w:szCs w:val="24"/>
        </w:rPr>
        <w:t xml:space="preserve"> </w:t>
      </w:r>
      <w:r w:rsidRPr="00DB24F5">
        <w:rPr>
          <w:rFonts w:ascii="Times New Roman" w:hAnsi="Times New Roman" w:cs="Times New Roman"/>
          <w:sz w:val="24"/>
          <w:szCs w:val="24"/>
        </w:rPr>
        <w:t>formal</w:t>
      </w:r>
      <w:r w:rsidR="00884E90" w:rsidRPr="00DB24F5">
        <w:rPr>
          <w:rFonts w:ascii="Times New Roman" w:hAnsi="Times New Roman" w:cs="Times New Roman"/>
          <w:sz w:val="24"/>
          <w:szCs w:val="24"/>
        </w:rPr>
        <w:t>e</w:t>
      </w:r>
      <w:r w:rsidRPr="00DB24F5">
        <w:rPr>
          <w:rFonts w:ascii="Times New Roman" w:hAnsi="Times New Roman" w:cs="Times New Roman"/>
          <w:sz w:val="24"/>
          <w:szCs w:val="24"/>
        </w:rPr>
        <w:t xml:space="preserve">, nuk është ekzekutuar prej palëve </w:t>
      </w:r>
      <w:proofErr w:type="spellStart"/>
      <w:r w:rsidRPr="00DB24F5">
        <w:rPr>
          <w:rFonts w:ascii="Times New Roman" w:hAnsi="Times New Roman" w:cs="Times New Roman"/>
          <w:sz w:val="24"/>
          <w:szCs w:val="24"/>
        </w:rPr>
        <w:t>kontraktore</w:t>
      </w:r>
      <w:proofErr w:type="spellEnd"/>
      <w:r w:rsidRPr="00DB24F5">
        <w:rPr>
          <w:rFonts w:ascii="Times New Roman" w:hAnsi="Times New Roman" w:cs="Times New Roman"/>
          <w:sz w:val="24"/>
          <w:szCs w:val="24"/>
        </w:rPr>
        <w:t xml:space="preserve"> dhe nuk ka prodhuar asnjë efekt. Arsyeja e hartimit të kësaj </w:t>
      </w:r>
      <w:r w:rsidRPr="00DB24F5">
        <w:rPr>
          <w:rFonts w:ascii="Times New Roman" w:hAnsi="Times New Roman" w:cs="Times New Roman"/>
          <w:sz w:val="24"/>
          <w:szCs w:val="24"/>
        </w:rPr>
        <w:lastRenderedPageBreak/>
        <w:t>kontrate ishte një kërkesë e bërë</w:t>
      </w:r>
      <w:r w:rsidR="00884E90" w:rsidRPr="00DB24F5">
        <w:rPr>
          <w:rFonts w:ascii="Times New Roman" w:hAnsi="Times New Roman" w:cs="Times New Roman"/>
          <w:sz w:val="24"/>
          <w:szCs w:val="24"/>
        </w:rPr>
        <w:t xml:space="preserve"> prej saj</w:t>
      </w:r>
      <w:r w:rsidRPr="00DB24F5">
        <w:rPr>
          <w:rFonts w:ascii="Times New Roman" w:hAnsi="Times New Roman" w:cs="Times New Roman"/>
          <w:sz w:val="24"/>
          <w:szCs w:val="24"/>
        </w:rPr>
        <w:t xml:space="preserve"> pranë KLD</w:t>
      </w:r>
      <w:r w:rsidR="005B0F04" w:rsidRPr="00DB24F5">
        <w:rPr>
          <w:rFonts w:ascii="Times New Roman" w:hAnsi="Times New Roman" w:cs="Times New Roman"/>
          <w:sz w:val="24"/>
          <w:szCs w:val="24"/>
        </w:rPr>
        <w:t>-s</w:t>
      </w:r>
      <w:r w:rsidR="004D06B5" w:rsidRPr="00DB24F5">
        <w:rPr>
          <w:rFonts w:ascii="Times New Roman" w:hAnsi="Times New Roman" w:cs="Times New Roman"/>
          <w:sz w:val="24"/>
          <w:szCs w:val="24"/>
        </w:rPr>
        <w:t>ë</w:t>
      </w:r>
      <w:r w:rsidRPr="00DB24F5">
        <w:rPr>
          <w:rFonts w:ascii="Times New Roman" w:hAnsi="Times New Roman" w:cs="Times New Roman"/>
          <w:sz w:val="24"/>
          <w:szCs w:val="24"/>
        </w:rPr>
        <w:t xml:space="preserve"> për transferim</w:t>
      </w:r>
      <w:r w:rsidR="005B0F04" w:rsidRPr="00DB24F5">
        <w:rPr>
          <w:rFonts w:ascii="Times New Roman" w:hAnsi="Times New Roman" w:cs="Times New Roman"/>
          <w:sz w:val="24"/>
          <w:szCs w:val="24"/>
        </w:rPr>
        <w:t xml:space="preserve"> me detyr</w:t>
      </w:r>
      <w:r w:rsidR="004D06B5" w:rsidRPr="00DB24F5">
        <w:rPr>
          <w:rFonts w:ascii="Times New Roman" w:hAnsi="Times New Roman" w:cs="Times New Roman"/>
          <w:sz w:val="24"/>
          <w:szCs w:val="24"/>
        </w:rPr>
        <w:t>ë</w:t>
      </w:r>
      <w:r w:rsidRPr="00DB24F5">
        <w:rPr>
          <w:rFonts w:ascii="Times New Roman" w:hAnsi="Times New Roman" w:cs="Times New Roman"/>
          <w:sz w:val="24"/>
          <w:szCs w:val="24"/>
        </w:rPr>
        <w:t xml:space="preserve"> në Gjykatën e Tiranës. Në bazë të asaj kontrate mundësohej të provohej për KLD-në vendbanimi në Tiranë, kusht pa të cilin</w:t>
      </w:r>
      <w:r w:rsidR="00F02144" w:rsidRPr="00DB24F5">
        <w:rPr>
          <w:rFonts w:ascii="Times New Roman" w:hAnsi="Times New Roman" w:cs="Times New Roman"/>
          <w:sz w:val="24"/>
          <w:szCs w:val="24"/>
        </w:rPr>
        <w:t>,</w:t>
      </w:r>
      <w:r w:rsidRPr="00DB24F5">
        <w:rPr>
          <w:rFonts w:ascii="Times New Roman" w:hAnsi="Times New Roman" w:cs="Times New Roman"/>
          <w:sz w:val="24"/>
          <w:szCs w:val="24"/>
        </w:rPr>
        <w:t xml:space="preserve"> transferimi i mundshëm në Gjykatën e Tiranës</w:t>
      </w:r>
      <w:r w:rsidR="00F02144" w:rsidRPr="00DB24F5">
        <w:rPr>
          <w:rFonts w:ascii="Times New Roman" w:hAnsi="Times New Roman" w:cs="Times New Roman"/>
          <w:sz w:val="24"/>
          <w:szCs w:val="24"/>
        </w:rPr>
        <w:t xml:space="preserve">, </w:t>
      </w:r>
      <w:r w:rsidRPr="00DB24F5">
        <w:rPr>
          <w:rFonts w:ascii="Times New Roman" w:hAnsi="Times New Roman" w:cs="Times New Roman"/>
          <w:sz w:val="24"/>
          <w:szCs w:val="24"/>
        </w:rPr>
        <w:t>formalisht nuk mund të realizohej. Transferimi i të dhënave të gjendjes civile</w:t>
      </w:r>
      <w:r w:rsidR="00884E90" w:rsidRPr="00DB24F5">
        <w:rPr>
          <w:rFonts w:ascii="Times New Roman" w:hAnsi="Times New Roman" w:cs="Times New Roman"/>
          <w:sz w:val="24"/>
          <w:szCs w:val="24"/>
        </w:rPr>
        <w:t xml:space="preserve"> </w:t>
      </w:r>
      <w:r w:rsidRPr="00DB24F5">
        <w:rPr>
          <w:rFonts w:ascii="Times New Roman" w:hAnsi="Times New Roman" w:cs="Times New Roman"/>
          <w:sz w:val="24"/>
          <w:szCs w:val="24"/>
        </w:rPr>
        <w:t>në Tiranë u bë për të njëjtin qëllim dhe formalisht ka qenë banore e Tiranës deri në 2014, ndërsa faktikisht ka vijuar jetesën dhe punën në qytetin e Gjirokastrës.</w:t>
      </w:r>
    </w:p>
    <w:p w14:paraId="4D70E63B" w14:textId="77777777" w:rsidR="005D5AB7" w:rsidRPr="005D5AB7" w:rsidRDefault="005D5AB7" w:rsidP="005D5AB7">
      <w:pPr>
        <w:pStyle w:val="ListParagraph"/>
        <w:rPr>
          <w:del w:id="1262" w:author="Sokol Çomo" w:date="2025-05-02T08:44:00Z"/>
          <w:rFonts w:ascii="Times New Roman" w:hAnsi="Times New Roman" w:cs="Times New Roman"/>
          <w:sz w:val="16"/>
          <w:szCs w:val="16"/>
        </w:rPr>
      </w:pPr>
    </w:p>
    <w:p w14:paraId="3FA78114" w14:textId="54727167" w:rsidR="002A28DC" w:rsidRPr="00DB24F5" w:rsidRDefault="00C51872" w:rsidP="006F4DA1">
      <w:pPr>
        <w:pStyle w:val="ListParagraph"/>
        <w:numPr>
          <w:ilvl w:val="1"/>
          <w:numId w:val="3"/>
        </w:numPr>
        <w:tabs>
          <w:tab w:val="left" w:pos="0"/>
        </w:tabs>
        <w:spacing w:before="0" w:after="0"/>
        <w:ind w:left="0" w:firstLine="0"/>
        <w:rPr>
          <w:rFonts w:ascii="Times New Roman" w:hAnsi="Times New Roman"/>
          <w:sz w:val="16"/>
          <w:rPrChange w:id="1263" w:author="Sokol Çomo" w:date="2025-05-02T08:44:00Z">
            <w:rPr>
              <w:rFonts w:ascii="Times New Roman" w:hAnsi="Times New Roman"/>
              <w:color w:val="FF0000"/>
              <w:sz w:val="16"/>
            </w:rPr>
          </w:rPrChange>
        </w:rPr>
      </w:pPr>
      <w:r w:rsidRPr="00DB24F5">
        <w:rPr>
          <w:rFonts w:ascii="Times New Roman" w:hAnsi="Times New Roman" w:cs="Times New Roman"/>
          <w:sz w:val="24"/>
          <w:szCs w:val="24"/>
        </w:rPr>
        <w:t>N</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w:t>
      </w:r>
      <w:r w:rsidR="00F02144" w:rsidRPr="00DB24F5">
        <w:rPr>
          <w:rFonts w:ascii="Times New Roman" w:hAnsi="Times New Roman" w:cs="Times New Roman"/>
          <w:sz w:val="24"/>
          <w:szCs w:val="24"/>
        </w:rPr>
        <w:t xml:space="preserve"> </w:t>
      </w:r>
      <w:r w:rsidRPr="00DB24F5">
        <w:rPr>
          <w:rFonts w:ascii="Times New Roman" w:hAnsi="Times New Roman" w:cs="Times New Roman"/>
          <w:sz w:val="24"/>
          <w:szCs w:val="24"/>
        </w:rPr>
        <w:t>me sa m</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sip</w:t>
      </w:r>
      <w:r w:rsidR="00AA79FF" w:rsidRPr="00DB24F5">
        <w:rPr>
          <w:rFonts w:ascii="Times New Roman" w:hAnsi="Times New Roman" w:cs="Times New Roman"/>
          <w:sz w:val="24"/>
          <w:szCs w:val="24"/>
        </w:rPr>
        <w:t>ë</w:t>
      </w:r>
      <w:r w:rsidRPr="00DB24F5">
        <w:rPr>
          <w:rFonts w:ascii="Times New Roman" w:hAnsi="Times New Roman" w:cs="Times New Roman"/>
          <w:sz w:val="24"/>
          <w:szCs w:val="24"/>
        </w:rPr>
        <w:t>r</w:t>
      </w:r>
      <w:r w:rsidR="000B20CC" w:rsidRPr="00DB24F5">
        <w:rPr>
          <w:rFonts w:ascii="Times New Roman" w:hAnsi="Times New Roman" w:cs="Times New Roman"/>
          <w:sz w:val="24"/>
          <w:szCs w:val="24"/>
        </w:rPr>
        <w:t xml:space="preserve">, </w:t>
      </w:r>
      <w:r w:rsidR="00FA77AA" w:rsidRPr="00DB24F5">
        <w:rPr>
          <w:rFonts w:ascii="Times New Roman" w:hAnsi="Times New Roman" w:cs="Times New Roman"/>
          <w:sz w:val="24"/>
          <w:szCs w:val="24"/>
        </w:rPr>
        <w:t>Komisioni ka vler</w:t>
      </w:r>
      <w:r w:rsidR="00B40A53" w:rsidRPr="00DB24F5">
        <w:rPr>
          <w:rFonts w:ascii="Times New Roman" w:hAnsi="Times New Roman" w:cs="Times New Roman"/>
          <w:sz w:val="24"/>
          <w:szCs w:val="24"/>
        </w:rPr>
        <w:t>ë</w:t>
      </w:r>
      <w:r w:rsidR="00FA77AA" w:rsidRPr="00DB24F5">
        <w:rPr>
          <w:rFonts w:ascii="Times New Roman" w:hAnsi="Times New Roman" w:cs="Times New Roman"/>
          <w:sz w:val="24"/>
          <w:szCs w:val="24"/>
        </w:rPr>
        <w:t xml:space="preserve">suar se </w:t>
      </w:r>
      <w:r w:rsidR="000B20CC" w:rsidRPr="00DB24F5">
        <w:rPr>
          <w:rFonts w:ascii="Times New Roman" w:hAnsi="Times New Roman" w:cs="Times New Roman"/>
          <w:sz w:val="24"/>
          <w:szCs w:val="24"/>
        </w:rPr>
        <w:t>subjekti</w:t>
      </w:r>
      <w:r w:rsidR="006F4DA1" w:rsidRPr="00DB24F5">
        <w:rPr>
          <w:rFonts w:ascii="Times New Roman" w:hAnsi="Times New Roman" w:cs="Times New Roman"/>
          <w:sz w:val="24"/>
          <w:szCs w:val="24"/>
        </w:rPr>
        <w:t xml:space="preserve"> n</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p</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rmjet n</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nshkrimit t</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 xml:space="preserve"> kontrat</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s s</w:t>
      </w:r>
      <w:r w:rsidR="002E756C" w:rsidRPr="00DB24F5">
        <w:rPr>
          <w:rFonts w:ascii="Times New Roman" w:hAnsi="Times New Roman" w:cs="Times New Roman"/>
          <w:sz w:val="24"/>
          <w:szCs w:val="24"/>
        </w:rPr>
        <w:t>ë</w:t>
      </w:r>
      <w:r w:rsidR="006F4DA1" w:rsidRPr="00DB24F5">
        <w:rPr>
          <w:rFonts w:ascii="Times New Roman" w:hAnsi="Times New Roman" w:cs="Times New Roman"/>
          <w:sz w:val="24"/>
          <w:szCs w:val="24"/>
        </w:rPr>
        <w:t xml:space="preserve"> qiras</w:t>
      </w:r>
      <w:r w:rsidR="002E756C" w:rsidRPr="00DB24F5">
        <w:rPr>
          <w:rFonts w:ascii="Times New Roman" w:hAnsi="Times New Roman" w:cs="Times New Roman"/>
          <w:sz w:val="24"/>
          <w:szCs w:val="24"/>
        </w:rPr>
        <w:t>ë</w:t>
      </w:r>
      <w:r w:rsidR="000B20CC" w:rsidRPr="00DB24F5">
        <w:rPr>
          <w:rFonts w:ascii="Times New Roman" w:hAnsi="Times New Roman" w:cs="Times New Roman"/>
          <w:sz w:val="24"/>
          <w:szCs w:val="24"/>
        </w:rPr>
        <w:t xml:space="preserve"> ka kryer veprime fiktive</w:t>
      </w:r>
      <w:r w:rsidR="00884E90" w:rsidRPr="00DB24F5">
        <w:rPr>
          <w:rFonts w:ascii="Times New Roman" w:hAnsi="Times New Roman" w:cs="Times New Roman"/>
          <w:sz w:val="24"/>
          <w:szCs w:val="24"/>
        </w:rPr>
        <w:t xml:space="preserve"> </w:t>
      </w:r>
      <w:r w:rsidR="000B20CC" w:rsidRPr="00DB24F5">
        <w:rPr>
          <w:rFonts w:ascii="Times New Roman" w:hAnsi="Times New Roman" w:cs="Times New Roman"/>
          <w:sz w:val="24"/>
          <w:szCs w:val="24"/>
        </w:rPr>
        <w:t>me qëllim përfitimin e promovimit të saj si gjyqtare në Gjykatën e Rrethit Gjyqësor Tiranë</w:t>
      </w:r>
      <w:r w:rsidR="00FA77AA" w:rsidRPr="00DB24F5">
        <w:rPr>
          <w:rFonts w:ascii="Times New Roman" w:hAnsi="Times New Roman" w:cs="Times New Roman"/>
          <w:sz w:val="24"/>
          <w:szCs w:val="24"/>
        </w:rPr>
        <w:t xml:space="preserve"> dhe me </w:t>
      </w:r>
      <w:r w:rsidR="000B20CC" w:rsidRPr="00DB24F5">
        <w:rPr>
          <w:rFonts w:ascii="Times New Roman" w:hAnsi="Times New Roman" w:cs="Times New Roman"/>
          <w:sz w:val="24"/>
          <w:szCs w:val="24"/>
        </w:rPr>
        <w:t>dërgimin e rezultateve të hetimit</w:t>
      </w:r>
      <w:r w:rsidR="00FA77AA" w:rsidRPr="00DB24F5">
        <w:rPr>
          <w:rFonts w:ascii="Times New Roman" w:hAnsi="Times New Roman" w:cs="Times New Roman"/>
          <w:sz w:val="24"/>
          <w:szCs w:val="24"/>
        </w:rPr>
        <w:t xml:space="preserve"> </w:t>
      </w:r>
      <w:r w:rsidR="000B20CC" w:rsidRPr="00DB24F5">
        <w:rPr>
          <w:rFonts w:ascii="Times New Roman" w:hAnsi="Times New Roman" w:cs="Times New Roman"/>
          <w:sz w:val="24"/>
          <w:szCs w:val="24"/>
        </w:rPr>
        <w:t>i kërkoi subjektit të japë shpjegime</w:t>
      </w:r>
      <w:r w:rsidRPr="00DB24F5">
        <w:rPr>
          <w:rFonts w:ascii="Times New Roman" w:hAnsi="Times New Roman"/>
          <w:b/>
          <w:sz w:val="24"/>
          <w:szCs w:val="24"/>
        </w:rPr>
        <w:t xml:space="preserve"> </w:t>
      </w:r>
      <w:r w:rsidRPr="00DB24F5">
        <w:rPr>
          <w:rFonts w:ascii="Times New Roman" w:hAnsi="Times New Roman"/>
          <w:bCs/>
          <w:sz w:val="24"/>
          <w:szCs w:val="24"/>
        </w:rPr>
        <w:t xml:space="preserve">se </w:t>
      </w:r>
      <w:r w:rsidR="005D5AB7" w:rsidRPr="00DB24F5">
        <w:rPr>
          <w:rFonts w:ascii="Times New Roman" w:hAnsi="Times New Roman"/>
          <w:i/>
          <w:iCs/>
          <w:sz w:val="24"/>
          <w:szCs w:val="24"/>
        </w:rPr>
        <w:t xml:space="preserve">nga hetimi </w:t>
      </w:r>
      <w:proofErr w:type="spellStart"/>
      <w:r w:rsidR="005D5AB7" w:rsidRPr="00DB24F5">
        <w:rPr>
          <w:rFonts w:ascii="Times New Roman" w:hAnsi="Times New Roman"/>
          <w:i/>
          <w:iCs/>
          <w:sz w:val="24"/>
          <w:szCs w:val="24"/>
        </w:rPr>
        <w:t>Komisonit</w:t>
      </w:r>
      <w:proofErr w:type="spellEnd"/>
      <w:r w:rsidR="005D5AB7" w:rsidRPr="00DB24F5">
        <w:rPr>
          <w:rFonts w:ascii="Times New Roman" w:hAnsi="Times New Roman"/>
          <w:i/>
          <w:iCs/>
          <w:sz w:val="24"/>
          <w:szCs w:val="24"/>
        </w:rPr>
        <w:t xml:space="preserve"> në analizë të provave të mësipërme, veprimeve të kryera në lidhje me këtë </w:t>
      </w:r>
      <w:proofErr w:type="spellStart"/>
      <w:r w:rsidR="005D5AB7" w:rsidRPr="00DB24F5">
        <w:rPr>
          <w:rFonts w:ascii="Times New Roman" w:hAnsi="Times New Roman"/>
          <w:i/>
          <w:iCs/>
          <w:sz w:val="24"/>
          <w:szCs w:val="24"/>
        </w:rPr>
        <w:t>mardhënie</w:t>
      </w:r>
      <w:proofErr w:type="spellEnd"/>
      <w:r w:rsidR="005D5AB7" w:rsidRPr="00DB24F5">
        <w:rPr>
          <w:rFonts w:ascii="Times New Roman" w:hAnsi="Times New Roman"/>
          <w:i/>
          <w:iCs/>
          <w:sz w:val="24"/>
          <w:szCs w:val="24"/>
        </w:rPr>
        <w:t xml:space="preserve"> </w:t>
      </w:r>
      <w:proofErr w:type="spellStart"/>
      <w:r w:rsidR="005D5AB7" w:rsidRPr="00DB24F5">
        <w:rPr>
          <w:rFonts w:ascii="Times New Roman" w:hAnsi="Times New Roman"/>
          <w:i/>
          <w:iCs/>
          <w:sz w:val="24"/>
          <w:szCs w:val="24"/>
        </w:rPr>
        <w:t>kontraktore</w:t>
      </w:r>
      <w:proofErr w:type="spellEnd"/>
      <w:r w:rsidR="005D5AB7" w:rsidRPr="00DB24F5">
        <w:rPr>
          <w:rFonts w:ascii="Times New Roman" w:hAnsi="Times New Roman"/>
          <w:i/>
          <w:iCs/>
          <w:sz w:val="24"/>
          <w:szCs w:val="24"/>
        </w:rPr>
        <w:t xml:space="preserve"> qiramarrje, rezulton e provuar ekzistenca e veprimeve fiktive dhe e deklarimeve e shpjegimeve kontradiktore me dokumentacionin e rezultuar nga hetimi</w:t>
      </w:r>
      <w:r w:rsidR="006F4DA1" w:rsidRPr="00DB24F5">
        <w:rPr>
          <w:rFonts w:ascii="Times New Roman" w:hAnsi="Times New Roman"/>
          <w:i/>
          <w:iCs/>
          <w:sz w:val="24"/>
          <w:szCs w:val="24"/>
        </w:rPr>
        <w:t>,</w:t>
      </w:r>
      <w:r w:rsidR="005D5AB7" w:rsidRPr="00DB24F5">
        <w:rPr>
          <w:rFonts w:ascii="Times New Roman" w:hAnsi="Times New Roman"/>
          <w:i/>
          <w:iCs/>
          <w:sz w:val="24"/>
          <w:szCs w:val="24"/>
        </w:rPr>
        <w:t xml:space="preserve"> të cilat janë veprime që rezultojnë në mosrespektim të ligjit nr. 9049/2003 dhe të ndryshimeve të tij, të etikës së një funksionari të lartë publik, si dhe të nenit 32 të ligjit nr. 84/2016 dhe ligjit 96/2016</w:t>
      </w:r>
      <w:r w:rsidR="005D5AB7" w:rsidRPr="00DB24F5">
        <w:rPr>
          <w:rFonts w:ascii="Times New Roman" w:hAnsi="Times New Roman"/>
          <w:sz w:val="24"/>
          <w:szCs w:val="24"/>
        </w:rPr>
        <w:t xml:space="preserve">. </w:t>
      </w:r>
      <w:r w:rsidR="00FA77AA" w:rsidRPr="00DB24F5">
        <w:rPr>
          <w:rFonts w:ascii="Times New Roman" w:hAnsi="Times New Roman" w:cs="Times New Roman"/>
          <w:sz w:val="24"/>
          <w:szCs w:val="24"/>
        </w:rPr>
        <w:t>Me prapësime</w:t>
      </w:r>
      <w:r w:rsidR="005D5AB7" w:rsidRPr="00DB24F5">
        <w:rPr>
          <w:rFonts w:ascii="Times New Roman" w:hAnsi="Times New Roman" w:cs="Times New Roman"/>
          <w:sz w:val="24"/>
          <w:szCs w:val="24"/>
        </w:rPr>
        <w:t>t ndaj</w:t>
      </w:r>
      <w:r w:rsidR="00FA77AA" w:rsidRPr="00DB24F5">
        <w:rPr>
          <w:rFonts w:ascii="Times New Roman" w:hAnsi="Times New Roman" w:cs="Times New Roman"/>
          <w:sz w:val="24"/>
          <w:szCs w:val="24"/>
        </w:rPr>
        <w:t xml:space="preserve"> rezultateve të hetimit dhe nëpërmjet shpjegimeve të dhëna në seancë dëgjimore, subjekti </w:t>
      </w:r>
      <w:r w:rsidR="00F02144" w:rsidRPr="00DB24F5">
        <w:rPr>
          <w:rFonts w:ascii="Times New Roman" w:hAnsi="Times New Roman" w:cs="Times New Roman"/>
          <w:sz w:val="24"/>
          <w:szCs w:val="24"/>
        </w:rPr>
        <w:t>i ka q</w:t>
      </w:r>
      <w:r w:rsidR="00113206" w:rsidRPr="00DB24F5">
        <w:rPr>
          <w:rFonts w:ascii="Times New Roman" w:hAnsi="Times New Roman" w:cs="Times New Roman"/>
          <w:sz w:val="24"/>
          <w:szCs w:val="24"/>
        </w:rPr>
        <w:t>ë</w:t>
      </w:r>
      <w:r w:rsidR="00F02144" w:rsidRPr="00DB24F5">
        <w:rPr>
          <w:rFonts w:ascii="Times New Roman" w:hAnsi="Times New Roman" w:cs="Times New Roman"/>
          <w:sz w:val="24"/>
          <w:szCs w:val="24"/>
        </w:rPr>
        <w:t>ndruar shpjegimeve t</w:t>
      </w:r>
      <w:r w:rsidR="00113206" w:rsidRPr="00DB24F5">
        <w:rPr>
          <w:rFonts w:ascii="Times New Roman" w:hAnsi="Times New Roman" w:cs="Times New Roman"/>
          <w:sz w:val="24"/>
          <w:szCs w:val="24"/>
        </w:rPr>
        <w:t>ë</w:t>
      </w:r>
      <w:r w:rsidR="00F02144" w:rsidRPr="00DB24F5">
        <w:rPr>
          <w:rFonts w:ascii="Times New Roman" w:hAnsi="Times New Roman" w:cs="Times New Roman"/>
          <w:sz w:val="24"/>
          <w:szCs w:val="24"/>
        </w:rPr>
        <w:t xml:space="preserve"> dh</w:t>
      </w:r>
      <w:r w:rsidR="00113206" w:rsidRPr="00DB24F5">
        <w:rPr>
          <w:rFonts w:ascii="Times New Roman" w:hAnsi="Times New Roman" w:cs="Times New Roman"/>
          <w:sz w:val="24"/>
          <w:szCs w:val="24"/>
        </w:rPr>
        <w:t>ë</w:t>
      </w:r>
      <w:r w:rsidR="00F02144" w:rsidRPr="00DB24F5">
        <w:rPr>
          <w:rFonts w:ascii="Times New Roman" w:hAnsi="Times New Roman" w:cs="Times New Roman"/>
          <w:sz w:val="24"/>
          <w:szCs w:val="24"/>
        </w:rPr>
        <w:t>na gjat</w:t>
      </w:r>
      <w:r w:rsidR="00113206" w:rsidRPr="00DB24F5">
        <w:rPr>
          <w:rFonts w:ascii="Times New Roman" w:hAnsi="Times New Roman" w:cs="Times New Roman"/>
          <w:sz w:val="24"/>
          <w:szCs w:val="24"/>
        </w:rPr>
        <w:t>ë</w:t>
      </w:r>
      <w:r w:rsidR="00F02144" w:rsidRPr="00DB24F5">
        <w:rPr>
          <w:rFonts w:ascii="Times New Roman" w:hAnsi="Times New Roman" w:cs="Times New Roman"/>
          <w:sz w:val="24"/>
          <w:szCs w:val="24"/>
        </w:rPr>
        <w:t xml:space="preserve"> hetimit administrativ.</w:t>
      </w:r>
      <w:r w:rsidR="008F3AF5" w:rsidRPr="00DB24F5">
        <w:rPr>
          <w:rFonts w:ascii="Times New Roman" w:hAnsi="Times New Roman"/>
          <w:sz w:val="24"/>
          <w:rPrChange w:id="1264" w:author="Sokol Çomo" w:date="2025-05-02T08:44:00Z">
            <w:rPr>
              <w:rFonts w:ascii="Times New Roman" w:hAnsi="Times New Roman"/>
              <w:color w:val="FF0000"/>
              <w:sz w:val="24"/>
            </w:rPr>
          </w:rPrChange>
        </w:rPr>
        <w:t xml:space="preserve"> </w:t>
      </w:r>
      <w:r w:rsidR="00FA77AA" w:rsidRPr="00DB24F5">
        <w:rPr>
          <w:rFonts w:ascii="Times New Roman" w:hAnsi="Times New Roman" w:cs="Times New Roman"/>
          <w:sz w:val="24"/>
          <w:szCs w:val="24"/>
        </w:rPr>
        <w:t>N</w:t>
      </w:r>
      <w:r w:rsidR="00B40A53" w:rsidRPr="00DB24F5">
        <w:rPr>
          <w:rFonts w:ascii="Times New Roman" w:hAnsi="Times New Roman" w:cs="Times New Roman"/>
          <w:sz w:val="24"/>
          <w:szCs w:val="24"/>
        </w:rPr>
        <w:t>ë</w:t>
      </w:r>
      <w:r w:rsidR="00FA77AA" w:rsidRPr="00DB24F5">
        <w:rPr>
          <w:rFonts w:ascii="Times New Roman" w:hAnsi="Times New Roman" w:cs="Times New Roman"/>
          <w:sz w:val="24"/>
          <w:szCs w:val="24"/>
        </w:rPr>
        <w:t xml:space="preserve"> p</w:t>
      </w:r>
      <w:r w:rsidR="00B40A53" w:rsidRPr="00DB24F5">
        <w:rPr>
          <w:rFonts w:ascii="Times New Roman" w:hAnsi="Times New Roman" w:cs="Times New Roman"/>
          <w:sz w:val="24"/>
          <w:szCs w:val="24"/>
        </w:rPr>
        <w:t>ë</w:t>
      </w:r>
      <w:r w:rsidR="00FA77AA" w:rsidRPr="00DB24F5">
        <w:rPr>
          <w:rFonts w:ascii="Times New Roman" w:hAnsi="Times New Roman" w:cs="Times New Roman"/>
          <w:sz w:val="24"/>
          <w:szCs w:val="24"/>
        </w:rPr>
        <w:t>rfundim, Komisioni</w:t>
      </w:r>
      <w:r w:rsidR="005D5AB7" w:rsidRPr="00DB24F5">
        <w:rPr>
          <w:rFonts w:ascii="Times New Roman" w:hAnsi="Times New Roman" w:cs="Times New Roman"/>
          <w:sz w:val="24"/>
          <w:szCs w:val="24"/>
        </w:rPr>
        <w:t xml:space="preserve"> ( n</w:t>
      </w:r>
      <w:r w:rsidR="00BE68F9" w:rsidRPr="00DB24F5">
        <w:rPr>
          <w:rFonts w:ascii="Times New Roman" w:hAnsi="Times New Roman" w:cs="Times New Roman"/>
          <w:sz w:val="24"/>
          <w:szCs w:val="24"/>
        </w:rPr>
        <w:t>ë</w:t>
      </w:r>
      <w:r w:rsidR="005D5AB7" w:rsidRPr="00DB24F5">
        <w:rPr>
          <w:rFonts w:ascii="Times New Roman" w:hAnsi="Times New Roman" w:cs="Times New Roman"/>
          <w:sz w:val="24"/>
          <w:szCs w:val="24"/>
        </w:rPr>
        <w:t xml:space="preserve"> paragrafin 99 t</w:t>
      </w:r>
      <w:r w:rsidR="00BE68F9" w:rsidRPr="00DB24F5">
        <w:rPr>
          <w:rFonts w:ascii="Times New Roman" w:hAnsi="Times New Roman" w:cs="Times New Roman"/>
          <w:sz w:val="24"/>
          <w:szCs w:val="24"/>
        </w:rPr>
        <w:t>ë</w:t>
      </w:r>
      <w:r w:rsidR="005D5AB7" w:rsidRPr="00DB24F5">
        <w:rPr>
          <w:rFonts w:ascii="Times New Roman" w:hAnsi="Times New Roman" w:cs="Times New Roman"/>
          <w:sz w:val="24"/>
          <w:szCs w:val="24"/>
        </w:rPr>
        <w:t xml:space="preserve"> vendimit) </w:t>
      </w:r>
      <w:r w:rsidR="00FA77AA" w:rsidRPr="00DB24F5">
        <w:rPr>
          <w:rFonts w:ascii="Times New Roman" w:hAnsi="Times New Roman" w:cs="Times New Roman"/>
          <w:sz w:val="24"/>
          <w:szCs w:val="24"/>
        </w:rPr>
        <w:t xml:space="preserve"> ka </w:t>
      </w:r>
      <w:proofErr w:type="spellStart"/>
      <w:r w:rsidR="00FA77AA" w:rsidRPr="00DB24F5">
        <w:rPr>
          <w:rFonts w:ascii="Times New Roman" w:hAnsi="Times New Roman" w:cs="Times New Roman"/>
          <w:sz w:val="24"/>
          <w:szCs w:val="24"/>
        </w:rPr>
        <w:t>konkluduar</w:t>
      </w:r>
      <w:proofErr w:type="spellEnd"/>
      <w:r w:rsidR="00FA77AA" w:rsidRPr="00DB24F5">
        <w:rPr>
          <w:rFonts w:ascii="Times New Roman" w:hAnsi="Times New Roman" w:cs="Times New Roman"/>
          <w:sz w:val="24"/>
          <w:szCs w:val="24"/>
        </w:rPr>
        <w:t xml:space="preserve"> se tërësia e veprimeve të subjektit tregojnë një raport të tillë të përkujdesjes</w:t>
      </w:r>
      <w:r w:rsidR="004D06B5" w:rsidRPr="00DB24F5">
        <w:rPr>
          <w:rFonts w:ascii="Times New Roman" w:hAnsi="Times New Roman" w:cs="Times New Roman"/>
          <w:sz w:val="24"/>
          <w:szCs w:val="24"/>
        </w:rPr>
        <w:t xml:space="preserve"> </w:t>
      </w:r>
      <w:r w:rsidR="006F4DA1" w:rsidRPr="00DB24F5">
        <w:rPr>
          <w:rFonts w:ascii="Times New Roman" w:hAnsi="Times New Roman" w:cs="Times New Roman"/>
          <w:sz w:val="24"/>
          <w:szCs w:val="24"/>
        </w:rPr>
        <w:t>n</w:t>
      </w:r>
      <w:r w:rsidR="002E756C" w:rsidRPr="00DB24F5">
        <w:rPr>
          <w:rFonts w:ascii="Times New Roman" w:hAnsi="Times New Roman" w:cs="Times New Roman"/>
          <w:sz w:val="24"/>
          <w:szCs w:val="24"/>
        </w:rPr>
        <w:t>ë</w:t>
      </w:r>
      <w:r w:rsidR="00FA77AA" w:rsidRPr="00DB24F5">
        <w:rPr>
          <w:rFonts w:ascii="Times New Roman" w:hAnsi="Times New Roman" w:cs="Times New Roman"/>
          <w:sz w:val="24"/>
          <w:szCs w:val="24"/>
        </w:rPr>
        <w:t xml:space="preserve"> zbatimin e ligjit, i cili është i papranueshëm për të pasur besimin e publikut</w:t>
      </w:r>
      <w:r w:rsidR="004D06B5" w:rsidRPr="00DB24F5">
        <w:rPr>
          <w:rFonts w:ascii="Times New Roman" w:hAnsi="Times New Roman" w:cs="Times New Roman"/>
          <w:sz w:val="24"/>
          <w:szCs w:val="24"/>
        </w:rPr>
        <w:t xml:space="preserve"> duke potencuar këtu </w:t>
      </w:r>
      <w:r w:rsidR="00FA77AA" w:rsidRPr="00DB24F5">
        <w:rPr>
          <w:rFonts w:ascii="Times New Roman" w:hAnsi="Times New Roman" w:cs="Times New Roman"/>
          <w:sz w:val="24"/>
          <w:szCs w:val="24"/>
        </w:rPr>
        <w:t>ndikimi</w:t>
      </w:r>
      <w:r w:rsidR="004D06B5" w:rsidRPr="00DB24F5">
        <w:rPr>
          <w:rFonts w:ascii="Times New Roman" w:hAnsi="Times New Roman" w:cs="Times New Roman"/>
          <w:sz w:val="24"/>
          <w:szCs w:val="24"/>
        </w:rPr>
        <w:t>n</w:t>
      </w:r>
      <w:r w:rsidR="00FA77AA" w:rsidRPr="00DB24F5">
        <w:rPr>
          <w:rFonts w:ascii="Times New Roman" w:hAnsi="Times New Roman" w:cs="Times New Roman"/>
          <w:sz w:val="24"/>
          <w:szCs w:val="24"/>
        </w:rPr>
        <w:t xml:space="preserve"> </w:t>
      </w:r>
      <w:r w:rsidR="004D06B5" w:rsidRPr="00DB24F5">
        <w:rPr>
          <w:rFonts w:ascii="Times New Roman" w:hAnsi="Times New Roman" w:cs="Times New Roman"/>
          <w:sz w:val="24"/>
          <w:szCs w:val="24"/>
        </w:rPr>
        <w:t xml:space="preserve">e kësaj sjellje </w:t>
      </w:r>
      <w:r w:rsidR="00FA77AA" w:rsidRPr="00DB24F5">
        <w:rPr>
          <w:rFonts w:ascii="Times New Roman" w:hAnsi="Times New Roman" w:cs="Times New Roman"/>
          <w:sz w:val="24"/>
          <w:szCs w:val="24"/>
        </w:rPr>
        <w:t>në besimin e publikut te sistemi i drejtësisë</w:t>
      </w:r>
      <w:r w:rsidR="004D06B5" w:rsidRPr="00DB24F5">
        <w:rPr>
          <w:rStyle w:val="FootnoteReference"/>
          <w:rFonts w:ascii="Times New Roman" w:hAnsi="Times New Roman" w:cs="Times New Roman"/>
          <w:sz w:val="24"/>
          <w:szCs w:val="24"/>
        </w:rPr>
        <w:footnoteReference w:id="57"/>
      </w:r>
      <w:r w:rsidR="00FA77AA" w:rsidRPr="00DB24F5">
        <w:rPr>
          <w:rFonts w:ascii="Times New Roman" w:hAnsi="Times New Roman" w:cs="Times New Roman"/>
          <w:sz w:val="24"/>
          <w:szCs w:val="24"/>
        </w:rPr>
        <w:t>,</w:t>
      </w:r>
      <w:r w:rsidR="004D06B5" w:rsidRPr="00DB24F5">
        <w:rPr>
          <w:rFonts w:ascii="Times New Roman" w:hAnsi="Times New Roman" w:cs="Times New Roman"/>
          <w:sz w:val="24"/>
          <w:szCs w:val="24"/>
        </w:rPr>
        <w:t xml:space="preserve"> e cila</w:t>
      </w:r>
      <w:r w:rsidR="00FA77AA" w:rsidRPr="00DB24F5">
        <w:rPr>
          <w:rFonts w:ascii="Times New Roman" w:hAnsi="Times New Roman" w:cs="Times New Roman"/>
          <w:sz w:val="24"/>
          <w:szCs w:val="24"/>
        </w:rPr>
        <w:t xml:space="preserve"> inkuraj</w:t>
      </w:r>
      <w:r w:rsidR="004D06B5" w:rsidRPr="00DB24F5">
        <w:rPr>
          <w:rFonts w:ascii="Times New Roman" w:hAnsi="Times New Roman" w:cs="Times New Roman"/>
          <w:sz w:val="24"/>
          <w:szCs w:val="24"/>
        </w:rPr>
        <w:t xml:space="preserve">on </w:t>
      </w:r>
      <w:r w:rsidR="00FA77AA" w:rsidRPr="00DB24F5">
        <w:rPr>
          <w:rFonts w:ascii="Times New Roman" w:hAnsi="Times New Roman" w:cs="Times New Roman"/>
          <w:sz w:val="24"/>
          <w:szCs w:val="24"/>
        </w:rPr>
        <w:t xml:space="preserve">mosrespektimin e ligjit </w:t>
      </w:r>
      <w:r w:rsidR="004D06B5" w:rsidRPr="00DB24F5">
        <w:rPr>
          <w:rFonts w:ascii="Times New Roman" w:hAnsi="Times New Roman" w:cs="Times New Roman"/>
          <w:sz w:val="24"/>
          <w:szCs w:val="24"/>
        </w:rPr>
        <w:t xml:space="preserve">si </w:t>
      </w:r>
      <w:r w:rsidR="00FA77AA" w:rsidRPr="00DB24F5">
        <w:rPr>
          <w:rFonts w:ascii="Times New Roman" w:hAnsi="Times New Roman" w:cs="Times New Roman"/>
          <w:sz w:val="24"/>
          <w:szCs w:val="24"/>
        </w:rPr>
        <w:t>dhe cenon besimin e publikut në integritetin e gjyqësorit.</w:t>
      </w:r>
    </w:p>
    <w:p w14:paraId="06FEDD2D" w14:textId="77777777" w:rsidR="005D5AB7" w:rsidRPr="00DB24F5" w:rsidRDefault="005D5AB7" w:rsidP="005D5AB7">
      <w:pPr>
        <w:pStyle w:val="ListParagraph"/>
        <w:tabs>
          <w:tab w:val="left" w:pos="0"/>
        </w:tabs>
        <w:spacing w:before="0" w:after="0"/>
        <w:ind w:left="0"/>
        <w:rPr>
          <w:rFonts w:ascii="Times New Roman" w:hAnsi="Times New Roman"/>
          <w:sz w:val="16"/>
          <w:rPrChange w:id="1265" w:author="Sokol Çomo" w:date="2025-05-02T08:44:00Z">
            <w:rPr>
              <w:rFonts w:ascii="Times New Roman" w:hAnsi="Times New Roman"/>
              <w:color w:val="FF0000"/>
              <w:sz w:val="16"/>
            </w:rPr>
          </w:rPrChange>
        </w:rPr>
      </w:pPr>
    </w:p>
    <w:p w14:paraId="354AECB4" w14:textId="7F3D462A" w:rsidR="00AA79FF" w:rsidRPr="00DB24F5" w:rsidRDefault="006F4DA1" w:rsidP="006F4DA1">
      <w:pPr>
        <w:pStyle w:val="ListParagraph"/>
        <w:numPr>
          <w:ilvl w:val="1"/>
          <w:numId w:val="3"/>
        </w:numPr>
        <w:tabs>
          <w:tab w:val="left" w:pos="0"/>
        </w:tabs>
        <w:spacing w:before="0" w:after="0"/>
        <w:ind w:left="0" w:firstLine="0"/>
        <w:rPr>
          <w:rFonts w:ascii="Times New Roman" w:hAnsi="Times New Roman"/>
          <w:sz w:val="24"/>
          <w:rPrChange w:id="1266" w:author="Sokol Çomo" w:date="2025-05-02T08:44:00Z">
            <w:rPr>
              <w:rFonts w:ascii="Times New Roman" w:hAnsi="Times New Roman"/>
              <w:color w:val="000000" w:themeColor="text1"/>
              <w:sz w:val="24"/>
            </w:rPr>
          </w:rPrChange>
        </w:rPr>
      </w:pPr>
      <w:r w:rsidRPr="00DB24F5">
        <w:rPr>
          <w:rFonts w:ascii="Times New Roman" w:hAnsi="Times New Roman"/>
          <w:sz w:val="24"/>
          <w:rPrChange w:id="1267" w:author="Sokol Çomo" w:date="2025-05-02T08:44:00Z">
            <w:rPr>
              <w:rFonts w:ascii="Times New Roman" w:hAnsi="Times New Roman"/>
              <w:color w:val="000000" w:themeColor="text1"/>
              <w:sz w:val="24"/>
            </w:rPr>
          </w:rPrChange>
        </w:rPr>
        <w:t>N</w:t>
      </w:r>
      <w:r w:rsidR="002E756C" w:rsidRPr="00DB24F5">
        <w:rPr>
          <w:rFonts w:ascii="Times New Roman" w:hAnsi="Times New Roman"/>
          <w:sz w:val="24"/>
          <w:rPrChange w:id="126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69" w:author="Sokol Çomo" w:date="2025-05-02T08:44:00Z">
            <w:rPr>
              <w:rFonts w:ascii="Times New Roman" w:hAnsi="Times New Roman"/>
              <w:color w:val="000000" w:themeColor="text1"/>
              <w:sz w:val="24"/>
            </w:rPr>
          </w:rPrChange>
        </w:rPr>
        <w:t xml:space="preserve"> lidhje me sa m</w:t>
      </w:r>
      <w:r w:rsidR="002E756C" w:rsidRPr="00DB24F5">
        <w:rPr>
          <w:rFonts w:ascii="Times New Roman" w:hAnsi="Times New Roman"/>
          <w:sz w:val="24"/>
          <w:rPrChange w:id="1270"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71" w:author="Sokol Çomo" w:date="2025-05-02T08:44:00Z">
            <w:rPr>
              <w:rFonts w:ascii="Times New Roman" w:hAnsi="Times New Roman"/>
              <w:color w:val="000000" w:themeColor="text1"/>
              <w:sz w:val="24"/>
            </w:rPr>
          </w:rPrChange>
        </w:rPr>
        <w:t xml:space="preserve"> sip</w:t>
      </w:r>
      <w:r w:rsidR="002E756C" w:rsidRPr="00DB24F5">
        <w:rPr>
          <w:rFonts w:ascii="Times New Roman" w:hAnsi="Times New Roman"/>
          <w:sz w:val="24"/>
          <w:rPrChange w:id="1272" w:author="Sokol Çomo" w:date="2025-05-02T08:44:00Z">
            <w:rPr>
              <w:rFonts w:ascii="Times New Roman" w:hAnsi="Times New Roman"/>
              <w:color w:val="000000" w:themeColor="text1"/>
              <w:sz w:val="24"/>
            </w:rPr>
          </w:rPrChange>
        </w:rPr>
        <w:t>ë</w:t>
      </w:r>
      <w:r w:rsidRPr="00DB24F5">
        <w:rPr>
          <w:rFonts w:ascii="Times New Roman" w:hAnsi="Times New Roman"/>
          <w:sz w:val="24"/>
          <w:rPrChange w:id="1273" w:author="Sokol Çomo" w:date="2025-05-02T08:44:00Z">
            <w:rPr>
              <w:rFonts w:ascii="Times New Roman" w:hAnsi="Times New Roman"/>
              <w:color w:val="000000" w:themeColor="text1"/>
              <w:sz w:val="24"/>
            </w:rPr>
          </w:rPrChange>
        </w:rPr>
        <w:t>r, s</w:t>
      </w:r>
      <w:r w:rsidR="005E3A3A" w:rsidRPr="00DB24F5">
        <w:rPr>
          <w:rFonts w:ascii="Times New Roman" w:hAnsi="Times New Roman"/>
          <w:sz w:val="24"/>
          <w:rPrChange w:id="1274" w:author="Sokol Çomo" w:date="2025-05-02T08:44:00Z">
            <w:rPr>
              <w:rFonts w:ascii="Times New Roman" w:hAnsi="Times New Roman"/>
              <w:color w:val="000000" w:themeColor="text1"/>
              <w:sz w:val="24"/>
            </w:rPr>
          </w:rPrChange>
        </w:rPr>
        <w:t>ubjekti pretendon n</w:t>
      </w:r>
      <w:r w:rsidR="00B40A53" w:rsidRPr="00DB24F5">
        <w:rPr>
          <w:rFonts w:ascii="Times New Roman" w:hAnsi="Times New Roman"/>
          <w:sz w:val="24"/>
          <w:rPrChange w:id="127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76" w:author="Sokol Çomo" w:date="2025-05-02T08:44:00Z">
            <w:rPr>
              <w:rFonts w:ascii="Times New Roman" w:hAnsi="Times New Roman"/>
              <w:color w:val="000000" w:themeColor="text1"/>
              <w:sz w:val="24"/>
            </w:rPr>
          </w:rPrChange>
        </w:rPr>
        <w:t xml:space="preserve"> ankim se referuar </w:t>
      </w:r>
      <w:proofErr w:type="spellStart"/>
      <w:r w:rsidR="001D7E9A" w:rsidRPr="00DB24F5">
        <w:rPr>
          <w:rFonts w:ascii="Times New Roman" w:hAnsi="Times New Roman"/>
          <w:sz w:val="24"/>
          <w:rPrChange w:id="1277" w:author="Sokol Çomo" w:date="2025-05-02T08:44:00Z">
            <w:rPr>
              <w:rFonts w:ascii="Times New Roman" w:hAnsi="Times New Roman"/>
              <w:color w:val="000000" w:themeColor="text1"/>
              <w:sz w:val="24"/>
            </w:rPr>
          </w:rPrChange>
        </w:rPr>
        <w:t>komentarit</w:t>
      </w:r>
      <w:proofErr w:type="spellEnd"/>
      <w:r w:rsidR="005E3A3A" w:rsidRPr="00DB24F5">
        <w:rPr>
          <w:rFonts w:ascii="Times New Roman" w:hAnsi="Times New Roman"/>
          <w:sz w:val="24"/>
          <w:rPrChange w:id="1278" w:author="Sokol Çomo" w:date="2025-05-02T08:44:00Z">
            <w:rPr>
              <w:rFonts w:ascii="Times New Roman" w:hAnsi="Times New Roman"/>
              <w:color w:val="000000" w:themeColor="text1"/>
              <w:sz w:val="24"/>
            </w:rPr>
          </w:rPrChange>
        </w:rPr>
        <w:t xml:space="preserve"> t</w:t>
      </w:r>
      <w:r w:rsidR="00B40A53" w:rsidRPr="00DB24F5">
        <w:rPr>
          <w:rFonts w:ascii="Times New Roman" w:hAnsi="Times New Roman"/>
          <w:sz w:val="24"/>
          <w:rPrChange w:id="1279"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80" w:author="Sokol Çomo" w:date="2025-05-02T08:44:00Z">
            <w:rPr>
              <w:rFonts w:ascii="Times New Roman" w:hAnsi="Times New Roman"/>
              <w:color w:val="000000" w:themeColor="text1"/>
              <w:sz w:val="24"/>
            </w:rPr>
          </w:rPrChange>
        </w:rPr>
        <w:t xml:space="preserve"> Parimeve t</w:t>
      </w:r>
      <w:r w:rsidR="00B40A53" w:rsidRPr="00DB24F5">
        <w:rPr>
          <w:rFonts w:ascii="Times New Roman" w:hAnsi="Times New Roman"/>
          <w:sz w:val="24"/>
          <w:rPrChange w:id="128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82" w:author="Sokol Çomo" w:date="2025-05-02T08:44:00Z">
            <w:rPr>
              <w:rFonts w:ascii="Times New Roman" w:hAnsi="Times New Roman"/>
              <w:color w:val="000000" w:themeColor="text1"/>
              <w:sz w:val="24"/>
            </w:rPr>
          </w:rPrChange>
        </w:rPr>
        <w:t xml:space="preserve"> </w:t>
      </w:r>
      <w:proofErr w:type="spellStart"/>
      <w:r w:rsidR="005E3A3A" w:rsidRPr="00DB24F5">
        <w:rPr>
          <w:rFonts w:ascii="Times New Roman" w:hAnsi="Times New Roman"/>
          <w:sz w:val="24"/>
          <w:rPrChange w:id="1283" w:author="Sokol Çomo" w:date="2025-05-02T08:44:00Z">
            <w:rPr>
              <w:rFonts w:ascii="Times New Roman" w:hAnsi="Times New Roman"/>
              <w:color w:val="000000" w:themeColor="text1"/>
              <w:sz w:val="24"/>
            </w:rPr>
          </w:rPrChange>
        </w:rPr>
        <w:t>Bangalores</w:t>
      </w:r>
      <w:proofErr w:type="spellEnd"/>
      <w:r w:rsidR="005E3A3A" w:rsidRPr="00DB24F5">
        <w:rPr>
          <w:rFonts w:ascii="Times New Roman" w:hAnsi="Times New Roman"/>
          <w:sz w:val="24"/>
          <w:rPrChange w:id="1284" w:author="Sokol Çomo" w:date="2025-05-02T08:44:00Z">
            <w:rPr>
              <w:rFonts w:ascii="Times New Roman" w:hAnsi="Times New Roman"/>
              <w:color w:val="000000" w:themeColor="text1"/>
              <w:sz w:val="24"/>
            </w:rPr>
          </w:rPrChange>
        </w:rPr>
        <w:t>, t</w:t>
      </w:r>
      <w:r w:rsidR="00B40A53" w:rsidRPr="00DB24F5">
        <w:rPr>
          <w:rFonts w:ascii="Times New Roman" w:hAnsi="Times New Roman"/>
          <w:sz w:val="24"/>
          <w:rPrChange w:id="128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86" w:author="Sokol Çomo" w:date="2025-05-02T08:44:00Z">
            <w:rPr>
              <w:rFonts w:ascii="Times New Roman" w:hAnsi="Times New Roman"/>
              <w:color w:val="000000" w:themeColor="text1"/>
              <w:sz w:val="24"/>
            </w:rPr>
          </w:rPrChange>
        </w:rPr>
        <w:t xml:space="preserve"> cituara nga Komisioni n</w:t>
      </w:r>
      <w:r w:rsidR="00B40A53" w:rsidRPr="00DB24F5">
        <w:rPr>
          <w:rFonts w:ascii="Times New Roman" w:hAnsi="Times New Roman"/>
          <w:sz w:val="24"/>
          <w:rPrChange w:id="1287"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88" w:author="Sokol Çomo" w:date="2025-05-02T08:44:00Z">
            <w:rPr>
              <w:rFonts w:ascii="Times New Roman" w:hAnsi="Times New Roman"/>
              <w:color w:val="000000" w:themeColor="text1"/>
              <w:sz w:val="24"/>
            </w:rPr>
          </w:rPrChange>
        </w:rPr>
        <w:t xml:space="preserve"> vendim, cenimi i besimit t</w:t>
      </w:r>
      <w:r w:rsidR="00B40A53" w:rsidRPr="00DB24F5">
        <w:rPr>
          <w:rFonts w:ascii="Times New Roman" w:hAnsi="Times New Roman"/>
          <w:sz w:val="24"/>
          <w:rPrChange w:id="1289"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90" w:author="Sokol Çomo" w:date="2025-05-02T08:44:00Z">
            <w:rPr>
              <w:rFonts w:ascii="Times New Roman" w:hAnsi="Times New Roman"/>
              <w:color w:val="000000" w:themeColor="text1"/>
              <w:sz w:val="24"/>
            </w:rPr>
          </w:rPrChange>
        </w:rPr>
        <w:t xml:space="preserve"> publikut ka t</w:t>
      </w:r>
      <w:r w:rsidR="00B40A53" w:rsidRPr="00DB24F5">
        <w:rPr>
          <w:rFonts w:ascii="Times New Roman" w:hAnsi="Times New Roman"/>
          <w:sz w:val="24"/>
          <w:rPrChange w:id="129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92" w:author="Sokol Çomo" w:date="2025-05-02T08:44:00Z">
            <w:rPr>
              <w:rFonts w:ascii="Times New Roman" w:hAnsi="Times New Roman"/>
              <w:color w:val="000000" w:themeColor="text1"/>
              <w:sz w:val="24"/>
            </w:rPr>
          </w:rPrChange>
        </w:rPr>
        <w:t xml:space="preserve"> b</w:t>
      </w:r>
      <w:r w:rsidR="00B40A53" w:rsidRPr="00DB24F5">
        <w:rPr>
          <w:rFonts w:ascii="Times New Roman" w:hAnsi="Times New Roman"/>
          <w:sz w:val="24"/>
          <w:rPrChange w:id="1293"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94" w:author="Sokol Çomo" w:date="2025-05-02T08:44:00Z">
            <w:rPr>
              <w:rFonts w:ascii="Times New Roman" w:hAnsi="Times New Roman"/>
              <w:color w:val="000000" w:themeColor="text1"/>
              <w:sz w:val="24"/>
            </w:rPr>
          </w:rPrChange>
        </w:rPr>
        <w:t>j</w:t>
      </w:r>
      <w:r w:rsidR="00B40A53" w:rsidRPr="00DB24F5">
        <w:rPr>
          <w:rFonts w:ascii="Times New Roman" w:hAnsi="Times New Roman"/>
          <w:sz w:val="24"/>
          <w:rPrChange w:id="129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96" w:author="Sokol Çomo" w:date="2025-05-02T08:44:00Z">
            <w:rPr>
              <w:rFonts w:ascii="Times New Roman" w:hAnsi="Times New Roman"/>
              <w:color w:val="000000" w:themeColor="text1"/>
              <w:sz w:val="24"/>
            </w:rPr>
          </w:rPrChange>
        </w:rPr>
        <w:t xml:space="preserve"> me pun</w:t>
      </w:r>
      <w:r w:rsidR="00B40A53" w:rsidRPr="00DB24F5">
        <w:rPr>
          <w:rFonts w:ascii="Times New Roman" w:hAnsi="Times New Roman"/>
          <w:sz w:val="24"/>
          <w:rPrChange w:id="1297"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298" w:author="Sokol Çomo" w:date="2025-05-02T08:44:00Z">
            <w:rPr>
              <w:rFonts w:ascii="Times New Roman" w:hAnsi="Times New Roman"/>
              <w:color w:val="000000" w:themeColor="text1"/>
              <w:sz w:val="24"/>
            </w:rPr>
          </w:rPrChange>
        </w:rPr>
        <w:t>n e saj si gjyqtare</w:t>
      </w:r>
      <w:r w:rsidR="00E7088D" w:rsidRPr="00DB24F5">
        <w:rPr>
          <w:rFonts w:ascii="Times New Roman" w:hAnsi="Times New Roman"/>
          <w:sz w:val="24"/>
          <w:rPrChange w:id="1299" w:author="Sokol Çomo" w:date="2025-05-02T08:44:00Z">
            <w:rPr>
              <w:rFonts w:ascii="Times New Roman" w:hAnsi="Times New Roman"/>
              <w:color w:val="000000" w:themeColor="text1"/>
              <w:sz w:val="24"/>
            </w:rPr>
          </w:rPrChange>
        </w:rPr>
        <w:t>, n</w:t>
      </w:r>
      <w:r w:rsidR="005E3A3A" w:rsidRPr="00DB24F5">
        <w:rPr>
          <w:rFonts w:ascii="Times New Roman" w:hAnsi="Times New Roman"/>
          <w:sz w:val="24"/>
          <w:rPrChange w:id="1300" w:author="Sokol Çomo" w:date="2025-05-02T08:44:00Z">
            <w:rPr>
              <w:rFonts w:ascii="Times New Roman" w:hAnsi="Times New Roman"/>
              <w:color w:val="000000" w:themeColor="text1"/>
              <w:sz w:val="24"/>
            </w:rPr>
          </w:rPrChange>
        </w:rPr>
        <w:t>d</w:t>
      </w:r>
      <w:r w:rsidR="00B40A53" w:rsidRPr="00DB24F5">
        <w:rPr>
          <w:rFonts w:ascii="Times New Roman" w:hAnsi="Times New Roman"/>
          <w:sz w:val="24"/>
          <w:rPrChange w:id="130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02" w:author="Sokol Çomo" w:date="2025-05-02T08:44:00Z">
            <w:rPr>
              <w:rFonts w:ascii="Times New Roman" w:hAnsi="Times New Roman"/>
              <w:color w:val="000000" w:themeColor="text1"/>
              <w:sz w:val="24"/>
            </w:rPr>
          </w:rPrChange>
        </w:rPr>
        <w:t>rkoh</w:t>
      </w:r>
      <w:r w:rsidR="00B40A53" w:rsidRPr="00DB24F5">
        <w:rPr>
          <w:rFonts w:ascii="Times New Roman" w:hAnsi="Times New Roman"/>
          <w:sz w:val="24"/>
          <w:rPrChange w:id="1303"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04" w:author="Sokol Çomo" w:date="2025-05-02T08:44:00Z">
            <w:rPr>
              <w:rFonts w:ascii="Times New Roman" w:hAnsi="Times New Roman"/>
              <w:color w:val="000000" w:themeColor="text1"/>
              <w:sz w:val="24"/>
            </w:rPr>
          </w:rPrChange>
        </w:rPr>
        <w:t xml:space="preserve"> nga ana e </w:t>
      </w:r>
      <w:r w:rsidR="00A00269" w:rsidRPr="00DB24F5">
        <w:rPr>
          <w:rFonts w:ascii="Times New Roman" w:hAnsi="Times New Roman"/>
          <w:sz w:val="24"/>
          <w:rPrChange w:id="1305" w:author="Sokol Çomo" w:date="2025-05-02T08:44:00Z">
            <w:rPr>
              <w:rFonts w:ascii="Times New Roman" w:hAnsi="Times New Roman"/>
              <w:color w:val="000000" w:themeColor="text1"/>
              <w:sz w:val="24"/>
            </w:rPr>
          </w:rPrChange>
        </w:rPr>
        <w:t xml:space="preserve">tij </w:t>
      </w:r>
      <w:r w:rsidR="005E3A3A" w:rsidRPr="00DB24F5">
        <w:rPr>
          <w:rFonts w:ascii="Times New Roman" w:hAnsi="Times New Roman"/>
          <w:sz w:val="24"/>
          <w:rPrChange w:id="1306" w:author="Sokol Çomo" w:date="2025-05-02T08:44:00Z">
            <w:rPr>
              <w:rFonts w:ascii="Times New Roman" w:hAnsi="Times New Roman"/>
              <w:color w:val="000000" w:themeColor="text1"/>
              <w:sz w:val="24"/>
            </w:rPr>
          </w:rPrChange>
        </w:rPr>
        <w:t>Komisionit nuk ka arsyet</w:t>
      </w:r>
      <w:r w:rsidR="00B40A53" w:rsidRPr="00DB24F5">
        <w:rPr>
          <w:rFonts w:ascii="Times New Roman" w:hAnsi="Times New Roman"/>
          <w:sz w:val="24"/>
          <w:rPrChange w:id="1307" w:author="Sokol Çomo" w:date="2025-05-02T08:44:00Z">
            <w:rPr>
              <w:rFonts w:ascii="Times New Roman" w:hAnsi="Times New Roman"/>
              <w:color w:val="000000" w:themeColor="text1"/>
              <w:sz w:val="24"/>
            </w:rPr>
          </w:rPrChange>
        </w:rPr>
        <w:t>uar në vendim</w:t>
      </w:r>
      <w:r w:rsidR="005E3A3A" w:rsidRPr="00DB24F5">
        <w:rPr>
          <w:rFonts w:ascii="Times New Roman" w:hAnsi="Times New Roman"/>
          <w:sz w:val="24"/>
          <w:rPrChange w:id="1308" w:author="Sokol Çomo" w:date="2025-05-02T08:44:00Z">
            <w:rPr>
              <w:rFonts w:ascii="Times New Roman" w:hAnsi="Times New Roman"/>
              <w:color w:val="000000" w:themeColor="text1"/>
              <w:sz w:val="24"/>
            </w:rPr>
          </w:rPrChange>
        </w:rPr>
        <w:t xml:space="preserve"> se si </w:t>
      </w:r>
      <w:r w:rsidR="00B40A53" w:rsidRPr="00DB24F5">
        <w:rPr>
          <w:rFonts w:ascii="Times New Roman" w:hAnsi="Times New Roman"/>
          <w:sz w:val="24"/>
          <w:rPrChange w:id="1309"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10" w:author="Sokol Çomo" w:date="2025-05-02T08:44:00Z">
            <w:rPr>
              <w:rFonts w:ascii="Times New Roman" w:hAnsi="Times New Roman"/>
              <w:color w:val="000000" w:themeColor="text1"/>
              <w:sz w:val="24"/>
            </w:rPr>
          </w:rPrChange>
        </w:rPr>
        <w:t>sht</w:t>
      </w:r>
      <w:r w:rsidR="00B40A53" w:rsidRPr="00DB24F5">
        <w:rPr>
          <w:rFonts w:ascii="Times New Roman" w:hAnsi="Times New Roman"/>
          <w:sz w:val="24"/>
          <w:rPrChange w:id="131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12" w:author="Sokol Çomo" w:date="2025-05-02T08:44:00Z">
            <w:rPr>
              <w:rFonts w:ascii="Times New Roman" w:hAnsi="Times New Roman"/>
              <w:color w:val="000000" w:themeColor="text1"/>
              <w:sz w:val="24"/>
            </w:rPr>
          </w:rPrChange>
        </w:rPr>
        <w:t xml:space="preserve"> cenuar besimi i publikut te sistemi i drejt</w:t>
      </w:r>
      <w:r w:rsidR="00B40A53" w:rsidRPr="00DB24F5">
        <w:rPr>
          <w:rFonts w:ascii="Times New Roman" w:hAnsi="Times New Roman"/>
          <w:sz w:val="24"/>
          <w:rPrChange w:id="1313"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14" w:author="Sokol Çomo" w:date="2025-05-02T08:44:00Z">
            <w:rPr>
              <w:rFonts w:ascii="Times New Roman" w:hAnsi="Times New Roman"/>
              <w:color w:val="000000" w:themeColor="text1"/>
              <w:sz w:val="24"/>
            </w:rPr>
          </w:rPrChange>
        </w:rPr>
        <w:t>sis</w:t>
      </w:r>
      <w:r w:rsidR="00B40A53" w:rsidRPr="00DB24F5">
        <w:rPr>
          <w:rFonts w:ascii="Times New Roman" w:hAnsi="Times New Roman"/>
          <w:sz w:val="24"/>
          <w:rPrChange w:id="131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16" w:author="Sokol Çomo" w:date="2025-05-02T08:44:00Z">
            <w:rPr>
              <w:rFonts w:ascii="Times New Roman" w:hAnsi="Times New Roman"/>
              <w:color w:val="000000" w:themeColor="text1"/>
              <w:sz w:val="24"/>
            </w:rPr>
          </w:rPrChange>
        </w:rPr>
        <w:t xml:space="preserve"> p</w:t>
      </w:r>
      <w:r w:rsidR="00B40A53" w:rsidRPr="00DB24F5">
        <w:rPr>
          <w:rFonts w:ascii="Times New Roman" w:hAnsi="Times New Roman"/>
          <w:sz w:val="24"/>
          <w:rPrChange w:id="1317"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18" w:author="Sokol Çomo" w:date="2025-05-02T08:44:00Z">
            <w:rPr>
              <w:rFonts w:ascii="Times New Roman" w:hAnsi="Times New Roman"/>
              <w:color w:val="000000" w:themeColor="text1"/>
              <w:sz w:val="24"/>
            </w:rPr>
          </w:rPrChange>
        </w:rPr>
        <w:t>rkund</w:t>
      </w:r>
      <w:r w:rsidR="00B40A53" w:rsidRPr="00DB24F5">
        <w:rPr>
          <w:rFonts w:ascii="Times New Roman" w:hAnsi="Times New Roman"/>
          <w:sz w:val="24"/>
          <w:rPrChange w:id="1319"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20" w:author="Sokol Çomo" w:date="2025-05-02T08:44:00Z">
            <w:rPr>
              <w:rFonts w:ascii="Times New Roman" w:hAnsi="Times New Roman"/>
              <w:color w:val="000000" w:themeColor="text1"/>
              <w:sz w:val="24"/>
            </w:rPr>
          </w:rPrChange>
        </w:rPr>
        <w:t>r pavar</w:t>
      </w:r>
      <w:r w:rsidR="00B40A53" w:rsidRPr="00DB24F5">
        <w:rPr>
          <w:rFonts w:ascii="Times New Roman" w:hAnsi="Times New Roman"/>
          <w:sz w:val="24"/>
          <w:rPrChange w:id="132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22" w:author="Sokol Çomo" w:date="2025-05-02T08:44:00Z">
            <w:rPr>
              <w:rFonts w:ascii="Times New Roman" w:hAnsi="Times New Roman"/>
              <w:color w:val="000000" w:themeColor="text1"/>
              <w:sz w:val="24"/>
            </w:rPr>
          </w:rPrChange>
        </w:rPr>
        <w:t>sis</w:t>
      </w:r>
      <w:r w:rsidR="00B40A53" w:rsidRPr="00DB24F5">
        <w:rPr>
          <w:rFonts w:ascii="Times New Roman" w:hAnsi="Times New Roman"/>
          <w:sz w:val="24"/>
          <w:rPrChange w:id="1323"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24" w:author="Sokol Çomo" w:date="2025-05-02T08:44:00Z">
            <w:rPr>
              <w:rFonts w:ascii="Times New Roman" w:hAnsi="Times New Roman"/>
              <w:color w:val="000000" w:themeColor="text1"/>
              <w:sz w:val="24"/>
            </w:rPr>
          </w:rPrChange>
        </w:rPr>
        <w:t xml:space="preserve"> s</w:t>
      </w:r>
      <w:r w:rsidR="00B40A53" w:rsidRPr="00DB24F5">
        <w:rPr>
          <w:rFonts w:ascii="Times New Roman" w:hAnsi="Times New Roman"/>
          <w:sz w:val="24"/>
          <w:rPrChange w:id="132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26" w:author="Sokol Çomo" w:date="2025-05-02T08:44:00Z">
            <w:rPr>
              <w:rFonts w:ascii="Times New Roman" w:hAnsi="Times New Roman"/>
              <w:color w:val="000000" w:themeColor="text1"/>
              <w:sz w:val="24"/>
            </w:rPr>
          </w:rPrChange>
        </w:rPr>
        <w:t xml:space="preserve"> gjykat</w:t>
      </w:r>
      <w:r w:rsidR="00B40A53" w:rsidRPr="00DB24F5">
        <w:rPr>
          <w:rFonts w:ascii="Times New Roman" w:hAnsi="Times New Roman"/>
          <w:sz w:val="24"/>
          <w:rPrChange w:id="1327"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28" w:author="Sokol Çomo" w:date="2025-05-02T08:44:00Z">
            <w:rPr>
              <w:rFonts w:ascii="Times New Roman" w:hAnsi="Times New Roman"/>
              <w:color w:val="000000" w:themeColor="text1"/>
              <w:sz w:val="24"/>
            </w:rPr>
          </w:rPrChange>
        </w:rPr>
        <w:t>s, integritetit t</w:t>
      </w:r>
      <w:r w:rsidR="00B40A53" w:rsidRPr="00DB24F5">
        <w:rPr>
          <w:rFonts w:ascii="Times New Roman" w:hAnsi="Times New Roman"/>
          <w:sz w:val="24"/>
          <w:rPrChange w:id="1329"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30" w:author="Sokol Çomo" w:date="2025-05-02T08:44:00Z">
            <w:rPr>
              <w:rFonts w:ascii="Times New Roman" w:hAnsi="Times New Roman"/>
              <w:color w:val="000000" w:themeColor="text1"/>
              <w:sz w:val="24"/>
            </w:rPr>
          </w:rPrChange>
        </w:rPr>
        <w:t xml:space="preserve"> saj, paanshm</w:t>
      </w:r>
      <w:r w:rsidR="00B40A53" w:rsidRPr="00DB24F5">
        <w:rPr>
          <w:rFonts w:ascii="Times New Roman" w:hAnsi="Times New Roman"/>
          <w:sz w:val="24"/>
          <w:rPrChange w:id="1331"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32" w:author="Sokol Çomo" w:date="2025-05-02T08:44:00Z">
            <w:rPr>
              <w:rFonts w:ascii="Times New Roman" w:hAnsi="Times New Roman"/>
              <w:color w:val="000000" w:themeColor="text1"/>
              <w:sz w:val="24"/>
            </w:rPr>
          </w:rPrChange>
        </w:rPr>
        <w:t>ris</w:t>
      </w:r>
      <w:r w:rsidR="00B40A53" w:rsidRPr="00DB24F5">
        <w:rPr>
          <w:rFonts w:ascii="Times New Roman" w:hAnsi="Times New Roman"/>
          <w:sz w:val="24"/>
          <w:rPrChange w:id="1333"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34" w:author="Sokol Çomo" w:date="2025-05-02T08:44:00Z">
            <w:rPr>
              <w:rFonts w:ascii="Times New Roman" w:hAnsi="Times New Roman"/>
              <w:color w:val="000000" w:themeColor="text1"/>
              <w:sz w:val="24"/>
            </w:rPr>
          </w:rPrChange>
        </w:rPr>
        <w:t xml:space="preserve"> dhe efikasitetit n</w:t>
      </w:r>
      <w:r w:rsidR="00B40A53" w:rsidRPr="00DB24F5">
        <w:rPr>
          <w:rFonts w:ascii="Times New Roman" w:hAnsi="Times New Roman"/>
          <w:sz w:val="24"/>
          <w:rPrChange w:id="1335"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36" w:author="Sokol Çomo" w:date="2025-05-02T08:44:00Z">
            <w:rPr>
              <w:rFonts w:ascii="Times New Roman" w:hAnsi="Times New Roman"/>
              <w:color w:val="000000" w:themeColor="text1"/>
              <w:sz w:val="24"/>
            </w:rPr>
          </w:rPrChange>
        </w:rPr>
        <w:t xml:space="preserve"> proceset gjyq</w:t>
      </w:r>
      <w:r w:rsidR="00B40A53" w:rsidRPr="00DB24F5">
        <w:rPr>
          <w:rFonts w:ascii="Times New Roman" w:hAnsi="Times New Roman"/>
          <w:sz w:val="24"/>
          <w:rPrChange w:id="1337" w:author="Sokol Çomo" w:date="2025-05-02T08:44:00Z">
            <w:rPr>
              <w:rFonts w:ascii="Times New Roman" w:hAnsi="Times New Roman"/>
              <w:color w:val="000000" w:themeColor="text1"/>
              <w:sz w:val="24"/>
            </w:rPr>
          </w:rPrChange>
        </w:rPr>
        <w:t>ë</w:t>
      </w:r>
      <w:r w:rsidR="00226037" w:rsidRPr="00DB24F5">
        <w:rPr>
          <w:rFonts w:ascii="Times New Roman" w:hAnsi="Times New Roman"/>
          <w:sz w:val="24"/>
          <w:rPrChange w:id="1338" w:author="Sokol Çomo" w:date="2025-05-02T08:44:00Z">
            <w:rPr>
              <w:rFonts w:ascii="Times New Roman" w:hAnsi="Times New Roman"/>
              <w:color w:val="000000" w:themeColor="text1"/>
              <w:sz w:val="24"/>
            </w:rPr>
          </w:rPrChange>
        </w:rPr>
        <w:t xml:space="preserve">sore. </w:t>
      </w:r>
      <w:del w:id="1339" w:author="Sokol Çomo" w:date="2025-05-02T08:44:00Z">
        <w:r w:rsidR="005E3A3A" w:rsidRPr="000725D8">
          <w:rPr>
            <w:rFonts w:ascii="Times New Roman" w:hAnsi="Times New Roman" w:cs="Times New Roman"/>
            <w:color w:val="000000" w:themeColor="text1"/>
            <w:sz w:val="24"/>
            <w:szCs w:val="24"/>
          </w:rPr>
          <w:delText>Komisionit</w:delText>
        </w:r>
      </w:del>
      <w:ins w:id="1340" w:author="Sokol Çomo" w:date="2025-05-02T08:44:00Z">
        <w:r w:rsidR="00226037" w:rsidRPr="00DB24F5">
          <w:rPr>
            <w:rFonts w:ascii="Times New Roman" w:hAnsi="Times New Roman" w:cs="Times New Roman"/>
            <w:sz w:val="24"/>
            <w:szCs w:val="24"/>
          </w:rPr>
          <w:t>Komisioni</w:t>
        </w:r>
      </w:ins>
      <w:r w:rsidR="005E3A3A" w:rsidRPr="00DB24F5">
        <w:rPr>
          <w:rFonts w:ascii="Times New Roman" w:hAnsi="Times New Roman"/>
          <w:sz w:val="24"/>
          <w:rPrChange w:id="1341" w:author="Sokol Çomo" w:date="2025-05-02T08:44:00Z">
            <w:rPr>
              <w:rFonts w:ascii="Times New Roman" w:hAnsi="Times New Roman"/>
              <w:color w:val="000000" w:themeColor="text1"/>
              <w:sz w:val="24"/>
            </w:rPr>
          </w:rPrChange>
        </w:rPr>
        <w:t xml:space="preserve"> nuk </w:t>
      </w:r>
      <w:r w:rsidRPr="00DB24F5">
        <w:rPr>
          <w:rFonts w:ascii="Times New Roman" w:hAnsi="Times New Roman"/>
          <w:sz w:val="24"/>
          <w:rPrChange w:id="1342" w:author="Sokol Çomo" w:date="2025-05-02T08:44:00Z">
            <w:rPr>
              <w:rFonts w:ascii="Times New Roman" w:hAnsi="Times New Roman"/>
              <w:color w:val="000000" w:themeColor="text1"/>
              <w:sz w:val="24"/>
            </w:rPr>
          </w:rPrChange>
        </w:rPr>
        <w:t>arsyeton</w:t>
      </w:r>
      <w:r w:rsidR="005E3A3A" w:rsidRPr="00DB24F5">
        <w:rPr>
          <w:rFonts w:ascii="Times New Roman" w:hAnsi="Times New Roman"/>
          <w:sz w:val="24"/>
          <w:rPrChange w:id="1343" w:author="Sokol Çomo" w:date="2025-05-02T08:44:00Z">
            <w:rPr>
              <w:rFonts w:ascii="Times New Roman" w:hAnsi="Times New Roman"/>
              <w:color w:val="000000" w:themeColor="text1"/>
              <w:sz w:val="24"/>
            </w:rPr>
          </w:rPrChange>
        </w:rPr>
        <w:t xml:space="preserve"> kriterin e </w:t>
      </w:r>
      <w:r w:rsidR="00B40A53" w:rsidRPr="00DB24F5">
        <w:rPr>
          <w:rFonts w:ascii="Times New Roman" w:hAnsi="Times New Roman"/>
          <w:sz w:val="24"/>
          <w:rPrChange w:id="1344" w:author="Sokol Çomo" w:date="2025-05-02T08:44:00Z">
            <w:rPr>
              <w:rFonts w:ascii="Times New Roman" w:hAnsi="Times New Roman"/>
              <w:color w:val="000000" w:themeColor="text1"/>
              <w:sz w:val="24"/>
            </w:rPr>
          </w:rPrChange>
        </w:rPr>
        <w:t>cenimit</w:t>
      </w:r>
      <w:r w:rsidR="005E3A3A" w:rsidRPr="00DB24F5">
        <w:rPr>
          <w:rFonts w:ascii="Times New Roman" w:hAnsi="Times New Roman"/>
          <w:sz w:val="24"/>
          <w:rPrChange w:id="1345" w:author="Sokol Çomo" w:date="2025-05-02T08:44:00Z">
            <w:rPr>
              <w:rFonts w:ascii="Times New Roman" w:hAnsi="Times New Roman"/>
              <w:color w:val="000000" w:themeColor="text1"/>
              <w:sz w:val="24"/>
            </w:rPr>
          </w:rPrChange>
        </w:rPr>
        <w:t xml:space="preserve"> t</w:t>
      </w:r>
      <w:r w:rsidR="00B40A53" w:rsidRPr="00DB24F5">
        <w:rPr>
          <w:rFonts w:ascii="Times New Roman" w:hAnsi="Times New Roman"/>
          <w:sz w:val="24"/>
          <w:rPrChange w:id="1346"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47" w:author="Sokol Çomo" w:date="2025-05-02T08:44:00Z">
            <w:rPr>
              <w:rFonts w:ascii="Times New Roman" w:hAnsi="Times New Roman"/>
              <w:color w:val="000000" w:themeColor="text1"/>
              <w:sz w:val="24"/>
            </w:rPr>
          </w:rPrChange>
        </w:rPr>
        <w:t xml:space="preserve"> besimit t</w:t>
      </w:r>
      <w:r w:rsidR="00B40A53" w:rsidRPr="00DB24F5">
        <w:rPr>
          <w:rFonts w:ascii="Times New Roman" w:hAnsi="Times New Roman"/>
          <w:sz w:val="24"/>
          <w:rPrChange w:id="1348"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49" w:author="Sokol Çomo" w:date="2025-05-02T08:44:00Z">
            <w:rPr>
              <w:rFonts w:ascii="Times New Roman" w:hAnsi="Times New Roman"/>
              <w:color w:val="000000" w:themeColor="text1"/>
              <w:sz w:val="24"/>
            </w:rPr>
          </w:rPrChange>
        </w:rPr>
        <w:t xml:space="preserve"> publikut</w:t>
      </w:r>
      <w:r w:rsidR="00B40A53" w:rsidRPr="00DB24F5">
        <w:rPr>
          <w:rFonts w:ascii="Times New Roman" w:hAnsi="Times New Roman"/>
          <w:sz w:val="24"/>
          <w:rPrChange w:id="1350" w:author="Sokol Çomo" w:date="2025-05-02T08:44:00Z">
            <w:rPr>
              <w:rFonts w:ascii="Times New Roman" w:hAnsi="Times New Roman"/>
              <w:color w:val="000000" w:themeColor="text1"/>
              <w:sz w:val="24"/>
            </w:rPr>
          </w:rPrChange>
        </w:rPr>
        <w:t xml:space="preserve"> te sistemi i drejt</w:t>
      </w:r>
      <w:r w:rsidR="00CF576D" w:rsidRPr="00DB24F5">
        <w:rPr>
          <w:rFonts w:ascii="Times New Roman" w:hAnsi="Times New Roman"/>
          <w:sz w:val="24"/>
          <w:rPrChange w:id="1351" w:author="Sokol Çomo" w:date="2025-05-02T08:44:00Z">
            <w:rPr>
              <w:rFonts w:ascii="Times New Roman" w:hAnsi="Times New Roman"/>
              <w:color w:val="000000" w:themeColor="text1"/>
              <w:sz w:val="24"/>
            </w:rPr>
          </w:rPrChange>
        </w:rPr>
        <w:t>ë</w:t>
      </w:r>
      <w:r w:rsidR="00B40A53" w:rsidRPr="00DB24F5">
        <w:rPr>
          <w:rFonts w:ascii="Times New Roman" w:hAnsi="Times New Roman"/>
          <w:sz w:val="24"/>
          <w:rPrChange w:id="1352" w:author="Sokol Çomo" w:date="2025-05-02T08:44:00Z">
            <w:rPr>
              <w:rFonts w:ascii="Times New Roman" w:hAnsi="Times New Roman"/>
              <w:color w:val="000000" w:themeColor="text1"/>
              <w:sz w:val="24"/>
            </w:rPr>
          </w:rPrChange>
        </w:rPr>
        <w:t>sis</w:t>
      </w:r>
      <w:r w:rsidR="00CF576D" w:rsidRPr="00DB24F5">
        <w:rPr>
          <w:rFonts w:ascii="Times New Roman" w:hAnsi="Times New Roman"/>
          <w:sz w:val="24"/>
          <w:rPrChange w:id="1353" w:author="Sokol Çomo" w:date="2025-05-02T08:44:00Z">
            <w:rPr>
              <w:rFonts w:ascii="Times New Roman" w:hAnsi="Times New Roman"/>
              <w:color w:val="000000" w:themeColor="text1"/>
              <w:sz w:val="24"/>
            </w:rPr>
          </w:rPrChange>
        </w:rPr>
        <w:t>ë</w:t>
      </w:r>
      <w:r w:rsidR="00B40A53" w:rsidRPr="00DB24F5">
        <w:rPr>
          <w:rFonts w:ascii="Times New Roman" w:hAnsi="Times New Roman"/>
          <w:sz w:val="24"/>
          <w:rPrChange w:id="1354" w:author="Sokol Çomo" w:date="2025-05-02T08:44:00Z">
            <w:rPr>
              <w:rFonts w:ascii="Times New Roman" w:hAnsi="Times New Roman"/>
              <w:color w:val="000000" w:themeColor="text1"/>
              <w:sz w:val="24"/>
            </w:rPr>
          </w:rPrChange>
        </w:rPr>
        <w:t xml:space="preserve"> dhe</w:t>
      </w:r>
      <w:r w:rsidR="005E3A3A" w:rsidRPr="00DB24F5">
        <w:rPr>
          <w:rFonts w:ascii="Times New Roman" w:hAnsi="Times New Roman"/>
          <w:sz w:val="24"/>
          <w:rPrChange w:id="1355" w:author="Sokol Çomo" w:date="2025-05-02T08:44:00Z">
            <w:rPr>
              <w:rFonts w:ascii="Times New Roman" w:hAnsi="Times New Roman"/>
              <w:color w:val="000000" w:themeColor="text1"/>
              <w:sz w:val="24"/>
            </w:rPr>
          </w:rPrChange>
        </w:rPr>
        <w:t xml:space="preserve"> ky p</w:t>
      </w:r>
      <w:r w:rsidR="00B40A53" w:rsidRPr="00DB24F5">
        <w:rPr>
          <w:rFonts w:ascii="Times New Roman" w:hAnsi="Times New Roman"/>
          <w:sz w:val="24"/>
          <w:rPrChange w:id="1356"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57" w:author="Sokol Çomo" w:date="2025-05-02T08:44:00Z">
            <w:rPr>
              <w:rFonts w:ascii="Times New Roman" w:hAnsi="Times New Roman"/>
              <w:color w:val="000000" w:themeColor="text1"/>
              <w:sz w:val="24"/>
            </w:rPr>
          </w:rPrChange>
        </w:rPr>
        <w:t>rfundim duhet t</w:t>
      </w:r>
      <w:r w:rsidR="00B40A53" w:rsidRPr="00DB24F5">
        <w:rPr>
          <w:rFonts w:ascii="Times New Roman" w:hAnsi="Times New Roman"/>
          <w:sz w:val="24"/>
          <w:rPrChange w:id="1358" w:author="Sokol Çomo" w:date="2025-05-02T08:44:00Z">
            <w:rPr>
              <w:rFonts w:ascii="Times New Roman" w:hAnsi="Times New Roman"/>
              <w:color w:val="000000" w:themeColor="text1"/>
              <w:sz w:val="24"/>
            </w:rPr>
          </w:rPrChange>
        </w:rPr>
        <w:t>ë</w:t>
      </w:r>
      <w:r w:rsidR="005E3A3A" w:rsidRPr="00DB24F5">
        <w:rPr>
          <w:rFonts w:ascii="Times New Roman" w:hAnsi="Times New Roman"/>
          <w:sz w:val="24"/>
          <w:rPrChange w:id="1359" w:author="Sokol Çomo" w:date="2025-05-02T08:44:00Z">
            <w:rPr>
              <w:rFonts w:ascii="Times New Roman" w:hAnsi="Times New Roman"/>
              <w:color w:val="000000" w:themeColor="text1"/>
              <w:sz w:val="24"/>
            </w:rPr>
          </w:rPrChange>
        </w:rPr>
        <w:t xml:space="preserve"> ndryshohet prej Kolegjit</w:t>
      </w:r>
      <w:r w:rsidR="00B40A53" w:rsidRPr="00DB24F5">
        <w:rPr>
          <w:rFonts w:ascii="Times New Roman" w:hAnsi="Times New Roman"/>
          <w:sz w:val="24"/>
          <w:rPrChange w:id="1360" w:author="Sokol Çomo" w:date="2025-05-02T08:44:00Z">
            <w:rPr>
              <w:rFonts w:ascii="Times New Roman" w:hAnsi="Times New Roman"/>
              <w:color w:val="000000" w:themeColor="text1"/>
              <w:sz w:val="24"/>
            </w:rPr>
          </w:rPrChange>
        </w:rPr>
        <w:t>.</w:t>
      </w:r>
    </w:p>
    <w:p w14:paraId="400FCDEB" w14:textId="77777777" w:rsidR="00BA1EC1" w:rsidRPr="00DB24F5" w:rsidRDefault="00BA1EC1" w:rsidP="00BA1EC1">
      <w:pPr>
        <w:pStyle w:val="ListParagraph"/>
        <w:tabs>
          <w:tab w:val="left" w:pos="0"/>
        </w:tabs>
        <w:spacing w:before="0" w:after="0"/>
        <w:ind w:left="0"/>
        <w:rPr>
          <w:rFonts w:ascii="Times New Roman" w:hAnsi="Times New Roman"/>
          <w:sz w:val="16"/>
          <w:rPrChange w:id="1361" w:author="Sokol Çomo" w:date="2025-05-02T08:44:00Z">
            <w:rPr>
              <w:rFonts w:ascii="Times New Roman" w:hAnsi="Times New Roman"/>
              <w:color w:val="000000" w:themeColor="text1"/>
              <w:sz w:val="16"/>
            </w:rPr>
          </w:rPrChange>
        </w:rPr>
      </w:pPr>
    </w:p>
    <w:p w14:paraId="2DD03B20" w14:textId="77777777" w:rsidR="00223685" w:rsidRDefault="00B40A53" w:rsidP="00223685">
      <w:pPr>
        <w:pStyle w:val="ListParagraph"/>
        <w:numPr>
          <w:ilvl w:val="1"/>
          <w:numId w:val="3"/>
        </w:numPr>
        <w:tabs>
          <w:tab w:val="left" w:pos="0"/>
        </w:tabs>
        <w:spacing w:before="0" w:after="0"/>
        <w:ind w:left="0" w:firstLine="0"/>
        <w:rPr>
          <w:rFonts w:ascii="Times New Roman" w:hAnsi="Times New Roman"/>
          <w:sz w:val="24"/>
          <w:rPrChange w:id="1362" w:author="Sokol Çomo" w:date="2025-05-02T08:44:00Z">
            <w:rPr>
              <w:rFonts w:ascii="Times New Roman" w:hAnsi="Times New Roman"/>
              <w:color w:val="000000" w:themeColor="text1"/>
              <w:sz w:val="24"/>
            </w:rPr>
          </w:rPrChange>
        </w:rPr>
      </w:pPr>
      <w:r w:rsidRPr="00DB24F5">
        <w:rPr>
          <w:rFonts w:ascii="Times New Roman" w:hAnsi="Times New Roman"/>
          <w:sz w:val="24"/>
          <w:rPrChange w:id="1363" w:author="Sokol Çomo" w:date="2025-05-02T08:44:00Z">
            <w:rPr>
              <w:rFonts w:ascii="Times New Roman" w:hAnsi="Times New Roman"/>
              <w:color w:val="000000" w:themeColor="text1"/>
              <w:sz w:val="24"/>
            </w:rPr>
          </w:rPrChange>
        </w:rPr>
        <w:t>N</w:t>
      </w:r>
      <w:r w:rsidR="00CF576D" w:rsidRPr="00DB24F5">
        <w:rPr>
          <w:rFonts w:ascii="Times New Roman" w:hAnsi="Times New Roman"/>
          <w:sz w:val="24"/>
          <w:rPrChange w:id="136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365" w:author="Sokol Çomo" w:date="2025-05-02T08:44:00Z">
            <w:rPr>
              <w:rFonts w:ascii="Times New Roman" w:hAnsi="Times New Roman"/>
              <w:color w:val="000000" w:themeColor="text1"/>
              <w:sz w:val="24"/>
            </w:rPr>
          </w:rPrChange>
        </w:rPr>
        <w:t xml:space="preserve"> lidhje me k</w:t>
      </w:r>
      <w:r w:rsidR="00CF576D" w:rsidRPr="00DB24F5">
        <w:rPr>
          <w:rFonts w:ascii="Times New Roman" w:hAnsi="Times New Roman"/>
          <w:sz w:val="24"/>
          <w:rPrChange w:id="136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367" w:author="Sokol Çomo" w:date="2025-05-02T08:44:00Z">
            <w:rPr>
              <w:rFonts w:ascii="Times New Roman" w:hAnsi="Times New Roman"/>
              <w:color w:val="000000" w:themeColor="text1"/>
              <w:sz w:val="24"/>
            </w:rPr>
          </w:rPrChange>
        </w:rPr>
        <w:t>t</w:t>
      </w:r>
      <w:r w:rsidR="00CF576D" w:rsidRPr="00DB24F5">
        <w:rPr>
          <w:rFonts w:ascii="Times New Roman" w:hAnsi="Times New Roman"/>
          <w:sz w:val="24"/>
          <w:rPrChange w:id="1368" w:author="Sokol Çomo" w:date="2025-05-02T08:44:00Z">
            <w:rPr>
              <w:rFonts w:ascii="Times New Roman" w:hAnsi="Times New Roman"/>
              <w:color w:val="000000" w:themeColor="text1"/>
              <w:sz w:val="24"/>
            </w:rPr>
          </w:rPrChange>
        </w:rPr>
        <w:t>ë</w:t>
      </w:r>
      <w:r w:rsidRPr="00DB24F5">
        <w:rPr>
          <w:rFonts w:ascii="Times New Roman" w:hAnsi="Times New Roman"/>
          <w:sz w:val="24"/>
          <w:rPrChange w:id="1369" w:author="Sokol Çomo" w:date="2025-05-02T08:44:00Z">
            <w:rPr>
              <w:rFonts w:ascii="Times New Roman" w:hAnsi="Times New Roman"/>
              <w:color w:val="000000" w:themeColor="text1"/>
              <w:sz w:val="24"/>
            </w:rPr>
          </w:rPrChange>
        </w:rPr>
        <w:t xml:space="preserve"> shkak ankimi si dhe referuar </w:t>
      </w:r>
      <w:r w:rsidR="005D5AB7" w:rsidRPr="00DB24F5">
        <w:rPr>
          <w:rFonts w:ascii="Times New Roman" w:hAnsi="Times New Roman"/>
          <w:sz w:val="24"/>
          <w:rPrChange w:id="1370" w:author="Sokol Çomo" w:date="2025-05-02T08:44:00Z">
            <w:rPr>
              <w:rFonts w:ascii="Times New Roman" w:hAnsi="Times New Roman"/>
              <w:color w:val="000000" w:themeColor="text1"/>
              <w:sz w:val="24"/>
            </w:rPr>
          </w:rPrChange>
        </w:rPr>
        <w:t>akteve n</w:t>
      </w:r>
      <w:r w:rsidR="00BE68F9" w:rsidRPr="00DB24F5">
        <w:rPr>
          <w:rFonts w:ascii="Times New Roman" w:hAnsi="Times New Roman"/>
          <w:sz w:val="24"/>
          <w:rPrChange w:id="1371" w:author="Sokol Çomo" w:date="2025-05-02T08:44:00Z">
            <w:rPr>
              <w:rFonts w:ascii="Times New Roman" w:hAnsi="Times New Roman"/>
              <w:color w:val="000000" w:themeColor="text1"/>
              <w:sz w:val="24"/>
            </w:rPr>
          </w:rPrChange>
        </w:rPr>
        <w:t>ë</w:t>
      </w:r>
      <w:r w:rsidR="005D5AB7" w:rsidRPr="00DB24F5">
        <w:rPr>
          <w:rFonts w:ascii="Times New Roman" w:hAnsi="Times New Roman"/>
          <w:sz w:val="24"/>
          <w:rPrChange w:id="1372" w:author="Sokol Çomo" w:date="2025-05-02T08:44:00Z">
            <w:rPr>
              <w:rFonts w:ascii="Times New Roman" w:hAnsi="Times New Roman"/>
              <w:color w:val="000000" w:themeColor="text1"/>
              <w:sz w:val="24"/>
            </w:rPr>
          </w:rPrChange>
        </w:rPr>
        <w:t xml:space="preserve"> fashikull si dhe </w:t>
      </w:r>
      <w:r w:rsidRPr="00DB24F5">
        <w:rPr>
          <w:rFonts w:ascii="Times New Roman" w:hAnsi="Times New Roman"/>
          <w:sz w:val="24"/>
          <w:rPrChange w:id="1373" w:author="Sokol Çomo" w:date="2025-05-02T08:44:00Z">
            <w:rPr>
              <w:rFonts w:ascii="Times New Roman" w:hAnsi="Times New Roman"/>
              <w:color w:val="000000" w:themeColor="text1"/>
              <w:sz w:val="24"/>
            </w:rPr>
          </w:rPrChange>
        </w:rPr>
        <w:t>pretendimeve t</w:t>
      </w:r>
      <w:r w:rsidR="00CF576D" w:rsidRPr="00DB24F5">
        <w:rPr>
          <w:rFonts w:ascii="Times New Roman" w:hAnsi="Times New Roman"/>
          <w:sz w:val="24"/>
          <w:rPrChange w:id="1374" w:author="Sokol Çomo" w:date="2025-05-02T08:44:00Z">
            <w:rPr>
              <w:rFonts w:ascii="Times New Roman" w:hAnsi="Times New Roman"/>
              <w:color w:val="000000" w:themeColor="text1"/>
              <w:sz w:val="24"/>
            </w:rPr>
          </w:rPrChange>
        </w:rPr>
        <w:t>ë</w:t>
      </w:r>
      <w:r w:rsidRPr="00DB24F5">
        <w:rPr>
          <w:rFonts w:ascii="Times New Roman" w:hAnsi="Times New Roman"/>
          <w:sz w:val="24"/>
          <w:rPrChange w:id="1375" w:author="Sokol Çomo" w:date="2025-05-02T08:44:00Z">
            <w:rPr>
              <w:rFonts w:ascii="Times New Roman" w:hAnsi="Times New Roman"/>
              <w:color w:val="000000" w:themeColor="text1"/>
              <w:sz w:val="24"/>
            </w:rPr>
          </w:rPrChange>
        </w:rPr>
        <w:t xml:space="preserve"> subjektit n</w:t>
      </w:r>
      <w:r w:rsidR="00CF576D" w:rsidRPr="00DB24F5">
        <w:rPr>
          <w:rFonts w:ascii="Times New Roman" w:hAnsi="Times New Roman"/>
          <w:sz w:val="24"/>
          <w:rPrChange w:id="1376" w:author="Sokol Çomo" w:date="2025-05-02T08:44:00Z">
            <w:rPr>
              <w:rFonts w:ascii="Times New Roman" w:hAnsi="Times New Roman"/>
              <w:color w:val="000000" w:themeColor="text1"/>
              <w:sz w:val="24"/>
            </w:rPr>
          </w:rPrChange>
        </w:rPr>
        <w:t>ë</w:t>
      </w:r>
      <w:r w:rsidRPr="00DB24F5">
        <w:rPr>
          <w:rFonts w:ascii="Times New Roman" w:hAnsi="Times New Roman"/>
          <w:sz w:val="24"/>
          <w:rPrChange w:id="1377" w:author="Sokol Çomo" w:date="2025-05-02T08:44:00Z">
            <w:rPr>
              <w:rFonts w:ascii="Times New Roman" w:hAnsi="Times New Roman"/>
              <w:color w:val="000000" w:themeColor="text1"/>
              <w:sz w:val="24"/>
            </w:rPr>
          </w:rPrChange>
        </w:rPr>
        <w:t xml:space="preserve"> </w:t>
      </w:r>
      <w:r w:rsidR="004D06B5" w:rsidRPr="00DB24F5">
        <w:rPr>
          <w:rFonts w:ascii="Times New Roman" w:hAnsi="Times New Roman"/>
          <w:sz w:val="24"/>
          <w:rPrChange w:id="1378" w:author="Sokol Çomo" w:date="2025-05-02T08:44:00Z">
            <w:rPr>
              <w:rFonts w:ascii="Times New Roman" w:hAnsi="Times New Roman"/>
              <w:color w:val="000000" w:themeColor="text1"/>
              <w:sz w:val="24"/>
            </w:rPr>
          </w:rPrChange>
        </w:rPr>
        <w:t>ankim</w:t>
      </w:r>
      <w:r w:rsidR="00AE7DCF" w:rsidRPr="00DB24F5">
        <w:rPr>
          <w:rFonts w:ascii="Times New Roman" w:hAnsi="Times New Roman"/>
          <w:sz w:val="24"/>
          <w:rPrChange w:id="1379" w:author="Sokol Çomo" w:date="2025-05-02T08:44:00Z">
            <w:rPr>
              <w:rFonts w:ascii="Times New Roman" w:hAnsi="Times New Roman"/>
              <w:color w:val="000000" w:themeColor="text1"/>
              <w:sz w:val="24"/>
            </w:rPr>
          </w:rPrChange>
        </w:rPr>
        <w:t xml:space="preserve">, </w:t>
      </w:r>
      <w:r w:rsidR="00A00269" w:rsidRPr="00DB24F5">
        <w:rPr>
          <w:rFonts w:ascii="Times New Roman" w:hAnsi="Times New Roman"/>
          <w:sz w:val="24"/>
          <w:rPrChange w:id="1380" w:author="Sokol Çomo" w:date="2025-05-02T08:44:00Z">
            <w:rPr>
              <w:rFonts w:ascii="Times New Roman" w:hAnsi="Times New Roman"/>
              <w:color w:val="000000" w:themeColor="text1"/>
              <w:sz w:val="24"/>
            </w:rPr>
          </w:rPrChange>
        </w:rPr>
        <w:t xml:space="preserve">NJSHL </w:t>
      </w:r>
      <w:r w:rsidR="00BA1EC1" w:rsidRPr="00DB24F5">
        <w:rPr>
          <w:rFonts w:ascii="Times New Roman" w:hAnsi="Times New Roman"/>
          <w:sz w:val="24"/>
          <w:rPrChange w:id="1381" w:author="Sokol Çomo" w:date="2025-05-02T08:44:00Z">
            <w:rPr>
              <w:rFonts w:ascii="Times New Roman" w:hAnsi="Times New Roman"/>
              <w:color w:val="000000" w:themeColor="text1"/>
              <w:sz w:val="24"/>
            </w:rPr>
          </w:rPrChange>
        </w:rPr>
        <w:t>v</w:t>
      </w:r>
      <w:r w:rsidR="00AE7DCF" w:rsidRPr="00DB24F5">
        <w:rPr>
          <w:rFonts w:ascii="Times New Roman" w:hAnsi="Times New Roman"/>
          <w:sz w:val="24"/>
          <w:rPrChange w:id="1382" w:author="Sokol Çomo" w:date="2025-05-02T08:44:00Z">
            <w:rPr>
              <w:rFonts w:ascii="Times New Roman" w:hAnsi="Times New Roman"/>
              <w:color w:val="000000" w:themeColor="text1"/>
              <w:sz w:val="24"/>
            </w:rPr>
          </w:rPrChange>
        </w:rPr>
        <w:t>ë</w:t>
      </w:r>
      <w:r w:rsidR="00BA1EC1" w:rsidRPr="00DB24F5">
        <w:rPr>
          <w:rFonts w:ascii="Times New Roman" w:hAnsi="Times New Roman"/>
          <w:sz w:val="24"/>
          <w:rPrChange w:id="1383" w:author="Sokol Çomo" w:date="2025-05-02T08:44:00Z">
            <w:rPr>
              <w:rFonts w:ascii="Times New Roman" w:hAnsi="Times New Roman"/>
              <w:color w:val="000000" w:themeColor="text1"/>
              <w:sz w:val="24"/>
            </w:rPr>
          </w:rPrChange>
        </w:rPr>
        <w:t>ren</w:t>
      </w:r>
      <w:r w:rsidR="00A00269" w:rsidRPr="00DB24F5">
        <w:rPr>
          <w:rFonts w:ascii="Times New Roman" w:hAnsi="Times New Roman"/>
          <w:sz w:val="24"/>
          <w:rPrChange w:id="1384" w:author="Sokol Çomo" w:date="2025-05-02T08:44:00Z">
            <w:rPr>
              <w:rFonts w:ascii="Times New Roman" w:hAnsi="Times New Roman"/>
              <w:color w:val="000000" w:themeColor="text1"/>
              <w:sz w:val="24"/>
            </w:rPr>
          </w:rPrChange>
        </w:rPr>
        <w:t xml:space="preserve"> se </w:t>
      </w:r>
      <w:r w:rsidR="005D5AB7" w:rsidRPr="00DB24F5">
        <w:rPr>
          <w:rFonts w:ascii="Times New Roman" w:hAnsi="Times New Roman"/>
          <w:sz w:val="24"/>
          <w:rPrChange w:id="1385" w:author="Sokol Çomo" w:date="2025-05-02T08:44:00Z">
            <w:rPr>
              <w:rFonts w:ascii="Times New Roman" w:hAnsi="Times New Roman"/>
              <w:color w:val="000000" w:themeColor="text1"/>
              <w:sz w:val="24"/>
            </w:rPr>
          </w:rPrChange>
        </w:rPr>
        <w:t>referuar</w:t>
      </w:r>
      <w:r w:rsidR="009D4356" w:rsidRPr="00DB24F5">
        <w:rPr>
          <w:rFonts w:ascii="Times New Roman" w:hAnsi="Times New Roman"/>
          <w:sz w:val="24"/>
          <w:rPrChange w:id="1386" w:author="Sokol Çomo" w:date="2025-05-02T08:44:00Z">
            <w:rPr>
              <w:rFonts w:ascii="Times New Roman" w:hAnsi="Times New Roman"/>
              <w:color w:val="000000" w:themeColor="text1"/>
              <w:sz w:val="24"/>
            </w:rPr>
          </w:rPrChange>
        </w:rPr>
        <w:t xml:space="preserve"> paragrafi</w:t>
      </w:r>
      <w:r w:rsidR="005D5AB7" w:rsidRPr="00DB24F5">
        <w:rPr>
          <w:rFonts w:ascii="Times New Roman" w:hAnsi="Times New Roman"/>
          <w:sz w:val="24"/>
          <w:rPrChange w:id="1387" w:author="Sokol Çomo" w:date="2025-05-02T08:44:00Z">
            <w:rPr>
              <w:rFonts w:ascii="Times New Roman" w:hAnsi="Times New Roman"/>
              <w:color w:val="000000" w:themeColor="text1"/>
              <w:sz w:val="24"/>
            </w:rPr>
          </w:rPrChange>
        </w:rPr>
        <w:t>t</w:t>
      </w:r>
      <w:r w:rsidR="009D4356" w:rsidRPr="00DB24F5">
        <w:rPr>
          <w:rFonts w:ascii="Times New Roman" w:hAnsi="Times New Roman"/>
          <w:sz w:val="24"/>
          <w:rPrChange w:id="1388" w:author="Sokol Çomo" w:date="2025-05-02T08:44:00Z">
            <w:rPr>
              <w:rFonts w:ascii="Times New Roman" w:hAnsi="Times New Roman"/>
              <w:color w:val="000000" w:themeColor="text1"/>
              <w:sz w:val="24"/>
            </w:rPr>
          </w:rPrChange>
        </w:rPr>
        <w:t xml:space="preserve"> 98 t</w:t>
      </w:r>
      <w:r w:rsidR="00AA79FF" w:rsidRPr="00DB24F5">
        <w:rPr>
          <w:rFonts w:ascii="Times New Roman" w:hAnsi="Times New Roman"/>
          <w:sz w:val="24"/>
          <w:rPrChange w:id="1389" w:author="Sokol Çomo" w:date="2025-05-02T08:44:00Z">
            <w:rPr>
              <w:rFonts w:ascii="Times New Roman" w:hAnsi="Times New Roman"/>
              <w:color w:val="000000" w:themeColor="text1"/>
              <w:sz w:val="24"/>
            </w:rPr>
          </w:rPrChange>
        </w:rPr>
        <w:t>ë</w:t>
      </w:r>
      <w:r w:rsidR="009D4356" w:rsidRPr="00DB24F5">
        <w:rPr>
          <w:rFonts w:ascii="Times New Roman" w:hAnsi="Times New Roman"/>
          <w:sz w:val="24"/>
          <w:rPrChange w:id="1390" w:author="Sokol Çomo" w:date="2025-05-02T08:44:00Z">
            <w:rPr>
              <w:rFonts w:ascii="Times New Roman" w:hAnsi="Times New Roman"/>
              <w:color w:val="000000" w:themeColor="text1"/>
              <w:sz w:val="24"/>
            </w:rPr>
          </w:rPrChange>
        </w:rPr>
        <w:t xml:space="preserve"> vendimit</w:t>
      </w:r>
      <w:r w:rsidR="00BA1EC1" w:rsidRPr="00DB24F5">
        <w:rPr>
          <w:rFonts w:ascii="Times New Roman" w:hAnsi="Times New Roman"/>
          <w:sz w:val="24"/>
          <w:rPrChange w:id="1391" w:author="Sokol Çomo" w:date="2025-05-02T08:44:00Z">
            <w:rPr>
              <w:rFonts w:ascii="Times New Roman" w:hAnsi="Times New Roman"/>
              <w:color w:val="000000" w:themeColor="text1"/>
              <w:sz w:val="24"/>
            </w:rPr>
          </w:rPrChange>
        </w:rPr>
        <w:t>,</w:t>
      </w:r>
      <w:r w:rsidR="009D4356" w:rsidRPr="00DB24F5">
        <w:rPr>
          <w:rFonts w:ascii="Times New Roman" w:hAnsi="Times New Roman"/>
          <w:sz w:val="24"/>
          <w:rPrChange w:id="1392" w:author="Sokol Çomo" w:date="2025-05-02T08:44:00Z">
            <w:rPr>
              <w:rFonts w:ascii="Times New Roman" w:hAnsi="Times New Roman"/>
              <w:color w:val="000000" w:themeColor="text1"/>
              <w:sz w:val="24"/>
            </w:rPr>
          </w:rPrChange>
        </w:rPr>
        <w:t xml:space="preserve"> </w:t>
      </w:r>
      <w:r w:rsidR="00235441" w:rsidRPr="00DB24F5">
        <w:rPr>
          <w:rFonts w:ascii="Times New Roman" w:hAnsi="Times New Roman"/>
          <w:sz w:val="24"/>
          <w:rPrChange w:id="1393" w:author="Sokol Çomo" w:date="2025-05-02T08:44:00Z">
            <w:rPr>
              <w:rFonts w:ascii="Times New Roman" w:hAnsi="Times New Roman"/>
              <w:color w:val="000000" w:themeColor="text1"/>
              <w:sz w:val="24"/>
            </w:rPr>
          </w:rPrChange>
        </w:rPr>
        <w:t>vler</w:t>
      </w:r>
      <w:r w:rsidR="00AA79FF" w:rsidRPr="00DB24F5">
        <w:rPr>
          <w:rFonts w:ascii="Times New Roman" w:hAnsi="Times New Roman"/>
          <w:sz w:val="24"/>
          <w:rPrChange w:id="1394" w:author="Sokol Çomo" w:date="2025-05-02T08:44:00Z">
            <w:rPr>
              <w:rFonts w:ascii="Times New Roman" w:hAnsi="Times New Roman"/>
              <w:color w:val="000000" w:themeColor="text1"/>
              <w:sz w:val="24"/>
            </w:rPr>
          </w:rPrChange>
        </w:rPr>
        <w:t>ë</w:t>
      </w:r>
      <w:r w:rsidR="00235441" w:rsidRPr="00DB24F5">
        <w:rPr>
          <w:rFonts w:ascii="Times New Roman" w:hAnsi="Times New Roman"/>
          <w:sz w:val="24"/>
          <w:rPrChange w:id="1395" w:author="Sokol Çomo" w:date="2025-05-02T08:44:00Z">
            <w:rPr>
              <w:rFonts w:ascii="Times New Roman" w:hAnsi="Times New Roman"/>
              <w:color w:val="000000" w:themeColor="text1"/>
              <w:sz w:val="24"/>
            </w:rPr>
          </w:rPrChange>
        </w:rPr>
        <w:t xml:space="preserve">simi i Komisionit se subjekti </w:t>
      </w:r>
      <w:r w:rsidR="009D4356" w:rsidRPr="00DB24F5">
        <w:rPr>
          <w:rFonts w:ascii="Times New Roman" w:hAnsi="Times New Roman"/>
          <w:sz w:val="24"/>
          <w:rPrChange w:id="1396" w:author="Sokol Çomo" w:date="2025-05-02T08:44:00Z">
            <w:rPr>
              <w:rFonts w:ascii="Times New Roman" w:hAnsi="Times New Roman"/>
              <w:color w:val="000000" w:themeColor="text1"/>
              <w:sz w:val="24"/>
            </w:rPr>
          </w:rPrChange>
        </w:rPr>
        <w:t xml:space="preserve">ka cenuar </w:t>
      </w:r>
      <w:r w:rsidR="0037168A" w:rsidRPr="00DB24F5">
        <w:rPr>
          <w:rFonts w:ascii="Times New Roman" w:hAnsi="Times New Roman"/>
          <w:sz w:val="24"/>
          <w:rPrChange w:id="1397" w:author="Sokol Çomo" w:date="2025-05-02T08:44:00Z">
            <w:rPr>
              <w:rFonts w:ascii="Times New Roman" w:hAnsi="Times New Roman"/>
              <w:color w:val="000000" w:themeColor="text1"/>
              <w:sz w:val="24"/>
            </w:rPr>
          </w:rPrChange>
        </w:rPr>
        <w:t>b</w:t>
      </w:r>
      <w:r w:rsidR="009D4356" w:rsidRPr="00DB24F5">
        <w:rPr>
          <w:rFonts w:ascii="Times New Roman" w:hAnsi="Times New Roman"/>
          <w:sz w:val="24"/>
          <w:rPrChange w:id="1398" w:author="Sokol Çomo" w:date="2025-05-02T08:44:00Z">
            <w:rPr>
              <w:rFonts w:ascii="Times New Roman" w:hAnsi="Times New Roman"/>
              <w:color w:val="000000" w:themeColor="text1"/>
              <w:sz w:val="24"/>
            </w:rPr>
          </w:rPrChange>
        </w:rPr>
        <w:t xml:space="preserve">esimin e publikut i </w:t>
      </w:r>
      <w:r w:rsidR="00AA79FF" w:rsidRPr="00DB24F5">
        <w:rPr>
          <w:rFonts w:ascii="Times New Roman" w:hAnsi="Times New Roman"/>
          <w:sz w:val="24"/>
          <w:rPrChange w:id="1399" w:author="Sokol Çomo" w:date="2025-05-02T08:44:00Z">
            <w:rPr>
              <w:rFonts w:ascii="Times New Roman" w:hAnsi="Times New Roman"/>
              <w:color w:val="000000" w:themeColor="text1"/>
              <w:sz w:val="24"/>
            </w:rPr>
          </w:rPrChange>
        </w:rPr>
        <w:t>ë</w:t>
      </w:r>
      <w:r w:rsidR="009D4356" w:rsidRPr="00DB24F5">
        <w:rPr>
          <w:rFonts w:ascii="Times New Roman" w:hAnsi="Times New Roman"/>
          <w:sz w:val="24"/>
          <w:rPrChange w:id="1400" w:author="Sokol Çomo" w:date="2025-05-02T08:44:00Z">
            <w:rPr>
              <w:rFonts w:ascii="Times New Roman" w:hAnsi="Times New Roman"/>
              <w:color w:val="000000" w:themeColor="text1"/>
              <w:sz w:val="24"/>
            </w:rPr>
          </w:rPrChange>
        </w:rPr>
        <w:t>sht</w:t>
      </w:r>
      <w:r w:rsidR="00AA79FF" w:rsidRPr="00DB24F5">
        <w:rPr>
          <w:rFonts w:ascii="Times New Roman" w:hAnsi="Times New Roman"/>
          <w:sz w:val="24"/>
          <w:rPrChange w:id="1401" w:author="Sokol Çomo" w:date="2025-05-02T08:44:00Z">
            <w:rPr>
              <w:rFonts w:ascii="Times New Roman" w:hAnsi="Times New Roman"/>
              <w:color w:val="000000" w:themeColor="text1"/>
              <w:sz w:val="24"/>
            </w:rPr>
          </w:rPrChange>
        </w:rPr>
        <w:t>ë</w:t>
      </w:r>
      <w:r w:rsidR="009D4356" w:rsidRPr="00DB24F5">
        <w:rPr>
          <w:rFonts w:ascii="Times New Roman" w:hAnsi="Times New Roman"/>
          <w:sz w:val="24"/>
          <w:rPrChange w:id="1402" w:author="Sokol Çomo" w:date="2025-05-02T08:44:00Z">
            <w:rPr>
              <w:rFonts w:ascii="Times New Roman" w:hAnsi="Times New Roman"/>
              <w:color w:val="000000" w:themeColor="text1"/>
              <w:sz w:val="24"/>
            </w:rPr>
          </w:rPrChange>
        </w:rPr>
        <w:t xml:space="preserve"> atribuuar</w:t>
      </w:r>
      <w:r w:rsidR="00AA79FF" w:rsidRPr="00DB24F5">
        <w:rPr>
          <w:rFonts w:ascii="Times New Roman" w:hAnsi="Times New Roman"/>
          <w:sz w:val="24"/>
          <w:rPrChange w:id="1403" w:author="Sokol Çomo" w:date="2025-05-02T08:44:00Z">
            <w:rPr>
              <w:rFonts w:ascii="Times New Roman" w:hAnsi="Times New Roman"/>
              <w:color w:val="000000" w:themeColor="text1"/>
              <w:sz w:val="24"/>
            </w:rPr>
          </w:rPrChange>
        </w:rPr>
        <w:t xml:space="preserve"> veprimeve fiktive p</w:t>
      </w:r>
      <w:r w:rsidR="00FC3EAF" w:rsidRPr="00DB24F5">
        <w:rPr>
          <w:rFonts w:ascii="Times New Roman" w:hAnsi="Times New Roman"/>
          <w:sz w:val="24"/>
          <w:rPrChange w:id="1404" w:author="Sokol Çomo" w:date="2025-05-02T08:44:00Z">
            <w:rPr>
              <w:rFonts w:ascii="Times New Roman" w:hAnsi="Times New Roman"/>
              <w:color w:val="000000" w:themeColor="text1"/>
              <w:sz w:val="24"/>
            </w:rPr>
          </w:rPrChange>
        </w:rPr>
        <w:t>ë</w:t>
      </w:r>
      <w:r w:rsidR="00AA79FF" w:rsidRPr="00DB24F5">
        <w:rPr>
          <w:rFonts w:ascii="Times New Roman" w:hAnsi="Times New Roman"/>
          <w:sz w:val="24"/>
          <w:rPrChange w:id="1405" w:author="Sokol Çomo" w:date="2025-05-02T08:44:00Z">
            <w:rPr>
              <w:rFonts w:ascii="Times New Roman" w:hAnsi="Times New Roman"/>
              <w:color w:val="000000" w:themeColor="text1"/>
              <w:sz w:val="24"/>
            </w:rPr>
          </w:rPrChange>
        </w:rPr>
        <w:t>r lidhjen e</w:t>
      </w:r>
      <w:r w:rsidR="009D4356" w:rsidRPr="00DB24F5">
        <w:rPr>
          <w:rFonts w:ascii="Times New Roman" w:hAnsi="Times New Roman"/>
          <w:sz w:val="24"/>
          <w:rPrChange w:id="1406" w:author="Sokol Çomo" w:date="2025-05-02T08:44:00Z">
            <w:rPr>
              <w:rFonts w:ascii="Times New Roman" w:hAnsi="Times New Roman"/>
              <w:color w:val="000000" w:themeColor="text1"/>
              <w:sz w:val="24"/>
            </w:rPr>
          </w:rPrChange>
        </w:rPr>
        <w:t xml:space="preserve"> </w:t>
      </w:r>
      <w:r w:rsidR="0037168A" w:rsidRPr="00DB24F5">
        <w:rPr>
          <w:rFonts w:ascii="Times New Roman" w:hAnsi="Times New Roman"/>
          <w:sz w:val="24"/>
          <w:rPrChange w:id="1407" w:author="Sokol Çomo" w:date="2025-05-02T08:44:00Z">
            <w:rPr>
              <w:rFonts w:ascii="Times New Roman" w:hAnsi="Times New Roman"/>
              <w:color w:val="000000" w:themeColor="text1"/>
              <w:sz w:val="24"/>
            </w:rPr>
          </w:rPrChange>
        </w:rPr>
        <w:t>kontrat</w:t>
      </w:r>
      <w:r w:rsidR="00AA79FF" w:rsidRPr="00DB24F5">
        <w:rPr>
          <w:rFonts w:ascii="Times New Roman" w:hAnsi="Times New Roman"/>
          <w:sz w:val="24"/>
          <w:rPrChange w:id="1408" w:author="Sokol Çomo" w:date="2025-05-02T08:44:00Z">
            <w:rPr>
              <w:rFonts w:ascii="Times New Roman" w:hAnsi="Times New Roman"/>
              <w:color w:val="000000" w:themeColor="text1"/>
              <w:sz w:val="24"/>
            </w:rPr>
          </w:rPrChange>
        </w:rPr>
        <w:t>ë</w:t>
      </w:r>
      <w:r w:rsidR="0037168A" w:rsidRPr="00DB24F5">
        <w:rPr>
          <w:rFonts w:ascii="Times New Roman" w:hAnsi="Times New Roman"/>
          <w:sz w:val="24"/>
          <w:rPrChange w:id="1409" w:author="Sokol Çomo" w:date="2025-05-02T08:44:00Z">
            <w:rPr>
              <w:rFonts w:ascii="Times New Roman" w:hAnsi="Times New Roman"/>
              <w:color w:val="000000" w:themeColor="text1"/>
              <w:sz w:val="24"/>
            </w:rPr>
          </w:rPrChange>
        </w:rPr>
        <w:t>s s</w:t>
      </w:r>
      <w:r w:rsidR="00AA79FF" w:rsidRPr="00DB24F5">
        <w:rPr>
          <w:rFonts w:ascii="Times New Roman" w:hAnsi="Times New Roman"/>
          <w:sz w:val="24"/>
          <w:rPrChange w:id="1410" w:author="Sokol Çomo" w:date="2025-05-02T08:44:00Z">
            <w:rPr>
              <w:rFonts w:ascii="Times New Roman" w:hAnsi="Times New Roman"/>
              <w:color w:val="000000" w:themeColor="text1"/>
              <w:sz w:val="24"/>
            </w:rPr>
          </w:rPrChange>
        </w:rPr>
        <w:t>ë</w:t>
      </w:r>
      <w:r w:rsidR="0037168A" w:rsidRPr="00DB24F5">
        <w:rPr>
          <w:rFonts w:ascii="Times New Roman" w:hAnsi="Times New Roman"/>
          <w:sz w:val="24"/>
          <w:rPrChange w:id="1411" w:author="Sokol Çomo" w:date="2025-05-02T08:44:00Z">
            <w:rPr>
              <w:rFonts w:ascii="Times New Roman" w:hAnsi="Times New Roman"/>
              <w:color w:val="000000" w:themeColor="text1"/>
              <w:sz w:val="24"/>
            </w:rPr>
          </w:rPrChange>
        </w:rPr>
        <w:t xml:space="preserve"> qiras</w:t>
      </w:r>
      <w:r w:rsidR="00AA79FF" w:rsidRPr="00DB24F5">
        <w:rPr>
          <w:rFonts w:ascii="Times New Roman" w:hAnsi="Times New Roman"/>
          <w:sz w:val="24"/>
          <w:rPrChange w:id="1412" w:author="Sokol Çomo" w:date="2025-05-02T08:44:00Z">
            <w:rPr>
              <w:rFonts w:ascii="Times New Roman" w:hAnsi="Times New Roman"/>
              <w:color w:val="000000" w:themeColor="text1"/>
              <w:sz w:val="24"/>
            </w:rPr>
          </w:rPrChange>
        </w:rPr>
        <w:t>ë</w:t>
      </w:r>
      <w:r w:rsidR="0037168A" w:rsidRPr="00DB24F5">
        <w:rPr>
          <w:rFonts w:ascii="Times New Roman" w:hAnsi="Times New Roman"/>
          <w:sz w:val="24"/>
          <w:rPrChange w:id="1413" w:author="Sokol Çomo" w:date="2025-05-02T08:44:00Z">
            <w:rPr>
              <w:rFonts w:ascii="Times New Roman" w:hAnsi="Times New Roman"/>
              <w:color w:val="000000" w:themeColor="text1"/>
              <w:sz w:val="24"/>
            </w:rPr>
          </w:rPrChange>
        </w:rPr>
        <w:t xml:space="preserve"> nr. 16616 </w:t>
      </w:r>
      <w:proofErr w:type="spellStart"/>
      <w:r w:rsidR="0037168A" w:rsidRPr="00DB24F5">
        <w:rPr>
          <w:rFonts w:ascii="Times New Roman" w:hAnsi="Times New Roman"/>
          <w:sz w:val="24"/>
          <w:rPrChange w:id="1414" w:author="Sokol Çomo" w:date="2025-05-02T08:44:00Z">
            <w:rPr>
              <w:rFonts w:ascii="Times New Roman" w:hAnsi="Times New Roman"/>
              <w:color w:val="000000" w:themeColor="text1"/>
              <w:sz w:val="24"/>
            </w:rPr>
          </w:rPrChange>
        </w:rPr>
        <w:t>rep</w:t>
      </w:r>
      <w:proofErr w:type="spellEnd"/>
      <w:r w:rsidR="0037168A" w:rsidRPr="00DB24F5">
        <w:rPr>
          <w:rFonts w:ascii="Times New Roman" w:hAnsi="Times New Roman"/>
          <w:sz w:val="24"/>
          <w:rPrChange w:id="1415" w:author="Sokol Çomo" w:date="2025-05-02T08:44:00Z">
            <w:rPr>
              <w:rFonts w:ascii="Times New Roman" w:hAnsi="Times New Roman"/>
              <w:color w:val="000000" w:themeColor="text1"/>
              <w:sz w:val="24"/>
            </w:rPr>
          </w:rPrChange>
        </w:rPr>
        <w:t xml:space="preserve">., nr. 12452 </w:t>
      </w:r>
      <w:proofErr w:type="spellStart"/>
      <w:r w:rsidR="0037168A" w:rsidRPr="00DB24F5">
        <w:rPr>
          <w:rFonts w:ascii="Times New Roman" w:hAnsi="Times New Roman"/>
          <w:sz w:val="24"/>
          <w:rPrChange w:id="1416" w:author="Sokol Çomo" w:date="2025-05-02T08:44:00Z">
            <w:rPr>
              <w:rFonts w:ascii="Times New Roman" w:hAnsi="Times New Roman"/>
              <w:color w:val="000000" w:themeColor="text1"/>
              <w:sz w:val="24"/>
            </w:rPr>
          </w:rPrChange>
        </w:rPr>
        <w:t>kol</w:t>
      </w:r>
      <w:proofErr w:type="spellEnd"/>
      <w:r w:rsidR="0037168A" w:rsidRPr="00DB24F5">
        <w:rPr>
          <w:rFonts w:ascii="Times New Roman" w:hAnsi="Times New Roman"/>
          <w:sz w:val="24"/>
          <w:rPrChange w:id="1417" w:author="Sokol Çomo" w:date="2025-05-02T08:44:00Z">
            <w:rPr>
              <w:rFonts w:ascii="Times New Roman" w:hAnsi="Times New Roman"/>
              <w:color w:val="000000" w:themeColor="text1"/>
              <w:sz w:val="24"/>
            </w:rPr>
          </w:rPrChange>
        </w:rPr>
        <w:t>, dat</w:t>
      </w:r>
      <w:r w:rsidR="00AA79FF" w:rsidRPr="00DB24F5">
        <w:rPr>
          <w:rFonts w:ascii="Times New Roman" w:hAnsi="Times New Roman"/>
          <w:sz w:val="24"/>
          <w:rPrChange w:id="1418" w:author="Sokol Çomo" w:date="2025-05-02T08:44:00Z">
            <w:rPr>
              <w:rFonts w:ascii="Times New Roman" w:hAnsi="Times New Roman"/>
              <w:color w:val="000000" w:themeColor="text1"/>
              <w:sz w:val="24"/>
            </w:rPr>
          </w:rPrChange>
        </w:rPr>
        <w:t>ë</w:t>
      </w:r>
      <w:r w:rsidR="0037168A" w:rsidRPr="00DB24F5">
        <w:rPr>
          <w:rFonts w:ascii="Times New Roman" w:hAnsi="Times New Roman"/>
          <w:sz w:val="24"/>
          <w:rPrChange w:id="1419" w:author="Sokol Çomo" w:date="2025-05-02T08:44:00Z">
            <w:rPr>
              <w:rFonts w:ascii="Times New Roman" w:hAnsi="Times New Roman"/>
              <w:color w:val="000000" w:themeColor="text1"/>
              <w:sz w:val="24"/>
            </w:rPr>
          </w:rPrChange>
        </w:rPr>
        <w:t xml:space="preserve"> 23.11.2012</w:t>
      </w:r>
      <w:r w:rsidR="00AE7DCF" w:rsidRPr="00DB24F5">
        <w:rPr>
          <w:rStyle w:val="FootnoteReference"/>
          <w:rFonts w:ascii="Times New Roman" w:hAnsi="Times New Roman"/>
          <w:sz w:val="24"/>
          <w:rPrChange w:id="1420" w:author="Sokol Çomo" w:date="2025-05-02T08:44:00Z">
            <w:rPr>
              <w:rStyle w:val="FootnoteReference"/>
              <w:rFonts w:ascii="Times New Roman" w:hAnsi="Times New Roman"/>
              <w:color w:val="000000" w:themeColor="text1"/>
              <w:sz w:val="24"/>
            </w:rPr>
          </w:rPrChange>
        </w:rPr>
        <w:footnoteReference w:id="58"/>
      </w:r>
      <w:r w:rsidR="00BA1EC1" w:rsidRPr="00DB24F5">
        <w:rPr>
          <w:rFonts w:ascii="Times New Roman" w:hAnsi="Times New Roman"/>
          <w:sz w:val="24"/>
          <w:rPrChange w:id="1421" w:author="Sokol Çomo" w:date="2025-05-02T08:44:00Z">
            <w:rPr>
              <w:rFonts w:ascii="Times New Roman" w:hAnsi="Times New Roman"/>
              <w:color w:val="000000" w:themeColor="text1"/>
              <w:sz w:val="24"/>
            </w:rPr>
          </w:rPrChange>
        </w:rPr>
        <w:t>, si edhe deklarimi</w:t>
      </w:r>
      <w:r w:rsidR="004D06B5" w:rsidRPr="00DB24F5">
        <w:rPr>
          <w:rFonts w:ascii="Times New Roman" w:hAnsi="Times New Roman"/>
          <w:sz w:val="24"/>
          <w:rPrChange w:id="1422" w:author="Sokol Çomo" w:date="2025-05-02T08:44:00Z">
            <w:rPr>
              <w:rFonts w:ascii="Times New Roman" w:hAnsi="Times New Roman"/>
              <w:color w:val="000000" w:themeColor="text1"/>
              <w:sz w:val="24"/>
            </w:rPr>
          </w:rPrChange>
        </w:rPr>
        <w:t>t t</w:t>
      </w:r>
      <w:r w:rsidR="008F3AF5" w:rsidRPr="00DB24F5">
        <w:rPr>
          <w:rFonts w:ascii="Times New Roman" w:hAnsi="Times New Roman"/>
          <w:sz w:val="24"/>
          <w:rPrChange w:id="1423" w:author="Sokol Çomo" w:date="2025-05-02T08:44:00Z">
            <w:rPr>
              <w:rFonts w:ascii="Times New Roman" w:hAnsi="Times New Roman"/>
              <w:color w:val="000000" w:themeColor="text1"/>
              <w:sz w:val="24"/>
            </w:rPr>
          </w:rPrChange>
        </w:rPr>
        <w:t>ë</w:t>
      </w:r>
      <w:r w:rsidR="00BA1EC1" w:rsidRPr="00DB24F5">
        <w:rPr>
          <w:rFonts w:ascii="Times New Roman" w:hAnsi="Times New Roman"/>
          <w:sz w:val="24"/>
          <w:rPrChange w:id="1424" w:author="Sokol Çomo" w:date="2025-05-02T08:44:00Z">
            <w:rPr>
              <w:rFonts w:ascii="Times New Roman" w:hAnsi="Times New Roman"/>
              <w:color w:val="000000" w:themeColor="text1"/>
              <w:sz w:val="24"/>
            </w:rPr>
          </w:rPrChange>
        </w:rPr>
        <w:t xml:space="preserve"> rrethanave të rreme në formularët e ILDKPKI-së për vitet 2012 – 2014, mbi vendqëndrimin e saj, adresë</w:t>
      </w:r>
      <w:r w:rsidR="005D5AB7" w:rsidRPr="00DB24F5">
        <w:rPr>
          <w:rFonts w:ascii="Times New Roman" w:hAnsi="Times New Roman"/>
          <w:sz w:val="24"/>
          <w:rPrChange w:id="1425" w:author="Sokol Çomo" w:date="2025-05-02T08:44:00Z">
            <w:rPr>
              <w:rFonts w:ascii="Times New Roman" w:hAnsi="Times New Roman"/>
              <w:color w:val="000000" w:themeColor="text1"/>
              <w:sz w:val="24"/>
            </w:rPr>
          </w:rPrChange>
        </w:rPr>
        <w:t xml:space="preserve"> </w:t>
      </w:r>
      <w:r w:rsidR="00BA1EC1" w:rsidRPr="00DB24F5">
        <w:rPr>
          <w:rFonts w:ascii="Times New Roman" w:hAnsi="Times New Roman"/>
          <w:sz w:val="24"/>
          <w:rPrChange w:id="1426" w:author="Sokol Çomo" w:date="2025-05-02T08:44:00Z">
            <w:rPr>
              <w:rFonts w:ascii="Times New Roman" w:hAnsi="Times New Roman"/>
              <w:color w:val="000000" w:themeColor="text1"/>
              <w:sz w:val="24"/>
            </w:rPr>
          </w:rPrChange>
        </w:rPr>
        <w:t>tjetër të banimi.</w:t>
      </w:r>
      <w:r w:rsidR="004D06B5" w:rsidRPr="00DB24F5">
        <w:rPr>
          <w:rFonts w:ascii="Times New Roman" w:hAnsi="Times New Roman"/>
          <w:sz w:val="24"/>
          <w:rPrChange w:id="1427" w:author="Sokol Çomo" w:date="2025-05-02T08:44:00Z">
            <w:rPr>
              <w:rFonts w:ascii="Times New Roman" w:hAnsi="Times New Roman"/>
              <w:color w:val="000000" w:themeColor="text1"/>
              <w:sz w:val="24"/>
            </w:rPr>
          </w:rPrChange>
        </w:rPr>
        <w:t xml:space="preserve"> Po ashtu, sipas Komisionit</w:t>
      </w:r>
      <w:r w:rsidR="00AE7DCF" w:rsidRPr="00DB24F5">
        <w:rPr>
          <w:rFonts w:ascii="Times New Roman" w:hAnsi="Times New Roman"/>
          <w:sz w:val="24"/>
          <w:rPrChange w:id="1428" w:author="Sokol Çomo" w:date="2025-05-02T08:44:00Z">
            <w:rPr>
              <w:rFonts w:ascii="Times New Roman" w:hAnsi="Times New Roman"/>
              <w:color w:val="000000" w:themeColor="text1"/>
              <w:sz w:val="24"/>
            </w:rPr>
          </w:rPrChange>
        </w:rPr>
        <w:t xml:space="preserve">, lidhja e kontratës së qirasë me z. </w:t>
      </w:r>
      <w:proofErr w:type="spellStart"/>
      <w:r w:rsidR="00AE7DCF" w:rsidRPr="00DB24F5">
        <w:rPr>
          <w:rFonts w:ascii="Times New Roman" w:hAnsi="Times New Roman"/>
          <w:sz w:val="24"/>
          <w:rPrChange w:id="1429" w:author="Sokol Çomo" w:date="2025-05-02T08:44:00Z">
            <w:rPr>
              <w:rFonts w:ascii="Times New Roman" w:hAnsi="Times New Roman"/>
              <w:color w:val="000000" w:themeColor="text1"/>
              <w:sz w:val="24"/>
            </w:rPr>
          </w:rPrChange>
        </w:rPr>
        <w:t>Daniel</w:t>
      </w:r>
      <w:proofErr w:type="spellEnd"/>
      <w:r w:rsidR="00AE7DCF" w:rsidRPr="00DB24F5">
        <w:rPr>
          <w:rFonts w:ascii="Times New Roman" w:hAnsi="Times New Roman"/>
          <w:sz w:val="24"/>
          <w:rPrChange w:id="1430" w:author="Sokol Çomo" w:date="2025-05-02T08:44:00Z">
            <w:rPr>
              <w:rFonts w:ascii="Times New Roman" w:hAnsi="Times New Roman"/>
              <w:color w:val="000000" w:themeColor="text1"/>
              <w:sz w:val="24"/>
            </w:rPr>
          </w:rPrChange>
        </w:rPr>
        <w:t xml:space="preserve"> Arapi, në</w:t>
      </w:r>
      <w:r w:rsidR="00BA1EC1" w:rsidRPr="00DB24F5">
        <w:rPr>
          <w:rFonts w:ascii="Times New Roman" w:hAnsi="Times New Roman"/>
          <w:sz w:val="24"/>
          <w:rPrChange w:id="1431" w:author="Sokol Çomo" w:date="2025-05-02T08:44:00Z">
            <w:rPr>
              <w:rFonts w:ascii="Times New Roman" w:hAnsi="Times New Roman"/>
              <w:color w:val="000000" w:themeColor="text1"/>
              <w:sz w:val="24"/>
            </w:rPr>
          </w:rPrChange>
        </w:rPr>
        <w:t xml:space="preserve"> kushtet kur nëna e saj dispononte apartament banimi në Tiranë, tregon edhe një herë se subjekti ka dashur të shmangë lidhjet e saj me pasurinë </w:t>
      </w:r>
      <w:r w:rsidR="00B82885" w:rsidRPr="00DB24F5">
        <w:rPr>
          <w:rFonts w:ascii="Times New Roman" w:hAnsi="Times New Roman"/>
          <w:sz w:val="24"/>
          <w:rPrChange w:id="1432" w:author="Sokol Çomo" w:date="2025-05-02T08:44:00Z">
            <w:rPr>
              <w:rFonts w:ascii="Times New Roman" w:hAnsi="Times New Roman"/>
              <w:color w:val="000000" w:themeColor="text1"/>
              <w:sz w:val="24"/>
            </w:rPr>
          </w:rPrChange>
        </w:rPr>
        <w:t xml:space="preserve">apartament banimi </w:t>
      </w:r>
      <w:r w:rsidR="00BA1EC1" w:rsidRPr="00DB24F5">
        <w:rPr>
          <w:rFonts w:ascii="Times New Roman" w:hAnsi="Times New Roman"/>
          <w:sz w:val="24"/>
          <w:rPrChange w:id="1433" w:author="Sokol Çomo" w:date="2025-05-02T08:44:00Z">
            <w:rPr>
              <w:rFonts w:ascii="Times New Roman" w:hAnsi="Times New Roman"/>
              <w:color w:val="000000" w:themeColor="text1"/>
              <w:sz w:val="24"/>
            </w:rPr>
          </w:rPrChange>
        </w:rPr>
        <w:t>në Tiranë dhe mundësinë e verifikimit të ligjshmërisë së burimeve financiare me të cilat është krijuar,</w:t>
      </w:r>
      <w:r w:rsidR="00AE7DCF" w:rsidRPr="00DB24F5">
        <w:rPr>
          <w:rFonts w:ascii="Times New Roman" w:hAnsi="Times New Roman"/>
          <w:sz w:val="24"/>
          <w:rPrChange w:id="1434" w:author="Sokol Çomo" w:date="2025-05-02T08:44:00Z">
            <w:rPr>
              <w:rFonts w:ascii="Times New Roman" w:hAnsi="Times New Roman"/>
              <w:color w:val="000000" w:themeColor="text1"/>
              <w:sz w:val="24"/>
            </w:rPr>
          </w:rPrChange>
        </w:rPr>
        <w:t xml:space="preserve"> fakt që </w:t>
      </w:r>
      <w:r w:rsidR="00BA1EC1" w:rsidRPr="00DB24F5">
        <w:rPr>
          <w:rFonts w:ascii="Times New Roman" w:hAnsi="Times New Roman"/>
          <w:sz w:val="24"/>
          <w:rPrChange w:id="1435" w:author="Sokol Çomo" w:date="2025-05-02T08:44:00Z">
            <w:rPr>
              <w:rFonts w:ascii="Times New Roman" w:hAnsi="Times New Roman"/>
              <w:color w:val="000000" w:themeColor="text1"/>
              <w:sz w:val="24"/>
            </w:rPr>
          </w:rPrChange>
        </w:rPr>
        <w:t>p</w:t>
      </w:r>
      <w:r w:rsidR="00AE7DCF" w:rsidRPr="00DB24F5">
        <w:rPr>
          <w:rFonts w:ascii="Times New Roman" w:hAnsi="Times New Roman"/>
          <w:sz w:val="24"/>
          <w:rPrChange w:id="1436" w:author="Sokol Çomo" w:date="2025-05-02T08:44:00Z">
            <w:rPr>
              <w:rFonts w:ascii="Times New Roman" w:hAnsi="Times New Roman"/>
              <w:color w:val="000000" w:themeColor="text1"/>
              <w:sz w:val="24"/>
            </w:rPr>
          </w:rPrChange>
        </w:rPr>
        <w:t>ë</w:t>
      </w:r>
      <w:r w:rsidR="00BA1EC1" w:rsidRPr="00DB24F5">
        <w:rPr>
          <w:rFonts w:ascii="Times New Roman" w:hAnsi="Times New Roman"/>
          <w:sz w:val="24"/>
          <w:rPrChange w:id="1437" w:author="Sokol Çomo" w:date="2025-05-02T08:44:00Z">
            <w:rPr>
              <w:rFonts w:ascii="Times New Roman" w:hAnsi="Times New Roman"/>
              <w:color w:val="000000" w:themeColor="text1"/>
              <w:sz w:val="24"/>
            </w:rPr>
          </w:rPrChange>
        </w:rPr>
        <w:t>rforc</w:t>
      </w:r>
      <w:r w:rsidR="00AE7DCF" w:rsidRPr="00DB24F5">
        <w:rPr>
          <w:rFonts w:ascii="Times New Roman" w:hAnsi="Times New Roman"/>
          <w:sz w:val="24"/>
          <w:rPrChange w:id="1438" w:author="Sokol Çomo" w:date="2025-05-02T08:44:00Z">
            <w:rPr>
              <w:rFonts w:ascii="Times New Roman" w:hAnsi="Times New Roman"/>
              <w:color w:val="000000" w:themeColor="text1"/>
              <w:sz w:val="24"/>
            </w:rPr>
          </w:rPrChange>
        </w:rPr>
        <w:t xml:space="preserve">on </w:t>
      </w:r>
      <w:r w:rsidR="00BA1EC1" w:rsidRPr="00DB24F5">
        <w:rPr>
          <w:rFonts w:ascii="Times New Roman" w:hAnsi="Times New Roman"/>
          <w:sz w:val="24"/>
          <w:rPrChange w:id="1439" w:author="Sokol Çomo" w:date="2025-05-02T08:44:00Z">
            <w:rPr>
              <w:rFonts w:ascii="Times New Roman" w:hAnsi="Times New Roman"/>
              <w:color w:val="000000" w:themeColor="text1"/>
              <w:sz w:val="24"/>
            </w:rPr>
          </w:rPrChange>
        </w:rPr>
        <w:t xml:space="preserve">bindjen se ky apartament </w:t>
      </w:r>
      <w:r w:rsidR="00AE7DCF" w:rsidRPr="00DB24F5">
        <w:rPr>
          <w:rFonts w:ascii="Times New Roman" w:hAnsi="Times New Roman"/>
          <w:sz w:val="24"/>
          <w:rPrChange w:id="1440" w:author="Sokol Çomo" w:date="2025-05-02T08:44:00Z">
            <w:rPr>
              <w:rFonts w:ascii="Times New Roman" w:hAnsi="Times New Roman"/>
              <w:color w:val="000000" w:themeColor="text1"/>
              <w:sz w:val="24"/>
            </w:rPr>
          </w:rPrChange>
        </w:rPr>
        <w:t>ë</w:t>
      </w:r>
      <w:r w:rsidR="00BA1EC1" w:rsidRPr="00DB24F5">
        <w:rPr>
          <w:rFonts w:ascii="Times New Roman" w:hAnsi="Times New Roman"/>
          <w:sz w:val="24"/>
          <w:rPrChange w:id="1441" w:author="Sokol Çomo" w:date="2025-05-02T08:44:00Z">
            <w:rPr>
              <w:rFonts w:ascii="Times New Roman" w:hAnsi="Times New Roman"/>
              <w:color w:val="000000" w:themeColor="text1"/>
              <w:sz w:val="24"/>
            </w:rPr>
          </w:rPrChange>
        </w:rPr>
        <w:t>sht</w:t>
      </w:r>
      <w:r w:rsidR="00AE7DCF" w:rsidRPr="00DB24F5">
        <w:rPr>
          <w:rFonts w:ascii="Times New Roman" w:hAnsi="Times New Roman"/>
          <w:sz w:val="24"/>
          <w:rPrChange w:id="1442" w:author="Sokol Çomo" w:date="2025-05-02T08:44:00Z">
            <w:rPr>
              <w:rFonts w:ascii="Times New Roman" w:hAnsi="Times New Roman"/>
              <w:color w:val="000000" w:themeColor="text1"/>
              <w:sz w:val="24"/>
            </w:rPr>
          </w:rPrChange>
        </w:rPr>
        <w:t>ë</w:t>
      </w:r>
      <w:r w:rsidR="00BA1EC1" w:rsidRPr="00DB24F5">
        <w:rPr>
          <w:rFonts w:ascii="Times New Roman" w:hAnsi="Times New Roman"/>
          <w:sz w:val="24"/>
          <w:rPrChange w:id="1443" w:author="Sokol Çomo" w:date="2025-05-02T08:44:00Z">
            <w:rPr>
              <w:rFonts w:ascii="Times New Roman" w:hAnsi="Times New Roman"/>
              <w:color w:val="000000" w:themeColor="text1"/>
              <w:sz w:val="24"/>
            </w:rPr>
          </w:rPrChange>
        </w:rPr>
        <w:t xml:space="preserve"> pasuri e fshehur e subjektit</w:t>
      </w:r>
      <w:r w:rsidR="00E36D51" w:rsidRPr="00DB24F5">
        <w:rPr>
          <w:rFonts w:ascii="Times New Roman" w:hAnsi="Times New Roman" w:cs="Times New Roman"/>
          <w:sz w:val="24"/>
          <w:szCs w:val="24"/>
        </w:rPr>
        <w:t>.</w:t>
      </w:r>
    </w:p>
    <w:p w14:paraId="4466F531" w14:textId="77777777" w:rsidR="00223685" w:rsidRPr="00223685" w:rsidRDefault="00223685" w:rsidP="00223685">
      <w:pPr>
        <w:pStyle w:val="ListParagraph"/>
        <w:rPr>
          <w:rFonts w:ascii="Times New Roman" w:hAnsi="Times New Roman"/>
          <w:sz w:val="16"/>
          <w:rPrChange w:id="1444" w:author="Sokol Çomo" w:date="2025-05-02T08:44:00Z">
            <w:rPr>
              <w:rFonts w:ascii="Times New Roman" w:hAnsi="Times New Roman"/>
              <w:color w:val="000000" w:themeColor="text1"/>
              <w:sz w:val="16"/>
            </w:rPr>
          </w:rPrChange>
        </w:rPr>
      </w:pPr>
    </w:p>
    <w:p w14:paraId="482EAAF7" w14:textId="2929F6ED" w:rsidR="009A4FCC" w:rsidRPr="00223685" w:rsidRDefault="006F4DA1" w:rsidP="00223685">
      <w:pPr>
        <w:pStyle w:val="ListParagraph"/>
        <w:numPr>
          <w:ilvl w:val="1"/>
          <w:numId w:val="3"/>
        </w:numPr>
        <w:tabs>
          <w:tab w:val="left" w:pos="0"/>
        </w:tabs>
        <w:spacing w:before="0" w:after="0"/>
        <w:ind w:left="0" w:firstLine="0"/>
        <w:rPr>
          <w:rFonts w:ascii="Times New Roman" w:hAnsi="Times New Roman"/>
          <w:sz w:val="24"/>
          <w:rPrChange w:id="1445" w:author="Sokol Çomo" w:date="2025-05-02T08:44:00Z">
            <w:rPr>
              <w:rFonts w:ascii="Times New Roman" w:hAnsi="Times New Roman"/>
              <w:color w:val="000000" w:themeColor="text1"/>
              <w:sz w:val="24"/>
            </w:rPr>
          </w:rPrChange>
        </w:rPr>
      </w:pPr>
      <w:r w:rsidRPr="00223685">
        <w:rPr>
          <w:rFonts w:ascii="Times New Roman" w:hAnsi="Times New Roman"/>
          <w:sz w:val="24"/>
          <w:rPrChange w:id="1446" w:author="Sokol Çomo" w:date="2025-05-02T08:44:00Z">
            <w:rPr>
              <w:rFonts w:ascii="Times New Roman" w:hAnsi="Times New Roman"/>
              <w:color w:val="000000" w:themeColor="text1"/>
              <w:sz w:val="24"/>
            </w:rPr>
          </w:rPrChange>
        </w:rPr>
        <w:t>S</w:t>
      </w:r>
      <w:r w:rsidR="0036773F" w:rsidRPr="00223685">
        <w:rPr>
          <w:rFonts w:ascii="Times New Roman" w:hAnsi="Times New Roman"/>
          <w:sz w:val="24"/>
          <w:rPrChange w:id="1447" w:author="Sokol Çomo" w:date="2025-05-02T08:44:00Z">
            <w:rPr>
              <w:rFonts w:ascii="Times New Roman" w:hAnsi="Times New Roman"/>
              <w:color w:val="000000" w:themeColor="text1"/>
              <w:sz w:val="24"/>
            </w:rPr>
          </w:rPrChange>
        </w:rPr>
        <w:t>a m</w:t>
      </w:r>
      <w:r w:rsidR="00FC3EAF" w:rsidRPr="00223685">
        <w:rPr>
          <w:rFonts w:ascii="Times New Roman" w:hAnsi="Times New Roman"/>
          <w:sz w:val="24"/>
          <w:rPrChange w:id="1448" w:author="Sokol Çomo" w:date="2025-05-02T08:44:00Z">
            <w:rPr>
              <w:rFonts w:ascii="Times New Roman" w:hAnsi="Times New Roman"/>
              <w:color w:val="000000" w:themeColor="text1"/>
              <w:sz w:val="24"/>
            </w:rPr>
          </w:rPrChange>
        </w:rPr>
        <w:t>ë</w:t>
      </w:r>
      <w:r w:rsidR="00E36D51" w:rsidRPr="00223685">
        <w:rPr>
          <w:rFonts w:ascii="Times New Roman" w:hAnsi="Times New Roman"/>
          <w:sz w:val="24"/>
          <w:rPrChange w:id="1449" w:author="Sokol Çomo" w:date="2025-05-02T08:44:00Z">
            <w:rPr>
              <w:rFonts w:ascii="Times New Roman" w:hAnsi="Times New Roman"/>
              <w:color w:val="000000" w:themeColor="text1"/>
              <w:sz w:val="24"/>
            </w:rPr>
          </w:rPrChange>
        </w:rPr>
        <w:t xml:space="preserve"> sip</w:t>
      </w:r>
      <w:r w:rsidR="00CF4427" w:rsidRPr="00223685">
        <w:rPr>
          <w:rFonts w:ascii="Times New Roman" w:hAnsi="Times New Roman"/>
          <w:sz w:val="24"/>
          <w:rPrChange w:id="1450" w:author="Sokol Çomo" w:date="2025-05-02T08:44:00Z">
            <w:rPr>
              <w:rFonts w:ascii="Times New Roman" w:hAnsi="Times New Roman"/>
              <w:color w:val="000000" w:themeColor="text1"/>
              <w:sz w:val="24"/>
            </w:rPr>
          </w:rPrChange>
        </w:rPr>
        <w:t>ë</w:t>
      </w:r>
      <w:r w:rsidR="00E36D51" w:rsidRPr="00223685">
        <w:rPr>
          <w:rFonts w:ascii="Times New Roman" w:hAnsi="Times New Roman"/>
          <w:sz w:val="24"/>
          <w:rPrChange w:id="1451" w:author="Sokol Çomo" w:date="2025-05-02T08:44:00Z">
            <w:rPr>
              <w:rFonts w:ascii="Times New Roman" w:hAnsi="Times New Roman"/>
              <w:color w:val="000000" w:themeColor="text1"/>
              <w:sz w:val="24"/>
            </w:rPr>
          </w:rPrChange>
        </w:rPr>
        <w:t xml:space="preserve">r, </w:t>
      </w:r>
      <w:r w:rsidR="00AE7DCF" w:rsidRPr="00223685">
        <w:rPr>
          <w:rFonts w:ascii="Times New Roman" w:hAnsi="Times New Roman"/>
          <w:sz w:val="24"/>
          <w:rPrChange w:id="1452" w:author="Sokol Çomo" w:date="2025-05-02T08:44:00Z">
            <w:rPr>
              <w:rFonts w:ascii="Times New Roman" w:hAnsi="Times New Roman"/>
              <w:color w:val="000000" w:themeColor="text1"/>
              <w:sz w:val="24"/>
            </w:rPr>
          </w:rPrChange>
        </w:rPr>
        <w:t>NJSHL vler</w:t>
      </w:r>
      <w:r w:rsidR="00CF4427" w:rsidRPr="00223685">
        <w:rPr>
          <w:rFonts w:ascii="Times New Roman" w:hAnsi="Times New Roman"/>
          <w:sz w:val="24"/>
          <w:rPrChange w:id="1453" w:author="Sokol Çomo" w:date="2025-05-02T08:44:00Z">
            <w:rPr>
              <w:rFonts w:ascii="Times New Roman" w:hAnsi="Times New Roman"/>
              <w:color w:val="000000" w:themeColor="text1"/>
              <w:sz w:val="24"/>
            </w:rPr>
          </w:rPrChange>
        </w:rPr>
        <w:t>ë</w:t>
      </w:r>
      <w:r w:rsidR="00AE7DCF" w:rsidRPr="00223685">
        <w:rPr>
          <w:rFonts w:ascii="Times New Roman" w:hAnsi="Times New Roman"/>
          <w:sz w:val="24"/>
          <w:rPrChange w:id="1454" w:author="Sokol Çomo" w:date="2025-05-02T08:44:00Z">
            <w:rPr>
              <w:rFonts w:ascii="Times New Roman" w:hAnsi="Times New Roman"/>
              <w:color w:val="000000" w:themeColor="text1"/>
              <w:sz w:val="24"/>
            </w:rPr>
          </w:rPrChange>
        </w:rPr>
        <w:t>son se Komis</w:t>
      </w:r>
      <w:r w:rsidR="006540BE" w:rsidRPr="00223685">
        <w:rPr>
          <w:rFonts w:ascii="Times New Roman" w:hAnsi="Times New Roman"/>
          <w:sz w:val="24"/>
          <w:rPrChange w:id="1455" w:author="Sokol Çomo" w:date="2025-05-02T08:44:00Z">
            <w:rPr>
              <w:rFonts w:ascii="Times New Roman" w:hAnsi="Times New Roman"/>
              <w:color w:val="000000" w:themeColor="text1"/>
              <w:sz w:val="24"/>
            </w:rPr>
          </w:rPrChange>
        </w:rPr>
        <w:t>i</w:t>
      </w:r>
      <w:r w:rsidR="00AE7DCF" w:rsidRPr="00223685">
        <w:rPr>
          <w:rFonts w:ascii="Times New Roman" w:hAnsi="Times New Roman"/>
          <w:sz w:val="24"/>
          <w:rPrChange w:id="1456" w:author="Sokol Çomo" w:date="2025-05-02T08:44:00Z">
            <w:rPr>
              <w:rFonts w:ascii="Times New Roman" w:hAnsi="Times New Roman"/>
              <w:color w:val="000000" w:themeColor="text1"/>
              <w:sz w:val="24"/>
            </w:rPr>
          </w:rPrChange>
        </w:rPr>
        <w:t xml:space="preserve">oni ka konstatuar drejt </w:t>
      </w:r>
      <w:r w:rsidR="006540BE" w:rsidRPr="00223685">
        <w:rPr>
          <w:rFonts w:ascii="Times New Roman" w:hAnsi="Times New Roman"/>
          <w:sz w:val="24"/>
          <w:rPrChange w:id="1457" w:author="Sokol Çomo" w:date="2025-05-02T08:44:00Z">
            <w:rPr>
              <w:rFonts w:ascii="Times New Roman" w:hAnsi="Times New Roman"/>
              <w:color w:val="000000" w:themeColor="text1"/>
              <w:sz w:val="24"/>
            </w:rPr>
          </w:rPrChange>
        </w:rPr>
        <w:t>situatën</w:t>
      </w:r>
      <w:r w:rsidR="00AE7DCF" w:rsidRPr="00223685">
        <w:rPr>
          <w:rFonts w:ascii="Times New Roman" w:hAnsi="Times New Roman"/>
          <w:sz w:val="24"/>
          <w:rPrChange w:id="1458" w:author="Sokol Çomo" w:date="2025-05-02T08:44:00Z">
            <w:rPr>
              <w:rFonts w:ascii="Times New Roman" w:hAnsi="Times New Roman"/>
              <w:color w:val="000000" w:themeColor="text1"/>
              <w:sz w:val="24"/>
            </w:rPr>
          </w:rPrChange>
        </w:rPr>
        <w:t xml:space="preserve"> faktike n</w:t>
      </w:r>
      <w:r w:rsidR="00CF4427" w:rsidRPr="00223685">
        <w:rPr>
          <w:rFonts w:ascii="Times New Roman" w:hAnsi="Times New Roman"/>
          <w:sz w:val="24"/>
          <w:rPrChange w:id="1459" w:author="Sokol Çomo" w:date="2025-05-02T08:44:00Z">
            <w:rPr>
              <w:rFonts w:ascii="Times New Roman" w:hAnsi="Times New Roman"/>
              <w:color w:val="000000" w:themeColor="text1"/>
              <w:sz w:val="24"/>
            </w:rPr>
          </w:rPrChange>
        </w:rPr>
        <w:t>ë</w:t>
      </w:r>
      <w:r w:rsidR="00AE7DCF" w:rsidRPr="00223685">
        <w:rPr>
          <w:rFonts w:ascii="Times New Roman" w:hAnsi="Times New Roman"/>
          <w:sz w:val="24"/>
          <w:rPrChange w:id="1460" w:author="Sokol Çomo" w:date="2025-05-02T08:44:00Z">
            <w:rPr>
              <w:rFonts w:ascii="Times New Roman" w:hAnsi="Times New Roman"/>
              <w:color w:val="000000" w:themeColor="text1"/>
              <w:sz w:val="24"/>
            </w:rPr>
          </w:rPrChange>
        </w:rPr>
        <w:t xml:space="preserve"> lidhje me kontrat</w:t>
      </w:r>
      <w:r w:rsidR="00CF4427" w:rsidRPr="00223685">
        <w:rPr>
          <w:rFonts w:ascii="Times New Roman" w:hAnsi="Times New Roman"/>
          <w:sz w:val="24"/>
          <w:rPrChange w:id="1461" w:author="Sokol Çomo" w:date="2025-05-02T08:44:00Z">
            <w:rPr>
              <w:rFonts w:ascii="Times New Roman" w:hAnsi="Times New Roman"/>
              <w:color w:val="000000" w:themeColor="text1"/>
              <w:sz w:val="24"/>
            </w:rPr>
          </w:rPrChange>
        </w:rPr>
        <w:t>ë</w:t>
      </w:r>
      <w:r w:rsidR="00AE7DCF" w:rsidRPr="00223685">
        <w:rPr>
          <w:rFonts w:ascii="Times New Roman" w:hAnsi="Times New Roman"/>
          <w:sz w:val="24"/>
          <w:rPrChange w:id="1462" w:author="Sokol Çomo" w:date="2025-05-02T08:44:00Z">
            <w:rPr>
              <w:rFonts w:ascii="Times New Roman" w:hAnsi="Times New Roman"/>
              <w:color w:val="000000" w:themeColor="text1"/>
              <w:sz w:val="24"/>
            </w:rPr>
          </w:rPrChange>
        </w:rPr>
        <w:t>n e qiras</w:t>
      </w:r>
      <w:r w:rsidR="00CF4427" w:rsidRPr="00223685">
        <w:rPr>
          <w:rFonts w:ascii="Times New Roman" w:hAnsi="Times New Roman"/>
          <w:sz w:val="24"/>
          <w:rPrChange w:id="1463" w:author="Sokol Çomo" w:date="2025-05-02T08:44:00Z">
            <w:rPr>
              <w:rFonts w:ascii="Times New Roman" w:hAnsi="Times New Roman"/>
              <w:color w:val="000000" w:themeColor="text1"/>
              <w:sz w:val="24"/>
            </w:rPr>
          </w:rPrChange>
        </w:rPr>
        <w:t>ë</w:t>
      </w:r>
      <w:r w:rsidR="004D06B5" w:rsidRPr="00223685">
        <w:rPr>
          <w:rFonts w:ascii="Times New Roman" w:hAnsi="Times New Roman"/>
          <w:sz w:val="24"/>
          <w:rPrChange w:id="1464" w:author="Sokol Çomo" w:date="2025-05-02T08:44:00Z">
            <w:rPr>
              <w:rFonts w:ascii="Times New Roman" w:hAnsi="Times New Roman"/>
              <w:color w:val="000000" w:themeColor="text1"/>
              <w:sz w:val="24"/>
            </w:rPr>
          </w:rPrChange>
        </w:rPr>
        <w:t xml:space="preserve"> nd</w:t>
      </w:r>
      <w:r w:rsidR="008F3AF5" w:rsidRPr="00223685">
        <w:rPr>
          <w:rFonts w:ascii="Times New Roman" w:hAnsi="Times New Roman"/>
          <w:sz w:val="24"/>
          <w:rPrChange w:id="1465" w:author="Sokol Çomo" w:date="2025-05-02T08:44:00Z">
            <w:rPr>
              <w:rFonts w:ascii="Times New Roman" w:hAnsi="Times New Roman"/>
              <w:color w:val="000000" w:themeColor="text1"/>
              <w:sz w:val="24"/>
            </w:rPr>
          </w:rPrChange>
        </w:rPr>
        <w:t>ë</w:t>
      </w:r>
      <w:r w:rsidR="004D06B5" w:rsidRPr="00223685">
        <w:rPr>
          <w:rFonts w:ascii="Times New Roman" w:hAnsi="Times New Roman"/>
          <w:sz w:val="24"/>
          <w:rPrChange w:id="1466" w:author="Sokol Çomo" w:date="2025-05-02T08:44:00Z">
            <w:rPr>
              <w:rFonts w:ascii="Times New Roman" w:hAnsi="Times New Roman"/>
              <w:color w:val="000000" w:themeColor="text1"/>
              <w:sz w:val="24"/>
            </w:rPr>
          </w:rPrChange>
        </w:rPr>
        <w:t>rkoh</w:t>
      </w:r>
      <w:r w:rsidR="008F3AF5" w:rsidRPr="00223685">
        <w:rPr>
          <w:rFonts w:ascii="Times New Roman" w:hAnsi="Times New Roman"/>
          <w:sz w:val="24"/>
          <w:rPrChange w:id="1467" w:author="Sokol Çomo" w:date="2025-05-02T08:44:00Z">
            <w:rPr>
              <w:rFonts w:ascii="Times New Roman" w:hAnsi="Times New Roman"/>
              <w:color w:val="000000" w:themeColor="text1"/>
              <w:sz w:val="24"/>
            </w:rPr>
          </w:rPrChange>
        </w:rPr>
        <w:t>ë</w:t>
      </w:r>
      <w:r w:rsidR="004D06B5" w:rsidRPr="00223685">
        <w:rPr>
          <w:rFonts w:ascii="Times New Roman" w:hAnsi="Times New Roman"/>
          <w:sz w:val="24"/>
          <w:rPrChange w:id="1468" w:author="Sokol Çomo" w:date="2025-05-02T08:44:00Z">
            <w:rPr>
              <w:rFonts w:ascii="Times New Roman" w:hAnsi="Times New Roman"/>
              <w:color w:val="000000" w:themeColor="text1"/>
              <w:sz w:val="24"/>
            </w:rPr>
          </w:rPrChange>
        </w:rPr>
        <w:t xml:space="preserve"> q</w:t>
      </w:r>
      <w:r w:rsidR="008F3AF5" w:rsidRPr="00223685">
        <w:rPr>
          <w:rFonts w:ascii="Times New Roman" w:hAnsi="Times New Roman"/>
          <w:sz w:val="24"/>
          <w:rPrChange w:id="146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470" w:author="Sokol Çomo" w:date="2025-05-02T08:44:00Z">
            <w:rPr>
              <w:rFonts w:ascii="Times New Roman" w:hAnsi="Times New Roman"/>
              <w:color w:val="000000" w:themeColor="text1"/>
              <w:sz w:val="24"/>
            </w:rPr>
          </w:rPrChange>
        </w:rPr>
        <w:t>,</w:t>
      </w:r>
      <w:r w:rsidR="004D06B5" w:rsidRPr="00223685">
        <w:rPr>
          <w:rFonts w:ascii="Times New Roman" w:hAnsi="Times New Roman"/>
          <w:sz w:val="24"/>
          <w:rPrChange w:id="1471" w:author="Sokol Çomo" w:date="2025-05-02T08:44:00Z">
            <w:rPr>
              <w:rFonts w:ascii="Times New Roman" w:hAnsi="Times New Roman"/>
              <w:color w:val="000000" w:themeColor="text1"/>
              <w:sz w:val="24"/>
            </w:rPr>
          </w:rPrChange>
        </w:rPr>
        <w:t xml:space="preserve"> n</w:t>
      </w:r>
      <w:r w:rsidR="008F3AF5" w:rsidRPr="00223685">
        <w:rPr>
          <w:rFonts w:ascii="Times New Roman" w:hAnsi="Times New Roman"/>
          <w:sz w:val="24"/>
          <w:rPrChange w:id="1472" w:author="Sokol Çomo" w:date="2025-05-02T08:44:00Z">
            <w:rPr>
              <w:rFonts w:ascii="Times New Roman" w:hAnsi="Times New Roman"/>
              <w:color w:val="000000" w:themeColor="text1"/>
              <w:sz w:val="24"/>
            </w:rPr>
          </w:rPrChange>
        </w:rPr>
        <w:t>ë</w:t>
      </w:r>
      <w:r w:rsidR="004D06B5" w:rsidRPr="00223685">
        <w:rPr>
          <w:rFonts w:ascii="Times New Roman" w:hAnsi="Times New Roman"/>
          <w:sz w:val="24"/>
          <w:rPrChange w:id="1473" w:author="Sokol Çomo" w:date="2025-05-02T08:44:00Z">
            <w:rPr>
              <w:rFonts w:ascii="Times New Roman" w:hAnsi="Times New Roman"/>
              <w:color w:val="000000" w:themeColor="text1"/>
              <w:sz w:val="24"/>
            </w:rPr>
          </w:rPrChange>
        </w:rPr>
        <w:t xml:space="preserve"> lidhje me deklarimin e adresave</w:t>
      </w:r>
      <w:r w:rsidR="00B82885" w:rsidRPr="00223685">
        <w:rPr>
          <w:rFonts w:ascii="Times New Roman" w:hAnsi="Times New Roman"/>
          <w:sz w:val="24"/>
          <w:rPrChange w:id="1474" w:author="Sokol Çomo" w:date="2025-05-02T08:44:00Z">
            <w:rPr>
              <w:rFonts w:ascii="Times New Roman" w:hAnsi="Times New Roman"/>
              <w:color w:val="000000" w:themeColor="text1"/>
              <w:sz w:val="24"/>
            </w:rPr>
          </w:rPrChange>
        </w:rPr>
        <w:t>,</w:t>
      </w:r>
      <w:r w:rsidR="004D06B5" w:rsidRPr="00223685">
        <w:rPr>
          <w:rFonts w:ascii="Times New Roman" w:hAnsi="Times New Roman"/>
          <w:sz w:val="24"/>
          <w:rPrChange w:id="1475" w:author="Sokol Çomo" w:date="2025-05-02T08:44:00Z">
            <w:rPr>
              <w:rFonts w:ascii="Times New Roman" w:hAnsi="Times New Roman"/>
              <w:color w:val="000000" w:themeColor="text1"/>
              <w:sz w:val="24"/>
            </w:rPr>
          </w:rPrChange>
        </w:rPr>
        <w:t xml:space="preserve"> NJS</w:t>
      </w:r>
      <w:r w:rsidR="009A4FCC" w:rsidRPr="00223685">
        <w:rPr>
          <w:rFonts w:ascii="Times New Roman" w:hAnsi="Times New Roman"/>
          <w:sz w:val="24"/>
          <w:rPrChange w:id="1476" w:author="Sokol Çomo" w:date="2025-05-02T08:44:00Z">
            <w:rPr>
              <w:rFonts w:ascii="Times New Roman" w:hAnsi="Times New Roman"/>
              <w:color w:val="000000" w:themeColor="text1"/>
              <w:sz w:val="24"/>
            </w:rPr>
          </w:rPrChange>
        </w:rPr>
        <w:t>HL v</w:t>
      </w:r>
      <w:r w:rsidR="008F3AF5" w:rsidRPr="00223685">
        <w:rPr>
          <w:rFonts w:ascii="Times New Roman" w:hAnsi="Times New Roman"/>
          <w:sz w:val="24"/>
          <w:rPrChange w:id="147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478" w:author="Sokol Çomo" w:date="2025-05-02T08:44:00Z">
            <w:rPr>
              <w:rFonts w:ascii="Times New Roman" w:hAnsi="Times New Roman"/>
              <w:color w:val="000000" w:themeColor="text1"/>
              <w:sz w:val="24"/>
            </w:rPr>
          </w:rPrChange>
        </w:rPr>
        <w:t>ren se</w:t>
      </w:r>
      <w:r w:rsidR="00B82885" w:rsidRPr="00223685">
        <w:rPr>
          <w:rFonts w:ascii="Times New Roman" w:hAnsi="Times New Roman"/>
          <w:sz w:val="24"/>
          <w:rPrChange w:id="1479" w:author="Sokol Çomo" w:date="2025-05-02T08:44:00Z">
            <w:rPr>
              <w:rFonts w:ascii="Times New Roman" w:hAnsi="Times New Roman"/>
              <w:color w:val="000000" w:themeColor="text1"/>
              <w:sz w:val="24"/>
            </w:rPr>
          </w:rPrChange>
        </w:rPr>
        <w:t>,</w:t>
      </w:r>
      <w:r w:rsidR="009A4FCC" w:rsidRPr="00223685">
        <w:rPr>
          <w:rFonts w:ascii="Times New Roman" w:hAnsi="Times New Roman"/>
          <w:sz w:val="24"/>
          <w:rPrChange w:id="1480" w:author="Sokol Çomo" w:date="2025-05-02T08:44:00Z">
            <w:rPr>
              <w:rFonts w:ascii="Times New Roman" w:hAnsi="Times New Roman"/>
              <w:color w:val="000000" w:themeColor="text1"/>
              <w:sz w:val="24"/>
            </w:rPr>
          </w:rPrChange>
        </w:rPr>
        <w:t xml:space="preserve"> nga verifikimi i k</w:t>
      </w:r>
      <w:r w:rsidR="008F3AF5" w:rsidRPr="00223685">
        <w:rPr>
          <w:rFonts w:ascii="Times New Roman" w:hAnsi="Times New Roman"/>
          <w:sz w:val="24"/>
          <w:rPrChange w:id="1481"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482" w:author="Sokol Çomo" w:date="2025-05-02T08:44:00Z">
            <w:rPr>
              <w:rFonts w:ascii="Times New Roman" w:hAnsi="Times New Roman"/>
              <w:color w:val="000000" w:themeColor="text1"/>
              <w:sz w:val="24"/>
            </w:rPr>
          </w:rPrChange>
        </w:rPr>
        <w:t>tyre formular</w:t>
      </w:r>
      <w:r w:rsidR="008F3AF5" w:rsidRPr="00223685">
        <w:rPr>
          <w:rFonts w:ascii="Times New Roman" w:hAnsi="Times New Roman"/>
          <w:sz w:val="24"/>
          <w:rPrChange w:id="1483"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484" w:author="Sokol Çomo" w:date="2025-05-02T08:44:00Z">
            <w:rPr>
              <w:rFonts w:ascii="Times New Roman" w:hAnsi="Times New Roman"/>
              <w:color w:val="000000" w:themeColor="text1"/>
              <w:sz w:val="24"/>
            </w:rPr>
          </w:rPrChange>
        </w:rPr>
        <w:t>ve</w:t>
      </w:r>
      <w:r w:rsidR="00B82885" w:rsidRPr="00223685">
        <w:rPr>
          <w:rFonts w:ascii="Times New Roman" w:hAnsi="Times New Roman"/>
          <w:sz w:val="24"/>
          <w:rPrChange w:id="1485" w:author="Sokol Çomo" w:date="2025-05-02T08:44:00Z">
            <w:rPr>
              <w:rFonts w:ascii="Times New Roman" w:hAnsi="Times New Roman"/>
              <w:color w:val="000000" w:themeColor="text1"/>
              <w:sz w:val="24"/>
            </w:rPr>
          </w:rPrChange>
        </w:rPr>
        <w:t xml:space="preserve"> </w:t>
      </w:r>
      <w:r w:rsidR="00BE68F9" w:rsidRPr="00223685">
        <w:rPr>
          <w:rFonts w:ascii="Times New Roman" w:hAnsi="Times New Roman"/>
          <w:sz w:val="24"/>
          <w:rPrChange w:id="1486" w:author="Sokol Çomo" w:date="2025-05-02T08:44:00Z">
            <w:rPr>
              <w:rFonts w:ascii="Times New Roman" w:hAnsi="Times New Roman"/>
              <w:color w:val="000000" w:themeColor="text1"/>
              <w:sz w:val="24"/>
            </w:rPr>
          </w:rPrChange>
        </w:rPr>
        <w:t xml:space="preserve">të </w:t>
      </w:r>
      <w:del w:id="1487" w:author="Sokol Çomo" w:date="2025-05-02T08:44:00Z">
        <w:r w:rsidR="00BE68F9">
          <w:rPr>
            <w:rFonts w:ascii="Times New Roman" w:hAnsi="Times New Roman" w:cs="Times New Roman"/>
            <w:color w:val="000000" w:themeColor="text1"/>
            <w:sz w:val="24"/>
            <w:szCs w:val="24"/>
          </w:rPr>
          <w:delText>vetdeklarimit</w:delText>
        </w:r>
      </w:del>
      <w:proofErr w:type="spellStart"/>
      <w:ins w:id="1488" w:author="Sokol Çomo" w:date="2025-05-02T08:44:00Z">
        <w:r w:rsidR="00BE68F9" w:rsidRPr="00223685">
          <w:rPr>
            <w:rFonts w:ascii="Times New Roman" w:hAnsi="Times New Roman" w:cs="Times New Roman"/>
            <w:sz w:val="24"/>
            <w:szCs w:val="24"/>
          </w:rPr>
          <w:t>vet</w:t>
        </w:r>
        <w:r w:rsidR="00226037" w:rsidRPr="00223685">
          <w:rPr>
            <w:rFonts w:ascii="Times New Roman" w:hAnsi="Times New Roman" w:cs="Times New Roman"/>
            <w:sz w:val="24"/>
            <w:szCs w:val="24"/>
          </w:rPr>
          <w:t>ë</w:t>
        </w:r>
        <w:r w:rsidR="00BE68F9" w:rsidRPr="00223685">
          <w:rPr>
            <w:rFonts w:ascii="Times New Roman" w:hAnsi="Times New Roman" w:cs="Times New Roman"/>
            <w:sz w:val="24"/>
            <w:szCs w:val="24"/>
          </w:rPr>
          <w:t>deklarimit</w:t>
        </w:r>
      </w:ins>
      <w:proofErr w:type="spellEnd"/>
      <w:r w:rsidR="00BE68F9" w:rsidRPr="00223685">
        <w:rPr>
          <w:rFonts w:ascii="Times New Roman" w:hAnsi="Times New Roman"/>
          <w:sz w:val="24"/>
          <w:rPrChange w:id="1489" w:author="Sokol Çomo" w:date="2025-05-02T08:44:00Z">
            <w:rPr>
              <w:rFonts w:ascii="Times New Roman" w:hAnsi="Times New Roman"/>
              <w:color w:val="000000" w:themeColor="text1"/>
              <w:sz w:val="24"/>
            </w:rPr>
          </w:rPrChange>
        </w:rPr>
        <w:t xml:space="preserve"> </w:t>
      </w:r>
      <w:r w:rsidR="00B82885" w:rsidRPr="00223685">
        <w:rPr>
          <w:rFonts w:ascii="Times New Roman" w:hAnsi="Times New Roman"/>
          <w:sz w:val="24"/>
          <w:rPrChange w:id="1490" w:author="Sokol Çomo" w:date="2025-05-02T08:44:00Z">
            <w:rPr>
              <w:rFonts w:ascii="Times New Roman" w:hAnsi="Times New Roman"/>
              <w:color w:val="000000" w:themeColor="text1"/>
              <w:sz w:val="24"/>
            </w:rPr>
          </w:rPrChange>
        </w:rPr>
        <w:t>rezulton se</w:t>
      </w:r>
      <w:r w:rsidR="009A4FCC" w:rsidRPr="00223685">
        <w:rPr>
          <w:rFonts w:ascii="Times New Roman" w:hAnsi="Times New Roman"/>
          <w:sz w:val="24"/>
          <w:rPrChange w:id="1491" w:author="Sokol Çomo" w:date="2025-05-02T08:44:00Z">
            <w:rPr>
              <w:rFonts w:ascii="Times New Roman" w:hAnsi="Times New Roman"/>
              <w:color w:val="000000" w:themeColor="text1"/>
              <w:sz w:val="24"/>
            </w:rPr>
          </w:rPrChange>
        </w:rPr>
        <w:t xml:space="preserve"> </w:t>
      </w:r>
      <w:r w:rsidR="00AE7DCF" w:rsidRPr="00223685">
        <w:rPr>
          <w:rFonts w:ascii="Times New Roman" w:hAnsi="Times New Roman"/>
          <w:sz w:val="24"/>
          <w:rPrChange w:id="1492" w:author="Sokol Çomo" w:date="2025-05-02T08:44:00Z">
            <w:rPr>
              <w:rFonts w:ascii="Times New Roman" w:hAnsi="Times New Roman"/>
              <w:color w:val="000000" w:themeColor="text1"/>
              <w:sz w:val="24"/>
            </w:rPr>
          </w:rPrChange>
        </w:rPr>
        <w:t>n</w:t>
      </w:r>
      <w:r w:rsidR="00CF4427" w:rsidRPr="00223685">
        <w:rPr>
          <w:rFonts w:ascii="Times New Roman" w:hAnsi="Times New Roman"/>
          <w:sz w:val="24"/>
          <w:rPrChange w:id="1493" w:author="Sokol Çomo" w:date="2025-05-02T08:44:00Z">
            <w:rPr>
              <w:rFonts w:ascii="Times New Roman" w:hAnsi="Times New Roman"/>
              <w:color w:val="000000" w:themeColor="text1"/>
              <w:sz w:val="24"/>
            </w:rPr>
          </w:rPrChange>
        </w:rPr>
        <w:t>ë</w:t>
      </w:r>
      <w:r w:rsidR="00AE7DCF" w:rsidRPr="00223685">
        <w:rPr>
          <w:rFonts w:ascii="Times New Roman" w:hAnsi="Times New Roman"/>
          <w:sz w:val="24"/>
          <w:rPrChange w:id="1494" w:author="Sokol Çomo" w:date="2025-05-02T08:44:00Z">
            <w:rPr>
              <w:rFonts w:ascii="Times New Roman" w:hAnsi="Times New Roman"/>
              <w:color w:val="000000" w:themeColor="text1"/>
              <w:sz w:val="24"/>
            </w:rPr>
          </w:rPrChange>
        </w:rPr>
        <w:t xml:space="preserve"> DIPP</w:t>
      </w:r>
      <w:r w:rsidR="00E36D51" w:rsidRPr="00223685">
        <w:rPr>
          <w:rFonts w:ascii="Times New Roman" w:hAnsi="Times New Roman"/>
          <w:sz w:val="24"/>
          <w:rPrChange w:id="1495" w:author="Sokol Çomo" w:date="2025-05-02T08:44:00Z">
            <w:rPr>
              <w:rFonts w:ascii="Times New Roman" w:hAnsi="Times New Roman"/>
              <w:color w:val="000000" w:themeColor="text1"/>
              <w:sz w:val="24"/>
            </w:rPr>
          </w:rPrChange>
        </w:rPr>
        <w:t>-t</w:t>
      </w:r>
      <w:r w:rsidR="00CF4427" w:rsidRPr="00223685">
        <w:rPr>
          <w:rFonts w:ascii="Times New Roman" w:hAnsi="Times New Roman"/>
          <w:sz w:val="24"/>
          <w:rPrChange w:id="1496" w:author="Sokol Çomo" w:date="2025-05-02T08:44:00Z">
            <w:rPr>
              <w:rFonts w:ascii="Times New Roman" w:hAnsi="Times New Roman"/>
              <w:color w:val="000000" w:themeColor="text1"/>
              <w:sz w:val="24"/>
            </w:rPr>
          </w:rPrChange>
        </w:rPr>
        <w:t>ë</w:t>
      </w:r>
      <w:r w:rsidR="00AE7DCF" w:rsidRPr="00223685">
        <w:rPr>
          <w:rFonts w:ascii="Times New Roman" w:hAnsi="Times New Roman"/>
          <w:sz w:val="24"/>
          <w:rPrChange w:id="1497" w:author="Sokol Çomo" w:date="2025-05-02T08:44:00Z">
            <w:rPr>
              <w:rFonts w:ascii="Times New Roman" w:hAnsi="Times New Roman"/>
              <w:color w:val="000000" w:themeColor="text1"/>
              <w:sz w:val="24"/>
            </w:rPr>
          </w:rPrChange>
        </w:rPr>
        <w:t xml:space="preserve"> vjetore 2012-201</w:t>
      </w:r>
      <w:r w:rsidR="009A4FCC" w:rsidRPr="00223685">
        <w:rPr>
          <w:rFonts w:ascii="Times New Roman" w:hAnsi="Times New Roman"/>
          <w:sz w:val="24"/>
          <w:rPrChange w:id="1498" w:author="Sokol Çomo" w:date="2025-05-02T08:44:00Z">
            <w:rPr>
              <w:rFonts w:ascii="Times New Roman" w:hAnsi="Times New Roman"/>
              <w:color w:val="000000" w:themeColor="text1"/>
              <w:sz w:val="24"/>
            </w:rPr>
          </w:rPrChange>
        </w:rPr>
        <w:t>3</w:t>
      </w:r>
      <w:r w:rsidR="006540BE" w:rsidRPr="00223685">
        <w:rPr>
          <w:rFonts w:ascii="Times New Roman" w:hAnsi="Times New Roman"/>
          <w:sz w:val="24"/>
          <w:rPrChange w:id="1499" w:author="Sokol Çomo" w:date="2025-05-02T08:44:00Z">
            <w:rPr>
              <w:rFonts w:ascii="Times New Roman" w:hAnsi="Times New Roman"/>
              <w:color w:val="000000" w:themeColor="text1"/>
              <w:sz w:val="24"/>
            </w:rPr>
          </w:rPrChange>
        </w:rPr>
        <w:t xml:space="preserve"> </w:t>
      </w:r>
      <w:r w:rsidR="009A4FCC" w:rsidRPr="00223685">
        <w:rPr>
          <w:rFonts w:ascii="Times New Roman" w:hAnsi="Times New Roman" w:cs="Times New Roman"/>
          <w:sz w:val="24"/>
          <w:szCs w:val="24"/>
        </w:rPr>
        <w:t xml:space="preserve">subjekti ka deklaruar adresën e regjistrimit në gjendjen civile “Njësia Bashkiake nr. </w:t>
      </w:r>
      <w:r w:rsidR="009A4FCC" w:rsidRPr="00223685">
        <w:rPr>
          <w:rFonts w:ascii="Times New Roman" w:hAnsi="Times New Roman" w:cs="Times New Roman"/>
          <w:sz w:val="24"/>
          <w:szCs w:val="24"/>
        </w:rPr>
        <w:lastRenderedPageBreak/>
        <w:t>4</w:t>
      </w:r>
      <w:del w:id="1500" w:author="Sokol Çomo" w:date="2025-05-02T08:44:00Z">
        <w:r w:rsidR="009A4FCC" w:rsidRPr="000725D8">
          <w:rPr>
            <w:rFonts w:ascii="Times New Roman" w:hAnsi="Times New Roman" w:cs="Times New Roman"/>
            <w:sz w:val="24"/>
            <w:szCs w:val="24"/>
          </w:rPr>
          <w:delText>,</w:delText>
        </w:r>
      </w:del>
      <w:ins w:id="1501" w:author="Sokol Çomo" w:date="2025-05-02T08:44:00Z">
        <w:r w:rsidR="00AB7D70" w:rsidRPr="00223685">
          <w:rPr>
            <w:rFonts w:ascii="Times New Roman" w:hAnsi="Times New Roman" w:cs="Times New Roman"/>
            <w:sz w:val="24"/>
            <w:szCs w:val="24"/>
          </w:rPr>
          <w:t>”</w:t>
        </w:r>
        <w:r w:rsidR="009A4FCC" w:rsidRPr="00223685">
          <w:rPr>
            <w:rFonts w:ascii="Times New Roman" w:hAnsi="Times New Roman" w:cs="Times New Roman"/>
            <w:sz w:val="24"/>
            <w:szCs w:val="24"/>
          </w:rPr>
          <w:t>,</w:t>
        </w:r>
      </w:ins>
      <w:r w:rsidR="009A4FCC" w:rsidRPr="00223685">
        <w:rPr>
          <w:rFonts w:ascii="Times New Roman" w:hAnsi="Times New Roman" w:cs="Times New Roman"/>
          <w:sz w:val="24"/>
          <w:szCs w:val="24"/>
        </w:rPr>
        <w:t xml:space="preserve"> Tiranë</w:t>
      </w:r>
      <w:r w:rsidR="009A4FCC" w:rsidRPr="00223685">
        <w:rPr>
          <w:rFonts w:ascii="Times New Roman" w:hAnsi="Times New Roman"/>
          <w:sz w:val="24"/>
          <w:rPrChange w:id="1502" w:author="Sokol Çomo" w:date="2025-05-02T08:44:00Z">
            <w:rPr>
              <w:rFonts w:ascii="Times New Roman" w:hAnsi="Times New Roman"/>
              <w:color w:val="000000" w:themeColor="text1"/>
              <w:sz w:val="24"/>
            </w:rPr>
          </w:rPrChange>
        </w:rPr>
        <w:t xml:space="preserve"> nj</w:t>
      </w:r>
      <w:r w:rsidR="008F3AF5" w:rsidRPr="00223685">
        <w:rPr>
          <w:rFonts w:ascii="Times New Roman" w:hAnsi="Times New Roman"/>
          <w:sz w:val="24"/>
          <w:rPrChange w:id="1503"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04" w:author="Sokol Çomo" w:date="2025-05-02T08:44:00Z">
            <w:rPr>
              <w:rFonts w:ascii="Times New Roman" w:hAnsi="Times New Roman"/>
              <w:color w:val="000000" w:themeColor="text1"/>
              <w:sz w:val="24"/>
            </w:rPr>
          </w:rPrChange>
        </w:rPr>
        <w:t>koh</w:t>
      </w:r>
      <w:r w:rsidR="008F3AF5" w:rsidRPr="00223685">
        <w:rPr>
          <w:rFonts w:ascii="Times New Roman" w:hAnsi="Times New Roman"/>
          <w:sz w:val="24"/>
          <w:rPrChange w:id="1505"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06" w:author="Sokol Çomo" w:date="2025-05-02T08:44:00Z">
            <w:rPr>
              <w:rFonts w:ascii="Times New Roman" w:hAnsi="Times New Roman"/>
              <w:color w:val="000000" w:themeColor="text1"/>
              <w:sz w:val="24"/>
            </w:rPr>
          </w:rPrChange>
        </w:rPr>
        <w:t>sisht me adres</w:t>
      </w:r>
      <w:r w:rsidR="008F3AF5" w:rsidRPr="00223685">
        <w:rPr>
          <w:rFonts w:ascii="Times New Roman" w:hAnsi="Times New Roman"/>
          <w:sz w:val="24"/>
          <w:rPrChange w:id="150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08" w:author="Sokol Çomo" w:date="2025-05-02T08:44:00Z">
            <w:rPr>
              <w:rFonts w:ascii="Times New Roman" w:hAnsi="Times New Roman"/>
              <w:color w:val="000000" w:themeColor="text1"/>
              <w:sz w:val="24"/>
            </w:rPr>
          </w:rPrChange>
        </w:rPr>
        <w:t>n tjet</w:t>
      </w:r>
      <w:r w:rsidR="008F3AF5" w:rsidRPr="00223685">
        <w:rPr>
          <w:rFonts w:ascii="Times New Roman" w:hAnsi="Times New Roman"/>
          <w:sz w:val="24"/>
          <w:rPrChange w:id="150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10" w:author="Sokol Çomo" w:date="2025-05-02T08:44:00Z">
            <w:rPr>
              <w:rFonts w:ascii="Times New Roman" w:hAnsi="Times New Roman"/>
              <w:color w:val="000000" w:themeColor="text1"/>
              <w:sz w:val="24"/>
            </w:rPr>
          </w:rPrChange>
        </w:rPr>
        <w:t>r t</w:t>
      </w:r>
      <w:r w:rsidR="008F3AF5" w:rsidRPr="00223685">
        <w:rPr>
          <w:rFonts w:ascii="Times New Roman" w:hAnsi="Times New Roman"/>
          <w:sz w:val="24"/>
          <w:rPrChange w:id="1511" w:author="Sokol Çomo" w:date="2025-05-02T08:44:00Z">
            <w:rPr>
              <w:rFonts w:ascii="Times New Roman" w:hAnsi="Times New Roman"/>
              <w:color w:val="000000" w:themeColor="text1"/>
              <w:sz w:val="24"/>
            </w:rPr>
          </w:rPrChange>
        </w:rPr>
        <w:t xml:space="preserve">ë </w:t>
      </w:r>
      <w:r w:rsidR="009A4FCC" w:rsidRPr="00223685">
        <w:rPr>
          <w:rFonts w:ascii="Times New Roman" w:hAnsi="Times New Roman"/>
          <w:sz w:val="24"/>
          <w:rPrChange w:id="1512" w:author="Sokol Çomo" w:date="2025-05-02T08:44:00Z">
            <w:rPr>
              <w:rFonts w:ascii="Times New Roman" w:hAnsi="Times New Roman"/>
              <w:color w:val="000000" w:themeColor="text1"/>
              <w:sz w:val="24"/>
            </w:rPr>
          </w:rPrChange>
        </w:rPr>
        <w:t>vendqëndrimin dhe banimit n</w:t>
      </w:r>
      <w:r w:rsidR="008F3AF5" w:rsidRPr="00223685">
        <w:rPr>
          <w:rFonts w:ascii="Times New Roman" w:hAnsi="Times New Roman"/>
          <w:sz w:val="24"/>
          <w:rPrChange w:id="1513"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14" w:author="Sokol Çomo" w:date="2025-05-02T08:44:00Z">
            <w:rPr>
              <w:rFonts w:ascii="Times New Roman" w:hAnsi="Times New Roman"/>
              <w:color w:val="000000" w:themeColor="text1"/>
              <w:sz w:val="24"/>
            </w:rPr>
          </w:rPrChange>
        </w:rPr>
        <w:t xml:space="preserve"> lagjen “18 Shtatori”, Gjirokast</w:t>
      </w:r>
      <w:r w:rsidR="008F3AF5" w:rsidRPr="00223685">
        <w:rPr>
          <w:rFonts w:ascii="Times New Roman" w:hAnsi="Times New Roman"/>
          <w:sz w:val="24"/>
          <w:rPrChange w:id="1515"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16" w:author="Sokol Çomo" w:date="2025-05-02T08:44:00Z">
            <w:rPr>
              <w:rFonts w:ascii="Times New Roman" w:hAnsi="Times New Roman"/>
              <w:color w:val="000000" w:themeColor="text1"/>
              <w:sz w:val="24"/>
            </w:rPr>
          </w:rPrChange>
        </w:rPr>
        <w:t xml:space="preserve">r.  Ky deklarim i </w:t>
      </w:r>
      <w:r w:rsidR="008F3AF5" w:rsidRPr="00223685">
        <w:rPr>
          <w:rFonts w:ascii="Times New Roman" w:hAnsi="Times New Roman"/>
          <w:sz w:val="24"/>
          <w:rPrChange w:id="1517" w:author="Sokol Çomo" w:date="2025-05-02T08:44:00Z">
            <w:rPr>
              <w:rFonts w:ascii="Times New Roman" w:hAnsi="Times New Roman"/>
              <w:color w:val="000000" w:themeColor="text1"/>
              <w:sz w:val="24"/>
            </w:rPr>
          </w:rPrChange>
        </w:rPr>
        <w:t>subjektit</w:t>
      </w:r>
      <w:r w:rsidR="009A4FCC" w:rsidRPr="00223685">
        <w:rPr>
          <w:rFonts w:ascii="Times New Roman" w:hAnsi="Times New Roman"/>
          <w:sz w:val="24"/>
          <w:rPrChange w:id="1518" w:author="Sokol Çomo" w:date="2025-05-02T08:44:00Z">
            <w:rPr>
              <w:rFonts w:ascii="Times New Roman" w:hAnsi="Times New Roman"/>
              <w:color w:val="000000" w:themeColor="text1"/>
              <w:sz w:val="24"/>
            </w:rPr>
          </w:rPrChange>
        </w:rPr>
        <w:t xml:space="preserve"> p</w:t>
      </w:r>
      <w:r w:rsidR="008F3AF5" w:rsidRPr="00223685">
        <w:rPr>
          <w:rFonts w:ascii="Times New Roman" w:hAnsi="Times New Roman"/>
          <w:sz w:val="24"/>
          <w:rPrChange w:id="151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20" w:author="Sokol Çomo" w:date="2025-05-02T08:44:00Z">
            <w:rPr>
              <w:rFonts w:ascii="Times New Roman" w:hAnsi="Times New Roman"/>
              <w:color w:val="000000" w:themeColor="text1"/>
              <w:sz w:val="24"/>
            </w:rPr>
          </w:rPrChange>
        </w:rPr>
        <w:t>rputhet me t</w:t>
      </w:r>
      <w:r w:rsidR="008F3AF5" w:rsidRPr="00223685">
        <w:rPr>
          <w:rFonts w:ascii="Times New Roman" w:hAnsi="Times New Roman"/>
          <w:sz w:val="24"/>
          <w:rPrChange w:id="1521"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22" w:author="Sokol Çomo" w:date="2025-05-02T08:44:00Z">
            <w:rPr>
              <w:rFonts w:ascii="Times New Roman" w:hAnsi="Times New Roman"/>
              <w:color w:val="000000" w:themeColor="text1"/>
              <w:sz w:val="24"/>
            </w:rPr>
          </w:rPrChange>
        </w:rPr>
        <w:t xml:space="preserve"> dh</w:t>
      </w:r>
      <w:r w:rsidR="008F3AF5" w:rsidRPr="00223685">
        <w:rPr>
          <w:rFonts w:ascii="Times New Roman" w:hAnsi="Times New Roman"/>
          <w:sz w:val="24"/>
          <w:rPrChange w:id="1523"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24" w:author="Sokol Çomo" w:date="2025-05-02T08:44:00Z">
            <w:rPr>
              <w:rFonts w:ascii="Times New Roman" w:hAnsi="Times New Roman"/>
              <w:color w:val="000000" w:themeColor="text1"/>
              <w:sz w:val="24"/>
            </w:rPr>
          </w:rPrChange>
        </w:rPr>
        <w:t>nat e sakta t</w:t>
      </w:r>
      <w:r w:rsidR="008F3AF5" w:rsidRPr="00223685">
        <w:rPr>
          <w:rFonts w:ascii="Times New Roman" w:hAnsi="Times New Roman"/>
          <w:sz w:val="24"/>
          <w:rPrChange w:id="1525"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26" w:author="Sokol Çomo" w:date="2025-05-02T08:44:00Z">
            <w:rPr>
              <w:rFonts w:ascii="Times New Roman" w:hAnsi="Times New Roman"/>
              <w:color w:val="000000" w:themeColor="text1"/>
              <w:sz w:val="24"/>
            </w:rPr>
          </w:rPrChange>
        </w:rPr>
        <w:t xml:space="preserve"> regjistrimit n</w:t>
      </w:r>
      <w:r w:rsidR="008F3AF5" w:rsidRPr="00223685">
        <w:rPr>
          <w:rFonts w:ascii="Times New Roman" w:hAnsi="Times New Roman"/>
          <w:sz w:val="24"/>
          <w:rPrChange w:id="152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28" w:author="Sokol Çomo" w:date="2025-05-02T08:44:00Z">
            <w:rPr>
              <w:rFonts w:ascii="Times New Roman" w:hAnsi="Times New Roman"/>
              <w:color w:val="000000" w:themeColor="text1"/>
              <w:sz w:val="24"/>
            </w:rPr>
          </w:rPrChange>
        </w:rPr>
        <w:t xml:space="preserve"> gjendjen Civile Tiran</w:t>
      </w:r>
      <w:r w:rsidR="008F3AF5" w:rsidRPr="00223685">
        <w:rPr>
          <w:rFonts w:ascii="Times New Roman" w:hAnsi="Times New Roman"/>
          <w:sz w:val="24"/>
          <w:rPrChange w:id="1529" w:author="Sokol Çomo" w:date="2025-05-02T08:44:00Z">
            <w:rPr>
              <w:rFonts w:ascii="Times New Roman" w:hAnsi="Times New Roman"/>
              <w:color w:val="000000" w:themeColor="text1"/>
              <w:sz w:val="24"/>
            </w:rPr>
          </w:rPrChange>
        </w:rPr>
        <w:t>ë</w:t>
      </w:r>
      <w:r w:rsidR="008F3AF5" w:rsidRPr="00DB24F5">
        <w:rPr>
          <w:rStyle w:val="FootnoteReference"/>
          <w:rFonts w:ascii="Times New Roman" w:hAnsi="Times New Roman" w:cs="Times New Roman"/>
          <w:sz w:val="24"/>
          <w:szCs w:val="24"/>
        </w:rPr>
        <w:footnoteReference w:id="59"/>
      </w:r>
      <w:r w:rsidR="008F3AF5" w:rsidRPr="00223685">
        <w:rPr>
          <w:rFonts w:ascii="Times New Roman" w:hAnsi="Times New Roman" w:cs="Times New Roman"/>
          <w:sz w:val="24"/>
          <w:szCs w:val="24"/>
        </w:rPr>
        <w:t xml:space="preserve"> </w:t>
      </w:r>
      <w:r w:rsidR="009A4FCC" w:rsidRPr="00223685">
        <w:rPr>
          <w:rFonts w:ascii="Times New Roman" w:hAnsi="Times New Roman"/>
          <w:sz w:val="24"/>
          <w:rPrChange w:id="1530" w:author="Sokol Çomo" w:date="2025-05-02T08:44:00Z">
            <w:rPr>
              <w:rFonts w:ascii="Times New Roman" w:hAnsi="Times New Roman"/>
              <w:color w:val="000000" w:themeColor="text1"/>
              <w:sz w:val="24"/>
            </w:rPr>
          </w:rPrChange>
        </w:rPr>
        <w:t>p</w:t>
      </w:r>
      <w:r w:rsidR="008F3AF5" w:rsidRPr="00223685">
        <w:rPr>
          <w:rFonts w:ascii="Times New Roman" w:hAnsi="Times New Roman"/>
          <w:sz w:val="24"/>
          <w:rPrChange w:id="1531"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32" w:author="Sokol Çomo" w:date="2025-05-02T08:44:00Z">
            <w:rPr>
              <w:rFonts w:ascii="Times New Roman" w:hAnsi="Times New Roman"/>
              <w:color w:val="000000" w:themeColor="text1"/>
              <w:sz w:val="24"/>
            </w:rPr>
          </w:rPrChange>
        </w:rPr>
        <w:t>r vitet 2012 dhe 2013</w:t>
      </w:r>
      <w:r w:rsidR="00BE68F9" w:rsidRPr="00223685">
        <w:rPr>
          <w:rFonts w:ascii="Times New Roman" w:hAnsi="Times New Roman"/>
          <w:sz w:val="24"/>
          <w:rPrChange w:id="1533" w:author="Sokol Çomo" w:date="2025-05-02T08:44:00Z">
            <w:rPr>
              <w:rFonts w:ascii="Times New Roman" w:hAnsi="Times New Roman"/>
              <w:color w:val="000000" w:themeColor="text1"/>
              <w:sz w:val="24"/>
            </w:rPr>
          </w:rPrChange>
        </w:rPr>
        <w:t>.</w:t>
      </w:r>
      <w:r w:rsidR="009A4FCC" w:rsidRPr="00223685">
        <w:rPr>
          <w:rFonts w:ascii="Times New Roman" w:hAnsi="Times New Roman"/>
          <w:sz w:val="24"/>
          <w:rPrChange w:id="1534" w:author="Sokol Çomo" w:date="2025-05-02T08:44:00Z">
            <w:rPr>
              <w:rFonts w:ascii="Times New Roman" w:hAnsi="Times New Roman"/>
              <w:color w:val="000000" w:themeColor="text1"/>
              <w:sz w:val="24"/>
            </w:rPr>
          </w:rPrChange>
        </w:rPr>
        <w:t xml:space="preserve"> </w:t>
      </w:r>
      <w:r w:rsidR="00BE68F9" w:rsidRPr="00223685">
        <w:rPr>
          <w:rFonts w:ascii="Times New Roman" w:hAnsi="Times New Roman"/>
          <w:sz w:val="24"/>
          <w:rPrChange w:id="1535" w:author="Sokol Çomo" w:date="2025-05-02T08:44:00Z">
            <w:rPr>
              <w:rFonts w:ascii="Times New Roman" w:hAnsi="Times New Roman"/>
              <w:color w:val="000000" w:themeColor="text1"/>
              <w:sz w:val="24"/>
            </w:rPr>
          </w:rPrChange>
        </w:rPr>
        <w:t>N</w:t>
      </w:r>
      <w:r w:rsidR="009A4FCC" w:rsidRPr="00223685">
        <w:rPr>
          <w:rFonts w:ascii="Times New Roman" w:hAnsi="Times New Roman"/>
          <w:sz w:val="24"/>
          <w:rPrChange w:id="1536" w:author="Sokol Çomo" w:date="2025-05-02T08:44:00Z">
            <w:rPr>
              <w:rFonts w:ascii="Times New Roman" w:hAnsi="Times New Roman"/>
              <w:color w:val="000000" w:themeColor="text1"/>
              <w:sz w:val="24"/>
            </w:rPr>
          </w:rPrChange>
        </w:rPr>
        <w:t>j</w:t>
      </w:r>
      <w:r w:rsidR="008F3AF5" w:rsidRPr="00223685">
        <w:rPr>
          <w:rFonts w:ascii="Times New Roman" w:hAnsi="Times New Roman"/>
          <w:sz w:val="24"/>
          <w:rPrChange w:id="153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38" w:author="Sokol Çomo" w:date="2025-05-02T08:44:00Z">
            <w:rPr>
              <w:rFonts w:ascii="Times New Roman" w:hAnsi="Times New Roman"/>
              <w:color w:val="000000" w:themeColor="text1"/>
              <w:sz w:val="24"/>
            </w:rPr>
          </w:rPrChange>
        </w:rPr>
        <w:t>koh</w:t>
      </w:r>
      <w:r w:rsidR="008F3AF5" w:rsidRPr="00223685">
        <w:rPr>
          <w:rFonts w:ascii="Times New Roman" w:hAnsi="Times New Roman"/>
          <w:sz w:val="24"/>
          <w:rPrChange w:id="153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40" w:author="Sokol Çomo" w:date="2025-05-02T08:44:00Z">
            <w:rPr>
              <w:rFonts w:ascii="Times New Roman" w:hAnsi="Times New Roman"/>
              <w:color w:val="000000" w:themeColor="text1"/>
              <w:sz w:val="24"/>
            </w:rPr>
          </w:rPrChange>
        </w:rPr>
        <w:t xml:space="preserve">sisht </w:t>
      </w:r>
      <w:r w:rsidR="00B82885" w:rsidRPr="00223685">
        <w:rPr>
          <w:rFonts w:ascii="Times New Roman" w:hAnsi="Times New Roman"/>
          <w:sz w:val="24"/>
          <w:rPrChange w:id="1541" w:author="Sokol Çomo" w:date="2025-05-02T08:44:00Z">
            <w:rPr>
              <w:rFonts w:ascii="Times New Roman" w:hAnsi="Times New Roman"/>
              <w:color w:val="000000" w:themeColor="text1"/>
              <w:sz w:val="24"/>
            </w:rPr>
          </w:rPrChange>
        </w:rPr>
        <w:t>me</w:t>
      </w:r>
      <w:r w:rsidR="009A4FCC" w:rsidRPr="00223685">
        <w:rPr>
          <w:rFonts w:ascii="Times New Roman" w:hAnsi="Times New Roman"/>
          <w:sz w:val="24"/>
          <w:rPrChange w:id="1542" w:author="Sokol Çomo" w:date="2025-05-02T08:44:00Z">
            <w:rPr>
              <w:rFonts w:ascii="Times New Roman" w:hAnsi="Times New Roman"/>
              <w:color w:val="000000" w:themeColor="text1"/>
              <w:sz w:val="24"/>
            </w:rPr>
          </w:rPrChange>
        </w:rPr>
        <w:t xml:space="preserve"> adres</w:t>
      </w:r>
      <w:r w:rsidR="00BE68F9" w:rsidRPr="00223685">
        <w:rPr>
          <w:rFonts w:ascii="Times New Roman" w:hAnsi="Times New Roman"/>
          <w:sz w:val="24"/>
          <w:rPrChange w:id="1543" w:author="Sokol Çomo" w:date="2025-05-02T08:44:00Z">
            <w:rPr>
              <w:rFonts w:ascii="Times New Roman" w:hAnsi="Times New Roman"/>
              <w:color w:val="000000" w:themeColor="text1"/>
              <w:sz w:val="24"/>
            </w:rPr>
          </w:rPrChange>
        </w:rPr>
        <w:t>ë</w:t>
      </w:r>
      <w:r w:rsidR="00B82885" w:rsidRPr="00223685">
        <w:rPr>
          <w:rFonts w:ascii="Times New Roman" w:hAnsi="Times New Roman"/>
          <w:sz w:val="24"/>
          <w:rPrChange w:id="1544" w:author="Sokol Çomo" w:date="2025-05-02T08:44:00Z">
            <w:rPr>
              <w:rFonts w:ascii="Times New Roman" w:hAnsi="Times New Roman"/>
              <w:color w:val="000000" w:themeColor="text1"/>
              <w:sz w:val="24"/>
            </w:rPr>
          </w:rPrChange>
        </w:rPr>
        <w:t xml:space="preserve">n </w:t>
      </w:r>
      <w:r w:rsidR="009A4FCC" w:rsidRPr="00223685">
        <w:rPr>
          <w:rFonts w:ascii="Times New Roman" w:hAnsi="Times New Roman"/>
          <w:sz w:val="24"/>
          <w:rPrChange w:id="1545" w:author="Sokol Çomo" w:date="2025-05-02T08:44:00Z">
            <w:rPr>
              <w:rFonts w:ascii="Times New Roman" w:hAnsi="Times New Roman"/>
              <w:color w:val="000000" w:themeColor="text1"/>
              <w:sz w:val="24"/>
            </w:rPr>
          </w:rPrChange>
        </w:rPr>
        <w:t xml:space="preserve">e </w:t>
      </w:r>
      <w:r w:rsidR="00BE68F9" w:rsidRPr="00223685">
        <w:rPr>
          <w:rFonts w:ascii="Times New Roman" w:hAnsi="Times New Roman"/>
          <w:sz w:val="24"/>
          <w:rPrChange w:id="1546" w:author="Sokol Çomo" w:date="2025-05-02T08:44:00Z">
            <w:rPr>
              <w:rFonts w:ascii="Times New Roman" w:hAnsi="Times New Roman"/>
              <w:color w:val="000000" w:themeColor="text1"/>
              <w:sz w:val="24"/>
            </w:rPr>
          </w:rPrChange>
        </w:rPr>
        <w:t xml:space="preserve">regjistrimit në gjendjen civile rezulton se subjekti ka deklaruar edhe vendqëndrim tjetër, adresën e plotë të </w:t>
      </w:r>
      <w:r w:rsidR="009A4FCC" w:rsidRPr="00223685">
        <w:rPr>
          <w:rFonts w:ascii="Times New Roman" w:hAnsi="Times New Roman"/>
          <w:sz w:val="24"/>
          <w:rPrChange w:id="1547" w:author="Sokol Çomo" w:date="2025-05-02T08:44:00Z">
            <w:rPr>
              <w:rFonts w:ascii="Times New Roman" w:hAnsi="Times New Roman"/>
              <w:color w:val="000000" w:themeColor="text1"/>
              <w:sz w:val="24"/>
            </w:rPr>
          </w:rPrChange>
        </w:rPr>
        <w:t>banimit</w:t>
      </w:r>
      <w:r w:rsidR="00B82885" w:rsidRPr="00223685">
        <w:rPr>
          <w:rFonts w:ascii="Times New Roman" w:hAnsi="Times New Roman"/>
          <w:sz w:val="24"/>
          <w:rPrChange w:id="1548" w:author="Sokol Çomo" w:date="2025-05-02T08:44:00Z">
            <w:rPr>
              <w:rFonts w:ascii="Times New Roman" w:hAnsi="Times New Roman"/>
              <w:color w:val="000000" w:themeColor="text1"/>
              <w:sz w:val="24"/>
            </w:rPr>
          </w:rPrChange>
        </w:rPr>
        <w:t xml:space="preserve"> </w:t>
      </w:r>
      <w:r w:rsidR="00BE68F9" w:rsidRPr="00223685">
        <w:rPr>
          <w:rFonts w:ascii="Times New Roman" w:hAnsi="Times New Roman"/>
          <w:sz w:val="24"/>
          <w:rPrChange w:id="1549" w:author="Sokol Çomo" w:date="2025-05-02T08:44:00Z">
            <w:rPr>
              <w:rFonts w:ascii="Times New Roman" w:hAnsi="Times New Roman"/>
              <w:color w:val="000000" w:themeColor="text1"/>
              <w:sz w:val="24"/>
            </w:rPr>
          </w:rPrChange>
        </w:rPr>
        <w:t>në lagjen “18 Shtatori”</w:t>
      </w:r>
      <w:r w:rsidR="00B82885" w:rsidRPr="00223685">
        <w:rPr>
          <w:rFonts w:ascii="Times New Roman" w:hAnsi="Times New Roman"/>
          <w:sz w:val="24"/>
          <w:rPrChange w:id="1550" w:author="Sokol Çomo" w:date="2025-05-02T08:44:00Z">
            <w:rPr>
              <w:rFonts w:ascii="Times New Roman" w:hAnsi="Times New Roman"/>
              <w:color w:val="000000" w:themeColor="text1"/>
              <w:sz w:val="24"/>
            </w:rPr>
          </w:rPrChange>
        </w:rPr>
        <w:t>,</w:t>
      </w:r>
      <w:r w:rsidR="00BE68F9" w:rsidRPr="00223685">
        <w:rPr>
          <w:rFonts w:ascii="Times New Roman" w:hAnsi="Times New Roman"/>
          <w:sz w:val="24"/>
          <w:rPrChange w:id="1551" w:author="Sokol Çomo" w:date="2025-05-02T08:44:00Z">
            <w:rPr>
              <w:rFonts w:ascii="Times New Roman" w:hAnsi="Times New Roman"/>
              <w:color w:val="000000" w:themeColor="text1"/>
              <w:sz w:val="24"/>
            </w:rPr>
          </w:rPrChange>
        </w:rPr>
        <w:t xml:space="preserve"> Gjirokastër</w:t>
      </w:r>
      <w:r w:rsidR="009A4FCC" w:rsidRPr="00223685">
        <w:rPr>
          <w:rFonts w:ascii="Times New Roman" w:hAnsi="Times New Roman"/>
          <w:sz w:val="24"/>
          <w:rPrChange w:id="1552" w:author="Sokol Çomo" w:date="2025-05-02T08:44:00Z">
            <w:rPr>
              <w:rFonts w:ascii="Times New Roman" w:hAnsi="Times New Roman"/>
              <w:color w:val="000000" w:themeColor="text1"/>
              <w:sz w:val="24"/>
            </w:rPr>
          </w:rPrChange>
        </w:rPr>
        <w:t xml:space="preserve"> duke p</w:t>
      </w:r>
      <w:r w:rsidR="008F3AF5" w:rsidRPr="00223685">
        <w:rPr>
          <w:rFonts w:ascii="Times New Roman" w:hAnsi="Times New Roman"/>
          <w:sz w:val="24"/>
          <w:rPrChange w:id="1553"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54" w:author="Sokol Çomo" w:date="2025-05-02T08:44:00Z">
            <w:rPr>
              <w:rFonts w:ascii="Times New Roman" w:hAnsi="Times New Roman"/>
              <w:color w:val="000000" w:themeColor="text1"/>
              <w:sz w:val="24"/>
            </w:rPr>
          </w:rPrChange>
        </w:rPr>
        <w:t>rmbushur edhe detyrimin p</w:t>
      </w:r>
      <w:r w:rsidR="008F3AF5" w:rsidRPr="00223685">
        <w:rPr>
          <w:rFonts w:ascii="Times New Roman" w:hAnsi="Times New Roman"/>
          <w:sz w:val="24"/>
          <w:rPrChange w:id="1555"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56" w:author="Sokol Çomo" w:date="2025-05-02T08:44:00Z">
            <w:rPr>
              <w:rFonts w:ascii="Times New Roman" w:hAnsi="Times New Roman"/>
              <w:color w:val="000000" w:themeColor="text1"/>
              <w:sz w:val="24"/>
            </w:rPr>
          </w:rPrChange>
        </w:rPr>
        <w:t>r deklarim n</w:t>
      </w:r>
      <w:r w:rsidR="008F3AF5" w:rsidRPr="00223685">
        <w:rPr>
          <w:rFonts w:ascii="Times New Roman" w:hAnsi="Times New Roman"/>
          <w:sz w:val="24"/>
          <w:rPrChange w:id="155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58" w:author="Sokol Çomo" w:date="2025-05-02T08:44:00Z">
            <w:rPr>
              <w:rFonts w:ascii="Times New Roman" w:hAnsi="Times New Roman"/>
              <w:color w:val="000000" w:themeColor="text1"/>
              <w:sz w:val="24"/>
            </w:rPr>
          </w:rPrChange>
        </w:rPr>
        <w:t xml:space="preserve"> p</w:t>
      </w:r>
      <w:r w:rsidR="008F3AF5" w:rsidRPr="00223685">
        <w:rPr>
          <w:rFonts w:ascii="Times New Roman" w:hAnsi="Times New Roman"/>
          <w:sz w:val="24"/>
          <w:rPrChange w:id="155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60" w:author="Sokol Çomo" w:date="2025-05-02T08:44:00Z">
            <w:rPr>
              <w:rFonts w:ascii="Times New Roman" w:hAnsi="Times New Roman"/>
              <w:color w:val="000000" w:themeColor="text1"/>
              <w:sz w:val="24"/>
            </w:rPr>
          </w:rPrChange>
        </w:rPr>
        <w:t>rputhje me k</w:t>
      </w:r>
      <w:r w:rsidR="008F3AF5" w:rsidRPr="00223685">
        <w:rPr>
          <w:rFonts w:ascii="Times New Roman" w:hAnsi="Times New Roman"/>
          <w:sz w:val="24"/>
          <w:rPrChange w:id="1561"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62" w:author="Sokol Çomo" w:date="2025-05-02T08:44:00Z">
            <w:rPr>
              <w:rFonts w:ascii="Times New Roman" w:hAnsi="Times New Roman"/>
              <w:color w:val="000000" w:themeColor="text1"/>
              <w:sz w:val="24"/>
            </w:rPr>
          </w:rPrChange>
        </w:rPr>
        <w:t>r</w:t>
      </w:r>
      <w:r w:rsidR="008F3AF5" w:rsidRPr="00223685">
        <w:rPr>
          <w:rFonts w:ascii="Times New Roman" w:hAnsi="Times New Roman"/>
          <w:sz w:val="24"/>
          <w:rPrChange w:id="1563" w:author="Sokol Çomo" w:date="2025-05-02T08:44:00Z">
            <w:rPr>
              <w:rFonts w:ascii="Times New Roman" w:hAnsi="Times New Roman"/>
              <w:color w:val="000000" w:themeColor="text1"/>
              <w:sz w:val="24"/>
            </w:rPr>
          </w:rPrChange>
        </w:rPr>
        <w:t>k</w:t>
      </w:r>
      <w:r w:rsidR="009A4FCC" w:rsidRPr="00223685">
        <w:rPr>
          <w:rFonts w:ascii="Times New Roman" w:hAnsi="Times New Roman"/>
          <w:sz w:val="24"/>
          <w:rPrChange w:id="1564" w:author="Sokol Çomo" w:date="2025-05-02T08:44:00Z">
            <w:rPr>
              <w:rFonts w:ascii="Times New Roman" w:hAnsi="Times New Roman"/>
              <w:color w:val="000000" w:themeColor="text1"/>
              <w:sz w:val="24"/>
            </w:rPr>
          </w:rPrChange>
        </w:rPr>
        <w:t>esat e formularit si dhe</w:t>
      </w:r>
      <w:r w:rsidR="008F3AF5" w:rsidRPr="00223685">
        <w:rPr>
          <w:rFonts w:ascii="Times New Roman" w:hAnsi="Times New Roman"/>
          <w:sz w:val="24"/>
          <w:rPrChange w:id="1565" w:author="Sokol Çomo" w:date="2025-05-02T08:44:00Z">
            <w:rPr>
              <w:rFonts w:ascii="Times New Roman" w:hAnsi="Times New Roman"/>
              <w:color w:val="000000" w:themeColor="text1"/>
              <w:sz w:val="24"/>
            </w:rPr>
          </w:rPrChange>
        </w:rPr>
        <w:t xml:space="preserve"> </w:t>
      </w:r>
      <w:r w:rsidR="009A4FCC" w:rsidRPr="00223685">
        <w:rPr>
          <w:rFonts w:ascii="Times New Roman" w:hAnsi="Times New Roman"/>
          <w:sz w:val="24"/>
          <w:rPrChange w:id="1566" w:author="Sokol Çomo" w:date="2025-05-02T08:44:00Z">
            <w:rPr>
              <w:rFonts w:ascii="Times New Roman" w:hAnsi="Times New Roman"/>
              <w:color w:val="000000" w:themeColor="text1"/>
              <w:sz w:val="24"/>
            </w:rPr>
          </w:rPrChange>
        </w:rPr>
        <w:t>me situat</w:t>
      </w:r>
      <w:r w:rsidR="008F3AF5" w:rsidRPr="00223685">
        <w:rPr>
          <w:rFonts w:ascii="Times New Roman" w:hAnsi="Times New Roman"/>
          <w:sz w:val="24"/>
          <w:rPrChange w:id="156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68" w:author="Sokol Çomo" w:date="2025-05-02T08:44:00Z">
            <w:rPr>
              <w:rFonts w:ascii="Times New Roman" w:hAnsi="Times New Roman"/>
              <w:color w:val="000000" w:themeColor="text1"/>
              <w:sz w:val="24"/>
            </w:rPr>
          </w:rPrChange>
        </w:rPr>
        <w:t>n faktike t</w:t>
      </w:r>
      <w:r w:rsidR="008F3AF5" w:rsidRPr="00223685">
        <w:rPr>
          <w:rFonts w:ascii="Times New Roman" w:hAnsi="Times New Roman"/>
          <w:sz w:val="24"/>
          <w:rPrChange w:id="156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70" w:author="Sokol Çomo" w:date="2025-05-02T08:44:00Z">
            <w:rPr>
              <w:rFonts w:ascii="Times New Roman" w:hAnsi="Times New Roman"/>
              <w:color w:val="000000" w:themeColor="text1"/>
              <w:sz w:val="24"/>
            </w:rPr>
          </w:rPrChange>
        </w:rPr>
        <w:t xml:space="preserve"> regjistrimit t</w:t>
      </w:r>
      <w:r w:rsidR="008F3AF5" w:rsidRPr="00223685">
        <w:rPr>
          <w:rFonts w:ascii="Times New Roman" w:hAnsi="Times New Roman"/>
          <w:sz w:val="24"/>
          <w:rPrChange w:id="1571"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72" w:author="Sokol Çomo" w:date="2025-05-02T08:44:00Z">
            <w:rPr>
              <w:rFonts w:ascii="Times New Roman" w:hAnsi="Times New Roman"/>
              <w:color w:val="000000" w:themeColor="text1"/>
              <w:sz w:val="24"/>
            </w:rPr>
          </w:rPrChange>
        </w:rPr>
        <w:t xml:space="preserve"> sa</w:t>
      </w:r>
      <w:r w:rsidR="008F3AF5" w:rsidRPr="00223685">
        <w:rPr>
          <w:rFonts w:ascii="Times New Roman" w:hAnsi="Times New Roman"/>
          <w:sz w:val="24"/>
          <w:rPrChange w:id="1573" w:author="Sokol Çomo" w:date="2025-05-02T08:44:00Z">
            <w:rPr>
              <w:rFonts w:ascii="Times New Roman" w:hAnsi="Times New Roman"/>
              <w:color w:val="000000" w:themeColor="text1"/>
              <w:sz w:val="24"/>
            </w:rPr>
          </w:rPrChange>
        </w:rPr>
        <w:t>j</w:t>
      </w:r>
      <w:r w:rsidR="009A4FCC" w:rsidRPr="00223685">
        <w:rPr>
          <w:rFonts w:ascii="Times New Roman" w:hAnsi="Times New Roman"/>
          <w:sz w:val="24"/>
          <w:rPrChange w:id="1574" w:author="Sokol Çomo" w:date="2025-05-02T08:44:00Z">
            <w:rPr>
              <w:rFonts w:ascii="Times New Roman" w:hAnsi="Times New Roman"/>
              <w:color w:val="000000" w:themeColor="text1"/>
              <w:sz w:val="24"/>
            </w:rPr>
          </w:rPrChange>
        </w:rPr>
        <w:t xml:space="preserve"> n</w:t>
      </w:r>
      <w:r w:rsidR="008F3AF5" w:rsidRPr="00223685">
        <w:rPr>
          <w:rFonts w:ascii="Times New Roman" w:hAnsi="Times New Roman"/>
          <w:sz w:val="24"/>
          <w:rPrChange w:id="1575"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76" w:author="Sokol Çomo" w:date="2025-05-02T08:44:00Z">
            <w:rPr>
              <w:rFonts w:ascii="Times New Roman" w:hAnsi="Times New Roman"/>
              <w:color w:val="000000" w:themeColor="text1"/>
              <w:sz w:val="24"/>
            </w:rPr>
          </w:rPrChange>
        </w:rPr>
        <w:t xml:space="preserve"> at</w:t>
      </w:r>
      <w:r w:rsidR="008F3AF5" w:rsidRPr="00223685">
        <w:rPr>
          <w:rFonts w:ascii="Times New Roman" w:hAnsi="Times New Roman"/>
          <w:sz w:val="24"/>
          <w:rPrChange w:id="1577"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78" w:author="Sokol Çomo" w:date="2025-05-02T08:44:00Z">
            <w:rPr>
              <w:rFonts w:ascii="Times New Roman" w:hAnsi="Times New Roman"/>
              <w:color w:val="000000" w:themeColor="text1"/>
              <w:sz w:val="24"/>
            </w:rPr>
          </w:rPrChange>
        </w:rPr>
        <w:t xml:space="preserve"> koh</w:t>
      </w:r>
      <w:r w:rsidR="008F3AF5" w:rsidRPr="00223685">
        <w:rPr>
          <w:rFonts w:ascii="Times New Roman" w:hAnsi="Times New Roman"/>
          <w:sz w:val="24"/>
          <w:rPrChange w:id="1579"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80" w:author="Sokol Çomo" w:date="2025-05-02T08:44:00Z">
            <w:rPr>
              <w:rFonts w:ascii="Times New Roman" w:hAnsi="Times New Roman"/>
              <w:color w:val="000000" w:themeColor="text1"/>
              <w:sz w:val="24"/>
            </w:rPr>
          </w:rPrChange>
        </w:rPr>
        <w:t xml:space="preserve">. </w:t>
      </w:r>
      <w:r w:rsidR="002E756C" w:rsidRPr="00223685">
        <w:rPr>
          <w:rFonts w:ascii="Times New Roman" w:hAnsi="Times New Roman"/>
          <w:sz w:val="24"/>
          <w:rPrChange w:id="1581" w:author="Sokol Çomo" w:date="2025-05-02T08:44:00Z">
            <w:rPr>
              <w:rFonts w:ascii="Times New Roman" w:hAnsi="Times New Roman"/>
              <w:color w:val="000000" w:themeColor="text1"/>
              <w:sz w:val="24"/>
            </w:rPr>
          </w:rPrChange>
        </w:rPr>
        <w:t>Në këto kushte</w:t>
      </w:r>
      <w:r w:rsidR="00B82885" w:rsidRPr="00223685">
        <w:rPr>
          <w:rFonts w:ascii="Times New Roman" w:hAnsi="Times New Roman"/>
          <w:sz w:val="24"/>
          <w:rPrChange w:id="1582" w:author="Sokol Çomo" w:date="2025-05-02T08:44:00Z">
            <w:rPr>
              <w:rFonts w:ascii="Times New Roman" w:hAnsi="Times New Roman"/>
              <w:color w:val="000000" w:themeColor="text1"/>
              <w:sz w:val="24"/>
            </w:rPr>
          </w:rPrChange>
        </w:rPr>
        <w:t>, NJSHL vler</w:t>
      </w:r>
      <w:r w:rsidR="00BE68F9" w:rsidRPr="00223685">
        <w:rPr>
          <w:rFonts w:ascii="Times New Roman" w:hAnsi="Times New Roman"/>
          <w:sz w:val="24"/>
          <w:rPrChange w:id="1583" w:author="Sokol Çomo" w:date="2025-05-02T08:44:00Z">
            <w:rPr>
              <w:rFonts w:ascii="Times New Roman" w:hAnsi="Times New Roman"/>
              <w:color w:val="000000" w:themeColor="text1"/>
              <w:sz w:val="24"/>
            </w:rPr>
          </w:rPrChange>
        </w:rPr>
        <w:t>ë</w:t>
      </w:r>
      <w:r w:rsidR="00B82885" w:rsidRPr="00223685">
        <w:rPr>
          <w:rFonts w:ascii="Times New Roman" w:hAnsi="Times New Roman"/>
          <w:sz w:val="24"/>
          <w:rPrChange w:id="1584" w:author="Sokol Çomo" w:date="2025-05-02T08:44:00Z">
            <w:rPr>
              <w:rFonts w:ascii="Times New Roman" w:hAnsi="Times New Roman"/>
              <w:color w:val="000000" w:themeColor="text1"/>
              <w:sz w:val="24"/>
            </w:rPr>
          </w:rPrChange>
        </w:rPr>
        <w:t>son se</w:t>
      </w:r>
      <w:r w:rsidR="009A4FCC" w:rsidRPr="00223685">
        <w:rPr>
          <w:rFonts w:ascii="Times New Roman" w:hAnsi="Times New Roman"/>
          <w:sz w:val="24"/>
          <w:rPrChange w:id="1585" w:author="Sokol Çomo" w:date="2025-05-02T08:44:00Z">
            <w:rPr>
              <w:rFonts w:ascii="Times New Roman" w:hAnsi="Times New Roman"/>
              <w:color w:val="000000" w:themeColor="text1"/>
              <w:sz w:val="24"/>
            </w:rPr>
          </w:rPrChange>
        </w:rPr>
        <w:t xml:space="preserve"> nuk qëndron p</w:t>
      </w:r>
      <w:r w:rsidR="008F3AF5" w:rsidRPr="00223685">
        <w:rPr>
          <w:rFonts w:ascii="Times New Roman" w:hAnsi="Times New Roman"/>
          <w:sz w:val="24"/>
          <w:rPrChange w:id="1586"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87" w:author="Sokol Çomo" w:date="2025-05-02T08:44:00Z">
            <w:rPr>
              <w:rFonts w:ascii="Times New Roman" w:hAnsi="Times New Roman"/>
              <w:color w:val="000000" w:themeColor="text1"/>
              <w:sz w:val="24"/>
            </w:rPr>
          </w:rPrChange>
        </w:rPr>
        <w:t>rfundimi i arritur nga Komisioni p</w:t>
      </w:r>
      <w:r w:rsidR="008F3AF5" w:rsidRPr="00223685">
        <w:rPr>
          <w:rFonts w:ascii="Times New Roman" w:hAnsi="Times New Roman"/>
          <w:sz w:val="24"/>
          <w:rPrChange w:id="1588"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89" w:author="Sokol Çomo" w:date="2025-05-02T08:44:00Z">
            <w:rPr>
              <w:rFonts w:ascii="Times New Roman" w:hAnsi="Times New Roman"/>
              <w:color w:val="000000" w:themeColor="text1"/>
              <w:sz w:val="24"/>
            </w:rPr>
          </w:rPrChange>
        </w:rPr>
        <w:t>r deklarim t</w:t>
      </w:r>
      <w:r w:rsidR="008F3AF5" w:rsidRPr="00223685">
        <w:rPr>
          <w:rFonts w:ascii="Times New Roman" w:hAnsi="Times New Roman"/>
          <w:sz w:val="24"/>
          <w:rPrChange w:id="1590"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91" w:author="Sokol Çomo" w:date="2025-05-02T08:44:00Z">
            <w:rPr>
              <w:rFonts w:ascii="Times New Roman" w:hAnsi="Times New Roman"/>
              <w:color w:val="000000" w:themeColor="text1"/>
              <w:sz w:val="24"/>
            </w:rPr>
          </w:rPrChange>
        </w:rPr>
        <w:t xml:space="preserve"> rrem</w:t>
      </w:r>
      <w:r w:rsidR="008F3AF5" w:rsidRPr="00223685">
        <w:rPr>
          <w:rFonts w:ascii="Times New Roman" w:hAnsi="Times New Roman"/>
          <w:sz w:val="24"/>
          <w:rPrChange w:id="1592"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93" w:author="Sokol Çomo" w:date="2025-05-02T08:44:00Z">
            <w:rPr>
              <w:rFonts w:ascii="Times New Roman" w:hAnsi="Times New Roman"/>
              <w:color w:val="000000" w:themeColor="text1"/>
              <w:sz w:val="24"/>
            </w:rPr>
          </w:rPrChange>
        </w:rPr>
        <w:t xml:space="preserve"> n</w:t>
      </w:r>
      <w:r w:rsidR="008F3AF5" w:rsidRPr="00223685">
        <w:rPr>
          <w:rFonts w:ascii="Times New Roman" w:hAnsi="Times New Roman"/>
          <w:sz w:val="24"/>
          <w:rPrChange w:id="1594"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95" w:author="Sokol Çomo" w:date="2025-05-02T08:44:00Z">
            <w:rPr>
              <w:rFonts w:ascii="Times New Roman" w:hAnsi="Times New Roman"/>
              <w:color w:val="000000" w:themeColor="text1"/>
              <w:sz w:val="24"/>
            </w:rPr>
          </w:rPrChange>
        </w:rPr>
        <w:t xml:space="preserve"> formular</w:t>
      </w:r>
      <w:r w:rsidR="008F3AF5" w:rsidRPr="00223685">
        <w:rPr>
          <w:rFonts w:ascii="Times New Roman" w:hAnsi="Times New Roman"/>
          <w:sz w:val="24"/>
          <w:rPrChange w:id="1596" w:author="Sokol Çomo" w:date="2025-05-02T08:44:00Z">
            <w:rPr>
              <w:rFonts w:ascii="Times New Roman" w:hAnsi="Times New Roman"/>
              <w:color w:val="000000" w:themeColor="text1"/>
              <w:sz w:val="24"/>
            </w:rPr>
          </w:rPrChange>
        </w:rPr>
        <w:t>ë</w:t>
      </w:r>
      <w:r w:rsidR="009A4FCC" w:rsidRPr="00223685">
        <w:rPr>
          <w:rFonts w:ascii="Times New Roman" w:hAnsi="Times New Roman"/>
          <w:sz w:val="24"/>
          <w:rPrChange w:id="1597" w:author="Sokol Çomo" w:date="2025-05-02T08:44:00Z">
            <w:rPr>
              <w:rFonts w:ascii="Times New Roman" w:hAnsi="Times New Roman"/>
              <w:color w:val="000000" w:themeColor="text1"/>
              <w:sz w:val="24"/>
            </w:rPr>
          </w:rPrChange>
        </w:rPr>
        <w:t>t e ILDKPKI</w:t>
      </w:r>
      <w:r w:rsidR="008F3AF5" w:rsidRPr="00223685">
        <w:rPr>
          <w:rFonts w:ascii="Times New Roman" w:hAnsi="Times New Roman"/>
          <w:sz w:val="24"/>
          <w:rPrChange w:id="1598" w:author="Sokol Çomo" w:date="2025-05-02T08:44:00Z">
            <w:rPr>
              <w:rFonts w:ascii="Times New Roman" w:hAnsi="Times New Roman"/>
              <w:color w:val="000000" w:themeColor="text1"/>
              <w:sz w:val="24"/>
            </w:rPr>
          </w:rPrChange>
        </w:rPr>
        <w:t>-së.</w:t>
      </w:r>
    </w:p>
    <w:p w14:paraId="41619A79" w14:textId="77777777" w:rsidR="009A4FCC" w:rsidRPr="00DB24F5" w:rsidRDefault="009A4FCC" w:rsidP="009A4FCC">
      <w:pPr>
        <w:pStyle w:val="ListParagraph"/>
        <w:rPr>
          <w:rFonts w:ascii="Times New Roman" w:hAnsi="Times New Roman"/>
          <w:sz w:val="16"/>
          <w:rPrChange w:id="1599" w:author="Sokol Çomo" w:date="2025-05-02T08:44:00Z">
            <w:rPr>
              <w:rFonts w:ascii="Times New Roman" w:hAnsi="Times New Roman"/>
              <w:color w:val="000000" w:themeColor="text1"/>
              <w:sz w:val="16"/>
            </w:rPr>
          </w:rPrChange>
        </w:rPr>
      </w:pPr>
    </w:p>
    <w:p w14:paraId="7A2124AB" w14:textId="7FE73A71" w:rsidR="00A22386" w:rsidRPr="00DB24F5" w:rsidRDefault="008F3AF5" w:rsidP="002E756C">
      <w:pPr>
        <w:pStyle w:val="ListParagraph"/>
        <w:numPr>
          <w:ilvl w:val="1"/>
          <w:numId w:val="3"/>
        </w:numPr>
        <w:tabs>
          <w:tab w:val="left" w:pos="0"/>
        </w:tabs>
        <w:spacing w:before="0" w:after="0"/>
        <w:ind w:left="0" w:firstLine="0"/>
        <w:rPr>
          <w:rFonts w:ascii="Times New Roman" w:hAnsi="Times New Roman"/>
          <w:sz w:val="24"/>
          <w:rPrChange w:id="1600" w:author="Sokol Çomo" w:date="2025-05-02T08:44:00Z">
            <w:rPr>
              <w:rFonts w:ascii="Times New Roman" w:hAnsi="Times New Roman"/>
              <w:color w:val="000000" w:themeColor="text1"/>
              <w:sz w:val="24"/>
            </w:rPr>
          </w:rPrChange>
        </w:rPr>
      </w:pPr>
      <w:r w:rsidRPr="00DB24F5">
        <w:rPr>
          <w:rFonts w:ascii="Times New Roman" w:hAnsi="Times New Roman"/>
          <w:sz w:val="24"/>
          <w:rPrChange w:id="1601" w:author="Sokol Çomo" w:date="2025-05-02T08:44:00Z">
            <w:rPr>
              <w:rFonts w:ascii="Times New Roman" w:hAnsi="Times New Roman"/>
              <w:color w:val="000000" w:themeColor="text1"/>
              <w:sz w:val="24"/>
            </w:rPr>
          </w:rPrChange>
        </w:rPr>
        <w:t xml:space="preserve">Sa i takon </w:t>
      </w:r>
      <w:r w:rsidR="006540BE" w:rsidRPr="00DB24F5">
        <w:rPr>
          <w:rFonts w:ascii="Times New Roman" w:hAnsi="Times New Roman"/>
          <w:sz w:val="24"/>
          <w:rPrChange w:id="1602" w:author="Sokol Çomo" w:date="2025-05-02T08:44:00Z">
            <w:rPr>
              <w:rFonts w:ascii="Times New Roman" w:hAnsi="Times New Roman"/>
              <w:color w:val="000000" w:themeColor="text1"/>
              <w:sz w:val="24"/>
            </w:rPr>
          </w:rPrChange>
        </w:rPr>
        <w:t>kontrat</w:t>
      </w:r>
      <w:r w:rsidR="00CF4427" w:rsidRPr="00DB24F5">
        <w:rPr>
          <w:rFonts w:ascii="Times New Roman" w:hAnsi="Times New Roman"/>
          <w:sz w:val="24"/>
          <w:rPrChange w:id="1603" w:author="Sokol Çomo" w:date="2025-05-02T08:44:00Z">
            <w:rPr>
              <w:rFonts w:ascii="Times New Roman" w:hAnsi="Times New Roman"/>
              <w:color w:val="000000" w:themeColor="text1"/>
              <w:sz w:val="24"/>
            </w:rPr>
          </w:rPrChange>
        </w:rPr>
        <w:t>ë</w:t>
      </w:r>
      <w:r w:rsidRPr="00DB24F5">
        <w:rPr>
          <w:rFonts w:ascii="Times New Roman" w:hAnsi="Times New Roman"/>
          <w:sz w:val="24"/>
          <w:rPrChange w:id="1604" w:author="Sokol Çomo" w:date="2025-05-02T08:44:00Z">
            <w:rPr>
              <w:rFonts w:ascii="Times New Roman" w:hAnsi="Times New Roman"/>
              <w:color w:val="000000" w:themeColor="text1"/>
              <w:sz w:val="24"/>
            </w:rPr>
          </w:rPrChange>
        </w:rPr>
        <w:t>s së qirasë</w:t>
      </w:r>
      <w:r w:rsidR="006540BE" w:rsidRPr="00DB24F5">
        <w:rPr>
          <w:rFonts w:ascii="Times New Roman" w:hAnsi="Times New Roman"/>
          <w:sz w:val="24"/>
          <w:rPrChange w:id="1605"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1606" w:author="Sokol Çomo" w:date="2025-05-02T08:44:00Z">
            <w:rPr>
              <w:rFonts w:ascii="Times New Roman" w:hAnsi="Times New Roman"/>
              <w:color w:val="000000" w:themeColor="text1"/>
              <w:sz w:val="24"/>
            </w:rPr>
          </w:rPrChange>
        </w:rPr>
        <w:t xml:space="preserve">me z. </w:t>
      </w:r>
      <w:proofErr w:type="spellStart"/>
      <w:r w:rsidRPr="00DB24F5">
        <w:rPr>
          <w:rFonts w:ascii="Times New Roman" w:hAnsi="Times New Roman"/>
          <w:sz w:val="24"/>
          <w:rPrChange w:id="1607" w:author="Sokol Çomo" w:date="2025-05-02T08:44:00Z">
            <w:rPr>
              <w:rFonts w:ascii="Times New Roman" w:hAnsi="Times New Roman"/>
              <w:color w:val="000000" w:themeColor="text1"/>
              <w:sz w:val="24"/>
            </w:rPr>
          </w:rPrChange>
        </w:rPr>
        <w:t>Daniel</w:t>
      </w:r>
      <w:proofErr w:type="spellEnd"/>
      <w:r w:rsidRPr="00DB24F5">
        <w:rPr>
          <w:rFonts w:ascii="Times New Roman" w:hAnsi="Times New Roman"/>
          <w:sz w:val="24"/>
          <w:rPrChange w:id="1608" w:author="Sokol Çomo" w:date="2025-05-02T08:44:00Z">
            <w:rPr>
              <w:rFonts w:ascii="Times New Roman" w:hAnsi="Times New Roman"/>
              <w:color w:val="000000" w:themeColor="text1"/>
              <w:sz w:val="24"/>
            </w:rPr>
          </w:rPrChange>
        </w:rPr>
        <w:t xml:space="preserve"> Arapi, </w:t>
      </w:r>
      <w:r w:rsidR="006540BE" w:rsidRPr="00DB24F5">
        <w:rPr>
          <w:rFonts w:ascii="Times New Roman" w:hAnsi="Times New Roman"/>
          <w:sz w:val="24"/>
          <w:rPrChange w:id="1609" w:author="Sokol Çomo" w:date="2025-05-02T08:44:00Z">
            <w:rPr>
              <w:rFonts w:ascii="Times New Roman" w:hAnsi="Times New Roman"/>
              <w:color w:val="000000" w:themeColor="text1"/>
              <w:sz w:val="24"/>
            </w:rPr>
          </w:rPrChange>
        </w:rPr>
        <w:t xml:space="preserve">lidhur </w:t>
      </w:r>
      <w:r w:rsidR="00CF4427" w:rsidRPr="00DB24F5">
        <w:rPr>
          <w:rFonts w:ascii="Times New Roman" w:hAnsi="Times New Roman"/>
          <w:sz w:val="24"/>
          <w:rPrChange w:id="1610" w:author="Sokol Çomo" w:date="2025-05-02T08:44:00Z">
            <w:rPr>
              <w:rFonts w:ascii="Times New Roman" w:hAnsi="Times New Roman"/>
              <w:color w:val="000000" w:themeColor="text1"/>
              <w:sz w:val="24"/>
            </w:rPr>
          </w:rPrChange>
        </w:rPr>
        <w:t xml:space="preserve">me qëllim </w:t>
      </w:r>
      <w:r w:rsidR="006540BE" w:rsidRPr="00DB24F5">
        <w:rPr>
          <w:rFonts w:ascii="Times New Roman" w:hAnsi="Times New Roman"/>
          <w:sz w:val="24"/>
          <w:rPrChange w:id="1611" w:author="Sokol Çomo" w:date="2025-05-02T08:44:00Z">
            <w:rPr>
              <w:rFonts w:ascii="Times New Roman" w:hAnsi="Times New Roman"/>
              <w:color w:val="000000" w:themeColor="text1"/>
              <w:sz w:val="24"/>
            </w:rPr>
          </w:rPrChange>
        </w:rPr>
        <w:t>p</w:t>
      </w:r>
      <w:r w:rsidR="00CF4427" w:rsidRPr="00DB24F5">
        <w:rPr>
          <w:rFonts w:ascii="Times New Roman" w:hAnsi="Times New Roman"/>
          <w:sz w:val="24"/>
          <w:rPrChange w:id="1612" w:author="Sokol Çomo" w:date="2025-05-02T08:44:00Z">
            <w:rPr>
              <w:rFonts w:ascii="Times New Roman" w:hAnsi="Times New Roman"/>
              <w:color w:val="000000" w:themeColor="text1"/>
              <w:sz w:val="24"/>
            </w:rPr>
          </w:rPrChange>
        </w:rPr>
        <w:t>ë</w:t>
      </w:r>
      <w:r w:rsidR="006540BE" w:rsidRPr="00DB24F5">
        <w:rPr>
          <w:rFonts w:ascii="Times New Roman" w:hAnsi="Times New Roman"/>
          <w:sz w:val="24"/>
          <w:rPrChange w:id="1613" w:author="Sokol Çomo" w:date="2025-05-02T08:44:00Z">
            <w:rPr>
              <w:rFonts w:ascii="Times New Roman" w:hAnsi="Times New Roman"/>
              <w:color w:val="000000" w:themeColor="text1"/>
              <w:sz w:val="24"/>
            </w:rPr>
          </w:rPrChange>
        </w:rPr>
        <w:t>rmbushje</w:t>
      </w:r>
      <w:r w:rsidR="00CF4427" w:rsidRPr="00DB24F5">
        <w:rPr>
          <w:rFonts w:ascii="Times New Roman" w:hAnsi="Times New Roman"/>
          <w:sz w:val="24"/>
          <w:rPrChange w:id="1614" w:author="Sokol Çomo" w:date="2025-05-02T08:44:00Z">
            <w:rPr>
              <w:rFonts w:ascii="Times New Roman" w:hAnsi="Times New Roman"/>
              <w:color w:val="000000" w:themeColor="text1"/>
              <w:sz w:val="24"/>
            </w:rPr>
          </w:rPrChange>
        </w:rPr>
        <w:t>n</w:t>
      </w:r>
      <w:r w:rsidR="00A83033" w:rsidRPr="00DB24F5">
        <w:rPr>
          <w:rFonts w:ascii="Times New Roman" w:hAnsi="Times New Roman"/>
          <w:sz w:val="24"/>
          <w:rPrChange w:id="1615" w:author="Sokol Çomo" w:date="2025-05-02T08:44:00Z">
            <w:rPr>
              <w:rFonts w:ascii="Times New Roman" w:hAnsi="Times New Roman"/>
              <w:color w:val="000000" w:themeColor="text1"/>
              <w:sz w:val="24"/>
            </w:rPr>
          </w:rPrChange>
        </w:rPr>
        <w:t xml:space="preserve"> </w:t>
      </w:r>
      <w:r w:rsidR="00CF4427" w:rsidRPr="00DB24F5">
        <w:rPr>
          <w:rFonts w:ascii="Times New Roman" w:hAnsi="Times New Roman"/>
          <w:sz w:val="24"/>
          <w:rPrChange w:id="1616" w:author="Sokol Çomo" w:date="2025-05-02T08:44:00Z">
            <w:rPr>
              <w:rFonts w:ascii="Times New Roman" w:hAnsi="Times New Roman"/>
              <w:color w:val="000000" w:themeColor="text1"/>
              <w:sz w:val="24"/>
            </w:rPr>
          </w:rPrChange>
        </w:rPr>
        <w:t>e</w:t>
      </w:r>
      <w:r w:rsidR="00A83033" w:rsidRPr="00DB24F5">
        <w:rPr>
          <w:rFonts w:ascii="Times New Roman" w:hAnsi="Times New Roman"/>
          <w:sz w:val="24"/>
          <w:rPrChange w:id="1617" w:author="Sokol Çomo" w:date="2025-05-02T08:44:00Z">
            <w:rPr>
              <w:rFonts w:ascii="Times New Roman" w:hAnsi="Times New Roman"/>
              <w:color w:val="000000" w:themeColor="text1"/>
              <w:sz w:val="24"/>
            </w:rPr>
          </w:rPrChange>
        </w:rPr>
        <w:t xml:space="preserve"> </w:t>
      </w:r>
      <w:r w:rsidR="006540BE" w:rsidRPr="00DB24F5">
        <w:rPr>
          <w:rFonts w:ascii="Times New Roman" w:hAnsi="Times New Roman"/>
          <w:sz w:val="24"/>
          <w:rPrChange w:id="1618" w:author="Sokol Çomo" w:date="2025-05-02T08:44:00Z">
            <w:rPr>
              <w:rFonts w:ascii="Times New Roman" w:hAnsi="Times New Roman"/>
              <w:color w:val="000000" w:themeColor="text1"/>
              <w:sz w:val="24"/>
            </w:rPr>
          </w:rPrChange>
        </w:rPr>
        <w:t>kritereve p</w:t>
      </w:r>
      <w:r w:rsidR="00CF4427" w:rsidRPr="00DB24F5">
        <w:rPr>
          <w:rFonts w:ascii="Times New Roman" w:hAnsi="Times New Roman"/>
          <w:sz w:val="24"/>
          <w:rPrChange w:id="1619" w:author="Sokol Çomo" w:date="2025-05-02T08:44:00Z">
            <w:rPr>
              <w:rFonts w:ascii="Times New Roman" w:hAnsi="Times New Roman"/>
              <w:color w:val="000000" w:themeColor="text1"/>
              <w:sz w:val="24"/>
            </w:rPr>
          </w:rPrChange>
        </w:rPr>
        <w:t>ë</w:t>
      </w:r>
      <w:r w:rsidR="006540BE" w:rsidRPr="00DB24F5">
        <w:rPr>
          <w:rFonts w:ascii="Times New Roman" w:hAnsi="Times New Roman"/>
          <w:sz w:val="24"/>
          <w:rPrChange w:id="1620" w:author="Sokol Çomo" w:date="2025-05-02T08:44:00Z">
            <w:rPr>
              <w:rFonts w:ascii="Times New Roman" w:hAnsi="Times New Roman"/>
              <w:color w:val="000000" w:themeColor="text1"/>
              <w:sz w:val="24"/>
            </w:rPr>
          </w:rPrChange>
        </w:rPr>
        <w:t>r transferimin n</w:t>
      </w:r>
      <w:r w:rsidR="00CF4427" w:rsidRPr="00DB24F5">
        <w:rPr>
          <w:rFonts w:ascii="Times New Roman" w:hAnsi="Times New Roman"/>
          <w:sz w:val="24"/>
          <w:rPrChange w:id="1621" w:author="Sokol Çomo" w:date="2025-05-02T08:44:00Z">
            <w:rPr>
              <w:rFonts w:ascii="Times New Roman" w:hAnsi="Times New Roman"/>
              <w:color w:val="000000" w:themeColor="text1"/>
              <w:sz w:val="24"/>
            </w:rPr>
          </w:rPrChange>
        </w:rPr>
        <w:t>ë</w:t>
      </w:r>
      <w:r w:rsidR="006540BE" w:rsidRPr="00DB24F5">
        <w:rPr>
          <w:rFonts w:ascii="Times New Roman" w:hAnsi="Times New Roman"/>
          <w:sz w:val="24"/>
          <w:rPrChange w:id="1622" w:author="Sokol Çomo" w:date="2025-05-02T08:44:00Z">
            <w:rPr>
              <w:rFonts w:ascii="Times New Roman" w:hAnsi="Times New Roman"/>
              <w:color w:val="000000" w:themeColor="text1"/>
              <w:sz w:val="24"/>
            </w:rPr>
          </w:rPrChange>
        </w:rPr>
        <w:t xml:space="preserve"> d</w:t>
      </w:r>
      <w:r w:rsidR="0036773F" w:rsidRPr="00DB24F5">
        <w:rPr>
          <w:rFonts w:ascii="Times New Roman" w:hAnsi="Times New Roman"/>
          <w:sz w:val="24"/>
          <w:rPrChange w:id="1623" w:author="Sokol Çomo" w:date="2025-05-02T08:44:00Z">
            <w:rPr>
              <w:rFonts w:ascii="Times New Roman" w:hAnsi="Times New Roman"/>
              <w:color w:val="000000" w:themeColor="text1"/>
              <w:sz w:val="24"/>
            </w:rPr>
          </w:rPrChange>
        </w:rPr>
        <w:t>etyr</w:t>
      </w:r>
      <w:r w:rsidR="00FC3EAF" w:rsidRPr="00DB24F5">
        <w:rPr>
          <w:rFonts w:ascii="Times New Roman" w:hAnsi="Times New Roman"/>
          <w:sz w:val="24"/>
          <w:rPrChange w:id="1624" w:author="Sokol Çomo" w:date="2025-05-02T08:44:00Z">
            <w:rPr>
              <w:rFonts w:ascii="Times New Roman" w:hAnsi="Times New Roman"/>
              <w:color w:val="000000" w:themeColor="text1"/>
              <w:sz w:val="24"/>
            </w:rPr>
          </w:rPrChange>
        </w:rPr>
        <w:t>ë</w:t>
      </w:r>
      <w:r w:rsidR="0036773F" w:rsidRPr="00DB24F5">
        <w:rPr>
          <w:rFonts w:ascii="Times New Roman" w:hAnsi="Times New Roman"/>
          <w:sz w:val="24"/>
          <w:rPrChange w:id="1625" w:author="Sokol Çomo" w:date="2025-05-02T08:44:00Z">
            <w:rPr>
              <w:rFonts w:ascii="Times New Roman" w:hAnsi="Times New Roman"/>
              <w:color w:val="000000" w:themeColor="text1"/>
              <w:sz w:val="24"/>
            </w:rPr>
          </w:rPrChange>
        </w:rPr>
        <w:t xml:space="preserve"> n</w:t>
      </w:r>
      <w:r w:rsidR="00FC3EAF" w:rsidRPr="00DB24F5">
        <w:rPr>
          <w:rFonts w:ascii="Times New Roman" w:hAnsi="Times New Roman"/>
          <w:sz w:val="24"/>
          <w:rPrChange w:id="1626" w:author="Sokol Çomo" w:date="2025-05-02T08:44:00Z">
            <w:rPr>
              <w:rFonts w:ascii="Times New Roman" w:hAnsi="Times New Roman"/>
              <w:color w:val="000000" w:themeColor="text1"/>
              <w:sz w:val="24"/>
            </w:rPr>
          </w:rPrChange>
        </w:rPr>
        <w:t>ë</w:t>
      </w:r>
      <w:r w:rsidR="0036773F" w:rsidRPr="00DB24F5">
        <w:rPr>
          <w:rFonts w:ascii="Times New Roman" w:hAnsi="Times New Roman"/>
          <w:sz w:val="24"/>
          <w:rPrChange w:id="1627" w:author="Sokol Çomo" w:date="2025-05-02T08:44:00Z">
            <w:rPr>
              <w:rFonts w:ascii="Times New Roman" w:hAnsi="Times New Roman"/>
              <w:color w:val="000000" w:themeColor="text1"/>
              <w:sz w:val="24"/>
            </w:rPr>
          </w:rPrChange>
        </w:rPr>
        <w:t xml:space="preserve"> nj</w:t>
      </w:r>
      <w:r w:rsidR="00FC3EAF" w:rsidRPr="00DB24F5">
        <w:rPr>
          <w:rFonts w:ascii="Times New Roman" w:hAnsi="Times New Roman"/>
          <w:sz w:val="24"/>
          <w:rPrChange w:id="1628" w:author="Sokol Çomo" w:date="2025-05-02T08:44:00Z">
            <w:rPr>
              <w:rFonts w:ascii="Times New Roman" w:hAnsi="Times New Roman"/>
              <w:color w:val="000000" w:themeColor="text1"/>
              <w:sz w:val="24"/>
            </w:rPr>
          </w:rPrChange>
        </w:rPr>
        <w:t>ë</w:t>
      </w:r>
      <w:r w:rsidR="0036773F" w:rsidRPr="00DB24F5">
        <w:rPr>
          <w:rFonts w:ascii="Times New Roman" w:hAnsi="Times New Roman"/>
          <w:sz w:val="24"/>
          <w:rPrChange w:id="1629" w:author="Sokol Çomo" w:date="2025-05-02T08:44:00Z">
            <w:rPr>
              <w:rFonts w:ascii="Times New Roman" w:hAnsi="Times New Roman"/>
              <w:color w:val="000000" w:themeColor="text1"/>
              <w:sz w:val="24"/>
            </w:rPr>
          </w:rPrChange>
        </w:rPr>
        <w:t xml:space="preserve"> rr</w:t>
      </w:r>
      <w:r w:rsidR="00FC3EAF" w:rsidRPr="00DB24F5">
        <w:rPr>
          <w:rFonts w:ascii="Times New Roman" w:hAnsi="Times New Roman"/>
          <w:sz w:val="24"/>
          <w:rPrChange w:id="1630" w:author="Sokol Çomo" w:date="2025-05-02T08:44:00Z">
            <w:rPr>
              <w:rFonts w:ascii="Times New Roman" w:hAnsi="Times New Roman"/>
              <w:color w:val="000000" w:themeColor="text1"/>
              <w:sz w:val="24"/>
            </w:rPr>
          </w:rPrChange>
        </w:rPr>
        <w:t>e</w:t>
      </w:r>
      <w:r w:rsidR="0036773F" w:rsidRPr="00DB24F5">
        <w:rPr>
          <w:rFonts w:ascii="Times New Roman" w:hAnsi="Times New Roman"/>
          <w:sz w:val="24"/>
          <w:rPrChange w:id="1631" w:author="Sokol Çomo" w:date="2025-05-02T08:44:00Z">
            <w:rPr>
              <w:rFonts w:ascii="Times New Roman" w:hAnsi="Times New Roman"/>
              <w:color w:val="000000" w:themeColor="text1"/>
              <w:sz w:val="24"/>
            </w:rPr>
          </w:rPrChange>
        </w:rPr>
        <w:t>th tjet</w:t>
      </w:r>
      <w:r w:rsidR="00FC3EAF" w:rsidRPr="00DB24F5">
        <w:rPr>
          <w:rFonts w:ascii="Times New Roman" w:hAnsi="Times New Roman"/>
          <w:sz w:val="24"/>
          <w:rPrChange w:id="1632" w:author="Sokol Çomo" w:date="2025-05-02T08:44:00Z">
            <w:rPr>
              <w:rFonts w:ascii="Times New Roman" w:hAnsi="Times New Roman"/>
              <w:color w:val="000000" w:themeColor="text1"/>
              <w:sz w:val="24"/>
            </w:rPr>
          </w:rPrChange>
        </w:rPr>
        <w:t>ë</w:t>
      </w:r>
      <w:r w:rsidR="0036773F" w:rsidRPr="00DB24F5">
        <w:rPr>
          <w:rFonts w:ascii="Times New Roman" w:hAnsi="Times New Roman"/>
          <w:sz w:val="24"/>
          <w:rPrChange w:id="1633" w:author="Sokol Çomo" w:date="2025-05-02T08:44:00Z">
            <w:rPr>
              <w:rFonts w:ascii="Times New Roman" w:hAnsi="Times New Roman"/>
              <w:color w:val="000000" w:themeColor="text1"/>
              <w:sz w:val="24"/>
            </w:rPr>
          </w:rPrChange>
        </w:rPr>
        <w:t>r</w:t>
      </w:r>
      <w:r w:rsidR="006540BE" w:rsidRPr="00DB24F5">
        <w:rPr>
          <w:rFonts w:ascii="Times New Roman" w:hAnsi="Times New Roman"/>
          <w:sz w:val="24"/>
          <w:rPrChange w:id="1634" w:author="Sokol Çomo" w:date="2025-05-02T08:44:00Z">
            <w:rPr>
              <w:rFonts w:ascii="Times New Roman" w:hAnsi="Times New Roman"/>
              <w:color w:val="000000" w:themeColor="text1"/>
              <w:sz w:val="24"/>
            </w:rPr>
          </w:rPrChange>
        </w:rPr>
        <w:t>, NJSHL vler</w:t>
      </w:r>
      <w:r w:rsidR="00CF4427" w:rsidRPr="00DB24F5">
        <w:rPr>
          <w:rFonts w:ascii="Times New Roman" w:hAnsi="Times New Roman"/>
          <w:sz w:val="24"/>
          <w:rPrChange w:id="1635" w:author="Sokol Çomo" w:date="2025-05-02T08:44:00Z">
            <w:rPr>
              <w:rFonts w:ascii="Times New Roman" w:hAnsi="Times New Roman"/>
              <w:color w:val="000000" w:themeColor="text1"/>
              <w:sz w:val="24"/>
            </w:rPr>
          </w:rPrChange>
        </w:rPr>
        <w:t>ë</w:t>
      </w:r>
      <w:r w:rsidR="006540BE" w:rsidRPr="00DB24F5">
        <w:rPr>
          <w:rFonts w:ascii="Times New Roman" w:hAnsi="Times New Roman"/>
          <w:sz w:val="24"/>
          <w:rPrChange w:id="1636" w:author="Sokol Çomo" w:date="2025-05-02T08:44:00Z">
            <w:rPr>
              <w:rFonts w:ascii="Times New Roman" w:hAnsi="Times New Roman"/>
              <w:color w:val="000000" w:themeColor="text1"/>
              <w:sz w:val="24"/>
            </w:rPr>
          </w:rPrChange>
        </w:rPr>
        <w:t xml:space="preserve">son se </w:t>
      </w:r>
      <w:r w:rsidR="00E36D51" w:rsidRPr="00DB24F5">
        <w:rPr>
          <w:rFonts w:ascii="Times New Roman" w:hAnsi="Times New Roman"/>
          <w:sz w:val="24"/>
          <w:rPrChange w:id="1637" w:author="Sokol Çomo" w:date="2025-05-02T08:44:00Z">
            <w:rPr>
              <w:rFonts w:ascii="Times New Roman" w:hAnsi="Times New Roman"/>
              <w:color w:val="000000" w:themeColor="text1"/>
              <w:sz w:val="24"/>
            </w:rPr>
          </w:rPrChange>
        </w:rPr>
        <w:t>n</w:t>
      </w:r>
      <w:r w:rsidR="00CF4427" w:rsidRPr="00DB24F5">
        <w:rPr>
          <w:rFonts w:ascii="Times New Roman" w:hAnsi="Times New Roman"/>
          <w:sz w:val="24"/>
          <w:rPrChange w:id="1638" w:author="Sokol Çomo" w:date="2025-05-02T08:44:00Z">
            <w:rPr>
              <w:rFonts w:ascii="Times New Roman" w:hAnsi="Times New Roman"/>
              <w:color w:val="000000" w:themeColor="text1"/>
              <w:sz w:val="24"/>
            </w:rPr>
          </w:rPrChange>
        </w:rPr>
        <w:t>ë</w:t>
      </w:r>
      <w:r w:rsidR="00E36D51" w:rsidRPr="00DB24F5">
        <w:rPr>
          <w:rFonts w:ascii="Times New Roman" w:hAnsi="Times New Roman"/>
          <w:sz w:val="24"/>
          <w:rPrChange w:id="1639" w:author="Sokol Çomo" w:date="2025-05-02T08:44:00Z">
            <w:rPr>
              <w:rFonts w:ascii="Times New Roman" w:hAnsi="Times New Roman"/>
              <w:color w:val="000000" w:themeColor="text1"/>
              <w:sz w:val="24"/>
            </w:rPr>
          </w:rPrChange>
        </w:rPr>
        <w:t>nshkrim</w:t>
      </w:r>
      <w:r w:rsidRPr="00DB24F5">
        <w:rPr>
          <w:rFonts w:ascii="Times New Roman" w:hAnsi="Times New Roman"/>
          <w:sz w:val="24"/>
          <w:rPrChange w:id="1640" w:author="Sokol Çomo" w:date="2025-05-02T08:44:00Z">
            <w:rPr>
              <w:rFonts w:ascii="Times New Roman" w:hAnsi="Times New Roman"/>
              <w:color w:val="000000" w:themeColor="text1"/>
              <w:sz w:val="24"/>
            </w:rPr>
          </w:rPrChange>
        </w:rPr>
        <w:t>i i</w:t>
      </w:r>
      <w:r w:rsidR="00E36D51" w:rsidRPr="00DB24F5">
        <w:rPr>
          <w:rFonts w:ascii="Times New Roman" w:hAnsi="Times New Roman"/>
          <w:sz w:val="24"/>
          <w:rPrChange w:id="1641" w:author="Sokol Çomo" w:date="2025-05-02T08:44:00Z">
            <w:rPr>
              <w:rFonts w:ascii="Times New Roman" w:hAnsi="Times New Roman"/>
              <w:color w:val="000000" w:themeColor="text1"/>
              <w:sz w:val="24"/>
            </w:rPr>
          </w:rPrChange>
        </w:rPr>
        <w:t xml:space="preserve"> k</w:t>
      </w:r>
      <w:r w:rsidR="00CF4427" w:rsidRPr="00DB24F5">
        <w:rPr>
          <w:rFonts w:ascii="Times New Roman" w:hAnsi="Times New Roman"/>
          <w:sz w:val="24"/>
          <w:rPrChange w:id="1642" w:author="Sokol Çomo" w:date="2025-05-02T08:44:00Z">
            <w:rPr>
              <w:rFonts w:ascii="Times New Roman" w:hAnsi="Times New Roman"/>
              <w:color w:val="000000" w:themeColor="text1"/>
              <w:sz w:val="24"/>
            </w:rPr>
          </w:rPrChange>
        </w:rPr>
        <w:t>ë</w:t>
      </w:r>
      <w:r w:rsidR="00E36D51" w:rsidRPr="00DB24F5">
        <w:rPr>
          <w:rFonts w:ascii="Times New Roman" w:hAnsi="Times New Roman"/>
          <w:sz w:val="24"/>
          <w:rPrChange w:id="1643" w:author="Sokol Çomo" w:date="2025-05-02T08:44:00Z">
            <w:rPr>
              <w:rFonts w:ascii="Times New Roman" w:hAnsi="Times New Roman"/>
              <w:color w:val="000000" w:themeColor="text1"/>
              <w:sz w:val="24"/>
            </w:rPr>
          </w:rPrChange>
        </w:rPr>
        <w:t>saj kontrate</w:t>
      </w:r>
      <w:r w:rsidR="00BE68F9" w:rsidRPr="00DB24F5">
        <w:rPr>
          <w:rFonts w:ascii="Times New Roman" w:hAnsi="Times New Roman"/>
          <w:sz w:val="24"/>
          <w:rPrChange w:id="1644" w:author="Sokol Çomo" w:date="2025-05-02T08:44:00Z">
            <w:rPr>
              <w:rFonts w:ascii="Times New Roman" w:hAnsi="Times New Roman"/>
              <w:color w:val="000000" w:themeColor="text1"/>
              <w:sz w:val="24"/>
            </w:rPr>
          </w:rPrChange>
        </w:rPr>
        <w:t xml:space="preserve"> fiktive</w:t>
      </w:r>
      <w:r w:rsidR="00D72864" w:rsidRPr="00DB24F5">
        <w:rPr>
          <w:rFonts w:ascii="Times New Roman" w:hAnsi="Times New Roman"/>
          <w:sz w:val="24"/>
          <w:rPrChange w:id="1645" w:author="Sokol Çomo" w:date="2025-05-02T08:44:00Z">
            <w:rPr>
              <w:rFonts w:ascii="Times New Roman" w:hAnsi="Times New Roman"/>
              <w:color w:val="000000" w:themeColor="text1"/>
              <w:sz w:val="24"/>
            </w:rPr>
          </w:rPrChange>
        </w:rPr>
        <w:t xml:space="preserve">, </w:t>
      </w:r>
      <w:r w:rsidR="00FE6F70" w:rsidRPr="00DB24F5">
        <w:rPr>
          <w:rFonts w:ascii="Times New Roman" w:hAnsi="Times New Roman"/>
          <w:sz w:val="24"/>
          <w:rPrChange w:id="1646" w:author="Sokol Çomo" w:date="2025-05-02T08:44:00Z">
            <w:rPr>
              <w:rFonts w:ascii="Times New Roman" w:hAnsi="Times New Roman"/>
              <w:color w:val="000000" w:themeColor="text1"/>
              <w:sz w:val="24"/>
            </w:rPr>
          </w:rPrChange>
        </w:rPr>
        <w:t>me q</w:t>
      </w:r>
      <w:r w:rsidR="002D6228" w:rsidRPr="00DB24F5">
        <w:rPr>
          <w:rFonts w:ascii="Times New Roman" w:hAnsi="Times New Roman"/>
          <w:sz w:val="24"/>
          <w:rPrChange w:id="1647"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48" w:author="Sokol Çomo" w:date="2025-05-02T08:44:00Z">
            <w:rPr>
              <w:rFonts w:ascii="Times New Roman" w:hAnsi="Times New Roman"/>
              <w:color w:val="000000" w:themeColor="text1"/>
              <w:sz w:val="24"/>
            </w:rPr>
          </w:rPrChange>
        </w:rPr>
        <w:t>llim p</w:t>
      </w:r>
      <w:r w:rsidR="002D6228" w:rsidRPr="00DB24F5">
        <w:rPr>
          <w:rFonts w:ascii="Times New Roman" w:hAnsi="Times New Roman"/>
          <w:sz w:val="24"/>
          <w:rPrChange w:id="1649"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50" w:author="Sokol Çomo" w:date="2025-05-02T08:44:00Z">
            <w:rPr>
              <w:rFonts w:ascii="Times New Roman" w:hAnsi="Times New Roman"/>
              <w:color w:val="000000" w:themeColor="text1"/>
              <w:sz w:val="24"/>
            </w:rPr>
          </w:rPrChange>
        </w:rPr>
        <w:t>rfitimin e transferimit t</w:t>
      </w:r>
      <w:r w:rsidR="002D6228" w:rsidRPr="00DB24F5">
        <w:rPr>
          <w:rFonts w:ascii="Times New Roman" w:hAnsi="Times New Roman"/>
          <w:sz w:val="24"/>
          <w:rPrChange w:id="1651"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52" w:author="Sokol Çomo" w:date="2025-05-02T08:44:00Z">
            <w:rPr>
              <w:rFonts w:ascii="Times New Roman" w:hAnsi="Times New Roman"/>
              <w:color w:val="000000" w:themeColor="text1"/>
              <w:sz w:val="24"/>
            </w:rPr>
          </w:rPrChange>
        </w:rPr>
        <w:t xml:space="preserve"> saj </w:t>
      </w:r>
      <w:r w:rsidRPr="00DB24F5">
        <w:rPr>
          <w:rFonts w:ascii="Times New Roman" w:hAnsi="Times New Roman"/>
          <w:sz w:val="24"/>
          <w:rPrChange w:id="1653" w:author="Sokol Çomo" w:date="2025-05-02T08:44:00Z">
            <w:rPr>
              <w:rFonts w:ascii="Times New Roman" w:hAnsi="Times New Roman"/>
              <w:color w:val="000000" w:themeColor="text1"/>
              <w:sz w:val="24"/>
            </w:rPr>
          </w:rPrChange>
        </w:rPr>
        <w:t>me</w:t>
      </w:r>
      <w:r w:rsidR="00FE6F70" w:rsidRPr="00DB24F5">
        <w:rPr>
          <w:rFonts w:ascii="Times New Roman" w:hAnsi="Times New Roman"/>
          <w:sz w:val="24"/>
          <w:rPrChange w:id="1654" w:author="Sokol Çomo" w:date="2025-05-02T08:44:00Z">
            <w:rPr>
              <w:rFonts w:ascii="Times New Roman" w:hAnsi="Times New Roman"/>
              <w:color w:val="000000" w:themeColor="text1"/>
              <w:sz w:val="24"/>
            </w:rPr>
          </w:rPrChange>
        </w:rPr>
        <w:t xml:space="preserve"> detyr</w:t>
      </w:r>
      <w:r w:rsidR="002D6228" w:rsidRPr="00DB24F5">
        <w:rPr>
          <w:rFonts w:ascii="Times New Roman" w:hAnsi="Times New Roman"/>
          <w:sz w:val="24"/>
          <w:rPrChange w:id="1655"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56" w:author="Sokol Çomo" w:date="2025-05-02T08:44:00Z">
            <w:rPr>
              <w:rFonts w:ascii="Times New Roman" w:hAnsi="Times New Roman"/>
              <w:color w:val="000000" w:themeColor="text1"/>
              <w:sz w:val="24"/>
            </w:rPr>
          </w:rPrChange>
        </w:rPr>
        <w:t xml:space="preserve"> n</w:t>
      </w:r>
      <w:r w:rsidR="002D6228" w:rsidRPr="00DB24F5">
        <w:rPr>
          <w:rFonts w:ascii="Times New Roman" w:hAnsi="Times New Roman"/>
          <w:sz w:val="24"/>
          <w:rPrChange w:id="1657"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58" w:author="Sokol Çomo" w:date="2025-05-02T08:44:00Z">
            <w:rPr>
              <w:rFonts w:ascii="Times New Roman" w:hAnsi="Times New Roman"/>
              <w:color w:val="000000" w:themeColor="text1"/>
              <w:sz w:val="24"/>
            </w:rPr>
          </w:rPrChange>
        </w:rPr>
        <w:t xml:space="preserve"> Gjykat</w:t>
      </w:r>
      <w:r w:rsidR="002D6228" w:rsidRPr="00DB24F5">
        <w:rPr>
          <w:rFonts w:ascii="Times New Roman" w:hAnsi="Times New Roman"/>
          <w:sz w:val="24"/>
          <w:rPrChange w:id="1659" w:author="Sokol Çomo" w:date="2025-05-02T08:44:00Z">
            <w:rPr>
              <w:rFonts w:ascii="Times New Roman" w:hAnsi="Times New Roman"/>
              <w:color w:val="000000" w:themeColor="text1"/>
              <w:sz w:val="24"/>
            </w:rPr>
          </w:rPrChange>
        </w:rPr>
        <w:t>ë</w:t>
      </w:r>
      <w:r w:rsidR="00FE6F70" w:rsidRPr="00DB24F5">
        <w:rPr>
          <w:rFonts w:ascii="Times New Roman" w:hAnsi="Times New Roman"/>
          <w:sz w:val="24"/>
          <w:rPrChange w:id="1660" w:author="Sokol Çomo" w:date="2025-05-02T08:44:00Z">
            <w:rPr>
              <w:rFonts w:ascii="Times New Roman" w:hAnsi="Times New Roman"/>
              <w:color w:val="000000" w:themeColor="text1"/>
              <w:sz w:val="24"/>
            </w:rPr>
          </w:rPrChange>
        </w:rPr>
        <w:t>n e</w:t>
      </w:r>
      <w:r w:rsidR="00226037" w:rsidRPr="00DB24F5">
        <w:rPr>
          <w:rFonts w:ascii="Times New Roman" w:hAnsi="Times New Roman"/>
          <w:sz w:val="24"/>
          <w:rPrChange w:id="1661" w:author="Sokol Çomo" w:date="2025-05-02T08:44:00Z">
            <w:rPr>
              <w:rFonts w:ascii="Times New Roman" w:hAnsi="Times New Roman"/>
              <w:color w:val="000000" w:themeColor="text1"/>
              <w:sz w:val="24"/>
            </w:rPr>
          </w:rPrChange>
        </w:rPr>
        <w:t xml:space="preserve"> </w:t>
      </w:r>
      <w:del w:id="1662" w:author="Sokol Çomo" w:date="2025-05-02T08:44:00Z">
        <w:r w:rsidR="00FE6F70">
          <w:rPr>
            <w:rFonts w:ascii="Times New Roman" w:eastAsia="Times New Roman" w:hAnsi="Times New Roman" w:cs="Times New Roman"/>
            <w:bCs/>
            <w:color w:val="000000" w:themeColor="text1"/>
            <w:sz w:val="24"/>
            <w:szCs w:val="24"/>
          </w:rPr>
          <w:delText>Tiran</w:delText>
        </w:r>
        <w:r w:rsidR="002D6228">
          <w:rPr>
            <w:rFonts w:ascii="Times New Roman" w:eastAsia="Times New Roman" w:hAnsi="Times New Roman" w:cs="Times New Roman"/>
            <w:bCs/>
            <w:color w:val="000000" w:themeColor="text1"/>
            <w:sz w:val="24"/>
            <w:szCs w:val="24"/>
          </w:rPr>
          <w:delText>ë</w:delText>
        </w:r>
        <w:r w:rsidR="00FE6F70">
          <w:rPr>
            <w:rFonts w:ascii="Times New Roman" w:eastAsia="Times New Roman" w:hAnsi="Times New Roman" w:cs="Times New Roman"/>
            <w:bCs/>
            <w:color w:val="000000" w:themeColor="text1"/>
            <w:sz w:val="24"/>
            <w:szCs w:val="24"/>
          </w:rPr>
          <w:delText>s</w:delText>
        </w:r>
      </w:del>
      <w:ins w:id="1663" w:author="Sokol Çomo" w:date="2025-05-02T08:44:00Z">
        <w:r w:rsidR="00226037" w:rsidRPr="00DB24F5">
          <w:rPr>
            <w:rFonts w:ascii="Times New Roman" w:eastAsia="Times New Roman" w:hAnsi="Times New Roman" w:cs="Times New Roman"/>
            <w:bCs/>
            <w:sz w:val="24"/>
            <w:szCs w:val="24"/>
          </w:rPr>
          <w:t xml:space="preserve">Rrethi Gjyqësor </w:t>
        </w:r>
        <w:r w:rsidR="00FE6F70" w:rsidRPr="00DB24F5">
          <w:rPr>
            <w:rFonts w:ascii="Times New Roman" w:eastAsia="Times New Roman" w:hAnsi="Times New Roman" w:cs="Times New Roman"/>
            <w:bCs/>
            <w:sz w:val="24"/>
            <w:szCs w:val="24"/>
          </w:rPr>
          <w:t xml:space="preserve"> Tiran</w:t>
        </w:r>
        <w:r w:rsidR="002D6228" w:rsidRPr="00DB24F5">
          <w:rPr>
            <w:rFonts w:ascii="Times New Roman" w:eastAsia="Times New Roman" w:hAnsi="Times New Roman" w:cs="Times New Roman"/>
            <w:bCs/>
            <w:sz w:val="24"/>
            <w:szCs w:val="24"/>
          </w:rPr>
          <w:t>ë</w:t>
        </w:r>
      </w:ins>
      <w:r w:rsidR="00A64CEF" w:rsidRPr="00DB24F5">
        <w:rPr>
          <w:rFonts w:ascii="Times New Roman" w:hAnsi="Times New Roman"/>
          <w:sz w:val="24"/>
          <w:rPrChange w:id="1664" w:author="Sokol Çomo" w:date="2025-05-02T08:44:00Z">
            <w:rPr>
              <w:rFonts w:ascii="Times New Roman" w:hAnsi="Times New Roman"/>
              <w:color w:val="000000" w:themeColor="text1"/>
              <w:sz w:val="24"/>
            </w:rPr>
          </w:rPrChange>
        </w:rPr>
        <w:t>,</w:t>
      </w:r>
      <w:r w:rsidRPr="00DB24F5">
        <w:rPr>
          <w:rFonts w:ascii="Times New Roman" w:hAnsi="Times New Roman"/>
          <w:sz w:val="24"/>
          <w:rPrChange w:id="1665" w:author="Sokol Çomo" w:date="2025-05-02T08:44:00Z">
            <w:rPr>
              <w:rFonts w:ascii="Times New Roman" w:hAnsi="Times New Roman"/>
              <w:color w:val="000000" w:themeColor="text1"/>
              <w:sz w:val="24"/>
            </w:rPr>
          </w:rPrChange>
        </w:rPr>
        <w:t xml:space="preserve"> përbën një element i cili </w:t>
      </w:r>
      <w:r w:rsidR="00CF4427" w:rsidRPr="00DB24F5">
        <w:rPr>
          <w:rFonts w:ascii="Times New Roman" w:hAnsi="Times New Roman"/>
          <w:sz w:val="24"/>
          <w:rPrChange w:id="1666" w:author="Sokol Çomo" w:date="2025-05-02T08:44:00Z">
            <w:rPr>
              <w:rFonts w:ascii="Times New Roman" w:hAnsi="Times New Roman"/>
              <w:color w:val="000000" w:themeColor="text1"/>
              <w:sz w:val="24"/>
            </w:rPr>
          </w:rPrChange>
        </w:rPr>
        <w:t>merito</w:t>
      </w:r>
      <w:r w:rsidRPr="00DB24F5">
        <w:rPr>
          <w:rFonts w:ascii="Times New Roman" w:hAnsi="Times New Roman"/>
          <w:sz w:val="24"/>
          <w:rPrChange w:id="1667" w:author="Sokol Çomo" w:date="2025-05-02T08:44:00Z">
            <w:rPr>
              <w:rFonts w:ascii="Times New Roman" w:hAnsi="Times New Roman"/>
              <w:color w:val="000000" w:themeColor="text1"/>
              <w:sz w:val="24"/>
            </w:rPr>
          </w:rPrChange>
        </w:rPr>
        <w:t>n të trajtohet</w:t>
      </w:r>
      <w:r w:rsidR="00CF4427" w:rsidRPr="00DB24F5">
        <w:rPr>
          <w:rFonts w:ascii="Times New Roman" w:hAnsi="Times New Roman"/>
          <w:sz w:val="24"/>
          <w:rPrChange w:id="1668" w:author="Sokol Çomo" w:date="2025-05-02T08:44:00Z">
            <w:rPr>
              <w:rFonts w:ascii="Times New Roman" w:hAnsi="Times New Roman"/>
              <w:color w:val="000000" w:themeColor="text1"/>
              <w:sz w:val="24"/>
            </w:rPr>
          </w:rPrChange>
        </w:rPr>
        <w:t xml:space="preserve"> si</w:t>
      </w:r>
      <w:r w:rsidR="00A64CEF" w:rsidRPr="00DB24F5">
        <w:rPr>
          <w:rFonts w:ascii="Times New Roman" w:hAnsi="Times New Roman"/>
          <w:sz w:val="24"/>
          <w:rPrChange w:id="1669" w:author="Sokol Çomo" w:date="2025-05-02T08:44:00Z">
            <w:rPr>
              <w:rFonts w:ascii="Times New Roman" w:hAnsi="Times New Roman"/>
              <w:color w:val="000000" w:themeColor="text1"/>
              <w:sz w:val="24"/>
            </w:rPr>
          </w:rPrChange>
        </w:rPr>
        <w:t xml:space="preserve"> shkelje</w:t>
      </w:r>
      <w:r w:rsidR="00B82885" w:rsidRPr="00DB24F5">
        <w:rPr>
          <w:rFonts w:ascii="Times New Roman" w:hAnsi="Times New Roman"/>
          <w:sz w:val="24"/>
          <w:rPrChange w:id="1670" w:author="Sokol Çomo" w:date="2025-05-02T08:44:00Z">
            <w:rPr>
              <w:rFonts w:ascii="Times New Roman" w:hAnsi="Times New Roman"/>
              <w:color w:val="000000" w:themeColor="text1"/>
              <w:sz w:val="24"/>
            </w:rPr>
          </w:rPrChange>
        </w:rPr>
        <w:t xml:space="preserve"> e </w:t>
      </w:r>
      <w:r w:rsidR="0081553C" w:rsidRPr="00DB24F5">
        <w:rPr>
          <w:rFonts w:ascii="Times New Roman" w:hAnsi="Times New Roman"/>
          <w:sz w:val="24"/>
          <w:rPrChange w:id="1671" w:author="Sokol Çomo" w:date="2025-05-02T08:44:00Z">
            <w:rPr>
              <w:rFonts w:ascii="Times New Roman" w:hAnsi="Times New Roman"/>
              <w:color w:val="000000" w:themeColor="text1"/>
              <w:sz w:val="24"/>
            </w:rPr>
          </w:rPrChange>
        </w:rPr>
        <w:t>etik</w:t>
      </w:r>
      <w:r w:rsidR="00A6438C" w:rsidRPr="00DB24F5">
        <w:rPr>
          <w:rFonts w:ascii="Times New Roman" w:hAnsi="Times New Roman"/>
          <w:sz w:val="24"/>
          <w:rPrChange w:id="1672" w:author="Sokol Çomo" w:date="2025-05-02T08:44:00Z">
            <w:rPr>
              <w:rFonts w:ascii="Times New Roman" w:hAnsi="Times New Roman"/>
              <w:color w:val="000000" w:themeColor="text1"/>
              <w:sz w:val="24"/>
            </w:rPr>
          </w:rPrChange>
        </w:rPr>
        <w:t>ë</w:t>
      </w:r>
      <w:r w:rsidR="0081553C" w:rsidRPr="00DB24F5">
        <w:rPr>
          <w:rFonts w:ascii="Times New Roman" w:hAnsi="Times New Roman"/>
          <w:sz w:val="24"/>
          <w:rPrChange w:id="1673" w:author="Sokol Çomo" w:date="2025-05-02T08:44:00Z">
            <w:rPr>
              <w:rFonts w:ascii="Times New Roman" w:hAnsi="Times New Roman"/>
              <w:color w:val="000000" w:themeColor="text1"/>
              <w:sz w:val="24"/>
            </w:rPr>
          </w:rPrChange>
        </w:rPr>
        <w:t>s dhe parimeve p</w:t>
      </w:r>
      <w:r w:rsidR="00A6438C" w:rsidRPr="00DB24F5">
        <w:rPr>
          <w:rFonts w:ascii="Times New Roman" w:hAnsi="Times New Roman"/>
          <w:sz w:val="24"/>
          <w:rPrChange w:id="1674" w:author="Sokol Çomo" w:date="2025-05-02T08:44:00Z">
            <w:rPr>
              <w:rFonts w:ascii="Times New Roman" w:hAnsi="Times New Roman"/>
              <w:color w:val="000000" w:themeColor="text1"/>
              <w:sz w:val="24"/>
            </w:rPr>
          </w:rPrChange>
        </w:rPr>
        <w:t>ë</w:t>
      </w:r>
      <w:r w:rsidR="0081553C" w:rsidRPr="00DB24F5">
        <w:rPr>
          <w:rFonts w:ascii="Times New Roman" w:hAnsi="Times New Roman"/>
          <w:sz w:val="24"/>
          <w:rPrChange w:id="1675" w:author="Sokol Çomo" w:date="2025-05-02T08:44:00Z">
            <w:rPr>
              <w:rFonts w:ascii="Times New Roman" w:hAnsi="Times New Roman"/>
              <w:color w:val="000000" w:themeColor="text1"/>
              <w:sz w:val="24"/>
            </w:rPr>
          </w:rPrChange>
        </w:rPr>
        <w:t>r sjelljen e gjyqtar</w:t>
      </w:r>
      <w:r w:rsidR="00A6438C" w:rsidRPr="00DB24F5">
        <w:rPr>
          <w:rFonts w:ascii="Times New Roman" w:hAnsi="Times New Roman"/>
          <w:sz w:val="24"/>
          <w:rPrChange w:id="1676" w:author="Sokol Çomo" w:date="2025-05-02T08:44:00Z">
            <w:rPr>
              <w:rFonts w:ascii="Times New Roman" w:hAnsi="Times New Roman"/>
              <w:color w:val="000000" w:themeColor="text1"/>
              <w:sz w:val="24"/>
            </w:rPr>
          </w:rPrChange>
        </w:rPr>
        <w:t>ë</w:t>
      </w:r>
      <w:r w:rsidR="0081553C" w:rsidRPr="00DB24F5">
        <w:rPr>
          <w:rFonts w:ascii="Times New Roman" w:hAnsi="Times New Roman"/>
          <w:sz w:val="24"/>
          <w:rPrChange w:id="1677" w:author="Sokol Çomo" w:date="2025-05-02T08:44:00Z">
            <w:rPr>
              <w:rFonts w:ascii="Times New Roman" w:hAnsi="Times New Roman"/>
              <w:color w:val="000000" w:themeColor="text1"/>
              <w:sz w:val="24"/>
            </w:rPr>
          </w:rPrChange>
        </w:rPr>
        <w:t>ve</w:t>
      </w:r>
      <w:r w:rsidRPr="00DB24F5">
        <w:rPr>
          <w:rFonts w:ascii="Times New Roman" w:hAnsi="Times New Roman"/>
          <w:sz w:val="24"/>
          <w:rPrChange w:id="1678" w:author="Sokol Çomo" w:date="2025-05-02T08:44:00Z">
            <w:rPr>
              <w:rFonts w:ascii="Times New Roman" w:hAnsi="Times New Roman"/>
              <w:color w:val="000000" w:themeColor="text1"/>
              <w:sz w:val="24"/>
            </w:rPr>
          </w:rPrChange>
        </w:rPr>
        <w:t xml:space="preserve">, </w:t>
      </w:r>
      <w:r w:rsidR="0081553C" w:rsidRPr="00DB24F5">
        <w:rPr>
          <w:rFonts w:ascii="Times New Roman" w:hAnsi="Times New Roman"/>
          <w:sz w:val="24"/>
          <w:rPrChange w:id="1679" w:author="Sokol Çomo" w:date="2025-05-02T08:44:00Z">
            <w:rPr>
              <w:rFonts w:ascii="Times New Roman" w:hAnsi="Times New Roman"/>
              <w:color w:val="000000" w:themeColor="text1"/>
              <w:sz w:val="24"/>
            </w:rPr>
          </w:rPrChange>
        </w:rPr>
        <w:t xml:space="preserve"> </w:t>
      </w:r>
      <w:r w:rsidRPr="00DB24F5">
        <w:rPr>
          <w:rFonts w:ascii="Times New Roman" w:hAnsi="Times New Roman"/>
          <w:sz w:val="24"/>
          <w:rPrChange w:id="1680" w:author="Sokol Çomo" w:date="2025-05-02T08:44:00Z">
            <w:rPr>
              <w:rFonts w:ascii="Times New Roman" w:hAnsi="Times New Roman"/>
              <w:color w:val="000000" w:themeColor="text1"/>
              <w:sz w:val="24"/>
            </w:rPr>
          </w:rPrChange>
        </w:rPr>
        <w:t>m</w:t>
      </w:r>
      <w:r w:rsidR="00A83033" w:rsidRPr="00DB24F5">
        <w:rPr>
          <w:rFonts w:ascii="Times New Roman" w:hAnsi="Times New Roman"/>
          <w:sz w:val="24"/>
          <w:rPrChange w:id="1681" w:author="Sokol Çomo" w:date="2025-05-02T08:44:00Z">
            <w:rPr>
              <w:rFonts w:ascii="Times New Roman" w:hAnsi="Times New Roman"/>
              <w:color w:val="000000" w:themeColor="text1"/>
              <w:sz w:val="24"/>
            </w:rPr>
          </w:rPrChange>
        </w:rPr>
        <w:t>egjithat</w:t>
      </w:r>
      <w:r w:rsidR="00CF4427" w:rsidRPr="00DB24F5">
        <w:rPr>
          <w:rFonts w:ascii="Times New Roman" w:hAnsi="Times New Roman"/>
          <w:sz w:val="24"/>
          <w:rPrChange w:id="1682" w:author="Sokol Çomo" w:date="2025-05-02T08:44:00Z">
            <w:rPr>
              <w:rFonts w:ascii="Times New Roman" w:hAnsi="Times New Roman"/>
              <w:color w:val="000000" w:themeColor="text1"/>
              <w:sz w:val="24"/>
            </w:rPr>
          </w:rPrChange>
        </w:rPr>
        <w:t>ë</w:t>
      </w:r>
      <w:r w:rsidR="00A83033" w:rsidRPr="00DB24F5">
        <w:rPr>
          <w:rFonts w:ascii="Times New Roman" w:hAnsi="Times New Roman"/>
          <w:sz w:val="24"/>
          <w:rPrChange w:id="1683" w:author="Sokol Çomo" w:date="2025-05-02T08:44:00Z">
            <w:rPr>
              <w:rFonts w:ascii="Times New Roman" w:hAnsi="Times New Roman"/>
              <w:color w:val="000000" w:themeColor="text1"/>
              <w:sz w:val="24"/>
            </w:rPr>
          </w:rPrChange>
        </w:rPr>
        <w:t>,</w:t>
      </w:r>
      <w:r w:rsidR="00CF4427" w:rsidRPr="00DB24F5">
        <w:rPr>
          <w:rFonts w:ascii="Times New Roman" w:hAnsi="Times New Roman"/>
          <w:sz w:val="24"/>
          <w:rPrChange w:id="1684" w:author="Sokol Çomo" w:date="2025-05-02T08:44:00Z">
            <w:rPr>
              <w:rFonts w:ascii="Times New Roman" w:hAnsi="Times New Roman"/>
              <w:color w:val="000000" w:themeColor="text1"/>
              <w:sz w:val="24"/>
            </w:rPr>
          </w:rPrChange>
        </w:rPr>
        <w:t xml:space="preserve"> </w:t>
      </w:r>
      <w:r w:rsidR="00D72864" w:rsidRPr="00DB24F5">
        <w:rPr>
          <w:rFonts w:ascii="Times New Roman" w:hAnsi="Times New Roman"/>
          <w:sz w:val="24"/>
          <w:rPrChange w:id="1685" w:author="Sokol Çomo" w:date="2025-05-02T08:44:00Z">
            <w:rPr>
              <w:rFonts w:ascii="Times New Roman" w:hAnsi="Times New Roman"/>
              <w:color w:val="000000" w:themeColor="text1"/>
              <w:sz w:val="24"/>
            </w:rPr>
          </w:rPrChange>
        </w:rPr>
        <w:t>NJSHL v</w:t>
      </w:r>
      <w:r w:rsidR="002D6228" w:rsidRPr="00DB24F5">
        <w:rPr>
          <w:rFonts w:ascii="Times New Roman" w:hAnsi="Times New Roman"/>
          <w:sz w:val="24"/>
          <w:rPrChange w:id="1686" w:author="Sokol Çomo" w:date="2025-05-02T08:44:00Z">
            <w:rPr>
              <w:rFonts w:ascii="Times New Roman" w:hAnsi="Times New Roman"/>
              <w:color w:val="000000" w:themeColor="text1"/>
              <w:sz w:val="24"/>
            </w:rPr>
          </w:rPrChange>
        </w:rPr>
        <w:t>ë</w:t>
      </w:r>
      <w:r w:rsidR="00D72864" w:rsidRPr="00DB24F5">
        <w:rPr>
          <w:rFonts w:ascii="Times New Roman" w:hAnsi="Times New Roman"/>
          <w:sz w:val="24"/>
          <w:rPrChange w:id="1687" w:author="Sokol Çomo" w:date="2025-05-02T08:44:00Z">
            <w:rPr>
              <w:rFonts w:ascii="Times New Roman" w:hAnsi="Times New Roman"/>
              <w:color w:val="000000" w:themeColor="text1"/>
              <w:sz w:val="24"/>
            </w:rPr>
          </w:rPrChange>
        </w:rPr>
        <w:t>ren se</w:t>
      </w:r>
      <w:r w:rsidR="00BE68F9" w:rsidRPr="00DB24F5">
        <w:rPr>
          <w:rFonts w:ascii="Times New Roman" w:hAnsi="Times New Roman"/>
          <w:sz w:val="24"/>
          <w:rPrChange w:id="1688" w:author="Sokol Çomo" w:date="2025-05-02T08:44:00Z">
            <w:rPr>
              <w:rFonts w:ascii="Times New Roman" w:hAnsi="Times New Roman"/>
              <w:color w:val="000000" w:themeColor="text1"/>
              <w:sz w:val="24"/>
            </w:rPr>
          </w:rPrChange>
        </w:rPr>
        <w:t>,</w:t>
      </w:r>
      <w:r w:rsidR="00CF4427" w:rsidRPr="00DB24F5">
        <w:rPr>
          <w:rFonts w:ascii="Times New Roman" w:hAnsi="Times New Roman"/>
          <w:sz w:val="24"/>
          <w:rPrChange w:id="1689" w:author="Sokol Çomo" w:date="2025-05-02T08:44:00Z">
            <w:rPr>
              <w:rFonts w:ascii="Times New Roman" w:hAnsi="Times New Roman"/>
              <w:color w:val="000000" w:themeColor="text1"/>
              <w:sz w:val="24"/>
            </w:rPr>
          </w:rPrChange>
        </w:rPr>
        <w:t xml:space="preserve"> </w:t>
      </w:r>
      <w:r w:rsidR="00E36D51" w:rsidRPr="00DB24F5">
        <w:rPr>
          <w:rFonts w:ascii="Times New Roman" w:hAnsi="Times New Roman"/>
          <w:sz w:val="24"/>
          <w:rPrChange w:id="1690" w:author="Sokol Çomo" w:date="2025-05-02T08:44:00Z">
            <w:rPr>
              <w:rFonts w:ascii="Times New Roman" w:hAnsi="Times New Roman"/>
              <w:color w:val="000000" w:themeColor="text1"/>
              <w:sz w:val="24"/>
            </w:rPr>
          </w:rPrChange>
        </w:rPr>
        <w:t>Kodi</w:t>
      </w:r>
      <w:r w:rsidR="0081553C" w:rsidRPr="00DB24F5">
        <w:rPr>
          <w:rFonts w:ascii="Times New Roman" w:hAnsi="Times New Roman"/>
          <w:sz w:val="24"/>
          <w:rPrChange w:id="1691" w:author="Sokol Çomo" w:date="2025-05-02T08:44:00Z">
            <w:rPr>
              <w:rFonts w:ascii="Times New Roman" w:hAnsi="Times New Roman"/>
              <w:color w:val="000000" w:themeColor="text1"/>
              <w:sz w:val="24"/>
            </w:rPr>
          </w:rPrChange>
        </w:rPr>
        <w:t xml:space="preserve"> </w:t>
      </w:r>
      <w:r w:rsidR="00BE68F9" w:rsidRPr="00DB24F5">
        <w:rPr>
          <w:rFonts w:ascii="Times New Roman" w:hAnsi="Times New Roman"/>
          <w:sz w:val="24"/>
          <w:rPrChange w:id="1692" w:author="Sokol Çomo" w:date="2025-05-02T08:44:00Z">
            <w:rPr>
              <w:rFonts w:ascii="Times New Roman" w:hAnsi="Times New Roman"/>
              <w:color w:val="000000" w:themeColor="text1"/>
              <w:sz w:val="24"/>
            </w:rPr>
          </w:rPrChange>
        </w:rPr>
        <w:t xml:space="preserve">i </w:t>
      </w:r>
      <w:r w:rsidR="00E36D51" w:rsidRPr="00DB24F5">
        <w:rPr>
          <w:rFonts w:ascii="Times New Roman" w:hAnsi="Times New Roman"/>
          <w:sz w:val="24"/>
          <w:rPrChange w:id="1693" w:author="Sokol Çomo" w:date="2025-05-02T08:44:00Z">
            <w:rPr>
              <w:rFonts w:ascii="Times New Roman" w:hAnsi="Times New Roman"/>
              <w:color w:val="000000" w:themeColor="text1"/>
              <w:sz w:val="24"/>
            </w:rPr>
          </w:rPrChange>
        </w:rPr>
        <w:t>Etikës Gjyqësore</w:t>
      </w:r>
      <w:r w:rsidR="0081553C" w:rsidRPr="00DB24F5">
        <w:rPr>
          <w:rFonts w:ascii="Times New Roman" w:hAnsi="Times New Roman"/>
          <w:sz w:val="24"/>
          <w:rPrChange w:id="1694" w:author="Sokol Çomo" w:date="2025-05-02T08:44:00Z">
            <w:rPr>
              <w:rFonts w:ascii="Times New Roman" w:hAnsi="Times New Roman"/>
              <w:color w:val="000000" w:themeColor="text1"/>
              <w:sz w:val="24"/>
            </w:rPr>
          </w:rPrChange>
        </w:rPr>
        <w:t xml:space="preserve"> merret në konsideratë në kuadër të vlerësimit etik dhe profesional të </w:t>
      </w:r>
      <w:r w:rsidR="00CF1D7F" w:rsidRPr="00DB24F5">
        <w:rPr>
          <w:rFonts w:ascii="Times New Roman" w:hAnsi="Times New Roman"/>
          <w:sz w:val="24"/>
          <w:rPrChange w:id="1695" w:author="Sokol Çomo" w:date="2025-05-02T08:44:00Z">
            <w:rPr>
              <w:rFonts w:ascii="Times New Roman" w:hAnsi="Times New Roman"/>
              <w:color w:val="000000" w:themeColor="text1"/>
              <w:sz w:val="24"/>
            </w:rPr>
          </w:rPrChange>
        </w:rPr>
        <w:t>gjyqtarit</w:t>
      </w:r>
      <w:r w:rsidR="00BE68F9" w:rsidRPr="00DB24F5">
        <w:rPr>
          <w:rFonts w:ascii="Times New Roman" w:hAnsi="Times New Roman"/>
          <w:sz w:val="24"/>
          <w:rPrChange w:id="1696" w:author="Sokol Çomo" w:date="2025-05-02T08:44:00Z">
            <w:rPr>
              <w:rFonts w:ascii="Times New Roman" w:hAnsi="Times New Roman"/>
              <w:color w:val="000000" w:themeColor="text1"/>
              <w:sz w:val="24"/>
            </w:rPr>
          </w:rPrChange>
        </w:rPr>
        <w:t>,</w:t>
      </w:r>
      <w:r w:rsidR="0081553C" w:rsidRPr="00DB24F5">
        <w:rPr>
          <w:rFonts w:ascii="Times New Roman" w:hAnsi="Times New Roman"/>
          <w:sz w:val="24"/>
          <w:rPrChange w:id="1697" w:author="Sokol Çomo" w:date="2025-05-02T08:44:00Z">
            <w:rPr>
              <w:rFonts w:ascii="Times New Roman" w:hAnsi="Times New Roman"/>
              <w:color w:val="000000" w:themeColor="text1"/>
              <w:sz w:val="24"/>
            </w:rPr>
          </w:rPrChange>
        </w:rPr>
        <w:t xml:space="preserve"> </w:t>
      </w:r>
      <w:r w:rsidR="00D72864" w:rsidRPr="00DB24F5">
        <w:rPr>
          <w:rFonts w:ascii="Times New Roman" w:hAnsi="Times New Roman"/>
          <w:sz w:val="24"/>
          <w:rPrChange w:id="1698" w:author="Sokol Çomo" w:date="2025-05-02T08:44:00Z">
            <w:rPr>
              <w:rFonts w:ascii="Times New Roman" w:hAnsi="Times New Roman"/>
              <w:color w:val="000000" w:themeColor="text1"/>
              <w:sz w:val="24"/>
            </w:rPr>
          </w:rPrChange>
        </w:rPr>
        <w:t>megjithat</w:t>
      </w:r>
      <w:r w:rsidR="002D6228" w:rsidRPr="00DB24F5">
        <w:rPr>
          <w:rFonts w:ascii="Times New Roman" w:hAnsi="Times New Roman"/>
          <w:sz w:val="24"/>
          <w:rPrChange w:id="1699" w:author="Sokol Çomo" w:date="2025-05-02T08:44:00Z">
            <w:rPr>
              <w:rFonts w:ascii="Times New Roman" w:hAnsi="Times New Roman"/>
              <w:color w:val="000000" w:themeColor="text1"/>
              <w:sz w:val="24"/>
            </w:rPr>
          </w:rPrChange>
        </w:rPr>
        <w:t>ë</w:t>
      </w:r>
      <w:r w:rsidR="0081553C" w:rsidRPr="00DB24F5">
        <w:rPr>
          <w:rFonts w:ascii="Times New Roman" w:hAnsi="Times New Roman"/>
          <w:sz w:val="24"/>
          <w:rPrChange w:id="1700" w:author="Sokol Çomo" w:date="2025-05-02T08:44:00Z">
            <w:rPr>
              <w:rFonts w:ascii="Times New Roman" w:hAnsi="Times New Roman"/>
              <w:color w:val="000000" w:themeColor="text1"/>
              <w:sz w:val="24"/>
            </w:rPr>
          </w:rPrChange>
        </w:rPr>
        <w:t xml:space="preserve"> jo çdo shkelje e rregullave etike, </w:t>
      </w:r>
      <w:proofErr w:type="spellStart"/>
      <w:r w:rsidR="0081553C" w:rsidRPr="00DB24F5">
        <w:rPr>
          <w:rFonts w:ascii="Times New Roman" w:hAnsi="Times New Roman"/>
          <w:sz w:val="24"/>
          <w:rPrChange w:id="1701" w:author="Sokol Çomo" w:date="2025-05-02T08:44:00Z">
            <w:rPr>
              <w:rFonts w:ascii="Times New Roman" w:hAnsi="Times New Roman"/>
              <w:color w:val="000000" w:themeColor="text1"/>
              <w:sz w:val="24"/>
            </w:rPr>
          </w:rPrChange>
        </w:rPr>
        <w:t>passjell</w:t>
      </w:r>
      <w:proofErr w:type="spellEnd"/>
      <w:r w:rsidR="0081553C" w:rsidRPr="00DB24F5">
        <w:rPr>
          <w:rFonts w:ascii="Times New Roman" w:hAnsi="Times New Roman"/>
          <w:sz w:val="24"/>
          <w:rPrChange w:id="1702" w:author="Sokol Çomo" w:date="2025-05-02T08:44:00Z">
            <w:rPr>
              <w:rFonts w:ascii="Times New Roman" w:hAnsi="Times New Roman"/>
              <w:color w:val="000000" w:themeColor="text1"/>
              <w:sz w:val="24"/>
            </w:rPr>
          </w:rPrChange>
        </w:rPr>
        <w:t xml:space="preserve"> procedim disiplinor dhe jo çdo mosrespektim i </w:t>
      </w:r>
      <w:r w:rsidR="002D6228" w:rsidRPr="00DB24F5">
        <w:rPr>
          <w:rFonts w:ascii="Times New Roman" w:hAnsi="Times New Roman"/>
          <w:sz w:val="24"/>
          <w:rPrChange w:id="1703" w:author="Sokol Çomo" w:date="2025-05-02T08:44:00Z">
            <w:rPr>
              <w:rFonts w:ascii="Times New Roman" w:hAnsi="Times New Roman"/>
              <w:color w:val="000000" w:themeColor="text1"/>
              <w:sz w:val="24"/>
            </w:rPr>
          </w:rPrChange>
        </w:rPr>
        <w:t xml:space="preserve"> rregullave të etikës dhe </w:t>
      </w:r>
      <w:r w:rsidR="0081553C" w:rsidRPr="00DB24F5">
        <w:rPr>
          <w:rFonts w:ascii="Times New Roman" w:hAnsi="Times New Roman"/>
          <w:sz w:val="24"/>
          <w:rPrChange w:id="1704" w:author="Sokol Çomo" w:date="2025-05-02T08:44:00Z">
            <w:rPr>
              <w:rFonts w:ascii="Times New Roman" w:hAnsi="Times New Roman"/>
              <w:color w:val="000000" w:themeColor="text1"/>
              <w:sz w:val="24"/>
            </w:rPr>
          </w:rPrChange>
        </w:rPr>
        <w:t>parimeve përbën sjellje të gabuar apo ndikon në besimin e publikut në integritetin e gjyqësorit.</w:t>
      </w:r>
      <w:r w:rsidR="00CF4427" w:rsidRPr="00DB24F5">
        <w:rPr>
          <w:rFonts w:ascii="Times New Roman" w:hAnsi="Times New Roman"/>
          <w:sz w:val="24"/>
          <w:rPrChange w:id="1705" w:author="Sokol Çomo" w:date="2025-05-02T08:44:00Z">
            <w:rPr>
              <w:rFonts w:ascii="Times New Roman" w:hAnsi="Times New Roman"/>
              <w:color w:val="000000" w:themeColor="text1"/>
              <w:sz w:val="24"/>
            </w:rPr>
          </w:rPrChange>
        </w:rPr>
        <w:t xml:space="preserve"> </w:t>
      </w:r>
      <w:r w:rsidR="004E63DA" w:rsidRPr="00DB24F5">
        <w:rPr>
          <w:rFonts w:ascii="Times New Roman" w:hAnsi="Times New Roman"/>
          <w:sz w:val="24"/>
          <w:rPrChange w:id="1706" w:author="Sokol Çomo" w:date="2025-05-02T08:44:00Z">
            <w:rPr>
              <w:rFonts w:ascii="Times New Roman" w:hAnsi="Times New Roman"/>
              <w:color w:val="000000" w:themeColor="text1"/>
              <w:sz w:val="24"/>
            </w:rPr>
          </w:rPrChange>
        </w:rPr>
        <w:t>P</w:t>
      </w:r>
      <w:r w:rsidR="00CF4427" w:rsidRPr="00DB24F5">
        <w:rPr>
          <w:rFonts w:ascii="Times New Roman" w:hAnsi="Times New Roman"/>
          <w:sz w:val="24"/>
          <w:rPrChange w:id="1707"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08" w:author="Sokol Çomo" w:date="2025-05-02T08:44:00Z">
            <w:rPr>
              <w:rFonts w:ascii="Times New Roman" w:hAnsi="Times New Roman"/>
              <w:color w:val="000000" w:themeColor="text1"/>
              <w:sz w:val="24"/>
            </w:rPr>
          </w:rPrChange>
        </w:rPr>
        <w:t>r sa m</w:t>
      </w:r>
      <w:r w:rsidR="00CF4427" w:rsidRPr="00DB24F5">
        <w:rPr>
          <w:rFonts w:ascii="Times New Roman" w:hAnsi="Times New Roman"/>
          <w:sz w:val="24"/>
          <w:rPrChange w:id="1709"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10" w:author="Sokol Çomo" w:date="2025-05-02T08:44:00Z">
            <w:rPr>
              <w:rFonts w:ascii="Times New Roman" w:hAnsi="Times New Roman"/>
              <w:color w:val="000000" w:themeColor="text1"/>
              <w:sz w:val="24"/>
            </w:rPr>
          </w:rPrChange>
        </w:rPr>
        <w:t xml:space="preserve"> sip</w:t>
      </w:r>
      <w:r w:rsidR="00CF4427" w:rsidRPr="00DB24F5">
        <w:rPr>
          <w:rFonts w:ascii="Times New Roman" w:hAnsi="Times New Roman"/>
          <w:sz w:val="24"/>
          <w:rPrChange w:id="1711"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12" w:author="Sokol Çomo" w:date="2025-05-02T08:44:00Z">
            <w:rPr>
              <w:rFonts w:ascii="Times New Roman" w:hAnsi="Times New Roman"/>
              <w:color w:val="000000" w:themeColor="text1"/>
              <w:sz w:val="24"/>
            </w:rPr>
          </w:rPrChange>
        </w:rPr>
        <w:t>r NJSHL e l</w:t>
      </w:r>
      <w:r w:rsidR="00CF4427" w:rsidRPr="00DB24F5">
        <w:rPr>
          <w:rFonts w:ascii="Times New Roman" w:hAnsi="Times New Roman"/>
          <w:sz w:val="24"/>
          <w:rPrChange w:id="1713"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14" w:author="Sokol Çomo" w:date="2025-05-02T08:44:00Z">
            <w:rPr>
              <w:rFonts w:ascii="Times New Roman" w:hAnsi="Times New Roman"/>
              <w:color w:val="000000" w:themeColor="text1"/>
              <w:sz w:val="24"/>
            </w:rPr>
          </w:rPrChange>
        </w:rPr>
        <w:t xml:space="preserve"> n</w:t>
      </w:r>
      <w:r w:rsidR="00CF4427" w:rsidRPr="00DB24F5">
        <w:rPr>
          <w:rFonts w:ascii="Times New Roman" w:hAnsi="Times New Roman"/>
          <w:sz w:val="24"/>
          <w:rPrChange w:id="1715"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16" w:author="Sokol Çomo" w:date="2025-05-02T08:44:00Z">
            <w:rPr>
              <w:rFonts w:ascii="Times New Roman" w:hAnsi="Times New Roman"/>
              <w:color w:val="000000" w:themeColor="text1"/>
              <w:sz w:val="24"/>
            </w:rPr>
          </w:rPrChange>
        </w:rPr>
        <w:t xml:space="preserve"> vler</w:t>
      </w:r>
      <w:r w:rsidR="00CF4427" w:rsidRPr="00DB24F5">
        <w:rPr>
          <w:rFonts w:ascii="Times New Roman" w:hAnsi="Times New Roman"/>
          <w:sz w:val="24"/>
          <w:rPrChange w:id="1717"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18" w:author="Sokol Çomo" w:date="2025-05-02T08:44:00Z">
            <w:rPr>
              <w:rFonts w:ascii="Times New Roman" w:hAnsi="Times New Roman"/>
              <w:color w:val="000000" w:themeColor="text1"/>
              <w:sz w:val="24"/>
            </w:rPr>
          </w:rPrChange>
        </w:rPr>
        <w:t>simin e trupi</w:t>
      </w:r>
      <w:r w:rsidR="002E756C" w:rsidRPr="00DB24F5">
        <w:rPr>
          <w:rFonts w:ascii="Times New Roman" w:hAnsi="Times New Roman"/>
          <w:sz w:val="24"/>
          <w:rPrChange w:id="1719" w:author="Sokol Çomo" w:date="2025-05-02T08:44:00Z">
            <w:rPr>
              <w:rFonts w:ascii="Times New Roman" w:hAnsi="Times New Roman"/>
              <w:color w:val="000000" w:themeColor="text1"/>
              <w:sz w:val="24"/>
            </w:rPr>
          </w:rPrChange>
        </w:rPr>
        <w:t xml:space="preserve">t </w:t>
      </w:r>
      <w:r w:rsidR="004E63DA" w:rsidRPr="00DB24F5">
        <w:rPr>
          <w:rFonts w:ascii="Times New Roman" w:hAnsi="Times New Roman"/>
          <w:sz w:val="24"/>
          <w:rPrChange w:id="1720" w:author="Sokol Çomo" w:date="2025-05-02T08:44:00Z">
            <w:rPr>
              <w:rFonts w:ascii="Times New Roman" w:hAnsi="Times New Roman"/>
              <w:color w:val="000000" w:themeColor="text1"/>
              <w:sz w:val="24"/>
            </w:rPr>
          </w:rPrChange>
        </w:rPr>
        <w:t>gjykues</w:t>
      </w:r>
      <w:r w:rsidR="00A64CEF" w:rsidRPr="00DB24F5">
        <w:rPr>
          <w:rFonts w:ascii="Times New Roman" w:hAnsi="Times New Roman"/>
          <w:sz w:val="24"/>
          <w:rPrChange w:id="1721" w:author="Sokol Çomo" w:date="2025-05-02T08:44:00Z">
            <w:rPr>
              <w:rFonts w:ascii="Times New Roman" w:hAnsi="Times New Roman"/>
              <w:color w:val="000000" w:themeColor="text1"/>
              <w:sz w:val="24"/>
            </w:rPr>
          </w:rPrChange>
        </w:rPr>
        <w:t xml:space="preserve"> </w:t>
      </w:r>
      <w:r w:rsidR="004E63DA" w:rsidRPr="00DB24F5">
        <w:rPr>
          <w:rFonts w:ascii="Times New Roman" w:hAnsi="Times New Roman"/>
          <w:sz w:val="24"/>
          <w:rPrChange w:id="1722" w:author="Sokol Çomo" w:date="2025-05-02T08:44:00Z">
            <w:rPr>
              <w:rFonts w:ascii="Times New Roman" w:hAnsi="Times New Roman"/>
              <w:color w:val="000000" w:themeColor="text1"/>
              <w:sz w:val="24"/>
            </w:rPr>
          </w:rPrChange>
        </w:rPr>
        <w:t>n</w:t>
      </w:r>
      <w:r w:rsidR="00CF4427" w:rsidRPr="00DB24F5">
        <w:rPr>
          <w:rFonts w:ascii="Times New Roman" w:hAnsi="Times New Roman"/>
          <w:sz w:val="24"/>
          <w:rPrChange w:id="1723"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24" w:author="Sokol Çomo" w:date="2025-05-02T08:44:00Z">
            <w:rPr>
              <w:rFonts w:ascii="Times New Roman" w:hAnsi="Times New Roman"/>
              <w:color w:val="000000" w:themeColor="text1"/>
              <w:sz w:val="24"/>
            </w:rPr>
          </w:rPrChange>
        </w:rPr>
        <w:t>se n</w:t>
      </w:r>
      <w:r w:rsidR="00CF4427" w:rsidRPr="00DB24F5">
        <w:rPr>
          <w:rFonts w:ascii="Times New Roman" w:hAnsi="Times New Roman"/>
          <w:sz w:val="24"/>
          <w:rPrChange w:id="1725"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26" w:author="Sokol Çomo" w:date="2025-05-02T08:44:00Z">
            <w:rPr>
              <w:rFonts w:ascii="Times New Roman" w:hAnsi="Times New Roman"/>
              <w:color w:val="000000" w:themeColor="text1"/>
              <w:sz w:val="24"/>
            </w:rPr>
          </w:rPrChange>
        </w:rPr>
        <w:t xml:space="preserve"> rasti</w:t>
      </w:r>
      <w:r w:rsidR="002D6228" w:rsidRPr="00DB24F5">
        <w:rPr>
          <w:rFonts w:ascii="Times New Roman" w:hAnsi="Times New Roman"/>
          <w:sz w:val="24"/>
          <w:rPrChange w:id="1727" w:author="Sokol Çomo" w:date="2025-05-02T08:44:00Z">
            <w:rPr>
              <w:rFonts w:ascii="Times New Roman" w:hAnsi="Times New Roman"/>
              <w:color w:val="000000" w:themeColor="text1"/>
              <w:sz w:val="24"/>
            </w:rPr>
          </w:rPrChange>
        </w:rPr>
        <w:t>n</w:t>
      </w:r>
      <w:r w:rsidR="004E63DA" w:rsidRPr="00DB24F5">
        <w:rPr>
          <w:rFonts w:ascii="Times New Roman" w:hAnsi="Times New Roman"/>
          <w:sz w:val="24"/>
          <w:rPrChange w:id="1728" w:author="Sokol Çomo" w:date="2025-05-02T08:44:00Z">
            <w:rPr>
              <w:rFonts w:ascii="Times New Roman" w:hAnsi="Times New Roman"/>
              <w:color w:val="000000" w:themeColor="text1"/>
              <w:sz w:val="24"/>
            </w:rPr>
          </w:rPrChange>
        </w:rPr>
        <w:t xml:space="preserve"> konkret</w:t>
      </w:r>
      <w:r w:rsidR="00CF1D7F" w:rsidRPr="00DB24F5">
        <w:rPr>
          <w:rFonts w:ascii="Times New Roman" w:hAnsi="Times New Roman"/>
          <w:sz w:val="24"/>
          <w:rPrChange w:id="1729" w:author="Sokol Çomo" w:date="2025-05-02T08:44:00Z">
            <w:rPr>
              <w:rFonts w:ascii="Times New Roman" w:hAnsi="Times New Roman"/>
              <w:color w:val="000000" w:themeColor="text1"/>
              <w:sz w:val="24"/>
            </w:rPr>
          </w:rPrChange>
        </w:rPr>
        <w:t>,</w:t>
      </w:r>
      <w:r w:rsidR="004E63DA" w:rsidRPr="00DB24F5">
        <w:rPr>
          <w:rFonts w:ascii="Times New Roman" w:hAnsi="Times New Roman"/>
          <w:sz w:val="24"/>
          <w:rPrChange w:id="1730" w:author="Sokol Çomo" w:date="2025-05-02T08:44:00Z">
            <w:rPr>
              <w:rFonts w:ascii="Times New Roman" w:hAnsi="Times New Roman"/>
              <w:color w:val="000000" w:themeColor="text1"/>
              <w:sz w:val="24"/>
            </w:rPr>
          </w:rPrChange>
        </w:rPr>
        <w:t xml:space="preserve"> sjellja e p</w:t>
      </w:r>
      <w:r w:rsidR="00CF4427" w:rsidRPr="00DB24F5">
        <w:rPr>
          <w:rFonts w:ascii="Times New Roman" w:hAnsi="Times New Roman"/>
          <w:sz w:val="24"/>
          <w:rPrChange w:id="1731"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32" w:author="Sokol Çomo" w:date="2025-05-02T08:44:00Z">
            <w:rPr>
              <w:rFonts w:ascii="Times New Roman" w:hAnsi="Times New Roman"/>
              <w:color w:val="000000" w:themeColor="text1"/>
              <w:sz w:val="24"/>
            </w:rPr>
          </w:rPrChange>
        </w:rPr>
        <w:t>rshkruar e subjektit</w:t>
      </w:r>
      <w:r w:rsidR="002D6228" w:rsidRPr="00DB24F5">
        <w:rPr>
          <w:rFonts w:ascii="Times New Roman" w:hAnsi="Times New Roman"/>
          <w:sz w:val="24"/>
          <w:rPrChange w:id="1733" w:author="Sokol Çomo" w:date="2025-05-02T08:44:00Z">
            <w:rPr>
              <w:rFonts w:ascii="Times New Roman" w:hAnsi="Times New Roman"/>
              <w:color w:val="000000" w:themeColor="text1"/>
              <w:sz w:val="24"/>
            </w:rPr>
          </w:rPrChange>
        </w:rPr>
        <w:t>, e vetme dhe e pranu</w:t>
      </w:r>
      <w:r w:rsidR="00F02144" w:rsidRPr="00DB24F5">
        <w:rPr>
          <w:rFonts w:ascii="Times New Roman" w:hAnsi="Times New Roman"/>
          <w:sz w:val="24"/>
          <w:rPrChange w:id="1734" w:author="Sokol Çomo" w:date="2025-05-02T08:44:00Z">
            <w:rPr>
              <w:rFonts w:ascii="Times New Roman" w:hAnsi="Times New Roman"/>
              <w:color w:val="000000" w:themeColor="text1"/>
              <w:sz w:val="24"/>
            </w:rPr>
          </w:rPrChange>
        </w:rPr>
        <w:t>a</w:t>
      </w:r>
      <w:r w:rsidR="002D6228" w:rsidRPr="00DB24F5">
        <w:rPr>
          <w:rFonts w:ascii="Times New Roman" w:hAnsi="Times New Roman"/>
          <w:sz w:val="24"/>
          <w:rPrChange w:id="1735" w:author="Sokol Çomo" w:date="2025-05-02T08:44:00Z">
            <w:rPr>
              <w:rFonts w:ascii="Times New Roman" w:hAnsi="Times New Roman"/>
              <w:color w:val="000000" w:themeColor="text1"/>
              <w:sz w:val="24"/>
            </w:rPr>
          </w:rPrChange>
        </w:rPr>
        <w:t>r prej saj,</w:t>
      </w:r>
      <w:r w:rsidR="004E63DA" w:rsidRPr="00DB24F5">
        <w:rPr>
          <w:rFonts w:ascii="Times New Roman" w:hAnsi="Times New Roman"/>
          <w:sz w:val="24"/>
          <w:rPrChange w:id="1736" w:author="Sokol Çomo" w:date="2025-05-02T08:44:00Z">
            <w:rPr>
              <w:rFonts w:ascii="Times New Roman" w:hAnsi="Times New Roman"/>
              <w:color w:val="000000" w:themeColor="text1"/>
              <w:sz w:val="24"/>
            </w:rPr>
          </w:rPrChange>
        </w:rPr>
        <w:t xml:space="preserve"> përbën një shkelje të </w:t>
      </w:r>
      <w:r w:rsidR="00F02144" w:rsidRPr="00DB24F5">
        <w:rPr>
          <w:rFonts w:ascii="Times New Roman" w:hAnsi="Times New Roman"/>
          <w:sz w:val="24"/>
          <w:rPrChange w:id="1737" w:author="Sokol Çomo" w:date="2025-05-02T08:44:00Z">
            <w:rPr>
              <w:rFonts w:ascii="Times New Roman" w:hAnsi="Times New Roman"/>
              <w:color w:val="000000" w:themeColor="text1"/>
              <w:sz w:val="24"/>
            </w:rPr>
          </w:rPrChange>
        </w:rPr>
        <w:t>atillë</w:t>
      </w:r>
      <w:r w:rsidR="004E63DA" w:rsidRPr="00DB24F5">
        <w:rPr>
          <w:rFonts w:ascii="Times New Roman" w:hAnsi="Times New Roman"/>
          <w:sz w:val="24"/>
          <w:rPrChange w:id="1738" w:author="Sokol Çomo" w:date="2025-05-02T08:44:00Z">
            <w:rPr>
              <w:rFonts w:ascii="Times New Roman" w:hAnsi="Times New Roman"/>
              <w:color w:val="000000" w:themeColor="text1"/>
              <w:sz w:val="24"/>
            </w:rPr>
          </w:rPrChange>
        </w:rPr>
        <w:t xml:space="preserve"> e cila mund t</w:t>
      </w:r>
      <w:r w:rsidR="002D6228" w:rsidRPr="00DB24F5">
        <w:rPr>
          <w:rFonts w:ascii="Times New Roman" w:hAnsi="Times New Roman"/>
          <w:sz w:val="24"/>
          <w:rPrChange w:id="1739" w:author="Sokol Çomo" w:date="2025-05-02T08:44:00Z">
            <w:rPr>
              <w:rFonts w:ascii="Times New Roman" w:hAnsi="Times New Roman"/>
              <w:color w:val="000000" w:themeColor="text1"/>
              <w:sz w:val="24"/>
            </w:rPr>
          </w:rPrChange>
        </w:rPr>
        <w:t>a</w:t>
      </w:r>
      <w:r w:rsidR="004E63DA" w:rsidRPr="00DB24F5">
        <w:rPr>
          <w:rFonts w:ascii="Times New Roman" w:hAnsi="Times New Roman"/>
          <w:sz w:val="24"/>
          <w:rPrChange w:id="1740" w:author="Sokol Çomo" w:date="2025-05-02T08:44:00Z">
            <w:rPr>
              <w:rFonts w:ascii="Times New Roman" w:hAnsi="Times New Roman"/>
              <w:color w:val="000000" w:themeColor="text1"/>
              <w:sz w:val="24"/>
            </w:rPr>
          </w:rPrChange>
        </w:rPr>
        <w:t xml:space="preserve"> </w:t>
      </w:r>
      <w:r w:rsidR="00CF4427" w:rsidRPr="00DB24F5">
        <w:rPr>
          <w:rFonts w:ascii="Times New Roman" w:hAnsi="Times New Roman"/>
          <w:sz w:val="24"/>
          <w:rPrChange w:id="1741" w:author="Sokol Çomo" w:date="2025-05-02T08:44:00Z">
            <w:rPr>
              <w:rFonts w:ascii="Times New Roman" w:hAnsi="Times New Roman"/>
              <w:color w:val="000000" w:themeColor="text1"/>
              <w:sz w:val="24"/>
            </w:rPr>
          </w:rPrChange>
        </w:rPr>
        <w:t>çojë</w:t>
      </w:r>
      <w:r w:rsidR="002D6228" w:rsidRPr="00DB24F5">
        <w:rPr>
          <w:rFonts w:ascii="Times New Roman" w:hAnsi="Times New Roman"/>
          <w:sz w:val="24"/>
          <w:rPrChange w:id="1742" w:author="Sokol Çomo" w:date="2025-05-02T08:44:00Z">
            <w:rPr>
              <w:rFonts w:ascii="Times New Roman" w:hAnsi="Times New Roman"/>
              <w:color w:val="000000" w:themeColor="text1"/>
              <w:sz w:val="24"/>
            </w:rPr>
          </w:rPrChange>
        </w:rPr>
        <w:t xml:space="preserve"> at</w:t>
      </w:r>
      <w:r w:rsidR="00F02144" w:rsidRPr="00DB24F5">
        <w:rPr>
          <w:rFonts w:ascii="Times New Roman" w:hAnsi="Times New Roman"/>
          <w:sz w:val="24"/>
          <w:rPrChange w:id="1743" w:author="Sokol Çomo" w:date="2025-05-02T08:44:00Z">
            <w:rPr>
              <w:rFonts w:ascii="Times New Roman" w:hAnsi="Times New Roman"/>
              <w:color w:val="000000" w:themeColor="text1"/>
              <w:sz w:val="24"/>
            </w:rPr>
          </w:rPrChange>
        </w:rPr>
        <w:t>ë</w:t>
      </w:r>
      <w:r w:rsidR="004E63DA" w:rsidRPr="00DB24F5">
        <w:rPr>
          <w:rFonts w:ascii="Times New Roman" w:hAnsi="Times New Roman"/>
          <w:sz w:val="24"/>
          <w:rPrChange w:id="1744" w:author="Sokol Çomo" w:date="2025-05-02T08:44:00Z">
            <w:rPr>
              <w:rFonts w:ascii="Times New Roman" w:hAnsi="Times New Roman"/>
              <w:color w:val="000000" w:themeColor="text1"/>
              <w:sz w:val="24"/>
            </w:rPr>
          </w:rPrChange>
        </w:rPr>
        <w:t xml:space="preserve"> në kushtet</w:t>
      </w:r>
      <w:r w:rsidR="001C6F91" w:rsidRPr="00DB24F5">
        <w:rPr>
          <w:rFonts w:ascii="Times New Roman" w:hAnsi="Times New Roman"/>
          <w:sz w:val="24"/>
          <w:rPrChange w:id="1745" w:author="Sokol Çomo" w:date="2025-05-02T08:44:00Z">
            <w:rPr>
              <w:rFonts w:ascii="Times New Roman" w:hAnsi="Times New Roman"/>
              <w:color w:val="000000" w:themeColor="text1"/>
              <w:sz w:val="24"/>
            </w:rPr>
          </w:rPrChange>
        </w:rPr>
        <w:t xml:space="preserve"> </w:t>
      </w:r>
      <w:r w:rsidR="004E63DA" w:rsidRPr="00DB24F5">
        <w:rPr>
          <w:rFonts w:ascii="Times New Roman" w:hAnsi="Times New Roman"/>
          <w:sz w:val="24"/>
          <w:rPrChange w:id="1746" w:author="Sokol Çomo" w:date="2025-05-02T08:44:00Z">
            <w:rPr>
              <w:rFonts w:ascii="Times New Roman" w:hAnsi="Times New Roman"/>
              <w:color w:val="000000" w:themeColor="text1"/>
              <w:sz w:val="24"/>
            </w:rPr>
          </w:rPrChange>
        </w:rPr>
        <w:t>e nenit 61, pika 5 me pasoj</w:t>
      </w:r>
      <w:r w:rsidR="00CF4427" w:rsidRPr="00DB24F5">
        <w:rPr>
          <w:rFonts w:ascii="Times New Roman" w:hAnsi="Times New Roman"/>
          <w:sz w:val="24"/>
          <w:rPrChange w:id="1747" w:author="Sokol Çomo" w:date="2025-05-02T08:44:00Z">
            <w:rPr>
              <w:rFonts w:ascii="Times New Roman" w:hAnsi="Times New Roman"/>
              <w:color w:val="000000" w:themeColor="text1"/>
              <w:sz w:val="24"/>
            </w:rPr>
          </w:rPrChange>
        </w:rPr>
        <w:t>ë</w:t>
      </w:r>
      <w:r w:rsidR="002D6228" w:rsidRPr="00DB24F5">
        <w:rPr>
          <w:rFonts w:ascii="Times New Roman" w:hAnsi="Times New Roman"/>
          <w:sz w:val="24"/>
          <w:rPrChange w:id="1748" w:author="Sokol Çomo" w:date="2025-05-02T08:44:00Z">
            <w:rPr>
              <w:rFonts w:ascii="Times New Roman" w:hAnsi="Times New Roman"/>
              <w:color w:val="000000" w:themeColor="text1"/>
              <w:sz w:val="24"/>
            </w:rPr>
          </w:rPrChange>
        </w:rPr>
        <w:t xml:space="preserve"> dhënien e masës disiplinore</w:t>
      </w:r>
      <w:del w:id="1749" w:author="Sokol Çomo" w:date="2025-05-02T08:44:00Z">
        <w:r w:rsidR="002D6228">
          <w:rPr>
            <w:rFonts w:ascii="Times New Roman" w:hAnsi="Times New Roman" w:cs="Times New Roman"/>
            <w:color w:val="000000" w:themeColor="text1"/>
            <w:sz w:val="24"/>
            <w:szCs w:val="24"/>
            <w:lang w:eastAsia="sq-AL" w:bidi="sq-AL"/>
          </w:rPr>
          <w:delText xml:space="preserve">. </w:delText>
        </w:r>
      </w:del>
      <w:ins w:id="1750" w:author="Sokol Çomo" w:date="2025-05-02T08:44:00Z">
        <w:r w:rsidR="00226037" w:rsidRPr="00DB24F5">
          <w:rPr>
            <w:rFonts w:ascii="Times New Roman" w:hAnsi="Times New Roman" w:cs="Times New Roman"/>
            <w:sz w:val="24"/>
            <w:szCs w:val="24"/>
            <w:lang w:eastAsia="sq-AL" w:bidi="sq-AL"/>
          </w:rPr>
          <w:t>, për sa kohë Komisioni nuk ka bërë vlerësimin e aftësive profesionale të subjektit, pjesë pë</w:t>
        </w:r>
        <w:r w:rsidR="00AB7D70" w:rsidRPr="00DB24F5">
          <w:rPr>
            <w:rFonts w:ascii="Times New Roman" w:hAnsi="Times New Roman" w:cs="Times New Roman"/>
            <w:sz w:val="24"/>
            <w:szCs w:val="24"/>
            <w:lang w:eastAsia="sq-AL" w:bidi="sq-AL"/>
          </w:rPr>
          <w:t>r</w:t>
        </w:r>
        <w:r w:rsidR="00226037" w:rsidRPr="00DB24F5">
          <w:rPr>
            <w:rFonts w:ascii="Times New Roman" w:hAnsi="Times New Roman" w:cs="Times New Roman"/>
            <w:sz w:val="24"/>
            <w:szCs w:val="24"/>
            <w:lang w:eastAsia="sq-AL" w:bidi="sq-AL"/>
          </w:rPr>
          <w:t>bërëse e të cilit është edhe vlerësimi etik.</w:t>
        </w:r>
      </w:ins>
    </w:p>
    <w:p w14:paraId="40E7FBB1" w14:textId="77777777" w:rsidR="00CF1D7F" w:rsidRPr="00DB24F5" w:rsidRDefault="00CF1D7F" w:rsidP="00CF1D7F">
      <w:pPr>
        <w:pStyle w:val="ListParagraph"/>
        <w:tabs>
          <w:tab w:val="left" w:pos="0"/>
        </w:tabs>
        <w:spacing w:before="0" w:after="0"/>
        <w:ind w:left="0"/>
        <w:rPr>
          <w:rFonts w:ascii="Times New Roman" w:hAnsi="Times New Roman"/>
          <w:sz w:val="16"/>
          <w:rPrChange w:id="1751" w:author="Sokol Çomo" w:date="2025-05-02T08:44:00Z">
            <w:rPr>
              <w:rFonts w:ascii="Times New Roman" w:hAnsi="Times New Roman"/>
              <w:color w:val="000000" w:themeColor="text1"/>
              <w:sz w:val="16"/>
            </w:rPr>
          </w:rPrChange>
        </w:rPr>
      </w:pPr>
    </w:p>
    <w:p w14:paraId="6C76577B" w14:textId="3C5ABA19" w:rsidR="00CF1D7F" w:rsidRPr="00DB24F5" w:rsidRDefault="00167C0B" w:rsidP="00BE68F9">
      <w:pPr>
        <w:pStyle w:val="ListParagraph"/>
        <w:numPr>
          <w:ilvl w:val="0"/>
          <w:numId w:val="9"/>
        </w:numPr>
        <w:tabs>
          <w:tab w:val="left" w:pos="0"/>
        </w:tabs>
        <w:spacing w:before="0" w:after="0"/>
        <w:ind w:left="0" w:firstLine="0"/>
        <w:rPr>
          <w:rFonts w:ascii="Times New Roman" w:hAnsi="Times New Roman" w:cs="Times New Roman"/>
          <w:b/>
          <w:bCs/>
          <w:sz w:val="24"/>
          <w:szCs w:val="24"/>
        </w:rPr>
      </w:pPr>
      <w:r w:rsidRPr="00DB24F5">
        <w:rPr>
          <w:rFonts w:ascii="Times New Roman" w:hAnsi="Times New Roman" w:cs="Times New Roman"/>
          <w:b/>
          <w:bCs/>
          <w:sz w:val="24"/>
          <w:szCs w:val="24"/>
        </w:rPr>
        <w:t>N</w:t>
      </w:r>
      <w:r w:rsidR="00CF576D" w:rsidRPr="00DB24F5">
        <w:rPr>
          <w:rFonts w:ascii="Times New Roman" w:hAnsi="Times New Roman" w:cs="Times New Roman"/>
          <w:b/>
          <w:bCs/>
          <w:sz w:val="24"/>
          <w:szCs w:val="24"/>
        </w:rPr>
        <w:t>ë</w:t>
      </w:r>
      <w:r w:rsidRPr="00DB24F5">
        <w:rPr>
          <w:rFonts w:ascii="Times New Roman" w:hAnsi="Times New Roman" w:cs="Times New Roman"/>
          <w:b/>
          <w:bCs/>
          <w:sz w:val="24"/>
          <w:szCs w:val="24"/>
        </w:rPr>
        <w:t xml:space="preserve"> lidhje me analiz</w:t>
      </w:r>
      <w:r w:rsidR="00CF576D" w:rsidRPr="00DB24F5">
        <w:rPr>
          <w:rFonts w:ascii="Times New Roman" w:hAnsi="Times New Roman" w:cs="Times New Roman"/>
          <w:b/>
          <w:bCs/>
          <w:sz w:val="24"/>
          <w:szCs w:val="24"/>
        </w:rPr>
        <w:t>ë</w:t>
      </w:r>
      <w:r w:rsidRPr="00DB24F5">
        <w:rPr>
          <w:rFonts w:ascii="Times New Roman" w:hAnsi="Times New Roman" w:cs="Times New Roman"/>
          <w:b/>
          <w:bCs/>
          <w:sz w:val="24"/>
          <w:szCs w:val="24"/>
        </w:rPr>
        <w:t>n financiare</w:t>
      </w:r>
    </w:p>
    <w:p w14:paraId="093909B9" w14:textId="77777777" w:rsidR="00E114EF" w:rsidRPr="00DB24F5" w:rsidRDefault="00E114EF" w:rsidP="00E114EF">
      <w:pPr>
        <w:pStyle w:val="ListParagraph"/>
        <w:tabs>
          <w:tab w:val="left" w:pos="0"/>
        </w:tabs>
        <w:spacing w:before="0" w:after="0"/>
        <w:rPr>
          <w:rFonts w:ascii="Times New Roman" w:hAnsi="Times New Roman" w:cs="Times New Roman"/>
          <w:sz w:val="16"/>
          <w:szCs w:val="16"/>
        </w:rPr>
      </w:pPr>
    </w:p>
    <w:p w14:paraId="529898CF" w14:textId="64BA067F" w:rsidR="00167C0B" w:rsidRPr="00DB24F5" w:rsidRDefault="00CF576D" w:rsidP="00CF1D7F">
      <w:pPr>
        <w:pStyle w:val="ListParagraph"/>
        <w:numPr>
          <w:ilvl w:val="0"/>
          <w:numId w:val="3"/>
        </w:numPr>
        <w:tabs>
          <w:tab w:val="left" w:pos="0"/>
        </w:tabs>
        <w:spacing w:before="0" w:after="0"/>
        <w:ind w:left="0"/>
        <w:rPr>
          <w:rFonts w:ascii="Times New Roman" w:hAnsi="Times New Roman"/>
          <w:sz w:val="24"/>
          <w:rPrChange w:id="1752"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R</w:t>
      </w:r>
      <w:r w:rsidR="00167C0B" w:rsidRPr="00DB24F5">
        <w:rPr>
          <w:rFonts w:ascii="Times New Roman" w:hAnsi="Times New Roman" w:cs="Times New Roman"/>
          <w:sz w:val="24"/>
          <w:szCs w:val="24"/>
        </w:rPr>
        <w:t xml:space="preserve">eferuar analizës financiare </w:t>
      </w:r>
      <w:r w:rsidR="00CF1D7F" w:rsidRPr="00DB24F5">
        <w:rPr>
          <w:rFonts w:ascii="Times New Roman" w:hAnsi="Times New Roman" w:cs="Times New Roman"/>
          <w:sz w:val="24"/>
          <w:szCs w:val="24"/>
        </w:rPr>
        <w:t>p</w:t>
      </w:r>
      <w:r w:rsidR="00113206" w:rsidRPr="00DB24F5">
        <w:rPr>
          <w:rFonts w:ascii="Times New Roman" w:hAnsi="Times New Roman" w:cs="Times New Roman"/>
          <w:sz w:val="24"/>
          <w:szCs w:val="24"/>
        </w:rPr>
        <w:t>ë</w:t>
      </w:r>
      <w:r w:rsidR="00CF1D7F" w:rsidRPr="00DB24F5">
        <w:rPr>
          <w:rFonts w:ascii="Times New Roman" w:hAnsi="Times New Roman" w:cs="Times New Roman"/>
          <w:sz w:val="24"/>
          <w:szCs w:val="24"/>
        </w:rPr>
        <w:t>r periudh</w:t>
      </w:r>
      <w:r w:rsidR="00113206" w:rsidRPr="00DB24F5">
        <w:rPr>
          <w:rFonts w:ascii="Times New Roman" w:hAnsi="Times New Roman" w:cs="Times New Roman"/>
          <w:sz w:val="24"/>
          <w:szCs w:val="24"/>
        </w:rPr>
        <w:t>ë</w:t>
      </w:r>
      <w:r w:rsidR="00430C5F">
        <w:rPr>
          <w:rFonts w:ascii="Times New Roman" w:hAnsi="Times New Roman" w:cs="Times New Roman"/>
          <w:sz w:val="24"/>
          <w:szCs w:val="24"/>
        </w:rPr>
        <w:t>n 2003</w:t>
      </w:r>
      <w:del w:id="1753" w:author="Sokol Çomo" w:date="2025-05-02T08:44:00Z">
        <w:r w:rsidR="00CF1D7F">
          <w:rPr>
            <w:rFonts w:ascii="Times New Roman" w:hAnsi="Times New Roman" w:cs="Times New Roman"/>
            <w:sz w:val="24"/>
            <w:szCs w:val="24"/>
          </w:rPr>
          <w:delText>—</w:delText>
        </w:r>
      </w:del>
      <w:ins w:id="1754" w:author="Sokol Çomo" w:date="2025-05-02T08:44:00Z">
        <w:r w:rsidR="00430C5F">
          <w:rPr>
            <w:rFonts w:ascii="Times New Roman" w:hAnsi="Times New Roman" w:cs="Times New Roman"/>
            <w:sz w:val="24"/>
            <w:szCs w:val="24"/>
          </w:rPr>
          <w:t>-</w:t>
        </w:r>
      </w:ins>
      <w:r w:rsidR="00CF1D7F" w:rsidRPr="00DB24F5">
        <w:rPr>
          <w:rFonts w:ascii="Times New Roman" w:hAnsi="Times New Roman" w:cs="Times New Roman"/>
          <w:sz w:val="24"/>
          <w:szCs w:val="24"/>
        </w:rPr>
        <w:t xml:space="preserve">2016 Komisioni ka </w:t>
      </w:r>
      <w:proofErr w:type="spellStart"/>
      <w:r w:rsidR="00CF1D7F" w:rsidRPr="00DB24F5">
        <w:rPr>
          <w:rFonts w:ascii="Times New Roman" w:hAnsi="Times New Roman" w:cs="Times New Roman"/>
          <w:sz w:val="24"/>
          <w:szCs w:val="24"/>
        </w:rPr>
        <w:t>konkluduar</w:t>
      </w:r>
      <w:proofErr w:type="spellEnd"/>
      <w:r w:rsidR="00CF1D7F" w:rsidRPr="00DB24F5">
        <w:rPr>
          <w:rFonts w:ascii="Times New Roman" w:hAnsi="Times New Roman" w:cs="Times New Roman"/>
          <w:sz w:val="24"/>
          <w:szCs w:val="24"/>
        </w:rPr>
        <w:t xml:space="preserve"> </w:t>
      </w:r>
      <w:r w:rsidR="00167C0B" w:rsidRPr="00DB24F5">
        <w:rPr>
          <w:rFonts w:ascii="Times New Roman" w:hAnsi="Times New Roman" w:cs="Times New Roman"/>
          <w:sz w:val="24"/>
          <w:szCs w:val="24"/>
        </w:rPr>
        <w:t>se subjekti dhe personat e lidhur nuk kanë pasur burime financiare të ligjshme për të justifikuar plotësisht krijimin e pasurive, si dhe kryerjen e shpenzimeve të tjera të deklaruara dhe të konstatuara për periudhën nga fillimi i detyrës deri në datën 31.12.2003, si edhe për vitet 2004, 2005, 2006, 2007, 2008, 2010, 2011, 2014, 2015, duke u gjendur në kushtet e nenit 33, pika 5, germa “b” të ligjit nr. 84/2016.</w:t>
      </w:r>
    </w:p>
    <w:p w14:paraId="2D34DB0B" w14:textId="77777777" w:rsidR="00CF576D" w:rsidRPr="00DB24F5" w:rsidRDefault="00CF576D" w:rsidP="00074672">
      <w:pPr>
        <w:pStyle w:val="ListParagraph"/>
        <w:tabs>
          <w:tab w:val="left" w:pos="0"/>
        </w:tabs>
        <w:spacing w:before="0" w:after="0"/>
        <w:ind w:left="0"/>
        <w:rPr>
          <w:rFonts w:ascii="Times New Roman" w:hAnsi="Times New Roman"/>
          <w:sz w:val="16"/>
          <w:rPrChange w:id="1755" w:author="Sokol Çomo" w:date="2025-05-02T08:44:00Z">
            <w:rPr>
              <w:rFonts w:ascii="Times New Roman" w:hAnsi="Times New Roman"/>
              <w:color w:val="C00000"/>
              <w:sz w:val="16"/>
            </w:rPr>
          </w:rPrChange>
        </w:rPr>
      </w:pPr>
    </w:p>
    <w:p w14:paraId="54CED809" w14:textId="4C0A91A2" w:rsidR="00113206" w:rsidRPr="00DB24F5" w:rsidRDefault="00CF576D" w:rsidP="00113206">
      <w:pPr>
        <w:pStyle w:val="ListParagraph"/>
        <w:numPr>
          <w:ilvl w:val="0"/>
          <w:numId w:val="3"/>
        </w:numPr>
        <w:tabs>
          <w:tab w:val="left" w:pos="0"/>
        </w:tabs>
        <w:spacing w:before="0" w:after="0"/>
        <w:ind w:left="0"/>
        <w:rPr>
          <w:rFonts w:ascii="Times New Roman" w:hAnsi="Times New Roman"/>
          <w:sz w:val="24"/>
          <w:rPrChange w:id="1756"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 xml:space="preserve">Subjekti kundërshton përfundimin e Komisionit në lidhje me analizën </w:t>
      </w:r>
      <w:r w:rsidR="001B3888" w:rsidRPr="00DB24F5">
        <w:rPr>
          <w:rFonts w:ascii="Times New Roman" w:hAnsi="Times New Roman" w:cs="Times New Roman"/>
          <w:sz w:val="24"/>
          <w:szCs w:val="24"/>
        </w:rPr>
        <w:t>financiare</w:t>
      </w:r>
      <w:r w:rsidRPr="00DB24F5">
        <w:rPr>
          <w:rFonts w:ascii="Times New Roman" w:hAnsi="Times New Roman" w:cs="Times New Roman"/>
          <w:sz w:val="24"/>
          <w:szCs w:val="24"/>
        </w:rPr>
        <w:t xml:space="preserve"> duke pretenduar se:</w:t>
      </w:r>
    </w:p>
    <w:p w14:paraId="1E42ADA9" w14:textId="77777777" w:rsidR="00113206" w:rsidRPr="00DB24F5" w:rsidRDefault="00113206" w:rsidP="00113206">
      <w:pPr>
        <w:pStyle w:val="ListParagraph"/>
        <w:rPr>
          <w:rFonts w:ascii="Times New Roman" w:hAnsi="Times New Roman" w:cs="Times New Roman"/>
          <w:sz w:val="16"/>
          <w:szCs w:val="16"/>
        </w:rPr>
      </w:pPr>
    </w:p>
    <w:p w14:paraId="0BBEAFC2" w14:textId="4F98234E" w:rsidR="00EE07FC" w:rsidRPr="00DB24F5" w:rsidRDefault="007171E0" w:rsidP="003F4E47">
      <w:pPr>
        <w:pStyle w:val="ListParagraph"/>
        <w:numPr>
          <w:ilvl w:val="1"/>
          <w:numId w:val="3"/>
        </w:numPr>
        <w:tabs>
          <w:tab w:val="left" w:pos="0"/>
        </w:tabs>
        <w:spacing w:before="0" w:after="0"/>
        <w:ind w:left="0" w:firstLine="0"/>
        <w:rPr>
          <w:rFonts w:ascii="Times New Roman" w:hAnsi="Times New Roman"/>
          <w:sz w:val="24"/>
          <w:rPrChange w:id="1757"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Te z</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ri </w:t>
      </w:r>
      <w:r w:rsidR="00B11A2D" w:rsidRPr="00DB24F5">
        <w:rPr>
          <w:rFonts w:ascii="Times New Roman" w:hAnsi="Times New Roman" w:cs="Times New Roman"/>
          <w:sz w:val="24"/>
          <w:szCs w:val="24"/>
        </w:rPr>
        <w:t>“</w:t>
      </w:r>
      <w:r w:rsidR="00B11A2D" w:rsidRPr="00DB24F5">
        <w:rPr>
          <w:rFonts w:ascii="Times New Roman" w:hAnsi="Times New Roman" w:cs="Times New Roman"/>
          <w:i/>
          <w:iCs/>
          <w:sz w:val="24"/>
          <w:szCs w:val="24"/>
        </w:rPr>
        <w:t>S</w:t>
      </w:r>
      <w:r w:rsidR="00CF576D" w:rsidRPr="00DB24F5">
        <w:rPr>
          <w:rFonts w:ascii="Times New Roman" w:hAnsi="Times New Roman" w:cs="Times New Roman"/>
          <w:i/>
          <w:iCs/>
          <w:sz w:val="24"/>
          <w:szCs w:val="24"/>
        </w:rPr>
        <w:t>h</w:t>
      </w:r>
      <w:r w:rsidR="005242B5" w:rsidRPr="00DB24F5">
        <w:rPr>
          <w:rFonts w:ascii="Times New Roman" w:hAnsi="Times New Roman" w:cs="Times New Roman"/>
          <w:i/>
          <w:iCs/>
          <w:sz w:val="24"/>
          <w:szCs w:val="24"/>
        </w:rPr>
        <w:t>tesa/</w:t>
      </w:r>
      <w:proofErr w:type="spellStart"/>
      <w:r w:rsidR="005242B5" w:rsidRPr="00DB24F5">
        <w:rPr>
          <w:rFonts w:ascii="Times New Roman" w:hAnsi="Times New Roman" w:cs="Times New Roman"/>
          <w:i/>
          <w:iCs/>
          <w:sz w:val="24"/>
          <w:szCs w:val="24"/>
        </w:rPr>
        <w:t>pakësime</w:t>
      </w:r>
      <w:proofErr w:type="spellEnd"/>
      <w:r w:rsidR="005242B5" w:rsidRPr="00DB24F5">
        <w:rPr>
          <w:rFonts w:ascii="Times New Roman" w:hAnsi="Times New Roman" w:cs="Times New Roman"/>
          <w:i/>
          <w:iCs/>
          <w:sz w:val="24"/>
          <w:szCs w:val="24"/>
        </w:rPr>
        <w:t xml:space="preserve"> </w:t>
      </w:r>
      <w:r w:rsidR="00CF576D" w:rsidRPr="00DB24F5">
        <w:rPr>
          <w:rFonts w:ascii="Times New Roman" w:hAnsi="Times New Roman" w:cs="Times New Roman"/>
          <w:i/>
          <w:iCs/>
          <w:sz w:val="24"/>
          <w:szCs w:val="24"/>
        </w:rPr>
        <w:t>likuiditete</w:t>
      </w:r>
      <w:r w:rsidR="005242B5" w:rsidRPr="00DB24F5">
        <w:rPr>
          <w:rFonts w:ascii="Times New Roman" w:hAnsi="Times New Roman" w:cs="Times New Roman"/>
          <w:sz w:val="24"/>
          <w:szCs w:val="24"/>
        </w:rPr>
        <w:t xml:space="preserve">” </w:t>
      </w:r>
      <w:r w:rsidR="00CF576D" w:rsidRPr="00DB24F5">
        <w:rPr>
          <w:rFonts w:ascii="Times New Roman" w:hAnsi="Times New Roman" w:cs="Times New Roman"/>
          <w:sz w:val="24"/>
          <w:szCs w:val="24"/>
        </w:rPr>
        <w:t xml:space="preserve"> p</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r vitin 2004 </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sht</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 p</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rfshir</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 shuma 3.134.404 lek</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Nga analiza e bankave rezulton se shuma n</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 dat</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 31.12.2003 </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sht</w:t>
      </w:r>
      <w:r w:rsidR="001B3888" w:rsidRPr="00DB24F5">
        <w:rPr>
          <w:rFonts w:ascii="Times New Roman" w:hAnsi="Times New Roman" w:cs="Times New Roman"/>
          <w:sz w:val="24"/>
          <w:szCs w:val="24"/>
        </w:rPr>
        <w:t>ë</w:t>
      </w:r>
      <w:r w:rsidR="00CF576D" w:rsidRPr="00DB24F5">
        <w:rPr>
          <w:rFonts w:ascii="Times New Roman" w:hAnsi="Times New Roman" w:cs="Times New Roman"/>
          <w:sz w:val="24"/>
          <w:szCs w:val="24"/>
        </w:rPr>
        <w:t xml:space="preserve"> 406.609,76 lek</w:t>
      </w:r>
      <w:r w:rsidR="001B3888" w:rsidRPr="00DB24F5">
        <w:rPr>
          <w:rFonts w:ascii="Times New Roman" w:hAnsi="Times New Roman" w:cs="Times New Roman"/>
          <w:sz w:val="24"/>
          <w:szCs w:val="24"/>
        </w:rPr>
        <w:t>ë</w:t>
      </w:r>
      <w:r w:rsidR="00CF1D7F" w:rsidRPr="00DB24F5">
        <w:rPr>
          <w:rFonts w:ascii="Times New Roman" w:hAnsi="Times New Roman" w:cs="Times New Roman"/>
          <w:sz w:val="24"/>
          <w:szCs w:val="24"/>
        </w:rPr>
        <w:t xml:space="preserve"> </w:t>
      </w:r>
      <w:r w:rsidR="007177FD" w:rsidRPr="00DB24F5">
        <w:rPr>
          <w:rFonts w:ascii="Times New Roman" w:hAnsi="Times New Roman" w:cs="Times New Roman"/>
          <w:sz w:val="24"/>
          <w:szCs w:val="24"/>
        </w:rPr>
        <w:t>plus 2.513,54 euro (k</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mbyer n</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lek</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n</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total 742.544 lek</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nd</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rkoh</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q</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n</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dat</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n 31.12.2004 shuma totale e likuiditeteve </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sht</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3.134.404 lek</w:t>
      </w:r>
      <w:r w:rsidR="001B3888" w:rsidRPr="00DB24F5">
        <w:rPr>
          <w:rFonts w:ascii="Times New Roman" w:hAnsi="Times New Roman" w:cs="Times New Roman"/>
          <w:sz w:val="24"/>
          <w:szCs w:val="24"/>
        </w:rPr>
        <w:t>ë</w:t>
      </w:r>
      <w:del w:id="1758" w:author="Sokol Çomo" w:date="2025-05-02T08:44:00Z">
        <w:r w:rsidR="007177FD" w:rsidRPr="00113206">
          <w:rPr>
            <w:rFonts w:ascii="Times New Roman" w:hAnsi="Times New Roman" w:cs="Times New Roman"/>
            <w:sz w:val="24"/>
            <w:szCs w:val="24"/>
          </w:rPr>
          <w:delText>. Diferenca</w:delText>
        </w:r>
      </w:del>
      <w:ins w:id="1759" w:author="Sokol Çomo" w:date="2025-05-02T08:44:00Z">
        <w:r w:rsidR="00226037" w:rsidRPr="00DB24F5">
          <w:rPr>
            <w:rFonts w:ascii="Times New Roman" w:hAnsi="Times New Roman" w:cs="Times New Roman"/>
            <w:sz w:val="24"/>
            <w:szCs w:val="24"/>
          </w:rPr>
          <w:t>), d</w:t>
        </w:r>
        <w:r w:rsidR="007177FD" w:rsidRPr="00DB24F5">
          <w:rPr>
            <w:rFonts w:ascii="Times New Roman" w:hAnsi="Times New Roman" w:cs="Times New Roman"/>
            <w:sz w:val="24"/>
            <w:szCs w:val="24"/>
          </w:rPr>
          <w:t>iferenca</w:t>
        </w:r>
      </w:ins>
      <w:r w:rsidR="007177FD" w:rsidRPr="00DB24F5">
        <w:rPr>
          <w:rFonts w:ascii="Times New Roman" w:hAnsi="Times New Roman" w:cs="Times New Roman"/>
          <w:sz w:val="24"/>
          <w:szCs w:val="24"/>
        </w:rPr>
        <w:t>/shtimi duhet t</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 xml:space="preserve"> isht</w:t>
      </w:r>
      <w:r w:rsidR="00765F11" w:rsidRPr="00DB24F5">
        <w:rPr>
          <w:rFonts w:ascii="Times New Roman" w:hAnsi="Times New Roman" w:cs="Times New Roman"/>
          <w:sz w:val="24"/>
          <w:szCs w:val="24"/>
        </w:rPr>
        <w:t>e</w:t>
      </w:r>
      <w:r w:rsidR="007177FD" w:rsidRPr="00DB24F5">
        <w:rPr>
          <w:rFonts w:ascii="Times New Roman" w:hAnsi="Times New Roman" w:cs="Times New Roman"/>
          <w:sz w:val="24"/>
          <w:szCs w:val="24"/>
        </w:rPr>
        <w:t xml:space="preserve"> 2.391.860 lek</w:t>
      </w:r>
      <w:r w:rsidR="001B3888" w:rsidRPr="00DB24F5">
        <w:rPr>
          <w:rFonts w:ascii="Times New Roman" w:hAnsi="Times New Roman" w:cs="Times New Roman"/>
          <w:sz w:val="24"/>
          <w:szCs w:val="24"/>
        </w:rPr>
        <w:t>ë</w:t>
      </w:r>
      <w:r w:rsidR="00765F11" w:rsidRPr="00DB24F5">
        <w:rPr>
          <w:rFonts w:ascii="Times New Roman" w:hAnsi="Times New Roman" w:cs="Times New Roman"/>
          <w:sz w:val="24"/>
          <w:szCs w:val="24"/>
        </w:rPr>
        <w:t>, duke m</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w:t>
      </w:r>
      <w:r w:rsidR="001B3888" w:rsidRPr="00DB24F5">
        <w:rPr>
          <w:rFonts w:ascii="Times New Roman" w:hAnsi="Times New Roman" w:cs="Times New Roman"/>
          <w:sz w:val="24"/>
          <w:szCs w:val="24"/>
        </w:rPr>
        <w:t>ngarkuar</w:t>
      </w:r>
      <w:r w:rsidR="007177FD" w:rsidRPr="00DB24F5">
        <w:rPr>
          <w:rFonts w:ascii="Times New Roman" w:hAnsi="Times New Roman" w:cs="Times New Roman"/>
          <w:sz w:val="24"/>
          <w:szCs w:val="24"/>
        </w:rPr>
        <w:t xml:space="preserve"> padrejt</w:t>
      </w:r>
      <w:r w:rsidR="001B3888" w:rsidRPr="00DB24F5">
        <w:rPr>
          <w:rFonts w:ascii="Times New Roman" w:hAnsi="Times New Roman" w:cs="Times New Roman"/>
          <w:sz w:val="24"/>
          <w:szCs w:val="24"/>
        </w:rPr>
        <w:t>ë</w:t>
      </w:r>
      <w:r w:rsidR="007177FD" w:rsidRPr="00DB24F5">
        <w:rPr>
          <w:rFonts w:ascii="Times New Roman" w:hAnsi="Times New Roman" w:cs="Times New Roman"/>
          <w:sz w:val="24"/>
          <w:szCs w:val="24"/>
        </w:rPr>
        <w:t>sisht me 742.544 lek</w:t>
      </w:r>
      <w:r w:rsidR="001B3888" w:rsidRPr="00DB24F5">
        <w:rPr>
          <w:rFonts w:ascii="Times New Roman" w:hAnsi="Times New Roman" w:cs="Times New Roman"/>
          <w:sz w:val="24"/>
          <w:szCs w:val="24"/>
        </w:rPr>
        <w:t>ë</w:t>
      </w:r>
      <w:r w:rsidR="00D44853" w:rsidRPr="00DB24F5">
        <w:rPr>
          <w:rFonts w:ascii="Times New Roman" w:hAnsi="Times New Roman" w:cs="Times New Roman"/>
          <w:sz w:val="24"/>
          <w:szCs w:val="24"/>
        </w:rPr>
        <w:t xml:space="preserve">. </w:t>
      </w:r>
    </w:p>
    <w:p w14:paraId="37F61504" w14:textId="77777777" w:rsidR="002F0661" w:rsidRPr="00DB24F5" w:rsidRDefault="00D44853" w:rsidP="00EE07FC">
      <w:pPr>
        <w:pStyle w:val="ListParagraph"/>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t</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 i cili lidhet me </w:t>
      </w:r>
      <w:r w:rsidR="00BE0469" w:rsidRPr="00DB24F5">
        <w:rPr>
          <w:rFonts w:ascii="Times New Roman" w:hAnsi="Times New Roman" w:cs="Times New Roman"/>
          <w:sz w:val="24"/>
          <w:szCs w:val="24"/>
        </w:rPr>
        <w:t>ndryshimin e gjendjes s</w:t>
      </w:r>
      <w:r w:rsidR="00113206" w:rsidRPr="00DB24F5">
        <w:rPr>
          <w:rFonts w:ascii="Times New Roman" w:hAnsi="Times New Roman" w:cs="Times New Roman"/>
          <w:sz w:val="24"/>
          <w:szCs w:val="24"/>
        </w:rPr>
        <w:t>ë</w:t>
      </w:r>
      <w:r w:rsidR="00BE0469" w:rsidRPr="00DB24F5">
        <w:rPr>
          <w:rFonts w:ascii="Times New Roman" w:hAnsi="Times New Roman" w:cs="Times New Roman"/>
          <w:sz w:val="24"/>
          <w:szCs w:val="24"/>
        </w:rPr>
        <w:t xml:space="preserve"> likuiditeteve bankare </w:t>
      </w:r>
      <w:r w:rsidRPr="00DB24F5">
        <w:rPr>
          <w:rFonts w:ascii="Times New Roman" w:hAnsi="Times New Roman" w:cs="Times New Roman"/>
          <w:sz w:val="24"/>
          <w:szCs w:val="24"/>
        </w:rPr>
        <w:t>lutem referojuni</w:t>
      </w:r>
      <w:r w:rsidR="00BE0469" w:rsidRPr="00DB24F5">
        <w:rPr>
          <w:rFonts w:ascii="Times New Roman" w:hAnsi="Times New Roman" w:cs="Times New Roman"/>
          <w:sz w:val="24"/>
          <w:szCs w:val="24"/>
        </w:rPr>
        <w:t xml:space="preserve"> relacionit t</w:t>
      </w:r>
      <w:r w:rsidR="00113206" w:rsidRPr="00DB24F5">
        <w:rPr>
          <w:rFonts w:ascii="Times New Roman" w:hAnsi="Times New Roman" w:cs="Times New Roman"/>
          <w:sz w:val="24"/>
          <w:szCs w:val="24"/>
        </w:rPr>
        <w:t>ë</w:t>
      </w:r>
      <w:r w:rsidR="00BE0469" w:rsidRPr="00DB24F5">
        <w:rPr>
          <w:rFonts w:ascii="Times New Roman" w:hAnsi="Times New Roman" w:cs="Times New Roman"/>
          <w:sz w:val="24"/>
          <w:szCs w:val="24"/>
        </w:rPr>
        <w:t xml:space="preserve"> k</w:t>
      </w:r>
      <w:r w:rsidR="00113206" w:rsidRPr="00DB24F5">
        <w:rPr>
          <w:rFonts w:ascii="Times New Roman" w:hAnsi="Times New Roman" w:cs="Times New Roman"/>
          <w:sz w:val="24"/>
          <w:szCs w:val="24"/>
        </w:rPr>
        <w:t>ë</w:t>
      </w:r>
      <w:r w:rsidR="00BE0469" w:rsidRPr="00DB24F5">
        <w:rPr>
          <w:rFonts w:ascii="Times New Roman" w:hAnsi="Times New Roman" w:cs="Times New Roman"/>
          <w:sz w:val="24"/>
          <w:szCs w:val="24"/>
        </w:rPr>
        <w:t>shilltarit ekonomik.</w:t>
      </w:r>
    </w:p>
    <w:p w14:paraId="0826B92B" w14:textId="1E6230C7" w:rsidR="00113206" w:rsidRPr="00DB24F5" w:rsidRDefault="00D44853" w:rsidP="00EE07FC">
      <w:pPr>
        <w:pStyle w:val="ListParagraph"/>
        <w:tabs>
          <w:tab w:val="left" w:pos="0"/>
        </w:tabs>
        <w:spacing w:before="0" w:after="0"/>
        <w:ind w:left="0"/>
        <w:rPr>
          <w:rFonts w:ascii="Times New Roman" w:hAnsi="Times New Roman" w:cs="Times New Roman"/>
          <w:sz w:val="16"/>
          <w:szCs w:val="16"/>
        </w:rPr>
      </w:pPr>
      <w:r w:rsidRPr="00DB24F5">
        <w:rPr>
          <w:rFonts w:ascii="Times New Roman" w:hAnsi="Times New Roman" w:cs="Times New Roman"/>
          <w:sz w:val="24"/>
          <w:szCs w:val="24"/>
        </w:rPr>
        <w:t xml:space="preserve"> </w:t>
      </w:r>
    </w:p>
    <w:p w14:paraId="0DB7732D" w14:textId="1A8F5A21" w:rsidR="002F0661" w:rsidRDefault="007177FD" w:rsidP="002F0661">
      <w:pPr>
        <w:pStyle w:val="ListParagraph"/>
        <w:numPr>
          <w:ilvl w:val="1"/>
          <w:numId w:val="3"/>
        </w:numPr>
        <w:tabs>
          <w:tab w:val="left" w:pos="0"/>
        </w:tabs>
        <w:spacing w:before="0" w:after="0"/>
        <w:ind w:left="0" w:firstLine="0"/>
        <w:rPr>
          <w:rFonts w:ascii="Times New Roman" w:hAnsi="Times New Roman"/>
          <w:sz w:val="24"/>
          <w:rPrChange w:id="1760"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T</w:t>
      </w:r>
      <w:r w:rsidR="00765F11" w:rsidRPr="00DB24F5">
        <w:rPr>
          <w:rFonts w:ascii="Times New Roman" w:hAnsi="Times New Roman" w:cs="Times New Roman"/>
          <w:sz w:val="24"/>
          <w:szCs w:val="24"/>
        </w:rPr>
        <w:t>e</w:t>
      </w:r>
      <w:r w:rsidR="007171E0" w:rsidRPr="00DB24F5">
        <w:rPr>
          <w:rFonts w:ascii="Times New Roman" w:hAnsi="Times New Roman" w:cs="Times New Roman"/>
          <w:sz w:val="24"/>
          <w:szCs w:val="24"/>
        </w:rPr>
        <w:t xml:space="preserve"> </w:t>
      </w:r>
      <w:r w:rsidRPr="00DB24F5">
        <w:rPr>
          <w:rFonts w:ascii="Times New Roman" w:hAnsi="Times New Roman" w:cs="Times New Roman"/>
          <w:sz w:val="24"/>
          <w:szCs w:val="24"/>
        </w:rPr>
        <w:t>z</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ri</w:t>
      </w:r>
      <w:r w:rsidR="00765F11" w:rsidRPr="00DB24F5">
        <w:rPr>
          <w:rFonts w:ascii="Times New Roman" w:hAnsi="Times New Roman" w:cs="Times New Roman"/>
          <w:sz w:val="24"/>
          <w:szCs w:val="24"/>
        </w:rPr>
        <w:t xml:space="preserve"> </w:t>
      </w:r>
      <w:r w:rsidR="00B11A2D" w:rsidRPr="00DB24F5">
        <w:rPr>
          <w:rFonts w:ascii="Times New Roman" w:hAnsi="Times New Roman" w:cs="Times New Roman"/>
          <w:sz w:val="24"/>
          <w:szCs w:val="24"/>
        </w:rPr>
        <w:t>“S</w:t>
      </w:r>
      <w:r w:rsidR="00113206" w:rsidRPr="00DB24F5">
        <w:rPr>
          <w:rFonts w:ascii="Times New Roman" w:hAnsi="Times New Roman" w:cs="Times New Roman"/>
          <w:i/>
          <w:iCs/>
          <w:sz w:val="24"/>
          <w:szCs w:val="24"/>
        </w:rPr>
        <w:t xml:space="preserve">hpenzime/pagesat e kryera nga bashkëshorti për blerje materialesh </w:t>
      </w:r>
      <w:proofErr w:type="spellStart"/>
      <w:r w:rsidR="00113206" w:rsidRPr="00DB24F5">
        <w:rPr>
          <w:rFonts w:ascii="Times New Roman" w:hAnsi="Times New Roman" w:cs="Times New Roman"/>
          <w:i/>
          <w:iCs/>
          <w:sz w:val="24"/>
          <w:szCs w:val="24"/>
        </w:rPr>
        <w:t>hidroizoluese</w:t>
      </w:r>
      <w:proofErr w:type="spellEnd"/>
      <w:r w:rsidR="00113206" w:rsidRPr="00DB24F5">
        <w:rPr>
          <w:rFonts w:ascii="Times New Roman" w:hAnsi="Times New Roman" w:cs="Times New Roman"/>
          <w:i/>
          <w:iCs/>
          <w:sz w:val="24"/>
          <w:szCs w:val="24"/>
        </w:rPr>
        <w:t xml:space="preserve"> </w:t>
      </w:r>
      <w:r w:rsidR="005242B5" w:rsidRPr="00DB24F5">
        <w:rPr>
          <w:rFonts w:ascii="Times New Roman" w:hAnsi="Times New Roman" w:cs="Times New Roman"/>
          <w:i/>
          <w:iCs/>
          <w:sz w:val="24"/>
          <w:szCs w:val="24"/>
        </w:rPr>
        <w:t>në favor të shoqërisë “Mat-</w:t>
      </w:r>
      <w:proofErr w:type="spellStart"/>
      <w:r w:rsidR="005242B5" w:rsidRPr="00DB24F5">
        <w:rPr>
          <w:rFonts w:ascii="Times New Roman" w:hAnsi="Times New Roman" w:cs="Times New Roman"/>
          <w:i/>
          <w:iCs/>
          <w:sz w:val="24"/>
          <w:szCs w:val="24"/>
        </w:rPr>
        <w:t>Edil</w:t>
      </w:r>
      <w:proofErr w:type="spellEnd"/>
      <w:r w:rsidR="00113206" w:rsidRPr="00DB24F5">
        <w:rPr>
          <w:rFonts w:ascii="Times New Roman" w:hAnsi="Times New Roman" w:cs="Times New Roman"/>
          <w:i/>
          <w:iCs/>
          <w:sz w:val="24"/>
          <w:szCs w:val="24"/>
        </w:rPr>
        <w:t>”</w:t>
      </w:r>
      <w:r w:rsidR="005242B5" w:rsidRPr="00DB24F5">
        <w:rPr>
          <w:rFonts w:ascii="Times New Roman" w:hAnsi="Times New Roman" w:cs="Times New Roman"/>
          <w:i/>
          <w:iCs/>
          <w:sz w:val="24"/>
          <w:szCs w:val="24"/>
        </w:rPr>
        <w:t xml:space="preserve"> SHPK, për vitin 2006”</w:t>
      </w:r>
      <w:r w:rsidRPr="00DB24F5">
        <w:rPr>
          <w:rFonts w:ascii="Times New Roman" w:hAnsi="Times New Roman" w:cs="Times New Roman"/>
          <w:sz w:val="24"/>
          <w:szCs w:val="24"/>
        </w:rPr>
        <w:t xml:space="preserve"> q</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i sh</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rbenin pun</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s s</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tij si </w:t>
      </w:r>
      <w:proofErr w:type="spellStart"/>
      <w:r w:rsidRPr="00DB24F5">
        <w:rPr>
          <w:rFonts w:ascii="Times New Roman" w:hAnsi="Times New Roman" w:cs="Times New Roman"/>
          <w:sz w:val="24"/>
          <w:szCs w:val="24"/>
        </w:rPr>
        <w:t>hidroizolues</w:t>
      </w:r>
      <w:proofErr w:type="spellEnd"/>
      <w:r w:rsidRPr="00DB24F5">
        <w:rPr>
          <w:rFonts w:ascii="Times New Roman" w:hAnsi="Times New Roman" w:cs="Times New Roman"/>
          <w:sz w:val="24"/>
          <w:szCs w:val="24"/>
        </w:rPr>
        <w:t xml:space="preserve">, Komisioni </w:t>
      </w:r>
      <w:r w:rsidR="005242B5" w:rsidRPr="00DB24F5">
        <w:rPr>
          <w:rFonts w:ascii="Times New Roman" w:hAnsi="Times New Roman" w:cs="Times New Roman"/>
          <w:sz w:val="24"/>
          <w:szCs w:val="24"/>
        </w:rPr>
        <w:t>rëndon padrejtësisht analizën financiare me shumën 1.764.200 lekë ndërkohë që nuk konsideron të ardhurat</w:t>
      </w:r>
      <w:r w:rsidRPr="00DB24F5">
        <w:rPr>
          <w:rFonts w:ascii="Times New Roman" w:hAnsi="Times New Roman" w:cs="Times New Roman"/>
          <w:sz w:val="24"/>
          <w:szCs w:val="24"/>
        </w:rPr>
        <w:t xml:space="preserve"> nga </w:t>
      </w:r>
      <w:r w:rsidR="005242B5" w:rsidRPr="00DB24F5">
        <w:rPr>
          <w:rFonts w:ascii="Times New Roman" w:hAnsi="Times New Roman" w:cs="Times New Roman"/>
          <w:sz w:val="24"/>
          <w:szCs w:val="24"/>
        </w:rPr>
        <w:t xml:space="preserve">puna e bashkëshortit si </w:t>
      </w:r>
      <w:proofErr w:type="spellStart"/>
      <w:r w:rsidR="005242B5" w:rsidRPr="00DB24F5">
        <w:rPr>
          <w:rFonts w:ascii="Times New Roman" w:hAnsi="Times New Roman" w:cs="Times New Roman"/>
          <w:sz w:val="24"/>
          <w:szCs w:val="24"/>
        </w:rPr>
        <w:t>hidroizolues</w:t>
      </w:r>
      <w:proofErr w:type="spellEnd"/>
      <w:r w:rsidR="005242B5" w:rsidRPr="00DB24F5">
        <w:rPr>
          <w:rFonts w:ascii="Times New Roman" w:hAnsi="Times New Roman" w:cs="Times New Roman"/>
          <w:sz w:val="24"/>
          <w:szCs w:val="24"/>
        </w:rPr>
        <w:t xml:space="preserve">. </w:t>
      </w:r>
      <w:r w:rsidR="00113206" w:rsidRPr="00DB24F5">
        <w:rPr>
          <w:rFonts w:ascii="Times New Roman" w:hAnsi="Times New Roman" w:cs="Times New Roman"/>
          <w:sz w:val="24"/>
          <w:szCs w:val="24"/>
        </w:rPr>
        <w:t>Në</w:t>
      </w:r>
      <w:r w:rsidR="009F7CC2" w:rsidRPr="00DB24F5">
        <w:rPr>
          <w:rFonts w:ascii="Times New Roman" w:hAnsi="Times New Roman" w:cs="Times New Roman"/>
          <w:sz w:val="24"/>
          <w:szCs w:val="24"/>
        </w:rPr>
        <w:t xml:space="preserve"> lidhje me k</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t</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pretendim NJSHL v</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ren se </w:t>
      </w:r>
      <w:r w:rsidR="00113206" w:rsidRPr="00DB24F5">
        <w:rPr>
          <w:rFonts w:ascii="Times New Roman" w:hAnsi="Times New Roman" w:cs="Times New Roman"/>
          <w:sz w:val="24"/>
          <w:szCs w:val="24"/>
        </w:rPr>
        <w:t>referuar</w:t>
      </w:r>
      <w:r w:rsidR="009F7CC2" w:rsidRPr="00DB24F5">
        <w:rPr>
          <w:rFonts w:ascii="Times New Roman" w:hAnsi="Times New Roman" w:cs="Times New Roman"/>
          <w:sz w:val="24"/>
          <w:szCs w:val="24"/>
        </w:rPr>
        <w:t xml:space="preserve"> analiz</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s </w:t>
      </w:r>
      <w:r w:rsidR="00226037" w:rsidRPr="00DB24F5">
        <w:rPr>
          <w:rFonts w:ascii="Times New Roman" w:hAnsi="Times New Roman" w:cs="Times New Roman"/>
          <w:sz w:val="24"/>
          <w:szCs w:val="24"/>
        </w:rPr>
        <w:t xml:space="preserve">paraprake rezulton se </w:t>
      </w:r>
      <w:del w:id="1761" w:author="Sokol Çomo" w:date="2025-05-02T08:44:00Z">
        <w:r w:rsidR="009F7CC2" w:rsidRPr="00113206">
          <w:rPr>
            <w:rFonts w:ascii="Times New Roman" w:hAnsi="Times New Roman" w:cs="Times New Roman"/>
            <w:sz w:val="24"/>
            <w:szCs w:val="24"/>
          </w:rPr>
          <w:delText>Komisionit</w:delText>
        </w:r>
      </w:del>
      <w:ins w:id="1762" w:author="Sokol Çomo" w:date="2025-05-02T08:44:00Z">
        <w:r w:rsidR="00226037" w:rsidRPr="00DB24F5">
          <w:rPr>
            <w:rFonts w:ascii="Times New Roman" w:hAnsi="Times New Roman" w:cs="Times New Roman"/>
            <w:sz w:val="24"/>
            <w:szCs w:val="24"/>
          </w:rPr>
          <w:t>Komisioni</w:t>
        </w:r>
      </w:ins>
      <w:r w:rsidR="009F7CC2" w:rsidRPr="00DB24F5">
        <w:rPr>
          <w:rFonts w:ascii="Times New Roman" w:hAnsi="Times New Roman" w:cs="Times New Roman"/>
          <w:sz w:val="24"/>
          <w:szCs w:val="24"/>
        </w:rPr>
        <w:t xml:space="preserve"> e ka ngarkuar subjektin me shpenzime n</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shum</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n 2.290.250 lek</w:t>
      </w:r>
      <w:r w:rsidR="005242B5" w:rsidRPr="00DB24F5">
        <w:rPr>
          <w:rFonts w:ascii="Times New Roman" w:hAnsi="Times New Roman" w:cs="Times New Roman"/>
          <w:sz w:val="24"/>
          <w:szCs w:val="24"/>
        </w:rPr>
        <w:t xml:space="preserve">ë, </w:t>
      </w:r>
      <w:r w:rsidR="009F7CC2" w:rsidRPr="00DB24F5">
        <w:rPr>
          <w:rFonts w:ascii="Times New Roman" w:hAnsi="Times New Roman" w:cs="Times New Roman"/>
          <w:sz w:val="24"/>
          <w:szCs w:val="24"/>
        </w:rPr>
        <w:t>sipas</w:t>
      </w:r>
      <w:r w:rsidR="002F0661" w:rsidRPr="00DB24F5">
        <w:rPr>
          <w:rFonts w:ascii="Times New Roman" w:hAnsi="Times New Roman" w:cs="Times New Roman"/>
          <w:sz w:val="24"/>
          <w:szCs w:val="24"/>
        </w:rPr>
        <w:t xml:space="preserve"> </w:t>
      </w:r>
      <w:proofErr w:type="spellStart"/>
      <w:r w:rsidR="009F7CC2" w:rsidRPr="00DB24F5">
        <w:rPr>
          <w:rFonts w:ascii="Times New Roman" w:hAnsi="Times New Roman" w:cs="Times New Roman"/>
          <w:sz w:val="24"/>
          <w:szCs w:val="24"/>
        </w:rPr>
        <w:lastRenderedPageBreak/>
        <w:t>transfertave</w:t>
      </w:r>
      <w:proofErr w:type="spellEnd"/>
      <w:r w:rsidR="009F7CC2" w:rsidRPr="00DB24F5">
        <w:rPr>
          <w:rFonts w:ascii="Times New Roman" w:hAnsi="Times New Roman" w:cs="Times New Roman"/>
          <w:sz w:val="24"/>
          <w:szCs w:val="24"/>
        </w:rPr>
        <w:t xml:space="preserve"> bankare t</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kryera nga bashk</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shorti i saj p</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r t</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tret</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t n</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vitin 2006</w:t>
      </w:r>
      <w:r w:rsidR="00113206" w:rsidRPr="00DB24F5">
        <w:rPr>
          <w:rFonts w:ascii="Times New Roman" w:hAnsi="Times New Roman" w:cs="Times New Roman"/>
          <w:sz w:val="24"/>
          <w:szCs w:val="24"/>
        </w:rPr>
        <w:t>, n</w:t>
      </w:r>
      <w:r w:rsidR="009F7CC2" w:rsidRPr="00DB24F5">
        <w:rPr>
          <w:rFonts w:ascii="Times New Roman" w:hAnsi="Times New Roman" w:cs="Times New Roman"/>
          <w:sz w:val="24"/>
          <w:szCs w:val="24"/>
        </w:rPr>
        <w:t>d</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rkoh</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q</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w:t>
      </w:r>
      <w:r w:rsidR="00CD0D48" w:rsidRPr="00DB24F5">
        <w:rPr>
          <w:rFonts w:ascii="Times New Roman" w:hAnsi="Times New Roman" w:cs="Times New Roman"/>
          <w:sz w:val="24"/>
          <w:szCs w:val="24"/>
        </w:rPr>
        <w:t>referuar tabel</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s s</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analiz</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s financiare </w:t>
      </w:r>
      <w:r w:rsidR="009F7CC2" w:rsidRPr="00DB24F5">
        <w:rPr>
          <w:rFonts w:ascii="Times New Roman" w:hAnsi="Times New Roman" w:cs="Times New Roman"/>
          <w:sz w:val="24"/>
          <w:szCs w:val="24"/>
        </w:rPr>
        <w:t>n</w:t>
      </w:r>
      <w:r w:rsidR="00113206" w:rsidRPr="00DB24F5">
        <w:rPr>
          <w:rFonts w:ascii="Times New Roman" w:hAnsi="Times New Roman" w:cs="Times New Roman"/>
          <w:sz w:val="24"/>
          <w:szCs w:val="24"/>
        </w:rPr>
        <w:t>ë</w:t>
      </w:r>
      <w:r w:rsidR="009F7CC2" w:rsidRPr="00DB24F5">
        <w:rPr>
          <w:rFonts w:ascii="Times New Roman" w:hAnsi="Times New Roman" w:cs="Times New Roman"/>
          <w:sz w:val="24"/>
          <w:szCs w:val="24"/>
        </w:rPr>
        <w:t xml:space="preserve"> vendim </w:t>
      </w:r>
      <w:r w:rsidR="00CD0D48" w:rsidRPr="00DB24F5">
        <w:rPr>
          <w:rFonts w:ascii="Times New Roman" w:hAnsi="Times New Roman" w:cs="Times New Roman"/>
          <w:sz w:val="24"/>
          <w:szCs w:val="24"/>
        </w:rPr>
        <w:t>v</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rehet se kjo shum</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rezulton t</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jet</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1.764.200 lek</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dhe nuk shoq</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rohet me arsyetim n</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lidhje me </w:t>
      </w:r>
      <w:r w:rsidR="007243B5" w:rsidRPr="00DB24F5">
        <w:rPr>
          <w:rFonts w:ascii="Times New Roman" w:hAnsi="Times New Roman" w:cs="Times New Roman"/>
          <w:sz w:val="24"/>
          <w:szCs w:val="24"/>
        </w:rPr>
        <w:t>k</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t</w:t>
      </w:r>
      <w:r w:rsidR="00113206" w:rsidRPr="00DB24F5">
        <w:rPr>
          <w:rFonts w:ascii="Times New Roman" w:hAnsi="Times New Roman" w:cs="Times New Roman"/>
          <w:sz w:val="24"/>
          <w:szCs w:val="24"/>
        </w:rPr>
        <w:t>ë</w:t>
      </w:r>
      <w:r w:rsidR="00CD0D48" w:rsidRPr="00DB24F5">
        <w:rPr>
          <w:rFonts w:ascii="Times New Roman" w:hAnsi="Times New Roman" w:cs="Times New Roman"/>
          <w:sz w:val="24"/>
          <w:szCs w:val="24"/>
        </w:rPr>
        <w:t xml:space="preserve"> ndryshim.</w:t>
      </w:r>
    </w:p>
    <w:p w14:paraId="72045FBA" w14:textId="088161F5" w:rsidR="00430C5F" w:rsidRPr="00430C5F" w:rsidRDefault="00CD0D48" w:rsidP="00430C5F">
      <w:pPr>
        <w:pStyle w:val="ListParagraph"/>
        <w:tabs>
          <w:tab w:val="left" w:pos="0"/>
        </w:tabs>
        <w:spacing w:before="0" w:after="0"/>
        <w:ind w:left="0"/>
        <w:rPr>
          <w:rFonts w:ascii="Times New Roman" w:hAnsi="Times New Roman"/>
          <w:sz w:val="16"/>
          <w:rPrChange w:id="1763" w:author="Sokol Çomo" w:date="2025-05-02T08:44:00Z">
            <w:rPr>
              <w:rFonts w:ascii="Times New Roman" w:hAnsi="Times New Roman"/>
              <w:color w:val="C00000"/>
              <w:sz w:val="16"/>
            </w:rPr>
          </w:rPrChange>
        </w:rPr>
      </w:pPr>
      <w:del w:id="1764" w:author="Sokol Çomo" w:date="2025-05-02T08:44:00Z">
        <w:r w:rsidRPr="00113206">
          <w:rPr>
            <w:rFonts w:ascii="Times New Roman" w:hAnsi="Times New Roman" w:cs="Times New Roman"/>
            <w:sz w:val="24"/>
            <w:szCs w:val="24"/>
          </w:rPr>
          <w:delText xml:space="preserve"> </w:delText>
        </w:r>
      </w:del>
    </w:p>
    <w:p w14:paraId="4D944C8C" w14:textId="05D9C551" w:rsidR="007177FD" w:rsidRPr="00DB24F5" w:rsidRDefault="00CD0D48" w:rsidP="00EE07FC">
      <w:pPr>
        <w:pStyle w:val="ListParagraph"/>
        <w:numPr>
          <w:ilvl w:val="1"/>
          <w:numId w:val="3"/>
        </w:numPr>
        <w:tabs>
          <w:tab w:val="left" w:pos="0"/>
        </w:tabs>
        <w:spacing w:before="0" w:after="0"/>
        <w:ind w:left="0" w:firstLine="0"/>
        <w:rPr>
          <w:rFonts w:ascii="Times New Roman" w:hAnsi="Times New Roman"/>
          <w:sz w:val="24"/>
          <w:rPrChange w:id="1765"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N</w:t>
      </w:r>
      <w:r w:rsidR="00113206" w:rsidRPr="00DB24F5">
        <w:rPr>
          <w:rFonts w:ascii="Times New Roman" w:hAnsi="Times New Roman" w:cs="Times New Roman"/>
          <w:sz w:val="24"/>
          <w:szCs w:val="24"/>
        </w:rPr>
        <w:t>ë</w:t>
      </w:r>
      <w:r w:rsidR="002F0661" w:rsidRPr="00DB24F5">
        <w:rPr>
          <w:rFonts w:ascii="Times New Roman" w:hAnsi="Times New Roman" w:cs="Times New Roman"/>
          <w:sz w:val="24"/>
          <w:szCs w:val="24"/>
        </w:rPr>
        <w:t xml:space="preserve"> lidhje me sa më sipër,</w:t>
      </w:r>
      <w:r w:rsidRPr="00DB24F5">
        <w:rPr>
          <w:rFonts w:ascii="Times New Roman" w:hAnsi="Times New Roman" w:cs="Times New Roman"/>
          <w:sz w:val="24"/>
          <w:szCs w:val="24"/>
        </w:rPr>
        <w:t xml:space="preserve"> rezulton e provuar se n</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2006 bashk</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shorti i subjektit</w:t>
      </w:r>
      <w:r w:rsidR="007243B5" w:rsidRPr="00DB24F5">
        <w:rPr>
          <w:rFonts w:ascii="Times New Roman" w:hAnsi="Times New Roman" w:cs="Times New Roman"/>
          <w:sz w:val="24"/>
          <w:szCs w:val="24"/>
        </w:rPr>
        <w:t xml:space="preserve"> ka</w:t>
      </w:r>
      <w:r w:rsidRPr="00DB24F5">
        <w:rPr>
          <w:rFonts w:ascii="Times New Roman" w:hAnsi="Times New Roman" w:cs="Times New Roman"/>
          <w:sz w:val="24"/>
          <w:szCs w:val="24"/>
        </w:rPr>
        <w:t xml:space="preserve"> kryer tre </w:t>
      </w:r>
      <w:proofErr w:type="spellStart"/>
      <w:r w:rsidRPr="00DB24F5">
        <w:rPr>
          <w:rFonts w:ascii="Times New Roman" w:hAnsi="Times New Roman" w:cs="Times New Roman"/>
          <w:sz w:val="24"/>
          <w:szCs w:val="24"/>
        </w:rPr>
        <w:t>transferta</w:t>
      </w:r>
      <w:proofErr w:type="spellEnd"/>
      <w:r w:rsidRPr="00DB24F5">
        <w:rPr>
          <w:rFonts w:ascii="Times New Roman" w:hAnsi="Times New Roman" w:cs="Times New Roman"/>
          <w:sz w:val="24"/>
          <w:szCs w:val="24"/>
        </w:rPr>
        <w:t xml:space="preserve"> bankare dy prej t</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cilave jan</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r shoq</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rin</w:t>
      </w:r>
      <w:r w:rsidR="00113206" w:rsidRPr="00DB24F5">
        <w:rPr>
          <w:rFonts w:ascii="Times New Roman" w:hAnsi="Times New Roman" w:cs="Times New Roman"/>
          <w:sz w:val="24"/>
          <w:szCs w:val="24"/>
        </w:rPr>
        <w:t>ë</w:t>
      </w:r>
      <w:r w:rsidRPr="00DB24F5">
        <w:rPr>
          <w:rFonts w:ascii="Times New Roman" w:hAnsi="Times New Roman" w:cs="Times New Roman"/>
          <w:sz w:val="24"/>
          <w:szCs w:val="24"/>
        </w:rPr>
        <w:t xml:space="preserve"> “Mat-</w:t>
      </w:r>
      <w:proofErr w:type="spellStart"/>
      <w:r w:rsidRPr="00DB24F5">
        <w:rPr>
          <w:rFonts w:ascii="Times New Roman" w:hAnsi="Times New Roman" w:cs="Times New Roman"/>
          <w:sz w:val="24"/>
          <w:szCs w:val="24"/>
        </w:rPr>
        <w:t>Edil</w:t>
      </w:r>
      <w:proofErr w:type="spellEnd"/>
      <w:r w:rsidRPr="00DB24F5">
        <w:rPr>
          <w:rFonts w:ascii="Times New Roman" w:hAnsi="Times New Roman" w:cs="Times New Roman"/>
          <w:sz w:val="24"/>
          <w:szCs w:val="24"/>
        </w:rPr>
        <w:t>” SHPK</w:t>
      </w:r>
      <w:r w:rsidR="003F4E47" w:rsidRPr="00DB24F5">
        <w:rPr>
          <w:rStyle w:val="FootnoteReference"/>
          <w:rFonts w:ascii="Times New Roman" w:hAnsi="Times New Roman" w:cs="Times New Roman"/>
          <w:sz w:val="24"/>
          <w:szCs w:val="24"/>
        </w:rPr>
        <w:footnoteReference w:id="60"/>
      </w:r>
      <w:r w:rsidR="00113206" w:rsidRPr="00DB24F5">
        <w:rPr>
          <w:rFonts w:ascii="Times New Roman" w:hAnsi="Times New Roman" w:cs="Times New Roman"/>
          <w:sz w:val="24"/>
          <w:szCs w:val="24"/>
        </w:rPr>
        <w:t xml:space="preserve">, </w:t>
      </w:r>
      <w:r w:rsidR="007243B5" w:rsidRPr="00DB24F5">
        <w:rPr>
          <w:rFonts w:ascii="Times New Roman" w:hAnsi="Times New Roman" w:cs="Times New Roman"/>
          <w:sz w:val="24"/>
          <w:szCs w:val="24"/>
        </w:rPr>
        <w:t>nd</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rsa nuk identifikohet p</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rfituesi i tret</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w:t>
      </w:r>
      <w:r w:rsidR="002F0661" w:rsidRPr="00DB24F5">
        <w:rPr>
          <w:rFonts w:ascii="Times New Roman" w:hAnsi="Times New Roman" w:cs="Times New Roman"/>
          <w:sz w:val="24"/>
          <w:szCs w:val="24"/>
        </w:rPr>
        <w:t xml:space="preserve"> S</w:t>
      </w:r>
      <w:r w:rsidR="00113206" w:rsidRPr="00DB24F5">
        <w:rPr>
          <w:rFonts w:ascii="Times New Roman" w:hAnsi="Times New Roman" w:cs="Times New Roman"/>
          <w:sz w:val="24"/>
          <w:szCs w:val="24"/>
        </w:rPr>
        <w:t>ubjekti</w:t>
      </w:r>
      <w:r w:rsidR="007243B5" w:rsidRPr="00DB24F5">
        <w:rPr>
          <w:rFonts w:ascii="Times New Roman" w:hAnsi="Times New Roman" w:cs="Times New Roman"/>
          <w:sz w:val="24"/>
          <w:szCs w:val="24"/>
        </w:rPr>
        <w:t xml:space="preserve"> ka </w:t>
      </w:r>
      <w:r w:rsidR="002F0661" w:rsidRPr="00DB24F5">
        <w:rPr>
          <w:rFonts w:ascii="Times New Roman" w:hAnsi="Times New Roman" w:cs="Times New Roman"/>
          <w:sz w:val="24"/>
          <w:szCs w:val="24"/>
        </w:rPr>
        <w:t>sqaruar</w:t>
      </w:r>
      <w:r w:rsidR="007243B5" w:rsidRPr="00DB24F5">
        <w:rPr>
          <w:rFonts w:ascii="Times New Roman" w:hAnsi="Times New Roman" w:cs="Times New Roman"/>
          <w:sz w:val="24"/>
          <w:szCs w:val="24"/>
        </w:rPr>
        <w:t xml:space="preserve"> se</w:t>
      </w:r>
      <w:r w:rsidR="00113206" w:rsidRPr="00DB24F5">
        <w:rPr>
          <w:rFonts w:ascii="Times New Roman" w:hAnsi="Times New Roman" w:cs="Times New Roman"/>
          <w:sz w:val="24"/>
          <w:szCs w:val="24"/>
        </w:rPr>
        <w:t xml:space="preserve"> këto </w:t>
      </w:r>
      <w:proofErr w:type="spellStart"/>
      <w:r w:rsidR="00113206" w:rsidRPr="00DB24F5">
        <w:rPr>
          <w:rFonts w:ascii="Times New Roman" w:hAnsi="Times New Roman" w:cs="Times New Roman"/>
          <w:sz w:val="24"/>
          <w:szCs w:val="24"/>
        </w:rPr>
        <w:t>transferta</w:t>
      </w:r>
      <w:proofErr w:type="spellEnd"/>
      <w:r w:rsidR="007243B5" w:rsidRPr="00DB24F5">
        <w:rPr>
          <w:rFonts w:ascii="Times New Roman" w:hAnsi="Times New Roman" w:cs="Times New Roman"/>
          <w:sz w:val="24"/>
          <w:szCs w:val="24"/>
        </w:rPr>
        <w:t xml:space="preserve"> </w:t>
      </w:r>
      <w:r w:rsidR="00113206" w:rsidRPr="00DB24F5">
        <w:rPr>
          <w:rFonts w:ascii="Times New Roman" w:hAnsi="Times New Roman" w:cs="Times New Roman"/>
          <w:sz w:val="24"/>
          <w:szCs w:val="24"/>
        </w:rPr>
        <w:t>kanë</w:t>
      </w:r>
      <w:r w:rsidR="007243B5" w:rsidRPr="00DB24F5">
        <w:rPr>
          <w:rFonts w:ascii="Times New Roman" w:hAnsi="Times New Roman" w:cs="Times New Roman"/>
          <w:sz w:val="24"/>
          <w:szCs w:val="24"/>
        </w:rPr>
        <w:t xml:space="preserve"> </w:t>
      </w:r>
      <w:r w:rsidR="00113206" w:rsidRPr="00DB24F5">
        <w:rPr>
          <w:rFonts w:ascii="Times New Roman" w:hAnsi="Times New Roman" w:cs="Times New Roman"/>
          <w:sz w:val="24"/>
          <w:szCs w:val="24"/>
        </w:rPr>
        <w:t xml:space="preserve">të </w:t>
      </w:r>
      <w:r w:rsidR="007243B5" w:rsidRPr="00DB24F5">
        <w:rPr>
          <w:rFonts w:ascii="Times New Roman" w:hAnsi="Times New Roman" w:cs="Times New Roman"/>
          <w:sz w:val="24"/>
          <w:szCs w:val="24"/>
        </w:rPr>
        <w:t>b</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j</w:t>
      </w:r>
      <w:r w:rsidR="00113206" w:rsidRPr="00DB24F5">
        <w:rPr>
          <w:rFonts w:ascii="Times New Roman" w:hAnsi="Times New Roman" w:cs="Times New Roman"/>
          <w:sz w:val="24"/>
          <w:szCs w:val="24"/>
        </w:rPr>
        <w:t>në</w:t>
      </w:r>
      <w:r w:rsidR="007243B5" w:rsidRPr="00DB24F5">
        <w:rPr>
          <w:rFonts w:ascii="Times New Roman" w:hAnsi="Times New Roman" w:cs="Times New Roman"/>
          <w:sz w:val="24"/>
          <w:szCs w:val="24"/>
        </w:rPr>
        <w:t xml:space="preserve"> me blerje materialesh </w:t>
      </w:r>
      <w:proofErr w:type="spellStart"/>
      <w:r w:rsidR="007243B5" w:rsidRPr="00DB24F5">
        <w:rPr>
          <w:rFonts w:ascii="Times New Roman" w:hAnsi="Times New Roman" w:cs="Times New Roman"/>
          <w:sz w:val="24"/>
          <w:szCs w:val="24"/>
        </w:rPr>
        <w:t>hidroizol</w:t>
      </w:r>
      <w:r w:rsidR="000E2004" w:rsidRPr="00DB24F5">
        <w:rPr>
          <w:rFonts w:ascii="Times New Roman" w:hAnsi="Times New Roman" w:cs="Times New Roman"/>
          <w:sz w:val="24"/>
          <w:szCs w:val="24"/>
        </w:rPr>
        <w:t>uese</w:t>
      </w:r>
      <w:proofErr w:type="spellEnd"/>
      <w:r w:rsidR="007243B5" w:rsidRPr="00DB24F5">
        <w:rPr>
          <w:rFonts w:ascii="Times New Roman" w:hAnsi="Times New Roman" w:cs="Times New Roman"/>
          <w:sz w:val="24"/>
          <w:szCs w:val="24"/>
        </w:rPr>
        <w:t xml:space="preserve"> p</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r llogari t</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klient</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ve t</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w:t>
      </w:r>
      <w:r w:rsidR="00113206" w:rsidRPr="00DB24F5">
        <w:rPr>
          <w:rFonts w:ascii="Times New Roman" w:hAnsi="Times New Roman" w:cs="Times New Roman"/>
          <w:sz w:val="24"/>
          <w:szCs w:val="24"/>
        </w:rPr>
        <w:t xml:space="preserve">bashkëshortit </w:t>
      </w:r>
      <w:r w:rsidR="007243B5" w:rsidRPr="00DB24F5">
        <w:rPr>
          <w:rFonts w:ascii="Times New Roman" w:hAnsi="Times New Roman" w:cs="Times New Roman"/>
          <w:sz w:val="24"/>
          <w:szCs w:val="24"/>
        </w:rPr>
        <w:t>dhe materialet nuk jan</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p</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rdorur</w:t>
      </w:r>
      <w:r w:rsidR="00113206" w:rsidRPr="00DB24F5">
        <w:rPr>
          <w:rFonts w:ascii="Times New Roman" w:hAnsi="Times New Roman" w:cs="Times New Roman"/>
          <w:sz w:val="24"/>
          <w:szCs w:val="24"/>
        </w:rPr>
        <w:t xml:space="preserve"> </w:t>
      </w:r>
      <w:r w:rsidR="007243B5" w:rsidRPr="00DB24F5">
        <w:rPr>
          <w:rFonts w:ascii="Times New Roman" w:hAnsi="Times New Roman" w:cs="Times New Roman"/>
          <w:sz w:val="24"/>
          <w:szCs w:val="24"/>
        </w:rPr>
        <w:t>p</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r nevoja personale</w:t>
      </w:r>
      <w:r w:rsidR="00113206"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megjithatë</w:t>
      </w:r>
      <w:r w:rsidR="007243B5" w:rsidRPr="00DB24F5">
        <w:rPr>
          <w:rFonts w:ascii="Times New Roman" w:hAnsi="Times New Roman" w:cs="Times New Roman"/>
          <w:sz w:val="24"/>
          <w:szCs w:val="24"/>
        </w:rPr>
        <w:t xml:space="preserve"> nj</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fakt i till</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mbetet i paprovuar </w:t>
      </w:r>
      <w:r w:rsidR="00113206" w:rsidRPr="00DB24F5">
        <w:rPr>
          <w:rFonts w:ascii="Times New Roman" w:hAnsi="Times New Roman" w:cs="Times New Roman"/>
          <w:sz w:val="24"/>
          <w:szCs w:val="24"/>
        </w:rPr>
        <w:t>pasi</w:t>
      </w:r>
      <w:r w:rsidR="007243B5" w:rsidRPr="00DB24F5">
        <w:rPr>
          <w:rFonts w:ascii="Times New Roman" w:hAnsi="Times New Roman" w:cs="Times New Roman"/>
          <w:sz w:val="24"/>
          <w:szCs w:val="24"/>
        </w:rPr>
        <w:t xml:space="preserve"> kemi shum</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pa</w:t>
      </w:r>
      <w:r w:rsidR="00113206" w:rsidRPr="00DB24F5">
        <w:rPr>
          <w:rFonts w:ascii="Times New Roman" w:hAnsi="Times New Roman" w:cs="Times New Roman"/>
          <w:sz w:val="24"/>
          <w:szCs w:val="24"/>
        </w:rPr>
        <w:t>k</w:t>
      </w:r>
      <w:r w:rsidR="007243B5" w:rsidRPr="00DB24F5">
        <w:rPr>
          <w:rFonts w:ascii="Times New Roman" w:hAnsi="Times New Roman" w:cs="Times New Roman"/>
          <w:sz w:val="24"/>
          <w:szCs w:val="24"/>
        </w:rPr>
        <w:t xml:space="preserve"> t</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dh</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n</w:t>
      </w:r>
      <w:r w:rsidR="005242B5" w:rsidRPr="00DB24F5">
        <w:rPr>
          <w:rFonts w:ascii="Times New Roman" w:hAnsi="Times New Roman" w:cs="Times New Roman"/>
          <w:sz w:val="24"/>
          <w:szCs w:val="24"/>
        </w:rPr>
        <w:t xml:space="preserve">a </w:t>
      </w:r>
      <w:r w:rsidR="007243B5" w:rsidRPr="00DB24F5">
        <w:rPr>
          <w:rFonts w:ascii="Times New Roman" w:hAnsi="Times New Roman" w:cs="Times New Roman"/>
          <w:sz w:val="24"/>
          <w:szCs w:val="24"/>
        </w:rPr>
        <w:t>n</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drejtim </w:t>
      </w:r>
      <w:r w:rsidR="000E2004" w:rsidRPr="00DB24F5">
        <w:rPr>
          <w:rFonts w:ascii="Times New Roman" w:hAnsi="Times New Roman" w:cs="Times New Roman"/>
          <w:sz w:val="24"/>
          <w:szCs w:val="24"/>
        </w:rPr>
        <w:t>q</w:t>
      </w:r>
      <w:r w:rsidR="00C45E81" w:rsidRPr="00DB24F5">
        <w:rPr>
          <w:rFonts w:ascii="Times New Roman" w:hAnsi="Times New Roman" w:cs="Times New Roman"/>
          <w:sz w:val="24"/>
          <w:szCs w:val="24"/>
        </w:rPr>
        <w:t>ë</w:t>
      </w:r>
      <w:r w:rsidR="000E2004" w:rsidRPr="00DB24F5">
        <w:rPr>
          <w:rFonts w:ascii="Times New Roman" w:hAnsi="Times New Roman" w:cs="Times New Roman"/>
          <w:sz w:val="24"/>
          <w:szCs w:val="24"/>
        </w:rPr>
        <w:t xml:space="preserve"> provojn</w:t>
      </w:r>
      <w:r w:rsidR="00C45E81"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aktiviteti</w:t>
      </w:r>
      <w:r w:rsidR="000E2004" w:rsidRPr="00DB24F5">
        <w:rPr>
          <w:rFonts w:ascii="Times New Roman" w:hAnsi="Times New Roman" w:cs="Times New Roman"/>
          <w:sz w:val="24"/>
          <w:szCs w:val="24"/>
        </w:rPr>
        <w:t>n</w:t>
      </w:r>
      <w:r w:rsidR="007243B5" w:rsidRPr="00DB24F5">
        <w:rPr>
          <w:rFonts w:ascii="Times New Roman" w:hAnsi="Times New Roman" w:cs="Times New Roman"/>
          <w:sz w:val="24"/>
          <w:szCs w:val="24"/>
        </w:rPr>
        <w:t xml:space="preserve"> privat q</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 xml:space="preserve"> bashk</w:t>
      </w:r>
      <w:r w:rsidR="00113206" w:rsidRPr="00DB24F5">
        <w:rPr>
          <w:rFonts w:ascii="Times New Roman" w:hAnsi="Times New Roman" w:cs="Times New Roman"/>
          <w:sz w:val="24"/>
          <w:szCs w:val="24"/>
        </w:rPr>
        <w:t>ë</w:t>
      </w:r>
      <w:r w:rsidR="007243B5" w:rsidRPr="00DB24F5">
        <w:rPr>
          <w:rFonts w:ascii="Times New Roman" w:hAnsi="Times New Roman" w:cs="Times New Roman"/>
          <w:sz w:val="24"/>
          <w:szCs w:val="24"/>
        </w:rPr>
        <w:t>shorti i subjektit ka kryer</w:t>
      </w:r>
      <w:r w:rsidR="00113206" w:rsidRPr="00DB24F5">
        <w:rPr>
          <w:rFonts w:ascii="Times New Roman" w:hAnsi="Times New Roman" w:cs="Times New Roman"/>
          <w:sz w:val="24"/>
          <w:szCs w:val="24"/>
        </w:rPr>
        <w:t xml:space="preserve"> si </w:t>
      </w:r>
      <w:proofErr w:type="spellStart"/>
      <w:r w:rsidR="00113206" w:rsidRPr="00DB24F5">
        <w:rPr>
          <w:rFonts w:ascii="Times New Roman" w:hAnsi="Times New Roman" w:cs="Times New Roman"/>
          <w:sz w:val="24"/>
          <w:szCs w:val="24"/>
        </w:rPr>
        <w:t>hidroizolues</w:t>
      </w:r>
      <w:proofErr w:type="spellEnd"/>
      <w:r w:rsidR="00113206"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apo</w:t>
      </w:r>
      <w:r w:rsidR="00113206" w:rsidRPr="00DB24F5">
        <w:rPr>
          <w:rFonts w:ascii="Times New Roman" w:hAnsi="Times New Roman" w:cs="Times New Roman"/>
          <w:sz w:val="24"/>
          <w:szCs w:val="24"/>
        </w:rPr>
        <w:t xml:space="preserve"> në lidhje me shpenzimet dhe të ardhurat e këtij të fundit nga ky aktivitet.</w:t>
      </w:r>
      <w:r w:rsidR="005242B5"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Megjithatë, r</w:t>
      </w:r>
      <w:r w:rsidR="005242B5" w:rsidRPr="00DB24F5">
        <w:rPr>
          <w:rFonts w:ascii="Times New Roman" w:hAnsi="Times New Roman" w:cs="Times New Roman"/>
          <w:sz w:val="24"/>
          <w:szCs w:val="24"/>
        </w:rPr>
        <w:t>eferuar p</w:t>
      </w:r>
      <w:r w:rsidR="002F0661" w:rsidRPr="00DB24F5">
        <w:rPr>
          <w:rFonts w:ascii="Times New Roman" w:hAnsi="Times New Roman" w:cs="Times New Roman"/>
          <w:sz w:val="24"/>
          <w:szCs w:val="24"/>
        </w:rPr>
        <w:t>ë</w:t>
      </w:r>
      <w:r w:rsidR="005242B5" w:rsidRPr="00DB24F5">
        <w:rPr>
          <w:rFonts w:ascii="Times New Roman" w:hAnsi="Times New Roman" w:cs="Times New Roman"/>
          <w:sz w:val="24"/>
          <w:szCs w:val="24"/>
        </w:rPr>
        <w:t xml:space="preserve">rshkrimit </w:t>
      </w:r>
      <w:r w:rsidR="002F0661" w:rsidRPr="00DB24F5">
        <w:rPr>
          <w:rFonts w:ascii="Times New Roman" w:hAnsi="Times New Roman" w:cs="Times New Roman"/>
          <w:sz w:val="24"/>
          <w:szCs w:val="24"/>
        </w:rPr>
        <w:t>të</w:t>
      </w:r>
      <w:r w:rsidR="005242B5"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 xml:space="preserve">këtyre </w:t>
      </w:r>
      <w:proofErr w:type="spellStart"/>
      <w:r w:rsidR="005242B5" w:rsidRPr="00DB24F5">
        <w:rPr>
          <w:rFonts w:ascii="Times New Roman" w:hAnsi="Times New Roman" w:cs="Times New Roman"/>
          <w:sz w:val="24"/>
          <w:szCs w:val="24"/>
        </w:rPr>
        <w:t>transfer</w:t>
      </w:r>
      <w:r w:rsidR="002F0661" w:rsidRPr="00DB24F5">
        <w:rPr>
          <w:rFonts w:ascii="Times New Roman" w:hAnsi="Times New Roman" w:cs="Times New Roman"/>
          <w:sz w:val="24"/>
          <w:szCs w:val="24"/>
        </w:rPr>
        <w:t>tave</w:t>
      </w:r>
      <w:proofErr w:type="spellEnd"/>
      <w:r w:rsidR="002F0661" w:rsidRPr="00DB24F5">
        <w:rPr>
          <w:rFonts w:ascii="Times New Roman" w:hAnsi="Times New Roman" w:cs="Times New Roman"/>
          <w:sz w:val="24"/>
          <w:szCs w:val="24"/>
        </w:rPr>
        <w:t>, n</w:t>
      </w:r>
      <w:r w:rsidR="00ED61AA" w:rsidRPr="00DB24F5">
        <w:rPr>
          <w:rFonts w:ascii="Times New Roman" w:hAnsi="Times New Roman" w:cs="Times New Roman"/>
          <w:sz w:val="24"/>
          <w:szCs w:val="24"/>
        </w:rPr>
        <w:t>ë</w:t>
      </w:r>
      <w:r w:rsidR="002F0661" w:rsidRPr="00DB24F5">
        <w:rPr>
          <w:rFonts w:ascii="Times New Roman" w:hAnsi="Times New Roman" w:cs="Times New Roman"/>
          <w:sz w:val="24"/>
          <w:szCs w:val="24"/>
        </w:rPr>
        <w:t xml:space="preserve"> dy prej tyre,</w:t>
      </w:r>
      <w:r w:rsidR="005242B5" w:rsidRPr="00DB24F5">
        <w:rPr>
          <w:rFonts w:ascii="Times New Roman" w:hAnsi="Times New Roman" w:cs="Times New Roman"/>
          <w:sz w:val="24"/>
          <w:szCs w:val="24"/>
        </w:rPr>
        <w:t xml:space="preserve"> </w:t>
      </w:r>
      <w:r w:rsidR="006676F4" w:rsidRPr="00DB24F5">
        <w:rPr>
          <w:rFonts w:ascii="Times New Roman" w:hAnsi="Times New Roman" w:cs="Times New Roman"/>
          <w:sz w:val="24"/>
          <w:szCs w:val="24"/>
        </w:rPr>
        <w:t>duket se bashk</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shorti i subjektit ka b</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w:t>
      </w:r>
      <w:r w:rsidR="000E2004" w:rsidRPr="00DB24F5">
        <w:rPr>
          <w:rFonts w:ascii="Times New Roman" w:hAnsi="Times New Roman" w:cs="Times New Roman"/>
          <w:sz w:val="24"/>
          <w:szCs w:val="24"/>
        </w:rPr>
        <w:t>likuidim</w:t>
      </w:r>
      <w:r w:rsidR="006676F4" w:rsidRPr="00DB24F5">
        <w:rPr>
          <w:rFonts w:ascii="Times New Roman" w:hAnsi="Times New Roman" w:cs="Times New Roman"/>
          <w:sz w:val="24"/>
          <w:szCs w:val="24"/>
        </w:rPr>
        <w:t xml:space="preserve"> faturash</w:t>
      </w:r>
      <w:r w:rsidR="00ED61AA" w:rsidRPr="00DB24F5">
        <w:rPr>
          <w:rFonts w:ascii="Times New Roman" w:hAnsi="Times New Roman" w:cs="Times New Roman"/>
          <w:sz w:val="24"/>
          <w:szCs w:val="24"/>
        </w:rPr>
        <w:t>, njëra</w:t>
      </w:r>
      <w:r w:rsidR="006676F4" w:rsidRPr="00DB24F5">
        <w:rPr>
          <w:rFonts w:ascii="Times New Roman" w:hAnsi="Times New Roman" w:cs="Times New Roman"/>
          <w:sz w:val="24"/>
          <w:szCs w:val="24"/>
        </w:rPr>
        <w:t xml:space="preserve"> n</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drejtim 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“MAT-EDIL” SHPK</w:t>
      </w:r>
      <w:r w:rsidR="006676F4" w:rsidRPr="00DB24F5">
        <w:rPr>
          <w:rFonts w:ascii="Times New Roman" w:hAnsi="Times New Roman" w:cs="Times New Roman"/>
          <w:sz w:val="24"/>
          <w:szCs w:val="24"/>
        </w:rPr>
        <w:t xml:space="preserve"> </w:t>
      </w:r>
      <w:r w:rsidR="000E2004" w:rsidRPr="00DB24F5">
        <w:rPr>
          <w:rFonts w:ascii="Times New Roman" w:hAnsi="Times New Roman" w:cs="Times New Roman"/>
          <w:sz w:val="24"/>
          <w:szCs w:val="24"/>
        </w:rPr>
        <w:t xml:space="preserve">shoqëri </w:t>
      </w:r>
      <w:r w:rsidR="006676F4" w:rsidRPr="00DB24F5">
        <w:rPr>
          <w:rFonts w:ascii="Times New Roman" w:hAnsi="Times New Roman" w:cs="Times New Roman"/>
          <w:sz w:val="24"/>
          <w:szCs w:val="24"/>
        </w:rPr>
        <w:t>q</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ka</w:t>
      </w:r>
      <w:r w:rsidR="000E2004" w:rsidRPr="00DB24F5">
        <w:rPr>
          <w:rFonts w:ascii="Times New Roman" w:hAnsi="Times New Roman" w:cs="Times New Roman"/>
          <w:sz w:val="24"/>
          <w:szCs w:val="24"/>
        </w:rPr>
        <w:t xml:space="preserve"> </w:t>
      </w:r>
      <w:proofErr w:type="spellStart"/>
      <w:r w:rsidR="000E2004" w:rsidRPr="00DB24F5">
        <w:rPr>
          <w:rFonts w:ascii="Times New Roman" w:hAnsi="Times New Roman" w:cs="Times New Roman"/>
          <w:sz w:val="24"/>
          <w:szCs w:val="24"/>
        </w:rPr>
        <w:t>pbjekt</w:t>
      </w:r>
      <w:proofErr w:type="spellEnd"/>
      <w:r w:rsidR="006676F4" w:rsidRPr="00DB24F5">
        <w:rPr>
          <w:rFonts w:ascii="Times New Roman" w:hAnsi="Times New Roman" w:cs="Times New Roman"/>
          <w:sz w:val="24"/>
          <w:szCs w:val="24"/>
        </w:rPr>
        <w:t xml:space="preserve"> aktivitet</w:t>
      </w:r>
      <w:r w:rsidR="000E2004" w:rsidRPr="00DB24F5">
        <w:rPr>
          <w:rFonts w:ascii="Times New Roman" w:hAnsi="Times New Roman" w:cs="Times New Roman"/>
          <w:sz w:val="24"/>
          <w:szCs w:val="24"/>
        </w:rPr>
        <w:t>i</w:t>
      </w:r>
      <w:r w:rsidR="006676F4" w:rsidRPr="00DB24F5">
        <w:rPr>
          <w:rFonts w:ascii="Times New Roman" w:hAnsi="Times New Roman" w:cs="Times New Roman"/>
          <w:sz w:val="24"/>
          <w:szCs w:val="24"/>
        </w:rPr>
        <w:t xml:space="preserve"> tregtim</w:t>
      </w:r>
      <w:r w:rsidR="000E2004" w:rsidRPr="00DB24F5">
        <w:rPr>
          <w:rFonts w:ascii="Times New Roman" w:hAnsi="Times New Roman" w:cs="Times New Roman"/>
          <w:sz w:val="24"/>
          <w:szCs w:val="24"/>
        </w:rPr>
        <w:t>in e</w:t>
      </w:r>
      <w:r w:rsidR="006676F4" w:rsidRPr="00DB24F5">
        <w:rPr>
          <w:rFonts w:ascii="Times New Roman" w:hAnsi="Times New Roman" w:cs="Times New Roman"/>
          <w:sz w:val="24"/>
          <w:szCs w:val="24"/>
        </w:rPr>
        <w:t xml:space="preserve"> </w:t>
      </w:r>
      <w:r w:rsidR="000E2004" w:rsidRPr="00DB24F5">
        <w:rPr>
          <w:rFonts w:ascii="Times New Roman" w:hAnsi="Times New Roman" w:cs="Times New Roman"/>
          <w:sz w:val="24"/>
          <w:szCs w:val="24"/>
        </w:rPr>
        <w:t xml:space="preserve">materialeve </w:t>
      </w:r>
      <w:proofErr w:type="spellStart"/>
      <w:r w:rsidR="006676F4" w:rsidRPr="00DB24F5">
        <w:rPr>
          <w:rFonts w:ascii="Times New Roman" w:hAnsi="Times New Roman" w:cs="Times New Roman"/>
          <w:sz w:val="24"/>
          <w:szCs w:val="24"/>
        </w:rPr>
        <w:t>hidroizoluese</w:t>
      </w:r>
      <w:proofErr w:type="spellEnd"/>
      <w:r w:rsidR="006676F4" w:rsidRPr="00DB24F5">
        <w:rPr>
          <w:rFonts w:ascii="Times New Roman" w:hAnsi="Times New Roman" w:cs="Times New Roman"/>
          <w:sz w:val="24"/>
          <w:szCs w:val="24"/>
        </w:rPr>
        <w:t xml:space="preserve"> dhe </w:t>
      </w:r>
      <w:proofErr w:type="spellStart"/>
      <w:r w:rsidR="006676F4" w:rsidRPr="00DB24F5">
        <w:rPr>
          <w:rFonts w:ascii="Times New Roman" w:hAnsi="Times New Roman" w:cs="Times New Roman"/>
          <w:sz w:val="24"/>
          <w:szCs w:val="24"/>
        </w:rPr>
        <w:t>kimikate</w:t>
      </w:r>
      <w:proofErr w:type="spellEnd"/>
      <w:r w:rsidR="006676F4" w:rsidRPr="00DB24F5">
        <w:rPr>
          <w:rFonts w:ascii="Times New Roman" w:hAnsi="Times New Roman" w:cs="Times New Roman"/>
          <w:sz w:val="24"/>
          <w:szCs w:val="24"/>
        </w:rPr>
        <w:t xml:space="preserve"> p</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 nd</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rtim</w:t>
      </w:r>
      <w:del w:id="1768" w:author="Sokol Çomo" w:date="2025-05-02T08:44:00Z">
        <w:r w:rsidR="006676F4" w:rsidRPr="002F0661">
          <w:rPr>
            <w:rFonts w:ascii="Times New Roman" w:hAnsi="Times New Roman" w:cs="Times New Roman"/>
            <w:sz w:val="24"/>
            <w:szCs w:val="24"/>
          </w:rPr>
          <w:delText>.......</w:delText>
        </w:r>
      </w:del>
      <w:ins w:id="1769" w:author="Sokol Çomo" w:date="2025-05-02T08:44:00Z">
        <w:r w:rsidR="00446D43" w:rsidRPr="00DB24F5">
          <w:rPr>
            <w:rFonts w:ascii="Times New Roman" w:hAnsi="Times New Roman" w:cs="Times New Roman"/>
            <w:sz w:val="24"/>
            <w:szCs w:val="24"/>
          </w:rPr>
          <w:t>, ...</w:t>
        </w:r>
      </w:ins>
      <w:r w:rsidR="00446D43" w:rsidRPr="00DB24F5">
        <w:rPr>
          <w:rFonts w:ascii="Times New Roman" w:hAnsi="Times New Roman" w:cs="Times New Roman"/>
          <w:sz w:val="24"/>
          <w:szCs w:val="24"/>
        </w:rPr>
        <w:t xml:space="preserve"> </w:t>
      </w:r>
      <w:r w:rsidR="006676F4" w:rsidRPr="00DB24F5">
        <w:rPr>
          <w:rFonts w:ascii="Times New Roman" w:hAnsi="Times New Roman" w:cs="Times New Roman"/>
          <w:sz w:val="24"/>
          <w:szCs w:val="24"/>
        </w:rPr>
        <w:t xml:space="preserve">etj. </w:t>
      </w:r>
      <w:r w:rsidR="002F0661" w:rsidRPr="00DB24F5">
        <w:rPr>
          <w:rFonts w:ascii="Times New Roman" w:hAnsi="Times New Roman" w:cs="Times New Roman"/>
          <w:sz w:val="24"/>
          <w:szCs w:val="24"/>
        </w:rPr>
        <w:t>Po ashtu, r</w:t>
      </w:r>
      <w:r w:rsidR="006676F4" w:rsidRPr="00DB24F5">
        <w:rPr>
          <w:rFonts w:ascii="Times New Roman" w:hAnsi="Times New Roman" w:cs="Times New Roman"/>
          <w:sz w:val="24"/>
          <w:szCs w:val="24"/>
        </w:rPr>
        <w:t>eferuar shkres</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s </w:t>
      </w:r>
      <w:r w:rsidR="002F0661" w:rsidRPr="00DB24F5">
        <w:rPr>
          <w:rFonts w:ascii="Times New Roman" w:hAnsi="Times New Roman" w:cs="Times New Roman"/>
          <w:sz w:val="24"/>
          <w:szCs w:val="24"/>
        </w:rPr>
        <w:t>“</w:t>
      </w:r>
      <w:r w:rsidR="006676F4" w:rsidRPr="00DB24F5">
        <w:rPr>
          <w:rFonts w:ascii="Times New Roman" w:hAnsi="Times New Roman" w:cs="Times New Roman"/>
          <w:sz w:val="24"/>
          <w:szCs w:val="24"/>
        </w:rPr>
        <w:t>Kthim P</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rgjigje</w:t>
      </w:r>
      <w:r w:rsidR="002F0661" w:rsidRPr="00DB24F5">
        <w:rPr>
          <w:rFonts w:ascii="Times New Roman" w:hAnsi="Times New Roman" w:cs="Times New Roman"/>
          <w:sz w:val="24"/>
          <w:szCs w:val="24"/>
        </w:rPr>
        <w:t>”</w:t>
      </w:r>
      <w:r w:rsidR="006676F4" w:rsidRPr="00DB24F5">
        <w:rPr>
          <w:rFonts w:ascii="Times New Roman" w:hAnsi="Times New Roman" w:cs="Times New Roman"/>
          <w:sz w:val="24"/>
          <w:szCs w:val="24"/>
        </w:rPr>
        <w:t xml:space="preserve"> 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k</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saj shoq</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rie p</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 Komisionin e Pavarur 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Kualifikimit, protokolluar me nr. 592/2</w:t>
      </w:r>
      <w:r w:rsidR="000E2004" w:rsidRPr="00DB24F5">
        <w:rPr>
          <w:rFonts w:ascii="Times New Roman" w:hAnsi="Times New Roman" w:cs="Times New Roman"/>
          <w:sz w:val="24"/>
          <w:szCs w:val="24"/>
        </w:rPr>
        <w:t xml:space="preserve"> prot.</w:t>
      </w:r>
      <w:r w:rsidR="006676F4" w:rsidRPr="00DB24F5">
        <w:rPr>
          <w:rFonts w:ascii="Times New Roman" w:hAnsi="Times New Roman" w:cs="Times New Roman"/>
          <w:sz w:val="24"/>
          <w:szCs w:val="24"/>
        </w:rPr>
        <w:t>, dat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01.03.2022, administratori i</w:t>
      </w:r>
      <w:r w:rsidR="000E2004" w:rsidRPr="00DB24F5">
        <w:rPr>
          <w:rFonts w:ascii="Times New Roman" w:hAnsi="Times New Roman" w:cs="Times New Roman"/>
          <w:sz w:val="24"/>
          <w:szCs w:val="24"/>
        </w:rPr>
        <w:t xml:space="preserve"> k</w:t>
      </w:r>
      <w:r w:rsidR="00C45E81" w:rsidRPr="00DB24F5">
        <w:rPr>
          <w:rFonts w:ascii="Times New Roman" w:hAnsi="Times New Roman" w:cs="Times New Roman"/>
          <w:sz w:val="24"/>
          <w:szCs w:val="24"/>
        </w:rPr>
        <w:t>ë</w:t>
      </w:r>
      <w:r w:rsidR="000E2004" w:rsidRPr="00DB24F5">
        <w:rPr>
          <w:rFonts w:ascii="Times New Roman" w:hAnsi="Times New Roman" w:cs="Times New Roman"/>
          <w:sz w:val="24"/>
          <w:szCs w:val="24"/>
        </w:rPr>
        <w:t>saj</w:t>
      </w:r>
      <w:r w:rsidR="006676F4" w:rsidRPr="00DB24F5">
        <w:rPr>
          <w:rFonts w:ascii="Times New Roman" w:hAnsi="Times New Roman" w:cs="Times New Roman"/>
          <w:sz w:val="24"/>
          <w:szCs w:val="24"/>
        </w:rPr>
        <w:t xml:space="preserve"> shoq</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ri</w:t>
      </w:r>
      <w:r w:rsidR="000E2004" w:rsidRPr="00DB24F5">
        <w:rPr>
          <w:rFonts w:ascii="Times New Roman" w:hAnsi="Times New Roman" w:cs="Times New Roman"/>
          <w:sz w:val="24"/>
          <w:szCs w:val="24"/>
        </w:rPr>
        <w:t>e,</w:t>
      </w:r>
      <w:r w:rsidR="006676F4" w:rsidRPr="00DB24F5">
        <w:rPr>
          <w:rFonts w:ascii="Times New Roman" w:hAnsi="Times New Roman" w:cs="Times New Roman"/>
          <w:sz w:val="24"/>
          <w:szCs w:val="24"/>
        </w:rPr>
        <w:t xml:space="preserve"> z. Resul </w:t>
      </w:r>
      <w:proofErr w:type="spellStart"/>
      <w:r w:rsidR="002F0661" w:rsidRPr="00DB24F5">
        <w:rPr>
          <w:rFonts w:ascii="Times New Roman" w:hAnsi="Times New Roman" w:cs="Times New Roman"/>
          <w:sz w:val="24"/>
          <w:szCs w:val="24"/>
        </w:rPr>
        <w:t>Çarçani</w:t>
      </w:r>
      <w:proofErr w:type="spellEnd"/>
      <w:r w:rsidR="006676F4" w:rsidRPr="00DB24F5">
        <w:rPr>
          <w:rFonts w:ascii="Times New Roman" w:hAnsi="Times New Roman" w:cs="Times New Roman"/>
          <w:sz w:val="24"/>
          <w:szCs w:val="24"/>
        </w:rPr>
        <w:t xml:space="preserve"> ka pranuar se </w:t>
      </w:r>
      <w:r w:rsidR="000E2004" w:rsidRPr="00DB24F5">
        <w:rPr>
          <w:rFonts w:ascii="Times New Roman" w:hAnsi="Times New Roman" w:cs="Times New Roman"/>
          <w:sz w:val="24"/>
          <w:szCs w:val="24"/>
        </w:rPr>
        <w:t xml:space="preserve">z. Dritan </w:t>
      </w:r>
      <w:proofErr w:type="spellStart"/>
      <w:r w:rsidR="000E2004" w:rsidRPr="00DB24F5">
        <w:rPr>
          <w:rFonts w:ascii="Times New Roman" w:hAnsi="Times New Roman" w:cs="Times New Roman"/>
          <w:sz w:val="24"/>
          <w:szCs w:val="24"/>
        </w:rPr>
        <w:t>Marku</w:t>
      </w:r>
      <w:proofErr w:type="spellEnd"/>
      <w:r w:rsidR="006676F4" w:rsidRPr="00DB24F5">
        <w:rPr>
          <w:rFonts w:ascii="Times New Roman" w:hAnsi="Times New Roman" w:cs="Times New Roman"/>
          <w:sz w:val="24"/>
          <w:szCs w:val="24"/>
        </w:rPr>
        <w:t xml:space="preserve"> ka qen</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klient i </w:t>
      </w:r>
      <w:r w:rsidR="000E2004" w:rsidRPr="00DB24F5">
        <w:rPr>
          <w:rFonts w:ascii="Times New Roman" w:hAnsi="Times New Roman" w:cs="Times New Roman"/>
          <w:sz w:val="24"/>
          <w:szCs w:val="24"/>
        </w:rPr>
        <w:t>tyre</w:t>
      </w:r>
      <w:r w:rsidR="006676F4" w:rsidRPr="00DB24F5">
        <w:rPr>
          <w:rFonts w:ascii="Times New Roman" w:hAnsi="Times New Roman" w:cs="Times New Roman"/>
          <w:sz w:val="24"/>
          <w:szCs w:val="24"/>
        </w:rPr>
        <w:t xml:space="preserve"> para shum</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vitesh, </w:t>
      </w:r>
      <w:r w:rsidR="000E2004" w:rsidRPr="00DB24F5">
        <w:rPr>
          <w:rFonts w:ascii="Times New Roman" w:hAnsi="Times New Roman" w:cs="Times New Roman"/>
          <w:sz w:val="24"/>
          <w:szCs w:val="24"/>
        </w:rPr>
        <w:t>p</w:t>
      </w:r>
      <w:r w:rsidR="00C45E81" w:rsidRPr="00DB24F5">
        <w:rPr>
          <w:rFonts w:ascii="Times New Roman" w:hAnsi="Times New Roman" w:cs="Times New Roman"/>
          <w:sz w:val="24"/>
          <w:szCs w:val="24"/>
        </w:rPr>
        <w:t>ë</w:t>
      </w:r>
      <w:r w:rsidR="000E2004" w:rsidRPr="00DB24F5">
        <w:rPr>
          <w:rFonts w:ascii="Times New Roman" w:hAnsi="Times New Roman" w:cs="Times New Roman"/>
          <w:sz w:val="24"/>
          <w:szCs w:val="24"/>
        </w:rPr>
        <w:t>r blerjen e</w:t>
      </w:r>
      <w:r w:rsidR="006676F4" w:rsidRPr="00DB24F5">
        <w:rPr>
          <w:rFonts w:ascii="Times New Roman" w:hAnsi="Times New Roman" w:cs="Times New Roman"/>
          <w:sz w:val="24"/>
          <w:szCs w:val="24"/>
        </w:rPr>
        <w:t xml:space="preserve"> materiale</w:t>
      </w:r>
      <w:r w:rsidR="000E2004" w:rsidRPr="00DB24F5">
        <w:rPr>
          <w:rFonts w:ascii="Times New Roman" w:hAnsi="Times New Roman" w:cs="Times New Roman"/>
          <w:sz w:val="24"/>
          <w:szCs w:val="24"/>
        </w:rPr>
        <w:t>ve t</w:t>
      </w:r>
      <w:r w:rsidR="00C45E81" w:rsidRPr="00DB24F5">
        <w:rPr>
          <w:rFonts w:ascii="Times New Roman" w:hAnsi="Times New Roman" w:cs="Times New Roman"/>
          <w:sz w:val="24"/>
          <w:szCs w:val="24"/>
        </w:rPr>
        <w:t>ë</w:t>
      </w:r>
      <w:r w:rsidR="000E2004" w:rsidRPr="00DB24F5">
        <w:rPr>
          <w:rFonts w:ascii="Times New Roman" w:hAnsi="Times New Roman" w:cs="Times New Roman"/>
          <w:sz w:val="24"/>
          <w:szCs w:val="24"/>
        </w:rPr>
        <w:t xml:space="preserve"> </w:t>
      </w:r>
      <w:r w:rsidR="006676F4" w:rsidRPr="00DB24F5">
        <w:rPr>
          <w:rFonts w:ascii="Times New Roman" w:hAnsi="Times New Roman" w:cs="Times New Roman"/>
          <w:sz w:val="24"/>
          <w:szCs w:val="24"/>
        </w:rPr>
        <w:t>nd</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rtimi</w:t>
      </w:r>
      <w:r w:rsidR="000E2004" w:rsidRPr="00DB24F5">
        <w:rPr>
          <w:rFonts w:ascii="Times New Roman" w:hAnsi="Times New Roman" w:cs="Times New Roman"/>
          <w:sz w:val="24"/>
          <w:szCs w:val="24"/>
        </w:rPr>
        <w:t xml:space="preserve">t </w:t>
      </w:r>
      <w:r w:rsidR="006676F4" w:rsidRPr="00DB24F5">
        <w:rPr>
          <w:rFonts w:ascii="Times New Roman" w:hAnsi="Times New Roman" w:cs="Times New Roman"/>
          <w:sz w:val="24"/>
          <w:szCs w:val="24"/>
        </w:rPr>
        <w:t xml:space="preserve">dhe </w:t>
      </w:r>
      <w:proofErr w:type="spellStart"/>
      <w:r w:rsidR="006676F4" w:rsidRPr="00DB24F5">
        <w:rPr>
          <w:rFonts w:ascii="Times New Roman" w:hAnsi="Times New Roman" w:cs="Times New Roman"/>
          <w:sz w:val="24"/>
          <w:szCs w:val="24"/>
        </w:rPr>
        <w:t>hidroizol</w:t>
      </w:r>
      <w:r w:rsidR="000E2004" w:rsidRPr="00DB24F5">
        <w:rPr>
          <w:rFonts w:ascii="Times New Roman" w:hAnsi="Times New Roman" w:cs="Times New Roman"/>
          <w:sz w:val="24"/>
          <w:szCs w:val="24"/>
        </w:rPr>
        <w:t>uese</w:t>
      </w:r>
      <w:proofErr w:type="spellEnd"/>
      <w:r w:rsidR="006676F4" w:rsidRPr="00DB24F5">
        <w:rPr>
          <w:rFonts w:ascii="Times New Roman" w:hAnsi="Times New Roman" w:cs="Times New Roman"/>
          <w:sz w:val="24"/>
          <w:szCs w:val="24"/>
        </w:rPr>
        <w:t>, megjithat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p</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r shkak 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tejkalimit 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afatit 10 </w:t>
      </w:r>
      <w:r w:rsidR="00ED61AA" w:rsidRPr="00DB24F5">
        <w:rPr>
          <w:rFonts w:ascii="Times New Roman" w:hAnsi="Times New Roman" w:cs="Times New Roman"/>
          <w:sz w:val="24"/>
          <w:szCs w:val="24"/>
        </w:rPr>
        <w:t>vjeçar</w:t>
      </w:r>
      <w:r w:rsidR="006676F4" w:rsidRPr="00DB24F5">
        <w:rPr>
          <w:rFonts w:ascii="Times New Roman" w:hAnsi="Times New Roman" w:cs="Times New Roman"/>
          <w:sz w:val="24"/>
          <w:szCs w:val="24"/>
        </w:rPr>
        <w:t xml:space="preserve"> nuk </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sht</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ruajtur dokumentacion tatimor n</w:t>
      </w:r>
      <w:r w:rsidR="002F0661" w:rsidRPr="00DB24F5">
        <w:rPr>
          <w:rFonts w:ascii="Times New Roman" w:hAnsi="Times New Roman" w:cs="Times New Roman"/>
          <w:sz w:val="24"/>
          <w:szCs w:val="24"/>
        </w:rPr>
        <w:t>ë</w:t>
      </w:r>
      <w:r w:rsidR="006676F4" w:rsidRPr="00DB24F5">
        <w:rPr>
          <w:rFonts w:ascii="Times New Roman" w:hAnsi="Times New Roman" w:cs="Times New Roman"/>
          <w:sz w:val="24"/>
          <w:szCs w:val="24"/>
        </w:rPr>
        <w:t xml:space="preserve"> lidhje me blerjet e kryera pre tij</w:t>
      </w:r>
      <w:r w:rsidR="002F0661" w:rsidRPr="00DB24F5">
        <w:rPr>
          <w:rFonts w:ascii="Times New Roman" w:hAnsi="Times New Roman" w:cs="Times New Roman"/>
          <w:sz w:val="24"/>
          <w:szCs w:val="24"/>
        </w:rPr>
        <w:t xml:space="preserve">. Sa më sipër, duket se bashkëshorti i subjektit </w:t>
      </w:r>
      <w:del w:id="1770" w:author="Sokol Çomo" w:date="2025-05-02T08:44:00Z">
        <w:r w:rsidR="002F0661" w:rsidRPr="002F0661">
          <w:rPr>
            <w:rFonts w:ascii="Times New Roman" w:hAnsi="Times New Roman" w:cs="Times New Roman"/>
            <w:sz w:val="24"/>
            <w:szCs w:val="24"/>
          </w:rPr>
          <w:delText>ka</w:delText>
        </w:r>
      </w:del>
      <w:ins w:id="1771" w:author="Sokol Çomo" w:date="2025-05-02T08:44:00Z">
        <w:r w:rsidR="00226037" w:rsidRPr="00DB24F5">
          <w:rPr>
            <w:rFonts w:ascii="Times New Roman" w:hAnsi="Times New Roman" w:cs="Times New Roman"/>
            <w:sz w:val="24"/>
            <w:szCs w:val="24"/>
          </w:rPr>
          <w:t>mund t</w:t>
        </w:r>
        <w:r w:rsidR="004444F5" w:rsidRPr="00DB24F5">
          <w:rPr>
            <w:rFonts w:ascii="Times New Roman" w:hAnsi="Times New Roman" w:cs="Times New Roman"/>
            <w:sz w:val="24"/>
            <w:szCs w:val="24"/>
          </w:rPr>
          <w:t>ë</w:t>
        </w:r>
        <w:r w:rsidR="00226037" w:rsidRPr="00DB24F5">
          <w:rPr>
            <w:rFonts w:ascii="Times New Roman" w:hAnsi="Times New Roman" w:cs="Times New Roman"/>
            <w:sz w:val="24"/>
            <w:szCs w:val="24"/>
          </w:rPr>
          <w:t xml:space="preserve"> ket</w:t>
        </w:r>
        <w:r w:rsidR="004444F5" w:rsidRPr="00DB24F5">
          <w:rPr>
            <w:rFonts w:ascii="Times New Roman" w:hAnsi="Times New Roman" w:cs="Times New Roman"/>
            <w:sz w:val="24"/>
            <w:szCs w:val="24"/>
          </w:rPr>
          <w:t>ë</w:t>
        </w:r>
      </w:ins>
      <w:r w:rsidR="00226037" w:rsidRPr="00DB24F5">
        <w:rPr>
          <w:rFonts w:ascii="Times New Roman" w:hAnsi="Times New Roman" w:cs="Times New Roman"/>
          <w:sz w:val="24"/>
          <w:szCs w:val="24"/>
        </w:rPr>
        <w:t xml:space="preserve"> </w:t>
      </w:r>
      <w:r w:rsidR="002F0661" w:rsidRPr="00DB24F5">
        <w:rPr>
          <w:rFonts w:ascii="Times New Roman" w:hAnsi="Times New Roman" w:cs="Times New Roman"/>
          <w:sz w:val="24"/>
          <w:szCs w:val="24"/>
        </w:rPr>
        <w:t>kryer furnizime të ndryshme pranë kësaj shoqërie për qëllime të punës së tij</w:t>
      </w:r>
      <w:r w:rsidR="00A22386" w:rsidRPr="00DB24F5">
        <w:rPr>
          <w:rFonts w:ascii="Times New Roman" w:hAnsi="Times New Roman" w:cs="Times New Roman"/>
          <w:sz w:val="24"/>
          <w:szCs w:val="24"/>
        </w:rPr>
        <w:t xml:space="preserve"> dhe </w:t>
      </w:r>
      <w:proofErr w:type="spellStart"/>
      <w:r w:rsidR="00A22386" w:rsidRPr="00DB24F5">
        <w:rPr>
          <w:rFonts w:ascii="Times New Roman" w:hAnsi="Times New Roman" w:cs="Times New Roman"/>
          <w:sz w:val="24"/>
          <w:szCs w:val="24"/>
        </w:rPr>
        <w:t>transfertat</w:t>
      </w:r>
      <w:proofErr w:type="spellEnd"/>
      <w:r w:rsidR="00A22386" w:rsidRPr="00DB24F5">
        <w:rPr>
          <w:rFonts w:ascii="Times New Roman" w:hAnsi="Times New Roman" w:cs="Times New Roman"/>
          <w:sz w:val="24"/>
          <w:szCs w:val="24"/>
        </w:rPr>
        <w:t xml:space="preserve"> bankare p</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r likuidim faturash mund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jen</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kryer p</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r llogari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w:t>
      </w:r>
      <w:proofErr w:type="spellStart"/>
      <w:r w:rsidR="00A22386" w:rsidRPr="00DB24F5">
        <w:rPr>
          <w:rFonts w:ascii="Times New Roman" w:hAnsi="Times New Roman" w:cs="Times New Roman"/>
          <w:sz w:val="24"/>
          <w:szCs w:val="24"/>
        </w:rPr>
        <w:t>t</w:t>
      </w:r>
      <w:r w:rsidR="00C45E81" w:rsidRPr="00DB24F5">
        <w:rPr>
          <w:rFonts w:ascii="Times New Roman" w:hAnsi="Times New Roman" w:cs="Times New Roman"/>
          <w:sz w:val="24"/>
          <w:szCs w:val="24"/>
        </w:rPr>
        <w:t>ë</w:t>
      </w:r>
      <w:proofErr w:type="spellEnd"/>
      <w:r w:rsidR="00A22386" w:rsidRPr="00DB24F5">
        <w:rPr>
          <w:rFonts w:ascii="Times New Roman" w:hAnsi="Times New Roman" w:cs="Times New Roman"/>
          <w:sz w:val="24"/>
          <w:szCs w:val="24"/>
        </w:rPr>
        <w:t xml:space="preserve"> </w:t>
      </w:r>
      <w:proofErr w:type="spellStart"/>
      <w:r w:rsidR="00A22386" w:rsidRPr="00DB24F5">
        <w:rPr>
          <w:rFonts w:ascii="Times New Roman" w:hAnsi="Times New Roman" w:cs="Times New Roman"/>
          <w:sz w:val="24"/>
          <w:szCs w:val="24"/>
        </w:rPr>
        <w:t>tret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ve</w:t>
      </w:r>
      <w:proofErr w:type="spellEnd"/>
      <w:del w:id="1772" w:author="Sokol Çomo" w:date="2025-05-02T08:44:00Z">
        <w:r w:rsidR="002F0661" w:rsidRPr="002F0661">
          <w:rPr>
            <w:rFonts w:ascii="Times New Roman" w:hAnsi="Times New Roman" w:cs="Times New Roman"/>
            <w:sz w:val="24"/>
            <w:szCs w:val="24"/>
          </w:rPr>
          <w:delText>.</w:delText>
        </w:r>
      </w:del>
      <w:ins w:id="1773" w:author="Sokol Çomo" w:date="2025-05-02T08:44:00Z">
        <w:r w:rsidR="00446D43" w:rsidRPr="00DB24F5">
          <w:rPr>
            <w:rFonts w:ascii="Times New Roman" w:hAnsi="Times New Roman" w:cs="Times New Roman"/>
            <w:sz w:val="24"/>
            <w:szCs w:val="24"/>
          </w:rPr>
          <w:t>, megjithat</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nj</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fakt i till</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w:t>
        </w:r>
        <w:r w:rsidR="00AB7D70" w:rsidRPr="00DB24F5">
          <w:rPr>
            <w:rFonts w:ascii="Times New Roman" w:hAnsi="Times New Roman" w:cs="Times New Roman"/>
            <w:sz w:val="24"/>
            <w:szCs w:val="24"/>
          </w:rPr>
          <w:t xml:space="preserve">mbetet i </w:t>
        </w:r>
        <w:r w:rsidR="00446D43" w:rsidRPr="00DB24F5">
          <w:rPr>
            <w:rFonts w:ascii="Times New Roman" w:hAnsi="Times New Roman" w:cs="Times New Roman"/>
            <w:sz w:val="24"/>
            <w:szCs w:val="24"/>
          </w:rPr>
          <w:t>paprovuar n</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gjendjen q</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kan</w:t>
        </w:r>
        <w:r w:rsidR="004444F5" w:rsidRPr="00DB24F5">
          <w:rPr>
            <w:rFonts w:ascii="Times New Roman" w:hAnsi="Times New Roman" w:cs="Times New Roman"/>
            <w:sz w:val="24"/>
            <w:szCs w:val="24"/>
          </w:rPr>
          <w:t>ë</w:t>
        </w:r>
        <w:r w:rsidR="00446D43" w:rsidRPr="00DB24F5">
          <w:rPr>
            <w:rFonts w:ascii="Times New Roman" w:hAnsi="Times New Roman" w:cs="Times New Roman"/>
            <w:sz w:val="24"/>
            <w:szCs w:val="24"/>
          </w:rPr>
          <w:t xml:space="preserve"> aktet. </w:t>
        </w:r>
      </w:ins>
    </w:p>
    <w:p w14:paraId="7AF215B6" w14:textId="77777777" w:rsidR="00ED61AA" w:rsidRPr="00DB24F5" w:rsidRDefault="00ED61AA" w:rsidP="00ED61AA">
      <w:pPr>
        <w:pStyle w:val="ListParagraph"/>
        <w:tabs>
          <w:tab w:val="left" w:pos="0"/>
        </w:tabs>
        <w:spacing w:before="0" w:after="0"/>
        <w:ind w:left="0"/>
        <w:rPr>
          <w:rFonts w:ascii="Times New Roman" w:hAnsi="Times New Roman"/>
          <w:sz w:val="16"/>
          <w:rPrChange w:id="1774" w:author="Sokol Çomo" w:date="2025-05-02T08:44:00Z">
            <w:rPr>
              <w:rFonts w:ascii="Times New Roman" w:hAnsi="Times New Roman"/>
              <w:color w:val="C00000"/>
              <w:sz w:val="16"/>
            </w:rPr>
          </w:rPrChange>
        </w:rPr>
      </w:pPr>
    </w:p>
    <w:p w14:paraId="43EA1041" w14:textId="77777777" w:rsidR="00EE07FC" w:rsidRPr="00DB24F5" w:rsidRDefault="007177FD" w:rsidP="00074672">
      <w:pPr>
        <w:pStyle w:val="ListParagraph"/>
        <w:numPr>
          <w:ilvl w:val="1"/>
          <w:numId w:val="3"/>
        </w:numPr>
        <w:tabs>
          <w:tab w:val="left" w:pos="0"/>
        </w:tabs>
        <w:spacing w:before="0" w:after="0"/>
        <w:ind w:left="0" w:firstLine="0"/>
        <w:rPr>
          <w:rFonts w:ascii="Times New Roman" w:hAnsi="Times New Roman"/>
          <w:sz w:val="24"/>
          <w:rPrChange w:id="1775"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Tek z</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ri </w:t>
      </w:r>
      <w:r w:rsidR="00B11A2D" w:rsidRPr="00DB24F5">
        <w:rPr>
          <w:rFonts w:ascii="Times New Roman" w:hAnsi="Times New Roman" w:cs="Times New Roman"/>
          <w:sz w:val="24"/>
          <w:szCs w:val="24"/>
        </w:rPr>
        <w:t>“</w:t>
      </w:r>
      <w:r w:rsidR="00B11A2D" w:rsidRPr="00DB24F5">
        <w:rPr>
          <w:rFonts w:ascii="Times New Roman" w:hAnsi="Times New Roman" w:cs="Times New Roman"/>
          <w:i/>
          <w:iCs/>
          <w:sz w:val="24"/>
          <w:szCs w:val="24"/>
        </w:rPr>
        <w:t>S</w:t>
      </w:r>
      <w:r w:rsidRPr="00DB24F5">
        <w:rPr>
          <w:rFonts w:ascii="Times New Roman" w:hAnsi="Times New Roman" w:cs="Times New Roman"/>
          <w:i/>
          <w:iCs/>
          <w:sz w:val="24"/>
          <w:szCs w:val="24"/>
        </w:rPr>
        <w:t>hpenzime p</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r p</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rshtatjen e banes</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s karabina, </w:t>
      </w:r>
      <w:r w:rsidR="001B3888" w:rsidRPr="00DB24F5">
        <w:rPr>
          <w:rFonts w:ascii="Times New Roman" w:hAnsi="Times New Roman" w:cs="Times New Roman"/>
          <w:i/>
          <w:iCs/>
          <w:sz w:val="24"/>
          <w:szCs w:val="24"/>
        </w:rPr>
        <w:t>apartamenti</w:t>
      </w:r>
      <w:r w:rsidRPr="00DB24F5">
        <w:rPr>
          <w:rFonts w:ascii="Times New Roman" w:hAnsi="Times New Roman" w:cs="Times New Roman"/>
          <w:i/>
          <w:iCs/>
          <w:sz w:val="24"/>
          <w:szCs w:val="24"/>
        </w:rPr>
        <w:t xml:space="preserve"> n</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Gjirokast</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r, p</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r periudh</w:t>
      </w:r>
      <w:r w:rsidR="001B3888" w:rsidRPr="00DB24F5">
        <w:rPr>
          <w:rFonts w:ascii="Times New Roman" w:hAnsi="Times New Roman" w:cs="Times New Roman"/>
          <w:i/>
          <w:iCs/>
          <w:sz w:val="24"/>
          <w:szCs w:val="24"/>
        </w:rPr>
        <w:t>ë</w:t>
      </w:r>
      <w:r w:rsidRPr="00DB24F5">
        <w:rPr>
          <w:rFonts w:ascii="Times New Roman" w:hAnsi="Times New Roman" w:cs="Times New Roman"/>
          <w:i/>
          <w:iCs/>
          <w:sz w:val="24"/>
          <w:szCs w:val="24"/>
        </w:rPr>
        <w:t>n 1995-2003</w:t>
      </w:r>
      <w:r w:rsidR="00B11A2D" w:rsidRPr="00DB24F5">
        <w:rPr>
          <w:rFonts w:ascii="Times New Roman" w:hAnsi="Times New Roman" w:cs="Times New Roman"/>
          <w:sz w:val="24"/>
          <w:szCs w:val="24"/>
        </w:rPr>
        <w:t>”</w:t>
      </w:r>
      <w:r w:rsidR="008F3B05" w:rsidRPr="00DB24F5">
        <w:rPr>
          <w:rFonts w:ascii="Times New Roman" w:hAnsi="Times New Roman" w:cs="Times New Roman"/>
          <w:sz w:val="24"/>
          <w:szCs w:val="24"/>
        </w:rPr>
        <w:t xml:space="preserve"> </w:t>
      </w:r>
      <w:r w:rsidRPr="00DB24F5">
        <w:rPr>
          <w:rFonts w:ascii="Times New Roman" w:hAnsi="Times New Roman" w:cs="Times New Roman"/>
          <w:sz w:val="24"/>
          <w:szCs w:val="24"/>
        </w:rPr>
        <w:t>p</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rfshihet shuma 1.647.859 lek</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totalis</w:t>
      </w:r>
      <w:r w:rsidR="008F3B05" w:rsidRPr="00DB24F5">
        <w:rPr>
          <w:rFonts w:ascii="Times New Roman" w:hAnsi="Times New Roman" w:cs="Times New Roman"/>
          <w:sz w:val="24"/>
          <w:szCs w:val="24"/>
        </w:rPr>
        <w:t>ht</w:t>
      </w:r>
      <w:proofErr w:type="spellEnd"/>
      <w:r w:rsidRPr="00DB24F5">
        <w:rPr>
          <w:rFonts w:ascii="Times New Roman" w:hAnsi="Times New Roman" w:cs="Times New Roman"/>
          <w:sz w:val="24"/>
          <w:szCs w:val="24"/>
        </w:rPr>
        <w:t xml:space="preserve"> e pamb</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shtetur n</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8F3B05" w:rsidRPr="00DB24F5">
        <w:rPr>
          <w:rFonts w:ascii="Times New Roman" w:hAnsi="Times New Roman" w:cs="Times New Roman"/>
          <w:sz w:val="24"/>
          <w:szCs w:val="24"/>
        </w:rPr>
        <w:t>dokumentacion</w:t>
      </w:r>
      <w:r w:rsidRPr="00DB24F5">
        <w:rPr>
          <w:rFonts w:ascii="Times New Roman" w:hAnsi="Times New Roman" w:cs="Times New Roman"/>
          <w:sz w:val="24"/>
          <w:szCs w:val="24"/>
        </w:rPr>
        <w:t>. Kjo shum</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mb</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shtetur n</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koston mesatare t</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nd</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rtimit p</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r vitin 2003 sipas EKB</w:t>
      </w:r>
      <w:r w:rsidR="00765F11" w:rsidRPr="00DB24F5">
        <w:rPr>
          <w:rFonts w:ascii="Times New Roman" w:hAnsi="Times New Roman" w:cs="Times New Roman"/>
          <w:sz w:val="24"/>
          <w:szCs w:val="24"/>
        </w:rPr>
        <w:t>-s</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1B3888"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supozuar dhe nuk merr parasysh faktin se kjo kosto mesatare iu referohet punimeve ku </w:t>
      </w:r>
      <w:r w:rsidR="00FE017F" w:rsidRPr="00DB24F5">
        <w:rPr>
          <w:rFonts w:ascii="Times New Roman" w:hAnsi="Times New Roman" w:cs="Times New Roman"/>
          <w:sz w:val="24"/>
          <w:szCs w:val="24"/>
        </w:rPr>
        <w:t>p</w:t>
      </w:r>
      <w:r w:rsidR="001B3888" w:rsidRPr="00DB24F5">
        <w:rPr>
          <w:rFonts w:ascii="Times New Roman" w:hAnsi="Times New Roman" w:cs="Times New Roman"/>
          <w:sz w:val="24"/>
          <w:szCs w:val="24"/>
        </w:rPr>
        <w:t>ë</w:t>
      </w:r>
      <w:r w:rsidR="00FE017F" w:rsidRPr="00DB24F5">
        <w:rPr>
          <w:rFonts w:ascii="Times New Roman" w:hAnsi="Times New Roman" w:cs="Times New Roman"/>
          <w:sz w:val="24"/>
          <w:szCs w:val="24"/>
        </w:rPr>
        <w:t>rfshihen pagat e punonj</w:t>
      </w:r>
      <w:r w:rsidR="001B3888" w:rsidRPr="00DB24F5">
        <w:rPr>
          <w:rFonts w:ascii="Times New Roman" w:hAnsi="Times New Roman" w:cs="Times New Roman"/>
          <w:sz w:val="24"/>
          <w:szCs w:val="24"/>
        </w:rPr>
        <w:t>ë</w:t>
      </w:r>
      <w:r w:rsidR="00FE017F" w:rsidRPr="00DB24F5">
        <w:rPr>
          <w:rFonts w:ascii="Times New Roman" w:hAnsi="Times New Roman" w:cs="Times New Roman"/>
          <w:sz w:val="24"/>
          <w:szCs w:val="24"/>
        </w:rPr>
        <w:t>sve, sigurimet shoq</w:t>
      </w:r>
      <w:r w:rsidR="001B3888" w:rsidRPr="00DB24F5">
        <w:rPr>
          <w:rFonts w:ascii="Times New Roman" w:hAnsi="Times New Roman" w:cs="Times New Roman"/>
          <w:sz w:val="24"/>
          <w:szCs w:val="24"/>
        </w:rPr>
        <w:t>ë</w:t>
      </w:r>
      <w:r w:rsidR="00FE017F" w:rsidRPr="00DB24F5">
        <w:rPr>
          <w:rFonts w:ascii="Times New Roman" w:hAnsi="Times New Roman" w:cs="Times New Roman"/>
          <w:sz w:val="24"/>
          <w:szCs w:val="24"/>
        </w:rPr>
        <w:t xml:space="preserve">rore, fitimi i </w:t>
      </w:r>
      <w:r w:rsidR="00765F11" w:rsidRPr="00DB24F5">
        <w:rPr>
          <w:rFonts w:ascii="Times New Roman" w:hAnsi="Times New Roman" w:cs="Times New Roman"/>
          <w:sz w:val="24"/>
          <w:szCs w:val="24"/>
        </w:rPr>
        <w:t>shoq</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ris</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s</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nd</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rtimit, tatimet e paguara nga kjo shoq</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ri, kosto t</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cilat n</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rastin konkret, duke qen</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se punimet jan</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kryer nga bashk</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shorti i subjektit nuk mund t</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ken</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r</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nduar mbi koston totale t</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nd</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rtimit t</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 xml:space="preserve"> k</w:t>
      </w:r>
      <w:r w:rsidR="005B357C" w:rsidRPr="00DB24F5">
        <w:rPr>
          <w:rFonts w:ascii="Times New Roman" w:hAnsi="Times New Roman" w:cs="Times New Roman"/>
          <w:sz w:val="24"/>
          <w:szCs w:val="24"/>
        </w:rPr>
        <w:t>ë</w:t>
      </w:r>
      <w:r w:rsidR="00765F11" w:rsidRPr="00DB24F5">
        <w:rPr>
          <w:rFonts w:ascii="Times New Roman" w:hAnsi="Times New Roman" w:cs="Times New Roman"/>
          <w:sz w:val="24"/>
          <w:szCs w:val="24"/>
        </w:rPr>
        <w:t>saj banese.</w:t>
      </w:r>
      <w:r w:rsidR="00F33332" w:rsidRPr="00DB24F5">
        <w:rPr>
          <w:rFonts w:ascii="Times New Roman" w:hAnsi="Times New Roman" w:cs="Times New Roman"/>
          <w:sz w:val="24"/>
          <w:szCs w:val="24"/>
        </w:rPr>
        <w:t xml:space="preserve"> </w:t>
      </w:r>
      <w:r w:rsidR="003D1CE9" w:rsidRPr="00DB24F5">
        <w:rPr>
          <w:rFonts w:ascii="Times New Roman" w:hAnsi="Times New Roman" w:cs="Times New Roman"/>
          <w:sz w:val="24"/>
          <w:szCs w:val="24"/>
        </w:rPr>
        <w:t>R</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ndimi i analiz</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s financiare me shum</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n 1.647.859 lek</w:t>
      </w:r>
      <w:r w:rsidR="005B357C" w:rsidRPr="00DB24F5">
        <w:rPr>
          <w:rFonts w:ascii="Times New Roman" w:hAnsi="Times New Roman" w:cs="Times New Roman"/>
          <w:sz w:val="24"/>
          <w:szCs w:val="24"/>
        </w:rPr>
        <w:t>ë</w:t>
      </w:r>
      <w:r w:rsidR="00294430" w:rsidRPr="00DB24F5">
        <w:rPr>
          <w:rFonts w:ascii="Times New Roman" w:hAnsi="Times New Roman" w:cs="Times New Roman"/>
          <w:sz w:val="24"/>
          <w:szCs w:val="24"/>
        </w:rPr>
        <w:t xml:space="preserve"> </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sht</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 xml:space="preserve"> </w:t>
      </w:r>
      <w:proofErr w:type="spellStart"/>
      <w:r w:rsidR="003D1CE9" w:rsidRPr="00DB24F5">
        <w:rPr>
          <w:rFonts w:ascii="Times New Roman" w:hAnsi="Times New Roman" w:cs="Times New Roman"/>
          <w:sz w:val="24"/>
          <w:szCs w:val="24"/>
        </w:rPr>
        <w:t>totalisht</w:t>
      </w:r>
      <w:proofErr w:type="spellEnd"/>
      <w:r w:rsidR="003D1CE9" w:rsidRPr="00DB24F5">
        <w:rPr>
          <w:rFonts w:ascii="Times New Roman" w:hAnsi="Times New Roman" w:cs="Times New Roman"/>
          <w:sz w:val="24"/>
          <w:szCs w:val="24"/>
        </w:rPr>
        <w:t xml:space="preserve"> i paligjsh</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m dhe i pamb</w:t>
      </w:r>
      <w:r w:rsidR="005B357C" w:rsidRPr="00DB24F5">
        <w:rPr>
          <w:rFonts w:ascii="Times New Roman" w:hAnsi="Times New Roman" w:cs="Times New Roman"/>
          <w:sz w:val="24"/>
          <w:szCs w:val="24"/>
        </w:rPr>
        <w:t>ë</w:t>
      </w:r>
      <w:r w:rsidR="003D1CE9" w:rsidRPr="00DB24F5">
        <w:rPr>
          <w:rFonts w:ascii="Times New Roman" w:hAnsi="Times New Roman" w:cs="Times New Roman"/>
          <w:sz w:val="24"/>
          <w:szCs w:val="24"/>
        </w:rPr>
        <w:t>shtetur me dokumentacion</w:t>
      </w:r>
      <w:r w:rsidR="003F4E47" w:rsidRPr="00DB24F5">
        <w:rPr>
          <w:rFonts w:ascii="Times New Roman" w:hAnsi="Times New Roman" w:cs="Times New Roman"/>
          <w:sz w:val="24"/>
          <w:szCs w:val="24"/>
        </w:rPr>
        <w:t xml:space="preserve">. </w:t>
      </w:r>
    </w:p>
    <w:p w14:paraId="0F59599D" w14:textId="5F99ACEE" w:rsidR="00D320E0" w:rsidRPr="00DB24F5" w:rsidRDefault="003F4E47" w:rsidP="00EE07FC">
      <w:pPr>
        <w:pStyle w:val="ListParagraph"/>
        <w:tabs>
          <w:tab w:val="left" w:pos="0"/>
        </w:tabs>
        <w:spacing w:before="0" w:after="0"/>
        <w:ind w:left="0"/>
        <w:rPr>
          <w:rFonts w:ascii="Times New Roman" w:hAnsi="Times New Roman" w:cs="Times New Roman"/>
          <w:sz w:val="24"/>
          <w:szCs w:val="24"/>
        </w:rPr>
      </w:pPr>
      <w:bookmarkStart w:id="1776" w:name="_Hlk195539676"/>
      <w:r w:rsidRPr="00DB24F5">
        <w:rPr>
          <w:rFonts w:ascii="Times New Roman" w:hAnsi="Times New Roman" w:cs="Times New Roman"/>
          <w:sz w:val="24"/>
          <w:szCs w:val="24"/>
        </w:rPr>
        <w:t>Në lidhje me këtë pretendim të subjektit</w:t>
      </w:r>
      <w:r w:rsidR="00ED61AA" w:rsidRPr="00DB24F5">
        <w:rPr>
          <w:rFonts w:ascii="Times New Roman" w:hAnsi="Times New Roman" w:cs="Times New Roman"/>
          <w:sz w:val="24"/>
          <w:szCs w:val="24"/>
        </w:rPr>
        <w:t>,</w:t>
      </w:r>
      <w:r w:rsidRPr="00DB24F5">
        <w:rPr>
          <w:rFonts w:ascii="Times New Roman" w:hAnsi="Times New Roman" w:cs="Times New Roman"/>
          <w:sz w:val="24"/>
          <w:szCs w:val="24"/>
        </w:rPr>
        <w:t xml:space="preserve"> sikurse analizuar </w:t>
      </w:r>
      <w:r w:rsidR="00AE52DA" w:rsidRPr="00DB24F5">
        <w:rPr>
          <w:rFonts w:ascii="Times New Roman" w:hAnsi="Times New Roman" w:cs="Times New Roman"/>
          <w:sz w:val="24"/>
          <w:szCs w:val="24"/>
        </w:rPr>
        <w:t>m</w:t>
      </w:r>
      <w:r w:rsidR="0029649F" w:rsidRPr="00DB24F5">
        <w:rPr>
          <w:rFonts w:ascii="Times New Roman" w:hAnsi="Times New Roman" w:cs="Times New Roman"/>
          <w:sz w:val="24"/>
          <w:szCs w:val="24"/>
        </w:rPr>
        <w:t>ë</w:t>
      </w:r>
      <w:r w:rsidR="00AE52DA" w:rsidRPr="00DB24F5">
        <w:rPr>
          <w:rFonts w:ascii="Times New Roman" w:hAnsi="Times New Roman" w:cs="Times New Roman"/>
          <w:sz w:val="24"/>
          <w:szCs w:val="24"/>
        </w:rPr>
        <w:t xml:space="preserve"> sip</w:t>
      </w:r>
      <w:r w:rsidR="0029649F" w:rsidRPr="00DB24F5">
        <w:rPr>
          <w:rFonts w:ascii="Times New Roman" w:hAnsi="Times New Roman" w:cs="Times New Roman"/>
          <w:sz w:val="24"/>
          <w:szCs w:val="24"/>
        </w:rPr>
        <w:t>ë</w:t>
      </w:r>
      <w:r w:rsidR="00AE52DA" w:rsidRPr="00DB24F5">
        <w:rPr>
          <w:rFonts w:ascii="Times New Roman" w:hAnsi="Times New Roman" w:cs="Times New Roman"/>
          <w:sz w:val="24"/>
          <w:szCs w:val="24"/>
        </w:rPr>
        <w:t>r n</w:t>
      </w:r>
      <w:r w:rsidR="0029649F" w:rsidRPr="00DB24F5">
        <w:rPr>
          <w:rFonts w:ascii="Times New Roman" w:hAnsi="Times New Roman" w:cs="Times New Roman"/>
          <w:sz w:val="24"/>
          <w:szCs w:val="24"/>
        </w:rPr>
        <w:t>ë</w:t>
      </w:r>
      <w:r w:rsidR="00AE52DA" w:rsidRPr="00DB24F5">
        <w:rPr>
          <w:rFonts w:ascii="Times New Roman" w:hAnsi="Times New Roman" w:cs="Times New Roman"/>
          <w:sz w:val="24"/>
          <w:szCs w:val="24"/>
        </w:rPr>
        <w:t xml:space="preserve"> k</w:t>
      </w:r>
      <w:r w:rsidR="0029649F" w:rsidRPr="00DB24F5">
        <w:rPr>
          <w:rFonts w:ascii="Times New Roman" w:hAnsi="Times New Roman" w:cs="Times New Roman"/>
          <w:sz w:val="24"/>
          <w:szCs w:val="24"/>
        </w:rPr>
        <w:t>ë</w:t>
      </w:r>
      <w:r w:rsidR="00AE52DA" w:rsidRPr="00DB24F5">
        <w:rPr>
          <w:rFonts w:ascii="Times New Roman" w:hAnsi="Times New Roman" w:cs="Times New Roman"/>
          <w:sz w:val="24"/>
          <w:szCs w:val="24"/>
        </w:rPr>
        <w:t>t</w:t>
      </w:r>
      <w:r w:rsidR="0029649F" w:rsidRPr="00DB24F5">
        <w:rPr>
          <w:rFonts w:ascii="Times New Roman" w:hAnsi="Times New Roman" w:cs="Times New Roman"/>
          <w:sz w:val="24"/>
          <w:szCs w:val="24"/>
        </w:rPr>
        <w:t>ë</w:t>
      </w:r>
      <w:r w:rsidRPr="00DB24F5">
        <w:rPr>
          <w:rFonts w:ascii="Times New Roman" w:hAnsi="Times New Roman" w:cs="Times New Roman"/>
          <w:sz w:val="24"/>
          <w:szCs w:val="24"/>
        </w:rPr>
        <w:t xml:space="preserve"> relacioni</w:t>
      </w:r>
      <w:r w:rsidR="00AE52DA" w:rsidRPr="00DB24F5">
        <w:rPr>
          <w:rFonts w:ascii="Times New Roman" w:hAnsi="Times New Roman" w:cs="Times New Roman"/>
          <w:sz w:val="24"/>
          <w:szCs w:val="24"/>
        </w:rPr>
        <w:t xml:space="preserve"> </w:t>
      </w:r>
      <w:r w:rsidRPr="00DB24F5">
        <w:rPr>
          <w:rFonts w:ascii="Times New Roman" w:hAnsi="Times New Roman" w:cs="Times New Roman"/>
          <w:sz w:val="24"/>
          <w:szCs w:val="24"/>
        </w:rPr>
        <w:t>NJSHL e gjen të pambështetur pretendimin e subjektit</w:t>
      </w:r>
      <w:bookmarkEnd w:id="1776"/>
      <w:r w:rsidRPr="00DB24F5">
        <w:rPr>
          <w:rFonts w:ascii="Times New Roman" w:hAnsi="Times New Roman" w:cs="Times New Roman"/>
          <w:sz w:val="24"/>
          <w:szCs w:val="24"/>
        </w:rPr>
        <w:t>.</w:t>
      </w:r>
    </w:p>
    <w:p w14:paraId="39C3E752" w14:textId="77777777" w:rsidR="00D320E0" w:rsidRPr="00DB24F5" w:rsidRDefault="00D320E0" w:rsidP="00EE07FC">
      <w:pPr>
        <w:pStyle w:val="ListParagraph"/>
        <w:tabs>
          <w:tab w:val="left" w:pos="0"/>
        </w:tabs>
        <w:spacing w:before="0" w:after="0"/>
        <w:ind w:left="0"/>
        <w:rPr>
          <w:rFonts w:ascii="Times New Roman" w:hAnsi="Times New Roman" w:cs="Times New Roman"/>
          <w:sz w:val="16"/>
          <w:szCs w:val="16"/>
        </w:rPr>
      </w:pPr>
    </w:p>
    <w:p w14:paraId="2A83B0CD" w14:textId="500FB156" w:rsidR="00EE07FC" w:rsidRPr="00DB24F5" w:rsidRDefault="003D1CE9" w:rsidP="00074672">
      <w:pPr>
        <w:pStyle w:val="ListParagraph"/>
        <w:numPr>
          <w:ilvl w:val="1"/>
          <w:numId w:val="3"/>
        </w:numPr>
        <w:tabs>
          <w:tab w:val="left" w:pos="0"/>
        </w:tabs>
        <w:spacing w:before="0" w:after="0"/>
        <w:ind w:left="0" w:firstLine="0"/>
        <w:rPr>
          <w:rFonts w:ascii="Times New Roman" w:hAnsi="Times New Roman"/>
          <w:sz w:val="24"/>
          <w:rPrChange w:id="1777"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Duhet t</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00F33332" w:rsidRPr="00DB24F5">
        <w:rPr>
          <w:rFonts w:ascii="Times New Roman" w:hAnsi="Times New Roman" w:cs="Times New Roman"/>
          <w:sz w:val="24"/>
          <w:szCs w:val="24"/>
        </w:rPr>
        <w:t>rianalizohet</w:t>
      </w:r>
      <w:proofErr w:type="spellEnd"/>
      <w:r w:rsidRPr="00DB24F5">
        <w:rPr>
          <w:rFonts w:ascii="Times New Roman" w:hAnsi="Times New Roman" w:cs="Times New Roman"/>
          <w:sz w:val="24"/>
          <w:szCs w:val="24"/>
        </w:rPr>
        <w:t xml:space="preserve"> q</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ndrimi i mbajtur nga Komisioni n</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paragrafin 40 t</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vendimit, pasi</w:t>
      </w:r>
      <w:r w:rsidR="00ED61AA" w:rsidRPr="00DB24F5">
        <w:rPr>
          <w:rFonts w:ascii="Times New Roman" w:hAnsi="Times New Roman" w:cs="Times New Roman"/>
          <w:sz w:val="24"/>
          <w:szCs w:val="24"/>
        </w:rPr>
        <w:t xml:space="preserve"> është</w:t>
      </w:r>
      <w:r w:rsidRPr="00DB24F5">
        <w:rPr>
          <w:rFonts w:ascii="Times New Roman" w:hAnsi="Times New Roman" w:cs="Times New Roman"/>
          <w:sz w:val="24"/>
          <w:szCs w:val="24"/>
        </w:rPr>
        <w:t xml:space="preserve"> tep</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r konfuz dhe </w:t>
      </w:r>
      <w:r w:rsidR="00ED61AA" w:rsidRPr="00DB24F5">
        <w:rPr>
          <w:rFonts w:ascii="Times New Roman" w:hAnsi="Times New Roman" w:cs="Times New Roman"/>
          <w:sz w:val="24"/>
          <w:szCs w:val="24"/>
        </w:rPr>
        <w:t xml:space="preserve">nuk </w:t>
      </w:r>
      <w:r w:rsidRPr="00DB24F5">
        <w:rPr>
          <w:rFonts w:ascii="Times New Roman" w:hAnsi="Times New Roman" w:cs="Times New Roman"/>
          <w:sz w:val="24"/>
          <w:szCs w:val="24"/>
        </w:rPr>
        <w:t>qart</w:t>
      </w:r>
      <w:r w:rsidR="005B357C" w:rsidRPr="00DB24F5">
        <w:rPr>
          <w:rFonts w:ascii="Times New Roman" w:hAnsi="Times New Roman" w:cs="Times New Roman"/>
          <w:sz w:val="24"/>
          <w:szCs w:val="24"/>
        </w:rPr>
        <w:t>ë</w:t>
      </w:r>
      <w:r w:rsidR="00ED61AA" w:rsidRPr="00DB24F5">
        <w:rPr>
          <w:rFonts w:ascii="Times New Roman" w:hAnsi="Times New Roman" w:cs="Times New Roman"/>
          <w:sz w:val="24"/>
          <w:szCs w:val="24"/>
        </w:rPr>
        <w:t>son</w:t>
      </w:r>
      <w:r w:rsidRPr="00DB24F5">
        <w:rPr>
          <w:rFonts w:ascii="Times New Roman" w:hAnsi="Times New Roman" w:cs="Times New Roman"/>
          <w:sz w:val="24"/>
          <w:szCs w:val="24"/>
        </w:rPr>
        <w:t xml:space="preserve"> se cilat t</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 jan</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rllogaritur n</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2006</w:t>
      </w:r>
      <w:r w:rsidR="00EE07FC" w:rsidRPr="00DB24F5">
        <w:rPr>
          <w:rFonts w:ascii="Times New Roman" w:hAnsi="Times New Roman" w:cs="Times New Roman"/>
          <w:sz w:val="24"/>
          <w:szCs w:val="24"/>
        </w:rPr>
        <w:t xml:space="preserve">. </w:t>
      </w:r>
    </w:p>
    <w:p w14:paraId="4E64E507" w14:textId="2BB1587E" w:rsidR="00D320E0" w:rsidRPr="00DB24F5" w:rsidRDefault="003F4E47" w:rsidP="00791644">
      <w:pPr>
        <w:pStyle w:val="ListParagraph"/>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t</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 NJSHL v</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ren se subjekti i referohet nj</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gabimi material t</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kryer nga Komisioni </w:t>
      </w:r>
      <w:r w:rsidR="00EE07FC" w:rsidRPr="00DB24F5">
        <w:rPr>
          <w:rFonts w:ascii="Times New Roman" w:hAnsi="Times New Roman" w:cs="Times New Roman"/>
          <w:sz w:val="24"/>
          <w:szCs w:val="24"/>
        </w:rPr>
        <w:t>n</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paragrafin nr</w:t>
      </w:r>
      <w:r w:rsidR="00504A26" w:rsidRPr="00DB24F5">
        <w:rPr>
          <w:rFonts w:ascii="Times New Roman" w:hAnsi="Times New Roman" w:cs="Times New Roman"/>
          <w:sz w:val="24"/>
          <w:szCs w:val="24"/>
        </w:rPr>
        <w:t>.</w:t>
      </w:r>
      <w:r w:rsidR="00EE07FC" w:rsidRPr="00DB24F5">
        <w:rPr>
          <w:rFonts w:ascii="Times New Roman" w:hAnsi="Times New Roman" w:cs="Times New Roman"/>
          <w:sz w:val="24"/>
          <w:szCs w:val="24"/>
        </w:rPr>
        <w:t xml:space="preserve"> 40</w:t>
      </w:r>
      <w:r w:rsidR="00ED61AA" w:rsidRPr="00DB24F5">
        <w:rPr>
          <w:rFonts w:ascii="Times New Roman" w:hAnsi="Times New Roman" w:cs="Times New Roman"/>
          <w:sz w:val="24"/>
          <w:szCs w:val="24"/>
        </w:rPr>
        <w:t>, pika</w:t>
      </w:r>
      <w:r w:rsidR="00504A26" w:rsidRPr="00DB24F5">
        <w:rPr>
          <w:rFonts w:ascii="Times New Roman" w:hAnsi="Times New Roman" w:cs="Times New Roman"/>
          <w:sz w:val="24"/>
          <w:szCs w:val="24"/>
        </w:rPr>
        <w:t xml:space="preserve"> </w:t>
      </w:r>
      <w:proofErr w:type="spellStart"/>
      <w:r w:rsidR="00EE07FC" w:rsidRPr="00DB24F5">
        <w:rPr>
          <w:rFonts w:ascii="Times New Roman" w:hAnsi="Times New Roman" w:cs="Times New Roman"/>
          <w:sz w:val="24"/>
          <w:szCs w:val="24"/>
        </w:rPr>
        <w:t>ii</w:t>
      </w:r>
      <w:proofErr w:type="spellEnd"/>
      <w:r w:rsidR="00AE52DA" w:rsidRPr="00DB24F5">
        <w:rPr>
          <w:rFonts w:ascii="Times New Roman" w:hAnsi="Times New Roman" w:cs="Times New Roman"/>
          <w:sz w:val="24"/>
          <w:szCs w:val="24"/>
        </w:rPr>
        <w:t>)</w:t>
      </w:r>
      <w:r w:rsidR="00EE07FC" w:rsidRPr="00DB24F5">
        <w:rPr>
          <w:rFonts w:ascii="Times New Roman" w:hAnsi="Times New Roman" w:cs="Times New Roman"/>
          <w:sz w:val="24"/>
          <w:szCs w:val="24"/>
        </w:rPr>
        <w:t xml:space="preserve"> </w:t>
      </w:r>
      <w:r w:rsidR="00ED61AA" w:rsidRPr="00DB24F5">
        <w:rPr>
          <w:rFonts w:ascii="Times New Roman" w:hAnsi="Times New Roman" w:cs="Times New Roman"/>
          <w:sz w:val="24"/>
          <w:szCs w:val="24"/>
        </w:rPr>
        <w:t>e</w:t>
      </w:r>
      <w:r w:rsidR="00EE07FC" w:rsidRPr="00DB24F5">
        <w:rPr>
          <w:rFonts w:ascii="Times New Roman" w:hAnsi="Times New Roman" w:cs="Times New Roman"/>
          <w:sz w:val="24"/>
          <w:szCs w:val="24"/>
        </w:rPr>
        <w:t xml:space="preserve"> vendimit</w:t>
      </w:r>
      <w:r w:rsidR="00ED61AA" w:rsidRPr="00DB24F5">
        <w:rPr>
          <w:rFonts w:ascii="Times New Roman" w:hAnsi="Times New Roman" w:cs="Times New Roman"/>
          <w:sz w:val="24"/>
          <w:szCs w:val="24"/>
        </w:rPr>
        <w:t xml:space="preserve">, </w:t>
      </w:r>
      <w:r w:rsidRPr="00DB24F5">
        <w:rPr>
          <w:rFonts w:ascii="Times New Roman" w:hAnsi="Times New Roman" w:cs="Times New Roman"/>
          <w:sz w:val="24"/>
          <w:szCs w:val="24"/>
        </w:rPr>
        <w:t>ku n</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rllogaritjen e t</w:t>
      </w:r>
      <w:r w:rsidR="006B27B6"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ardhurave </w:t>
      </w:r>
      <w:r w:rsidR="00EE07FC" w:rsidRPr="00DB24F5">
        <w:rPr>
          <w:rFonts w:ascii="Times New Roman" w:hAnsi="Times New Roman" w:cs="Times New Roman"/>
          <w:sz w:val="24"/>
          <w:szCs w:val="24"/>
        </w:rPr>
        <w:t>nga paga e subjektit</w:t>
      </w:r>
      <w:r w:rsidRPr="00DB24F5">
        <w:rPr>
          <w:rFonts w:ascii="Times New Roman" w:hAnsi="Times New Roman" w:cs="Times New Roman"/>
          <w:sz w:val="24"/>
          <w:szCs w:val="24"/>
        </w:rPr>
        <w:t xml:space="preserve"> </w:t>
      </w:r>
      <w:r w:rsidR="00EE07FC" w:rsidRPr="00DB24F5">
        <w:rPr>
          <w:rFonts w:ascii="Times New Roman" w:hAnsi="Times New Roman" w:cs="Times New Roman"/>
          <w:sz w:val="24"/>
          <w:szCs w:val="24"/>
        </w:rPr>
        <w:t>p</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r periudh</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n 1995 </w:t>
      </w:r>
      <w:r w:rsidR="00ED61AA"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EE07FC" w:rsidRPr="00DB24F5">
        <w:rPr>
          <w:rFonts w:ascii="Times New Roman" w:hAnsi="Times New Roman" w:cs="Times New Roman"/>
          <w:sz w:val="24"/>
          <w:szCs w:val="24"/>
        </w:rPr>
        <w:t>2003</w:t>
      </w:r>
      <w:r w:rsidR="00ED61AA" w:rsidRPr="00DB24F5">
        <w:rPr>
          <w:rFonts w:ascii="Times New Roman" w:hAnsi="Times New Roman" w:cs="Times New Roman"/>
          <w:sz w:val="24"/>
          <w:szCs w:val="24"/>
        </w:rPr>
        <w:t>, Komisioni</w:t>
      </w:r>
      <w:r w:rsidRPr="00DB24F5">
        <w:rPr>
          <w:rFonts w:ascii="Times New Roman" w:hAnsi="Times New Roman" w:cs="Times New Roman"/>
          <w:sz w:val="24"/>
          <w:szCs w:val="24"/>
        </w:rPr>
        <w:t xml:space="preserve"> gabimisht </w:t>
      </w:r>
      <w:r w:rsidR="00EE07FC" w:rsidRPr="00DB24F5">
        <w:rPr>
          <w:rFonts w:ascii="Times New Roman" w:hAnsi="Times New Roman" w:cs="Times New Roman"/>
          <w:sz w:val="24"/>
          <w:szCs w:val="24"/>
        </w:rPr>
        <w:t xml:space="preserve">i </w:t>
      </w:r>
      <w:r w:rsidRPr="00DB24F5">
        <w:rPr>
          <w:rFonts w:ascii="Times New Roman" w:hAnsi="Times New Roman" w:cs="Times New Roman"/>
          <w:sz w:val="24"/>
          <w:szCs w:val="24"/>
        </w:rPr>
        <w:t xml:space="preserve">referohet vitit 2006 </w:t>
      </w:r>
      <w:r w:rsidR="00EE07FC" w:rsidRPr="00DB24F5">
        <w:rPr>
          <w:rFonts w:ascii="Times New Roman" w:hAnsi="Times New Roman" w:cs="Times New Roman"/>
          <w:sz w:val="24"/>
          <w:szCs w:val="24"/>
        </w:rPr>
        <w:t>n</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vend t</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vitit 1996. Nd</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rkoh</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referuar analiz</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s financiare p</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r vitin 2006 Komisioni i ka p</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rllogaritur t</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ardhurat e subjektit n</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 xml:space="preserve"> shum</w:t>
      </w:r>
      <w:r w:rsidR="006B27B6" w:rsidRPr="00DB24F5">
        <w:rPr>
          <w:rFonts w:ascii="Times New Roman" w:hAnsi="Times New Roman" w:cs="Times New Roman"/>
          <w:sz w:val="24"/>
          <w:szCs w:val="24"/>
        </w:rPr>
        <w:t>ë</w:t>
      </w:r>
      <w:r w:rsidR="00EE07FC" w:rsidRPr="00DB24F5">
        <w:rPr>
          <w:rFonts w:ascii="Times New Roman" w:hAnsi="Times New Roman" w:cs="Times New Roman"/>
          <w:sz w:val="24"/>
          <w:szCs w:val="24"/>
        </w:rPr>
        <w:t>n 837.333 lek</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 sipas v</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 xml:space="preserve">rtetimit nr. 783 </w:t>
      </w:r>
      <w:proofErr w:type="spellStart"/>
      <w:r w:rsidR="00791644" w:rsidRPr="00DB24F5">
        <w:rPr>
          <w:rFonts w:ascii="Times New Roman" w:hAnsi="Times New Roman" w:cs="Times New Roman"/>
          <w:sz w:val="24"/>
          <w:szCs w:val="24"/>
        </w:rPr>
        <w:t>prot</w:t>
      </w:r>
      <w:proofErr w:type="spellEnd"/>
      <w:r w:rsidR="00791644" w:rsidRPr="00DB24F5">
        <w:rPr>
          <w:rFonts w:ascii="Times New Roman" w:hAnsi="Times New Roman" w:cs="Times New Roman"/>
          <w:sz w:val="24"/>
          <w:szCs w:val="24"/>
        </w:rPr>
        <w:t xml:space="preserve"> , dat</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 xml:space="preserve"> 13.10.2016 t</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 xml:space="preserve"> dor</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zuar nga subjekti bashk</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lidhur deklarat</w:t>
      </w:r>
      <w:r w:rsidR="006B27B6" w:rsidRPr="00DB24F5">
        <w:rPr>
          <w:rFonts w:ascii="Times New Roman" w:hAnsi="Times New Roman" w:cs="Times New Roman"/>
          <w:sz w:val="24"/>
          <w:szCs w:val="24"/>
        </w:rPr>
        <w:t>ë</w:t>
      </w:r>
      <w:r w:rsidR="00791644" w:rsidRPr="00DB24F5">
        <w:rPr>
          <w:rFonts w:ascii="Times New Roman" w:hAnsi="Times New Roman" w:cs="Times New Roman"/>
          <w:sz w:val="24"/>
          <w:szCs w:val="24"/>
        </w:rPr>
        <w:t xml:space="preserve">s </w:t>
      </w:r>
      <w:proofErr w:type="spellStart"/>
      <w:r w:rsidR="00791644" w:rsidRPr="00DB24F5">
        <w:rPr>
          <w:rFonts w:ascii="Times New Roman" w:hAnsi="Times New Roman" w:cs="Times New Roman"/>
          <w:i/>
          <w:iCs/>
          <w:sz w:val="24"/>
          <w:szCs w:val="24"/>
        </w:rPr>
        <w:t>vetting</w:t>
      </w:r>
      <w:proofErr w:type="spellEnd"/>
      <w:r w:rsidR="00ED61AA" w:rsidRPr="00DB24F5">
        <w:rPr>
          <w:rFonts w:ascii="Times New Roman" w:hAnsi="Times New Roman" w:cs="Times New Roman"/>
          <w:i/>
          <w:iCs/>
          <w:sz w:val="24"/>
          <w:szCs w:val="24"/>
        </w:rPr>
        <w:t xml:space="preserve"> </w:t>
      </w:r>
      <w:r w:rsidR="00ED61AA" w:rsidRPr="00DB24F5">
        <w:rPr>
          <w:rFonts w:ascii="Times New Roman" w:hAnsi="Times New Roman" w:cs="Times New Roman"/>
          <w:sz w:val="24"/>
          <w:szCs w:val="24"/>
        </w:rPr>
        <w:t>ku rezulton të jenë</w:t>
      </w:r>
      <w:r w:rsidR="00791644" w:rsidRPr="00DB24F5">
        <w:rPr>
          <w:rFonts w:ascii="Times New Roman" w:hAnsi="Times New Roman"/>
          <w:sz w:val="24"/>
          <w:rPrChange w:id="1778" w:author="Sokol Çomo" w:date="2025-05-02T08:44:00Z">
            <w:rPr>
              <w:rFonts w:ascii="Times New Roman" w:hAnsi="Times New Roman"/>
              <w:i/>
              <w:sz w:val="24"/>
            </w:rPr>
          </w:rPrChange>
        </w:rPr>
        <w:t xml:space="preserve"> </w:t>
      </w:r>
      <w:del w:id="1779" w:author="Sokol Çomo" w:date="2025-05-02T08:44:00Z">
        <w:r w:rsidR="00791644">
          <w:rPr>
            <w:rFonts w:ascii="Times New Roman" w:hAnsi="Times New Roman" w:cs="Times New Roman"/>
            <w:sz w:val="24"/>
            <w:szCs w:val="24"/>
          </w:rPr>
          <w:delText xml:space="preserve"> </w:delText>
        </w:r>
      </w:del>
      <w:r w:rsidR="006B27B6" w:rsidRPr="00DB24F5">
        <w:rPr>
          <w:rFonts w:ascii="Times New Roman" w:hAnsi="Times New Roman" w:cs="Times New Roman"/>
          <w:sz w:val="24"/>
          <w:szCs w:val="24"/>
        </w:rPr>
        <w:t>në vlerën 841.479 lekë</w:t>
      </w:r>
      <w:del w:id="1780" w:author="Sokol Çomo" w:date="2025-05-02T08:44:00Z">
        <w:r w:rsidR="00ED61AA">
          <w:rPr>
            <w:rFonts w:ascii="Times New Roman" w:hAnsi="Times New Roman" w:cs="Times New Roman"/>
            <w:sz w:val="24"/>
            <w:szCs w:val="24"/>
          </w:rPr>
          <w:delText>.</w:delText>
        </w:r>
      </w:del>
      <w:ins w:id="1781" w:author="Sokol Çomo" w:date="2025-05-02T08:44:00Z">
        <w:r w:rsidR="004444F5" w:rsidRPr="00DB24F5">
          <w:rPr>
            <w:rFonts w:ascii="Times New Roman" w:hAnsi="Times New Roman" w:cs="Times New Roman"/>
            <w:sz w:val="24"/>
            <w:szCs w:val="24"/>
          </w:rPr>
          <w:t>,</w:t>
        </w:r>
      </w:ins>
      <w:r w:rsidR="004444F5" w:rsidRPr="00DB24F5">
        <w:rPr>
          <w:rFonts w:ascii="Times New Roman" w:hAnsi="Times New Roman" w:cs="Times New Roman"/>
          <w:sz w:val="24"/>
          <w:szCs w:val="24"/>
        </w:rPr>
        <w:t xml:space="preserve"> n</w:t>
      </w:r>
      <w:r w:rsidR="00ED61AA" w:rsidRPr="00DB24F5">
        <w:rPr>
          <w:rFonts w:ascii="Times New Roman" w:hAnsi="Times New Roman" w:cs="Times New Roman"/>
          <w:sz w:val="24"/>
          <w:szCs w:val="24"/>
        </w:rPr>
        <w:t>dërkohë që</w:t>
      </w:r>
      <w:r w:rsidR="006B27B6" w:rsidRPr="00DB24F5">
        <w:rPr>
          <w:rFonts w:ascii="Times New Roman" w:hAnsi="Times New Roman" w:cs="Times New Roman"/>
          <w:sz w:val="24"/>
          <w:szCs w:val="24"/>
        </w:rPr>
        <w:t xml:space="preserve"> sipa</w:t>
      </w:r>
      <w:r w:rsidR="00504A26" w:rsidRPr="00DB24F5">
        <w:rPr>
          <w:rFonts w:ascii="Times New Roman" w:hAnsi="Times New Roman" w:cs="Times New Roman"/>
          <w:sz w:val="24"/>
          <w:szCs w:val="24"/>
        </w:rPr>
        <w:t>s</w:t>
      </w:r>
      <w:r w:rsidR="006B27B6" w:rsidRPr="00DB24F5">
        <w:rPr>
          <w:rFonts w:ascii="Times New Roman" w:hAnsi="Times New Roman" w:cs="Times New Roman"/>
          <w:sz w:val="24"/>
          <w:szCs w:val="24"/>
        </w:rPr>
        <w:t xml:space="preserve"> ekstraktit bankar të ardhura</w:t>
      </w:r>
      <w:r w:rsidR="00ED61AA" w:rsidRPr="00DB24F5">
        <w:rPr>
          <w:rFonts w:ascii="Times New Roman" w:hAnsi="Times New Roman" w:cs="Times New Roman"/>
          <w:sz w:val="24"/>
          <w:szCs w:val="24"/>
        </w:rPr>
        <w:t>t</w:t>
      </w:r>
      <w:r w:rsidR="00504A26" w:rsidRPr="00DB24F5">
        <w:rPr>
          <w:rFonts w:ascii="Times New Roman" w:hAnsi="Times New Roman" w:cs="Times New Roman"/>
          <w:sz w:val="24"/>
          <w:szCs w:val="24"/>
        </w:rPr>
        <w:t xml:space="preserve"> nga paga</w:t>
      </w:r>
      <w:r w:rsidR="006B27B6" w:rsidRPr="00DB24F5">
        <w:rPr>
          <w:rFonts w:ascii="Times New Roman" w:hAnsi="Times New Roman" w:cs="Times New Roman"/>
          <w:sz w:val="24"/>
          <w:szCs w:val="24"/>
        </w:rPr>
        <w:t xml:space="preserve"> </w:t>
      </w:r>
      <w:r w:rsidR="00504A26" w:rsidRPr="00DB24F5">
        <w:rPr>
          <w:rFonts w:ascii="Times New Roman" w:hAnsi="Times New Roman" w:cs="Times New Roman"/>
          <w:sz w:val="24"/>
          <w:szCs w:val="24"/>
        </w:rPr>
        <w:t xml:space="preserve">për vitin 2006 </w:t>
      </w:r>
      <w:r w:rsidR="006B27B6" w:rsidRPr="00DB24F5">
        <w:rPr>
          <w:rFonts w:ascii="Times New Roman" w:hAnsi="Times New Roman" w:cs="Times New Roman"/>
          <w:sz w:val="24"/>
          <w:szCs w:val="24"/>
        </w:rPr>
        <w:t>rezultojnë 799.750 lekë dhe</w:t>
      </w:r>
      <w:r w:rsidR="00504A26" w:rsidRPr="00DB24F5">
        <w:rPr>
          <w:rFonts w:ascii="Times New Roman" w:hAnsi="Times New Roman" w:cs="Times New Roman"/>
          <w:sz w:val="24"/>
          <w:szCs w:val="24"/>
        </w:rPr>
        <w:t xml:space="preserve"> të ardhurat nga dietat në masën </w:t>
      </w:r>
      <w:r w:rsidR="006B27B6" w:rsidRPr="00DB24F5">
        <w:rPr>
          <w:rFonts w:ascii="Times New Roman" w:hAnsi="Times New Roman" w:cs="Times New Roman"/>
          <w:sz w:val="24"/>
          <w:szCs w:val="24"/>
        </w:rPr>
        <w:t xml:space="preserve">69.138 </w:t>
      </w:r>
      <w:r w:rsidR="00504A26" w:rsidRPr="00DB24F5">
        <w:rPr>
          <w:rFonts w:ascii="Times New Roman" w:hAnsi="Times New Roman" w:cs="Times New Roman"/>
          <w:sz w:val="24"/>
          <w:szCs w:val="24"/>
        </w:rPr>
        <w:t>lekë</w:t>
      </w:r>
      <w:r w:rsidR="006B27B6" w:rsidRPr="00DB24F5">
        <w:rPr>
          <w:rFonts w:ascii="Times New Roman" w:hAnsi="Times New Roman" w:cs="Times New Roman"/>
          <w:sz w:val="24"/>
          <w:szCs w:val="24"/>
        </w:rPr>
        <w:t xml:space="preserve"> (gjithsej 868.888 lekë)</w:t>
      </w:r>
      <w:r w:rsidR="00504A26" w:rsidRPr="00DB24F5">
        <w:rPr>
          <w:rFonts w:ascii="Times New Roman" w:hAnsi="Times New Roman" w:cs="Times New Roman"/>
          <w:sz w:val="24"/>
          <w:szCs w:val="24"/>
        </w:rPr>
        <w:t xml:space="preserve">. </w:t>
      </w:r>
      <w:r w:rsidR="00ED61AA" w:rsidRPr="00DB24F5">
        <w:rPr>
          <w:rFonts w:ascii="Times New Roman" w:hAnsi="Times New Roman" w:cs="Times New Roman"/>
          <w:sz w:val="24"/>
          <w:szCs w:val="24"/>
        </w:rPr>
        <w:t>Kësisoj</w:t>
      </w:r>
      <w:r w:rsidR="00AE52DA" w:rsidRPr="00DB24F5">
        <w:rPr>
          <w:rFonts w:ascii="Times New Roman" w:hAnsi="Times New Roman" w:cs="Times New Roman"/>
          <w:sz w:val="24"/>
          <w:szCs w:val="24"/>
        </w:rPr>
        <w:t xml:space="preserve">, ndodhemi </w:t>
      </w:r>
      <w:r w:rsidR="00504A26" w:rsidRPr="00DB24F5">
        <w:rPr>
          <w:rFonts w:ascii="Times New Roman" w:hAnsi="Times New Roman" w:cs="Times New Roman"/>
          <w:sz w:val="24"/>
          <w:szCs w:val="24"/>
        </w:rPr>
        <w:t>para rastit kur për të njëjtin fakt kemi të dhëna të ndryshme nga burime të ndryshme</w:t>
      </w:r>
      <w:r w:rsidR="00ED61AA" w:rsidRPr="00DB24F5">
        <w:rPr>
          <w:rFonts w:ascii="Times New Roman" w:hAnsi="Times New Roman" w:cs="Times New Roman"/>
          <w:sz w:val="24"/>
          <w:szCs w:val="24"/>
        </w:rPr>
        <w:t xml:space="preserve"> të dhënash</w:t>
      </w:r>
      <w:r w:rsidR="00504A26" w:rsidRPr="00DB24F5">
        <w:rPr>
          <w:rFonts w:ascii="Times New Roman" w:hAnsi="Times New Roman" w:cs="Times New Roman"/>
          <w:sz w:val="24"/>
          <w:szCs w:val="24"/>
        </w:rPr>
        <w:t xml:space="preserve"> Në këtë rast, NJSHL vlerëson se për sa kohë bëhet fjalë për zërin të ardhura nga </w:t>
      </w:r>
      <w:del w:id="1782" w:author="Sokol Çomo" w:date="2025-05-02T08:44:00Z">
        <w:r w:rsidR="00504A26">
          <w:rPr>
            <w:rFonts w:ascii="Times New Roman" w:hAnsi="Times New Roman" w:cs="Times New Roman"/>
            <w:sz w:val="24"/>
            <w:szCs w:val="24"/>
          </w:rPr>
          <w:delText>punësimi</w:delText>
        </w:r>
      </w:del>
      <w:ins w:id="1783" w:author="Sokol Çomo" w:date="2025-05-02T08:44:00Z">
        <w:r w:rsidR="004444F5" w:rsidRPr="00DB24F5">
          <w:rPr>
            <w:rFonts w:ascii="Times New Roman" w:hAnsi="Times New Roman" w:cs="Times New Roman"/>
            <w:sz w:val="24"/>
            <w:szCs w:val="24"/>
          </w:rPr>
          <w:t>paga</w:t>
        </w:r>
      </w:ins>
      <w:r w:rsidR="004444F5" w:rsidRPr="00DB24F5">
        <w:rPr>
          <w:rFonts w:ascii="Times New Roman" w:hAnsi="Times New Roman" w:cs="Times New Roman"/>
          <w:sz w:val="24"/>
          <w:szCs w:val="24"/>
        </w:rPr>
        <w:t xml:space="preserve"> </w:t>
      </w:r>
      <w:r w:rsidR="00504A26" w:rsidRPr="00DB24F5">
        <w:rPr>
          <w:rFonts w:ascii="Times New Roman" w:hAnsi="Times New Roman" w:cs="Times New Roman"/>
          <w:sz w:val="24"/>
          <w:szCs w:val="24"/>
        </w:rPr>
        <w:t>ato duhet të p</w:t>
      </w:r>
      <w:r w:rsidR="00B1609C" w:rsidRPr="00DB24F5">
        <w:rPr>
          <w:rFonts w:ascii="Times New Roman" w:hAnsi="Times New Roman" w:cs="Times New Roman"/>
          <w:sz w:val="24"/>
          <w:szCs w:val="24"/>
        </w:rPr>
        <w:t>ë</w:t>
      </w:r>
      <w:r w:rsidR="00504A26" w:rsidRPr="00DB24F5">
        <w:rPr>
          <w:rFonts w:ascii="Times New Roman" w:hAnsi="Times New Roman" w:cs="Times New Roman"/>
          <w:sz w:val="24"/>
          <w:szCs w:val="24"/>
        </w:rPr>
        <w:t>rllogariten sipas hyrjeve në l</w:t>
      </w:r>
      <w:r w:rsidR="004444F5" w:rsidRPr="00DB24F5">
        <w:rPr>
          <w:rFonts w:ascii="Times New Roman" w:hAnsi="Times New Roman" w:cs="Times New Roman"/>
          <w:sz w:val="24"/>
          <w:szCs w:val="24"/>
        </w:rPr>
        <w:t>logari bankare</w:t>
      </w:r>
      <w:ins w:id="1784" w:author="Sokol Çomo" w:date="2025-05-02T08:44:00Z">
        <w:r w:rsidR="004444F5" w:rsidRPr="00DB24F5">
          <w:rPr>
            <w:rFonts w:ascii="Times New Roman" w:hAnsi="Times New Roman" w:cs="Times New Roman"/>
            <w:sz w:val="24"/>
            <w:szCs w:val="24"/>
          </w:rPr>
          <w:t xml:space="preserve">. Sa i takon të </w:t>
        </w:r>
        <w:r w:rsidR="004444F5" w:rsidRPr="00DB24F5">
          <w:rPr>
            <w:rFonts w:ascii="Times New Roman" w:hAnsi="Times New Roman" w:cs="Times New Roman"/>
            <w:sz w:val="24"/>
            <w:szCs w:val="24"/>
          </w:rPr>
          <w:lastRenderedPageBreak/>
          <w:t>ardhurave nga dietat, përllogaritja e tyre duhet të bë</w:t>
        </w:r>
        <w:r w:rsidR="003F1580" w:rsidRPr="00DB24F5">
          <w:rPr>
            <w:rFonts w:ascii="Times New Roman" w:hAnsi="Times New Roman" w:cs="Times New Roman"/>
            <w:sz w:val="24"/>
            <w:szCs w:val="24"/>
          </w:rPr>
          <w:t>het</w:t>
        </w:r>
        <w:r w:rsidR="004444F5" w:rsidRPr="00DB24F5">
          <w:rPr>
            <w:rFonts w:ascii="Times New Roman" w:hAnsi="Times New Roman" w:cs="Times New Roman"/>
            <w:sz w:val="24"/>
            <w:szCs w:val="24"/>
          </w:rPr>
          <w:t xml:space="preserve"> referuar qëndrimeve të Kolegjit në jurisprudencën e tij</w:t>
        </w:r>
      </w:ins>
      <w:r w:rsidR="004444F5" w:rsidRPr="00DB24F5">
        <w:rPr>
          <w:rFonts w:ascii="Times New Roman" w:hAnsi="Times New Roman" w:cs="Times New Roman"/>
          <w:sz w:val="24"/>
          <w:szCs w:val="24"/>
        </w:rPr>
        <w:t>.</w:t>
      </w:r>
    </w:p>
    <w:p w14:paraId="38460B95" w14:textId="129A8ECC" w:rsidR="00504A26" w:rsidRPr="00DB24F5" w:rsidRDefault="00504A26" w:rsidP="00791644">
      <w:pPr>
        <w:pStyle w:val="ListParagraph"/>
        <w:tabs>
          <w:tab w:val="left" w:pos="0"/>
        </w:tabs>
        <w:spacing w:before="0" w:after="0"/>
        <w:ind w:left="0"/>
        <w:rPr>
          <w:rFonts w:ascii="Times New Roman" w:hAnsi="Times New Roman" w:cs="Times New Roman"/>
          <w:sz w:val="16"/>
          <w:szCs w:val="16"/>
        </w:rPr>
      </w:pPr>
      <w:r w:rsidRPr="00DB24F5">
        <w:rPr>
          <w:rFonts w:ascii="Times New Roman" w:hAnsi="Times New Roman" w:cs="Times New Roman"/>
          <w:sz w:val="24"/>
          <w:szCs w:val="24"/>
        </w:rPr>
        <w:t xml:space="preserve">  </w:t>
      </w:r>
    </w:p>
    <w:p w14:paraId="7F34DCF5" w14:textId="77777777" w:rsidR="00504A26" w:rsidRPr="00DB24F5" w:rsidRDefault="003D1CE9" w:rsidP="00504A26">
      <w:pPr>
        <w:pStyle w:val="ListParagraph"/>
        <w:numPr>
          <w:ilvl w:val="1"/>
          <w:numId w:val="3"/>
        </w:numPr>
        <w:tabs>
          <w:tab w:val="left" w:pos="0"/>
        </w:tabs>
        <w:spacing w:before="0" w:after="0"/>
        <w:ind w:left="0" w:firstLine="0"/>
        <w:rPr>
          <w:rFonts w:ascii="Times New Roman" w:hAnsi="Times New Roman"/>
          <w:sz w:val="24"/>
          <w:rPrChange w:id="1785"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Te z</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ri </w:t>
      </w:r>
      <w:r w:rsidR="007171E0" w:rsidRPr="00DB24F5">
        <w:rPr>
          <w:rFonts w:ascii="Times New Roman" w:hAnsi="Times New Roman" w:cs="Times New Roman"/>
          <w:sz w:val="24"/>
          <w:szCs w:val="24"/>
        </w:rPr>
        <w:t>“</w:t>
      </w:r>
      <w:r w:rsidR="007171E0" w:rsidRPr="00DB24F5">
        <w:rPr>
          <w:rFonts w:ascii="Times New Roman" w:hAnsi="Times New Roman" w:cs="Times New Roman"/>
          <w:i/>
          <w:iCs/>
          <w:sz w:val="24"/>
          <w:szCs w:val="24"/>
        </w:rPr>
        <w:t>T</w:t>
      </w:r>
      <w:r w:rsidR="005B357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ardhura nga puna e bashk</w:t>
      </w:r>
      <w:r w:rsidR="005B357C" w:rsidRPr="00DB24F5">
        <w:rPr>
          <w:rFonts w:ascii="Times New Roman" w:hAnsi="Times New Roman" w:cs="Times New Roman"/>
          <w:i/>
          <w:iCs/>
          <w:sz w:val="24"/>
          <w:szCs w:val="24"/>
        </w:rPr>
        <w:t>ë</w:t>
      </w:r>
      <w:r w:rsidRPr="00DB24F5">
        <w:rPr>
          <w:rFonts w:ascii="Times New Roman" w:hAnsi="Times New Roman" w:cs="Times New Roman"/>
          <w:i/>
          <w:iCs/>
          <w:sz w:val="24"/>
          <w:szCs w:val="24"/>
        </w:rPr>
        <w:t>shortit n</w:t>
      </w:r>
      <w:r w:rsidR="005B357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emigracion</w:t>
      </w:r>
      <w:r w:rsidR="00B11A2D" w:rsidRPr="00DB24F5">
        <w:rPr>
          <w:rFonts w:ascii="Times New Roman" w:hAnsi="Times New Roman" w:cs="Times New Roman"/>
          <w:sz w:val="24"/>
          <w:szCs w:val="24"/>
        </w:rPr>
        <w:t>”</w:t>
      </w:r>
      <w:r w:rsidRPr="00DB24F5">
        <w:rPr>
          <w:rFonts w:ascii="Times New Roman" w:hAnsi="Times New Roman" w:cs="Times New Roman"/>
          <w:sz w:val="24"/>
          <w:szCs w:val="24"/>
        </w:rPr>
        <w:t xml:space="preserve"> </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5B357C" w:rsidRPr="00DB24F5">
        <w:rPr>
          <w:rFonts w:ascii="Times New Roman" w:hAnsi="Times New Roman" w:cs="Times New Roman"/>
          <w:sz w:val="24"/>
          <w:szCs w:val="24"/>
        </w:rPr>
        <w:t>përfshirë</w:t>
      </w:r>
      <w:r w:rsidRPr="00DB24F5">
        <w:rPr>
          <w:rFonts w:ascii="Times New Roman" w:hAnsi="Times New Roman" w:cs="Times New Roman"/>
          <w:sz w:val="24"/>
          <w:szCs w:val="24"/>
        </w:rPr>
        <w:t xml:space="preserve"> vet</w:t>
      </w:r>
      <w:r w:rsidR="005B357C" w:rsidRPr="00DB24F5">
        <w:rPr>
          <w:rFonts w:ascii="Times New Roman" w:hAnsi="Times New Roman" w:cs="Times New Roman"/>
          <w:sz w:val="24"/>
          <w:szCs w:val="24"/>
        </w:rPr>
        <w:t>ë</w:t>
      </w:r>
      <w:r w:rsidRPr="00DB24F5">
        <w:rPr>
          <w:rFonts w:ascii="Times New Roman" w:hAnsi="Times New Roman" w:cs="Times New Roman"/>
          <w:sz w:val="24"/>
          <w:szCs w:val="24"/>
        </w:rPr>
        <w:t>m shuma 144.338 lek</w:t>
      </w:r>
      <w:r w:rsidR="005B357C" w:rsidRPr="00DB24F5">
        <w:rPr>
          <w:rFonts w:ascii="Times New Roman" w:hAnsi="Times New Roman" w:cs="Times New Roman"/>
          <w:sz w:val="24"/>
          <w:szCs w:val="24"/>
        </w:rPr>
        <w:t>ë, ndërkohë që vetë Komisioni në arsyetimin e tij pranon si fakt qëndrimin e bashkëshortit dhe punësimin e tij në Greqi. Komisioni, në mënyrë të padrejtë dhe në kundërshtim të hapur me qëndrimin e mbajtur në çështje të tjera</w:t>
      </w:r>
      <w:r w:rsidR="005B357C" w:rsidRPr="00DB24F5">
        <w:rPr>
          <w:rStyle w:val="FootnoteReference"/>
          <w:rFonts w:ascii="Times New Roman" w:hAnsi="Times New Roman" w:cs="Times New Roman"/>
          <w:sz w:val="24"/>
          <w:szCs w:val="24"/>
        </w:rPr>
        <w:footnoteReference w:id="61"/>
      </w:r>
      <w:r w:rsidR="005B357C" w:rsidRPr="00DB24F5">
        <w:rPr>
          <w:rFonts w:ascii="Times New Roman" w:hAnsi="Times New Roman" w:cs="Times New Roman"/>
          <w:sz w:val="24"/>
          <w:szCs w:val="24"/>
        </w:rPr>
        <w:t>, nuk pranon njohjen e kursimeve të deklaruara nga subjekti dhe sqarimet e dhëna gjatë hetimit administrativ</w:t>
      </w:r>
      <w:r w:rsidR="00F33332" w:rsidRPr="00DB24F5">
        <w:rPr>
          <w:rFonts w:ascii="Times New Roman" w:hAnsi="Times New Roman" w:cs="Times New Roman"/>
          <w:sz w:val="24"/>
          <w:szCs w:val="24"/>
        </w:rPr>
        <w:t>. Kolegji duhet t</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 xml:space="preserve"> konsideroj</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 xml:space="preserve"> n</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 xml:space="preserve"> analiz</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 xml:space="preserve"> financiare shum</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n 29.000 euro t</w:t>
      </w:r>
      <w:r w:rsidR="00E47A0B" w:rsidRPr="00DB24F5">
        <w:rPr>
          <w:rFonts w:ascii="Times New Roman" w:hAnsi="Times New Roman" w:cs="Times New Roman"/>
          <w:sz w:val="24"/>
          <w:szCs w:val="24"/>
        </w:rPr>
        <w:t>ë</w:t>
      </w:r>
      <w:r w:rsidR="00F33332" w:rsidRPr="00DB24F5">
        <w:rPr>
          <w:rFonts w:ascii="Times New Roman" w:hAnsi="Times New Roman" w:cs="Times New Roman"/>
          <w:sz w:val="24"/>
          <w:szCs w:val="24"/>
        </w:rPr>
        <w:t xml:space="preserve"> deklaruar nga subjekti</w:t>
      </w:r>
      <w:r w:rsidR="00504A26" w:rsidRPr="00DB24F5">
        <w:rPr>
          <w:rFonts w:ascii="Times New Roman" w:hAnsi="Times New Roman" w:cs="Times New Roman"/>
          <w:sz w:val="24"/>
          <w:szCs w:val="24"/>
        </w:rPr>
        <w:t>.</w:t>
      </w:r>
    </w:p>
    <w:p w14:paraId="5B5C94F7" w14:textId="54112A48" w:rsidR="005377FE" w:rsidRPr="00DB24F5" w:rsidRDefault="005377FE" w:rsidP="005377FE">
      <w:pPr>
        <w:tabs>
          <w:tab w:val="left" w:pos="0"/>
        </w:tabs>
        <w:spacing w:before="0" w:after="0"/>
        <w:rPr>
          <w:rFonts w:ascii="Times New Roman" w:hAnsi="Times New Roman" w:cs="Times New Roman"/>
          <w:sz w:val="24"/>
          <w:szCs w:val="24"/>
        </w:rPr>
      </w:pPr>
      <w:r w:rsidRPr="00DB24F5">
        <w:rPr>
          <w:rFonts w:ascii="Times New Roman" w:hAnsi="Times New Roman" w:cs="Times New Roman"/>
          <w:sz w:val="24"/>
          <w:szCs w:val="24"/>
        </w:rPr>
        <w:t>Në lidhje me kët</w:t>
      </w:r>
      <w:r w:rsidR="005656F9"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 sikurse analizuar edhe me lart në këtë relacion, NJSHL</w:t>
      </w:r>
      <w:r w:rsidRPr="00DB24F5">
        <w:rPr>
          <w:rFonts w:ascii="Times New Roman" w:eastAsia="Times New Roman" w:hAnsi="Times New Roman"/>
          <w:iCs/>
          <w:sz w:val="24"/>
          <w:szCs w:val="24"/>
        </w:rPr>
        <w:t xml:space="preserve"> vlerëson se subjekti i rivlerësimit nuk ka paraqitur dokumentacionin e duhur ligjor që provon të ardhurat e bashkëshortit</w:t>
      </w:r>
      <w:r w:rsidRPr="00DB24F5">
        <w:rPr>
          <w:rFonts w:ascii="Times New Roman" w:eastAsia="Times New Roman" w:hAnsi="Times New Roman"/>
          <w:i/>
          <w:sz w:val="24"/>
          <w:szCs w:val="24"/>
        </w:rPr>
        <w:t xml:space="preserve"> </w:t>
      </w:r>
      <w:r w:rsidRPr="00DB24F5">
        <w:rPr>
          <w:rFonts w:ascii="Times New Roman" w:eastAsia="Times New Roman" w:hAnsi="Times New Roman"/>
          <w:iCs/>
          <w:sz w:val="24"/>
          <w:szCs w:val="24"/>
        </w:rPr>
        <w:t>ndër vite nga puna e tij në emigracion</w:t>
      </w:r>
      <w:r w:rsidRPr="00DB24F5">
        <w:rPr>
          <w:rFonts w:ascii="Times New Roman" w:hAnsi="Times New Roman" w:cs="Times New Roman"/>
          <w:sz w:val="24"/>
          <w:szCs w:val="24"/>
        </w:rPr>
        <w:t xml:space="preserve">, në përputhje me standardin e vendosur sipas nenit D, pika 3 e Aneksit të Kushtetutës. </w:t>
      </w:r>
    </w:p>
    <w:p w14:paraId="45EEEEA7" w14:textId="77777777" w:rsidR="00D320E0" w:rsidRPr="00DB24F5" w:rsidRDefault="00D320E0" w:rsidP="00504A26">
      <w:pPr>
        <w:pStyle w:val="ListParagraph"/>
        <w:tabs>
          <w:tab w:val="left" w:pos="0"/>
        </w:tabs>
        <w:spacing w:before="0" w:after="0"/>
        <w:ind w:left="0"/>
        <w:rPr>
          <w:rFonts w:ascii="Times New Roman" w:hAnsi="Times New Roman" w:cs="Times New Roman"/>
          <w:sz w:val="16"/>
          <w:szCs w:val="16"/>
        </w:rPr>
      </w:pPr>
    </w:p>
    <w:p w14:paraId="3EA8C9CA" w14:textId="71716FFD" w:rsidR="00F33332" w:rsidRPr="00DB24F5" w:rsidRDefault="00F33332" w:rsidP="00504A26">
      <w:pPr>
        <w:pStyle w:val="ListParagraph"/>
        <w:numPr>
          <w:ilvl w:val="1"/>
          <w:numId w:val="3"/>
        </w:numPr>
        <w:tabs>
          <w:tab w:val="left" w:pos="0"/>
        </w:tabs>
        <w:spacing w:before="0" w:after="0"/>
        <w:ind w:left="0" w:firstLine="0"/>
        <w:rPr>
          <w:rFonts w:ascii="Times New Roman" w:hAnsi="Times New Roman"/>
          <w:sz w:val="24"/>
          <w:rPrChange w:id="1786" w:author="Sokol Çomo" w:date="2025-05-02T08:44:00Z">
            <w:rPr>
              <w:rFonts w:ascii="Times New Roman" w:hAnsi="Times New Roman"/>
              <w:color w:val="C00000"/>
              <w:sz w:val="24"/>
            </w:rPr>
          </w:rPrChange>
        </w:rPr>
      </w:pPr>
      <w:r w:rsidRPr="00DB24F5">
        <w:rPr>
          <w:rFonts w:ascii="Times New Roman" w:hAnsi="Times New Roman" w:cs="Times New Roman"/>
          <w:sz w:val="24"/>
          <w:szCs w:val="24"/>
        </w:rPr>
        <w:t xml:space="preserve">Te zëri </w:t>
      </w:r>
      <w:r w:rsidR="00A04E4C" w:rsidRPr="00DB24F5">
        <w:rPr>
          <w:rFonts w:ascii="Times New Roman" w:hAnsi="Times New Roman" w:cs="Times New Roman"/>
          <w:sz w:val="24"/>
          <w:szCs w:val="24"/>
        </w:rPr>
        <w:t>“</w:t>
      </w:r>
      <w:r w:rsidR="00A04E4C" w:rsidRPr="00DB24F5">
        <w:rPr>
          <w:rFonts w:ascii="Times New Roman" w:hAnsi="Times New Roman" w:cs="Times New Roman"/>
          <w:i/>
          <w:iCs/>
          <w:sz w:val="24"/>
          <w:szCs w:val="24"/>
        </w:rPr>
        <w:t>T</w:t>
      </w:r>
      <w:r w:rsidR="00E47A0B"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ardhura nga puna e bashk</w:t>
      </w:r>
      <w:r w:rsidR="00E47A0B" w:rsidRPr="00DB24F5">
        <w:rPr>
          <w:rFonts w:ascii="Times New Roman" w:hAnsi="Times New Roman" w:cs="Times New Roman"/>
          <w:i/>
          <w:iCs/>
          <w:sz w:val="24"/>
          <w:szCs w:val="24"/>
        </w:rPr>
        <w:t>ë</w:t>
      </w:r>
      <w:r w:rsidRPr="00DB24F5">
        <w:rPr>
          <w:rFonts w:ascii="Times New Roman" w:hAnsi="Times New Roman" w:cs="Times New Roman"/>
          <w:i/>
          <w:iCs/>
          <w:sz w:val="24"/>
          <w:szCs w:val="24"/>
        </w:rPr>
        <w:t>shortit gjat</w:t>
      </w:r>
      <w:r w:rsidR="00E47A0B"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viteve 2007-2016</w:t>
      </w:r>
      <w:r w:rsidR="00A04E4C" w:rsidRPr="00DB24F5">
        <w:rPr>
          <w:rFonts w:ascii="Times New Roman" w:hAnsi="Times New Roman" w:cs="Times New Roman"/>
          <w:sz w:val="24"/>
          <w:szCs w:val="24"/>
        </w:rPr>
        <w:t>”</w:t>
      </w:r>
      <w:r w:rsidRPr="00DB24F5">
        <w:rPr>
          <w:rFonts w:ascii="Times New Roman" w:hAnsi="Times New Roman" w:cs="Times New Roman"/>
          <w:sz w:val="24"/>
          <w:szCs w:val="24"/>
        </w:rPr>
        <w:t xml:space="preserve"> nuk p</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rfshihet asnj</w:t>
      </w:r>
      <w:r w:rsidR="00E47A0B" w:rsidRPr="00DB24F5">
        <w:rPr>
          <w:rFonts w:ascii="Times New Roman" w:hAnsi="Times New Roman" w:cs="Times New Roman"/>
          <w:sz w:val="24"/>
          <w:szCs w:val="24"/>
        </w:rPr>
        <w:t>ë</w:t>
      </w:r>
      <w:r w:rsidR="00A04E4C" w:rsidRPr="00DB24F5">
        <w:rPr>
          <w:rFonts w:ascii="Times New Roman" w:hAnsi="Times New Roman" w:cs="Times New Roman"/>
          <w:sz w:val="24"/>
          <w:szCs w:val="24"/>
        </w:rPr>
        <w:t xml:space="preserve"> </w:t>
      </w:r>
      <w:r w:rsidRPr="00DB24F5">
        <w:rPr>
          <w:rFonts w:ascii="Times New Roman" w:hAnsi="Times New Roman" w:cs="Times New Roman"/>
          <w:sz w:val="24"/>
          <w:szCs w:val="24"/>
        </w:rPr>
        <w:t>shum</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megjith</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se ka nj</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xml:space="preserve"> s</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r</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provash q</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provojn</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proofErr w:type="spellStart"/>
      <w:r w:rsidRPr="00DB24F5">
        <w:rPr>
          <w:rFonts w:ascii="Times New Roman" w:hAnsi="Times New Roman" w:cs="Times New Roman"/>
          <w:sz w:val="24"/>
          <w:szCs w:val="24"/>
        </w:rPr>
        <w:t>minimalisht</w:t>
      </w:r>
      <w:proofErr w:type="spellEnd"/>
      <w:r w:rsidR="00C052D2" w:rsidRPr="00DB24F5">
        <w:rPr>
          <w:rFonts w:ascii="Times New Roman" w:hAnsi="Times New Roman" w:cs="Times New Roman"/>
          <w:sz w:val="24"/>
          <w:szCs w:val="24"/>
        </w:rPr>
        <w:t xml:space="preserve"> </w:t>
      </w:r>
      <w:r w:rsidRPr="00DB24F5">
        <w:rPr>
          <w:rFonts w:ascii="Times New Roman" w:hAnsi="Times New Roman" w:cs="Times New Roman"/>
          <w:sz w:val="24"/>
          <w:szCs w:val="24"/>
        </w:rPr>
        <w:t>angazhimin e bashk</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shortit t</w:t>
      </w:r>
      <w:r w:rsidR="00E47A0B"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w:t>
      </w:r>
      <w:r w:rsidR="00E47A0B" w:rsidRPr="00DB24F5">
        <w:rPr>
          <w:rFonts w:ascii="Times New Roman" w:hAnsi="Times New Roman" w:cs="Times New Roman"/>
          <w:sz w:val="24"/>
          <w:szCs w:val="24"/>
        </w:rPr>
        <w:t xml:space="preserve">në punë, përfshirë blerjen e materialeve të ndryshme dhe </w:t>
      </w:r>
      <w:r w:rsidR="00792409" w:rsidRPr="00DB24F5">
        <w:rPr>
          <w:rFonts w:ascii="Times New Roman" w:hAnsi="Times New Roman" w:cs="Times New Roman"/>
          <w:sz w:val="24"/>
          <w:szCs w:val="24"/>
        </w:rPr>
        <w:t>depozitimin</w:t>
      </w:r>
      <w:r w:rsidR="00E47A0B" w:rsidRPr="00DB24F5">
        <w:rPr>
          <w:rFonts w:ascii="Times New Roman" w:hAnsi="Times New Roman" w:cs="Times New Roman"/>
          <w:sz w:val="24"/>
          <w:szCs w:val="24"/>
        </w:rPr>
        <w:t xml:space="preserve"> e personave të ndryshëm që i referohen punës si </w:t>
      </w:r>
      <w:proofErr w:type="spellStart"/>
      <w:r w:rsidR="00E47A0B" w:rsidRPr="00DB24F5">
        <w:rPr>
          <w:rFonts w:ascii="Times New Roman" w:hAnsi="Times New Roman" w:cs="Times New Roman"/>
          <w:sz w:val="24"/>
          <w:szCs w:val="24"/>
        </w:rPr>
        <w:t>hidroizolues</w:t>
      </w:r>
      <w:proofErr w:type="spellEnd"/>
      <w:r w:rsidR="00E47A0B" w:rsidRPr="00DB24F5">
        <w:rPr>
          <w:rFonts w:ascii="Times New Roman" w:hAnsi="Times New Roman" w:cs="Times New Roman"/>
          <w:sz w:val="24"/>
          <w:szCs w:val="24"/>
        </w:rPr>
        <w:t>. Sipas subjektit Komisioni</w:t>
      </w:r>
      <w:r w:rsidR="00792409" w:rsidRPr="00DB24F5">
        <w:rPr>
          <w:rFonts w:ascii="Times New Roman" w:hAnsi="Times New Roman" w:cs="Times New Roman"/>
          <w:sz w:val="24"/>
          <w:szCs w:val="24"/>
        </w:rPr>
        <w:t xml:space="preserve"> </w:t>
      </w:r>
      <w:r w:rsidR="00E47A0B" w:rsidRPr="00DB24F5">
        <w:rPr>
          <w:rFonts w:ascii="Times New Roman" w:hAnsi="Times New Roman" w:cs="Times New Roman"/>
          <w:sz w:val="24"/>
          <w:szCs w:val="24"/>
        </w:rPr>
        <w:t>konsideron si shpenzim blerjen e materialeve të cilat qartësisht nuk janë përdorur</w:t>
      </w:r>
      <w:r w:rsidR="00792409" w:rsidRPr="00DB24F5">
        <w:rPr>
          <w:rFonts w:ascii="Times New Roman" w:hAnsi="Times New Roman" w:cs="Times New Roman"/>
          <w:sz w:val="24"/>
          <w:szCs w:val="24"/>
        </w:rPr>
        <w:t xml:space="preserve"> </w:t>
      </w:r>
      <w:r w:rsidR="00E47A0B" w:rsidRPr="00DB24F5">
        <w:rPr>
          <w:rFonts w:ascii="Times New Roman" w:hAnsi="Times New Roman" w:cs="Times New Roman"/>
          <w:sz w:val="24"/>
          <w:szCs w:val="24"/>
        </w:rPr>
        <w:t>për nevoja personale</w:t>
      </w:r>
      <w:r w:rsidR="00792409" w:rsidRPr="00DB24F5">
        <w:rPr>
          <w:rFonts w:ascii="Times New Roman" w:hAnsi="Times New Roman" w:cs="Times New Roman"/>
          <w:sz w:val="24"/>
          <w:szCs w:val="24"/>
        </w:rPr>
        <w:t xml:space="preserve"> </w:t>
      </w:r>
      <w:r w:rsidR="00E47A0B" w:rsidRPr="00DB24F5">
        <w:rPr>
          <w:rFonts w:ascii="Times New Roman" w:hAnsi="Times New Roman" w:cs="Times New Roman"/>
          <w:sz w:val="24"/>
          <w:szCs w:val="24"/>
        </w:rPr>
        <w:t xml:space="preserve">por për nevoja të punës dhe për rrjedhojë janë </w:t>
      </w:r>
      <w:proofErr w:type="spellStart"/>
      <w:r w:rsidR="00E47A0B" w:rsidRPr="00DB24F5">
        <w:rPr>
          <w:rFonts w:ascii="Times New Roman" w:hAnsi="Times New Roman" w:cs="Times New Roman"/>
          <w:sz w:val="24"/>
          <w:szCs w:val="24"/>
        </w:rPr>
        <w:t>gjeneruar</w:t>
      </w:r>
      <w:proofErr w:type="spellEnd"/>
      <w:r w:rsidR="00E47A0B" w:rsidRPr="00DB24F5">
        <w:rPr>
          <w:rFonts w:ascii="Times New Roman" w:hAnsi="Times New Roman" w:cs="Times New Roman"/>
          <w:sz w:val="24"/>
          <w:szCs w:val="24"/>
        </w:rPr>
        <w:t xml:space="preserve"> dhe të ardhura. Në analizë financiare sipas subjektit duhet të përfshihe</w:t>
      </w:r>
      <w:r w:rsidR="00294430" w:rsidRPr="00DB24F5">
        <w:rPr>
          <w:rFonts w:ascii="Times New Roman" w:hAnsi="Times New Roman" w:cs="Times New Roman"/>
          <w:sz w:val="24"/>
          <w:szCs w:val="24"/>
        </w:rPr>
        <w:t>n</w:t>
      </w:r>
      <w:r w:rsidR="00E47A0B" w:rsidRPr="00DB24F5">
        <w:rPr>
          <w:rFonts w:ascii="Times New Roman" w:hAnsi="Times New Roman" w:cs="Times New Roman"/>
          <w:sz w:val="24"/>
          <w:szCs w:val="24"/>
        </w:rPr>
        <w:t xml:space="preserve"> të ardhura në shumën 2.780.000 lekë</w:t>
      </w:r>
      <w:r w:rsidR="00091F5B" w:rsidRPr="00DB24F5">
        <w:rPr>
          <w:rFonts w:ascii="Times New Roman" w:hAnsi="Times New Roman" w:cs="Times New Roman"/>
          <w:sz w:val="24"/>
          <w:szCs w:val="24"/>
        </w:rPr>
        <w:t>.</w:t>
      </w:r>
    </w:p>
    <w:p w14:paraId="07D83577" w14:textId="0D5EB9D6" w:rsidR="005377FE" w:rsidRPr="00DB24F5" w:rsidRDefault="00091F5B" w:rsidP="00091F5B">
      <w:pPr>
        <w:pStyle w:val="ListParagraph"/>
        <w:tabs>
          <w:tab w:val="left" w:pos="0"/>
        </w:tabs>
        <w:spacing w:before="0" w:after="0"/>
        <w:ind w:left="0"/>
        <w:rPr>
          <w:rFonts w:ascii="Times New Roman" w:eastAsia="Times New Roman" w:hAnsi="Times New Roman"/>
          <w:iCs/>
          <w:sz w:val="24"/>
          <w:szCs w:val="24"/>
        </w:rPr>
      </w:pPr>
      <w:r w:rsidRPr="00DB24F5">
        <w:rPr>
          <w:rFonts w:ascii="Times New Roman" w:hAnsi="Times New Roman" w:cs="Times New Roman"/>
          <w:sz w:val="24"/>
          <w:szCs w:val="24"/>
        </w:rPr>
        <w:t>N</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t</w:t>
      </w:r>
      <w:r w:rsidR="005656F9" w:rsidRPr="00DB24F5">
        <w:rPr>
          <w:rFonts w:ascii="Times New Roman" w:hAnsi="Times New Roman" w:cs="Times New Roman"/>
          <w:sz w:val="24"/>
          <w:szCs w:val="24"/>
        </w:rPr>
        <w:t>ë</w:t>
      </w:r>
      <w:r w:rsidR="005377FE" w:rsidRPr="00DB24F5">
        <w:rPr>
          <w:rFonts w:ascii="Times New Roman" w:hAnsi="Times New Roman" w:cs="Times New Roman"/>
          <w:sz w:val="24"/>
          <w:szCs w:val="24"/>
        </w:rPr>
        <w:t xml:space="preserve"> </w:t>
      </w:r>
      <w:r w:rsidRPr="00DB24F5">
        <w:rPr>
          <w:rFonts w:ascii="Times New Roman" w:hAnsi="Times New Roman" w:cs="Times New Roman"/>
          <w:sz w:val="24"/>
          <w:szCs w:val="24"/>
        </w:rPr>
        <w:t>pretendim NJSHL v</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ren se subjekti </w:t>
      </w:r>
      <w:r w:rsidR="002309B5" w:rsidRPr="00DB24F5">
        <w:rPr>
          <w:rFonts w:ascii="Times New Roman" w:hAnsi="Times New Roman" w:cs="Times New Roman"/>
          <w:sz w:val="24"/>
          <w:szCs w:val="24"/>
        </w:rPr>
        <w:t xml:space="preserve">nuk ka paraqitur </w:t>
      </w:r>
      <w:del w:id="1787" w:author="Sokol Çomo" w:date="2025-05-02T08:44:00Z">
        <w:r>
          <w:rPr>
            <w:rFonts w:ascii="Times New Roman" w:hAnsi="Times New Roman" w:cs="Times New Roman"/>
            <w:sz w:val="24"/>
            <w:szCs w:val="24"/>
          </w:rPr>
          <w:delText>dokumentacioni</w:delText>
        </w:r>
      </w:del>
      <w:ins w:id="1788" w:author="Sokol Çomo" w:date="2025-05-02T08:44:00Z">
        <w:r w:rsidR="002309B5" w:rsidRPr="00DB24F5">
          <w:rPr>
            <w:rFonts w:ascii="Times New Roman" w:hAnsi="Times New Roman" w:cs="Times New Roman"/>
            <w:sz w:val="24"/>
            <w:szCs w:val="24"/>
          </w:rPr>
          <w:t>dokumentacionin</w:t>
        </w:r>
      </w:ins>
      <w:r w:rsidR="002309B5" w:rsidRPr="00DB24F5">
        <w:rPr>
          <w:rFonts w:ascii="Times New Roman" w:hAnsi="Times New Roman" w:cs="Times New Roman"/>
          <w:sz w:val="24"/>
          <w:szCs w:val="24"/>
        </w:rPr>
        <w:t xml:space="preserve"> </w:t>
      </w:r>
      <w:r w:rsidRPr="00DB24F5">
        <w:rPr>
          <w:rFonts w:ascii="Times New Roman" w:hAnsi="Times New Roman" w:cs="Times New Roman"/>
          <w:sz w:val="24"/>
          <w:szCs w:val="24"/>
        </w:rPr>
        <w:t>e duhur ligjor q</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t</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provoj</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sasin</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dhe koh</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n e </w:t>
      </w:r>
      <w:del w:id="1789" w:author="Sokol Çomo" w:date="2025-05-02T08:44:00Z">
        <w:r>
          <w:rPr>
            <w:rFonts w:ascii="Times New Roman" w:hAnsi="Times New Roman" w:cs="Times New Roman"/>
            <w:sz w:val="24"/>
            <w:szCs w:val="24"/>
          </w:rPr>
          <w:delText>p</w:delText>
        </w:r>
        <w:r w:rsidR="00B1609C">
          <w:rPr>
            <w:rFonts w:ascii="Times New Roman" w:hAnsi="Times New Roman" w:cs="Times New Roman"/>
            <w:sz w:val="24"/>
            <w:szCs w:val="24"/>
          </w:rPr>
          <w:delText>ë</w:delText>
        </w:r>
        <w:r>
          <w:rPr>
            <w:rFonts w:ascii="Times New Roman" w:hAnsi="Times New Roman" w:cs="Times New Roman"/>
            <w:sz w:val="24"/>
            <w:szCs w:val="24"/>
          </w:rPr>
          <w:delText>rfitimit</w:delText>
        </w:r>
      </w:del>
      <w:ins w:id="1790" w:author="Sokol Çomo" w:date="2025-05-02T08:44:00Z">
        <w:r w:rsidRPr="00DB24F5">
          <w:rPr>
            <w:rFonts w:ascii="Times New Roman" w:hAnsi="Times New Roman" w:cs="Times New Roman"/>
            <w:sz w:val="24"/>
            <w:szCs w:val="24"/>
          </w:rPr>
          <w:t>p</w:t>
        </w:r>
        <w:r w:rsidR="00B1609C" w:rsidRPr="00DB24F5">
          <w:rPr>
            <w:rFonts w:ascii="Times New Roman" w:hAnsi="Times New Roman" w:cs="Times New Roman"/>
            <w:sz w:val="24"/>
            <w:szCs w:val="24"/>
          </w:rPr>
          <w:t>ë</w:t>
        </w:r>
        <w:r w:rsidR="002309B5" w:rsidRPr="00DB24F5">
          <w:rPr>
            <w:rFonts w:ascii="Times New Roman" w:hAnsi="Times New Roman" w:cs="Times New Roman"/>
            <w:sz w:val="24"/>
            <w:szCs w:val="24"/>
          </w:rPr>
          <w:t>rfitimin</w:t>
        </w:r>
      </w:ins>
      <w:r w:rsidRPr="00DB24F5">
        <w:rPr>
          <w:rFonts w:ascii="Times New Roman" w:hAnsi="Times New Roman" w:cs="Times New Roman"/>
          <w:sz w:val="24"/>
          <w:szCs w:val="24"/>
        </w:rPr>
        <w:t xml:space="preserve"> e shum</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s 2.780.000 lek</w:t>
      </w:r>
      <w:r w:rsidR="00B1609C" w:rsidRPr="00DB24F5">
        <w:rPr>
          <w:rFonts w:ascii="Times New Roman" w:hAnsi="Times New Roman" w:cs="Times New Roman"/>
          <w:sz w:val="24"/>
          <w:szCs w:val="24"/>
        </w:rPr>
        <w:t>ë</w:t>
      </w:r>
      <w:r w:rsidRPr="00DB24F5">
        <w:rPr>
          <w:rFonts w:ascii="Times New Roman" w:hAnsi="Times New Roman" w:cs="Times New Roman"/>
          <w:sz w:val="24"/>
          <w:szCs w:val="24"/>
        </w:rPr>
        <w:t xml:space="preserve"> nga puna si </w:t>
      </w:r>
      <w:proofErr w:type="spellStart"/>
      <w:r w:rsidRPr="00DB24F5">
        <w:rPr>
          <w:rFonts w:ascii="Times New Roman" w:hAnsi="Times New Roman" w:cs="Times New Roman"/>
          <w:sz w:val="24"/>
          <w:szCs w:val="24"/>
        </w:rPr>
        <w:t>hidroizolues</w:t>
      </w:r>
      <w:proofErr w:type="spellEnd"/>
      <w:r w:rsidR="005377FE" w:rsidRPr="00DB24F5">
        <w:rPr>
          <w:rFonts w:ascii="Times New Roman" w:hAnsi="Times New Roman" w:cs="Times New Roman"/>
          <w:sz w:val="24"/>
          <w:szCs w:val="24"/>
        </w:rPr>
        <w:t xml:space="preserve"> n</w:t>
      </w:r>
      <w:r w:rsidR="005656F9" w:rsidRPr="00DB24F5">
        <w:rPr>
          <w:rFonts w:ascii="Times New Roman" w:hAnsi="Times New Roman" w:cs="Times New Roman"/>
          <w:sz w:val="24"/>
          <w:szCs w:val="24"/>
        </w:rPr>
        <w:t>ë</w:t>
      </w:r>
      <w:r w:rsidR="005377FE" w:rsidRPr="00DB24F5">
        <w:rPr>
          <w:rFonts w:ascii="Times New Roman" w:hAnsi="Times New Roman" w:cs="Times New Roman"/>
          <w:sz w:val="24"/>
          <w:szCs w:val="24"/>
        </w:rPr>
        <w:t xml:space="preserve"> Shqip</w:t>
      </w:r>
      <w:r w:rsidR="005656F9" w:rsidRPr="00DB24F5">
        <w:rPr>
          <w:rFonts w:ascii="Times New Roman" w:hAnsi="Times New Roman" w:cs="Times New Roman"/>
          <w:sz w:val="24"/>
          <w:szCs w:val="24"/>
        </w:rPr>
        <w:t>ë</w:t>
      </w:r>
      <w:r w:rsidR="005377FE" w:rsidRPr="00DB24F5">
        <w:rPr>
          <w:rFonts w:ascii="Times New Roman" w:hAnsi="Times New Roman" w:cs="Times New Roman"/>
          <w:sz w:val="24"/>
          <w:szCs w:val="24"/>
        </w:rPr>
        <w:t>ri</w:t>
      </w:r>
      <w:r w:rsidRPr="00DB24F5">
        <w:rPr>
          <w:rFonts w:ascii="Times New Roman" w:hAnsi="Times New Roman" w:cs="Times New Roman"/>
          <w:sz w:val="24"/>
          <w:szCs w:val="24"/>
        </w:rPr>
        <w:t>.</w:t>
      </w:r>
      <w:r w:rsidR="0074642B" w:rsidRPr="00DB24F5">
        <w:rPr>
          <w:rFonts w:ascii="Times New Roman" w:hAnsi="Times New Roman" w:cs="Times New Roman"/>
          <w:sz w:val="24"/>
          <w:szCs w:val="24"/>
        </w:rPr>
        <w:t xml:space="preserve"> </w:t>
      </w:r>
      <w:r w:rsidR="005377FE" w:rsidRPr="00DB24F5">
        <w:rPr>
          <w:rFonts w:ascii="Times New Roman" w:eastAsia="Times New Roman" w:hAnsi="Times New Roman"/>
          <w:sz w:val="24"/>
          <w:szCs w:val="24"/>
        </w:rPr>
        <w:t>N</w:t>
      </w:r>
      <w:r w:rsidR="0074642B" w:rsidRPr="00DB24F5">
        <w:rPr>
          <w:rFonts w:ascii="Times New Roman" w:eastAsia="Times New Roman" w:hAnsi="Times New Roman"/>
          <w:sz w:val="24"/>
          <w:szCs w:val="24"/>
        </w:rPr>
        <w:t>ë DIPP</w:t>
      </w:r>
      <w:r w:rsidR="005377FE" w:rsidRPr="00DB24F5">
        <w:rPr>
          <w:rFonts w:ascii="Times New Roman" w:eastAsia="Times New Roman" w:hAnsi="Times New Roman"/>
          <w:sz w:val="24"/>
          <w:szCs w:val="24"/>
        </w:rPr>
        <w:t xml:space="preserve"> </w:t>
      </w:r>
      <w:r w:rsidR="0074642B" w:rsidRPr="00DB24F5">
        <w:rPr>
          <w:rFonts w:ascii="Times New Roman" w:eastAsia="Times New Roman" w:hAnsi="Times New Roman"/>
          <w:sz w:val="24"/>
          <w:szCs w:val="24"/>
        </w:rPr>
        <w:t>2006, subjekti ka deklaruar t</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 xml:space="preserve"> ardhur</w:t>
      </w:r>
      <w:r w:rsidR="006B4DC8" w:rsidRPr="00DB24F5">
        <w:rPr>
          <w:rFonts w:ascii="Times New Roman" w:eastAsia="Times New Roman" w:hAnsi="Times New Roman"/>
          <w:sz w:val="24"/>
          <w:szCs w:val="24"/>
        </w:rPr>
        <w:t>a</w:t>
      </w:r>
      <w:r w:rsidR="0074642B" w:rsidRPr="00DB24F5">
        <w:rPr>
          <w:rFonts w:ascii="Times New Roman" w:eastAsia="Times New Roman" w:hAnsi="Times New Roman"/>
          <w:sz w:val="24"/>
          <w:szCs w:val="24"/>
        </w:rPr>
        <w:t xml:space="preserve"> t</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 xml:space="preserve"> </w:t>
      </w:r>
      <w:r w:rsidR="005377FE" w:rsidRPr="00DB24F5">
        <w:rPr>
          <w:rFonts w:ascii="Times New Roman" w:eastAsia="Times New Roman" w:hAnsi="Times New Roman"/>
          <w:sz w:val="24"/>
          <w:szCs w:val="24"/>
        </w:rPr>
        <w:t>bashkëshortit</w:t>
      </w:r>
      <w:r w:rsidR="0074642B" w:rsidRPr="00DB24F5">
        <w:rPr>
          <w:rFonts w:ascii="Times New Roman" w:eastAsia="Times New Roman" w:hAnsi="Times New Roman"/>
          <w:sz w:val="24"/>
          <w:szCs w:val="24"/>
        </w:rPr>
        <w:t xml:space="preserve"> n</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 xml:space="preserve"> shum</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n 2</w:t>
      </w:r>
      <w:r w:rsidR="006B4DC8" w:rsidRPr="00DB24F5">
        <w:rPr>
          <w:rFonts w:ascii="Times New Roman" w:eastAsia="Times New Roman" w:hAnsi="Times New Roman"/>
          <w:sz w:val="24"/>
          <w:szCs w:val="24"/>
        </w:rPr>
        <w:t>.</w:t>
      </w:r>
      <w:r w:rsidR="0074642B" w:rsidRPr="00DB24F5">
        <w:rPr>
          <w:rFonts w:ascii="Times New Roman" w:eastAsia="Times New Roman" w:hAnsi="Times New Roman"/>
          <w:sz w:val="24"/>
          <w:szCs w:val="24"/>
        </w:rPr>
        <w:t>500 euro</w:t>
      </w:r>
      <w:r w:rsidR="006B4DC8" w:rsidRPr="00DB24F5">
        <w:rPr>
          <w:rFonts w:ascii="Times New Roman" w:eastAsia="Times New Roman" w:hAnsi="Times New Roman"/>
          <w:sz w:val="24"/>
          <w:szCs w:val="24"/>
        </w:rPr>
        <w:t xml:space="preserve"> n</w:t>
      </w:r>
      <w:r w:rsidR="00945172" w:rsidRPr="00DB24F5">
        <w:rPr>
          <w:rFonts w:ascii="Times New Roman" w:eastAsia="Times New Roman" w:hAnsi="Times New Roman"/>
          <w:sz w:val="24"/>
          <w:szCs w:val="24"/>
        </w:rPr>
        <w:t>ë</w:t>
      </w:r>
      <w:r w:rsidR="006B4DC8" w:rsidRPr="00DB24F5">
        <w:rPr>
          <w:rFonts w:ascii="Times New Roman" w:eastAsia="Times New Roman" w:hAnsi="Times New Roman"/>
          <w:sz w:val="24"/>
          <w:szCs w:val="24"/>
        </w:rPr>
        <w:t xml:space="preserve"> muaj</w:t>
      </w:r>
      <w:r w:rsidR="0074642B" w:rsidRPr="00DB24F5">
        <w:rPr>
          <w:rStyle w:val="FootnoteReference"/>
          <w:rFonts w:ascii="Times New Roman" w:eastAsia="Times New Roman" w:hAnsi="Times New Roman"/>
          <w:sz w:val="24"/>
          <w:szCs w:val="24"/>
        </w:rPr>
        <w:footnoteReference w:id="62"/>
      </w:r>
      <w:r w:rsidR="006B4DC8" w:rsidRPr="00DB24F5">
        <w:rPr>
          <w:rFonts w:ascii="Times New Roman" w:eastAsia="Times New Roman" w:hAnsi="Times New Roman"/>
          <w:sz w:val="24"/>
          <w:szCs w:val="24"/>
        </w:rPr>
        <w:t xml:space="preserve">, </w:t>
      </w:r>
      <w:r w:rsidR="0074642B" w:rsidRPr="00DB24F5">
        <w:rPr>
          <w:rFonts w:ascii="Times New Roman" w:eastAsia="Times New Roman" w:hAnsi="Times New Roman"/>
          <w:sz w:val="24"/>
          <w:szCs w:val="24"/>
        </w:rPr>
        <w:t>nd</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rsa gjat</w:t>
      </w:r>
      <w:r w:rsidR="00B1609C" w:rsidRPr="00DB24F5">
        <w:rPr>
          <w:rFonts w:ascii="Times New Roman" w:eastAsia="Times New Roman" w:hAnsi="Times New Roman"/>
          <w:sz w:val="24"/>
          <w:szCs w:val="24"/>
        </w:rPr>
        <w:t>ë</w:t>
      </w:r>
      <w:r w:rsidR="0074642B" w:rsidRPr="00DB24F5">
        <w:rPr>
          <w:rFonts w:ascii="Times New Roman" w:eastAsia="Times New Roman" w:hAnsi="Times New Roman"/>
          <w:sz w:val="24"/>
          <w:szCs w:val="24"/>
        </w:rPr>
        <w:t xml:space="preserve"> hetimit ka shpjeguar se “</w:t>
      </w:r>
      <w:r w:rsidR="0074642B" w:rsidRPr="00DB24F5">
        <w:rPr>
          <w:rFonts w:ascii="Times New Roman" w:eastAsia="Times New Roman" w:hAnsi="Times New Roman"/>
          <w:i/>
          <w:sz w:val="24"/>
          <w:szCs w:val="24"/>
        </w:rPr>
        <w:t xml:space="preserve">...Shuma 2.500 euro ishte totali i përllogaritur nga bashkëshorti. Të ardhurat nga  paga neto në Greqi ishin 1.700 €/muaj, ndërkohë që 800 € në muaj ishte përllogaritur si e ardhura mesatare mujore nga puna e pjesshme si </w:t>
      </w:r>
      <w:proofErr w:type="spellStart"/>
      <w:r w:rsidR="0074642B" w:rsidRPr="00DB24F5">
        <w:rPr>
          <w:rFonts w:ascii="Times New Roman" w:eastAsia="Times New Roman" w:hAnsi="Times New Roman"/>
          <w:i/>
          <w:sz w:val="24"/>
          <w:szCs w:val="24"/>
        </w:rPr>
        <w:t>hidroizolues</w:t>
      </w:r>
      <w:proofErr w:type="spellEnd"/>
      <w:r w:rsidR="0074642B" w:rsidRPr="00DB24F5">
        <w:rPr>
          <w:rFonts w:ascii="Times New Roman" w:eastAsia="Times New Roman" w:hAnsi="Times New Roman"/>
          <w:i/>
          <w:sz w:val="24"/>
          <w:szCs w:val="24"/>
        </w:rPr>
        <w:t xml:space="preserve"> në Shqipëri”, </w:t>
      </w:r>
      <w:r w:rsidR="0074642B" w:rsidRPr="00DB24F5">
        <w:rPr>
          <w:rFonts w:ascii="Times New Roman" w:eastAsia="Times New Roman" w:hAnsi="Times New Roman"/>
          <w:iCs/>
          <w:sz w:val="24"/>
          <w:szCs w:val="24"/>
        </w:rPr>
        <w:t>nd</w:t>
      </w:r>
      <w:r w:rsidR="00B1609C" w:rsidRPr="00DB24F5">
        <w:rPr>
          <w:rFonts w:ascii="Times New Roman" w:eastAsia="Times New Roman" w:hAnsi="Times New Roman"/>
          <w:iCs/>
          <w:sz w:val="24"/>
          <w:szCs w:val="24"/>
        </w:rPr>
        <w:t>ë</w:t>
      </w:r>
      <w:r w:rsidR="0074642B" w:rsidRPr="00DB24F5">
        <w:rPr>
          <w:rFonts w:ascii="Times New Roman" w:eastAsia="Times New Roman" w:hAnsi="Times New Roman"/>
          <w:iCs/>
          <w:sz w:val="24"/>
          <w:szCs w:val="24"/>
        </w:rPr>
        <w:t>rkoh</w:t>
      </w:r>
      <w:r w:rsidR="00B1609C" w:rsidRPr="00DB24F5">
        <w:rPr>
          <w:rFonts w:ascii="Times New Roman" w:eastAsia="Times New Roman" w:hAnsi="Times New Roman"/>
          <w:iCs/>
          <w:sz w:val="24"/>
          <w:szCs w:val="24"/>
        </w:rPr>
        <w:t>ë</w:t>
      </w:r>
      <w:r w:rsidR="0074642B" w:rsidRPr="00DB24F5">
        <w:rPr>
          <w:rFonts w:ascii="Times New Roman" w:eastAsia="Times New Roman" w:hAnsi="Times New Roman"/>
          <w:iCs/>
          <w:sz w:val="24"/>
          <w:szCs w:val="24"/>
        </w:rPr>
        <w:t xml:space="preserve"> q</w:t>
      </w:r>
      <w:r w:rsidR="00B1609C" w:rsidRPr="00DB24F5">
        <w:rPr>
          <w:rFonts w:ascii="Times New Roman" w:eastAsia="Times New Roman" w:hAnsi="Times New Roman"/>
          <w:iCs/>
          <w:sz w:val="24"/>
          <w:szCs w:val="24"/>
        </w:rPr>
        <w:t>ë</w:t>
      </w:r>
      <w:r w:rsidR="0074642B" w:rsidRPr="00DB24F5">
        <w:rPr>
          <w:rFonts w:ascii="Times New Roman" w:eastAsia="Times New Roman" w:hAnsi="Times New Roman"/>
          <w:iCs/>
          <w:sz w:val="24"/>
          <w:szCs w:val="24"/>
        </w:rPr>
        <w:t xml:space="preserve"> referuar dokumentacionit t</w:t>
      </w:r>
      <w:r w:rsidR="00B1609C" w:rsidRPr="00DB24F5">
        <w:rPr>
          <w:rFonts w:ascii="Times New Roman" w:eastAsia="Times New Roman" w:hAnsi="Times New Roman"/>
          <w:iCs/>
          <w:sz w:val="24"/>
          <w:szCs w:val="24"/>
        </w:rPr>
        <w:t>ë</w:t>
      </w:r>
      <w:r w:rsidR="0074642B" w:rsidRPr="00DB24F5">
        <w:rPr>
          <w:rFonts w:ascii="Times New Roman" w:eastAsia="Times New Roman" w:hAnsi="Times New Roman"/>
          <w:iCs/>
          <w:sz w:val="24"/>
          <w:szCs w:val="24"/>
        </w:rPr>
        <w:t xml:space="preserve"> paraqitur prej saj </w:t>
      </w:r>
      <w:r w:rsidR="005377FE" w:rsidRPr="00DB24F5">
        <w:rPr>
          <w:rFonts w:ascii="Times New Roman" w:eastAsia="Times New Roman" w:hAnsi="Times New Roman"/>
          <w:iCs/>
          <w:sz w:val="24"/>
          <w:szCs w:val="24"/>
        </w:rPr>
        <w:t>si dhe dokumentacionit t</w:t>
      </w:r>
      <w:r w:rsidR="005656F9" w:rsidRPr="00DB24F5">
        <w:rPr>
          <w:rFonts w:ascii="Times New Roman" w:eastAsia="Times New Roman" w:hAnsi="Times New Roman"/>
          <w:iCs/>
          <w:sz w:val="24"/>
          <w:szCs w:val="24"/>
        </w:rPr>
        <w:t>ë</w:t>
      </w:r>
      <w:r w:rsidR="005377FE" w:rsidRPr="00DB24F5">
        <w:rPr>
          <w:rFonts w:ascii="Times New Roman" w:eastAsia="Times New Roman" w:hAnsi="Times New Roman"/>
          <w:iCs/>
          <w:sz w:val="24"/>
          <w:szCs w:val="24"/>
        </w:rPr>
        <w:t xml:space="preserve"> administruar nga Komisioni </w:t>
      </w:r>
      <w:r w:rsidR="0074642B" w:rsidRPr="00DB24F5">
        <w:rPr>
          <w:rFonts w:ascii="Times New Roman" w:eastAsia="Times New Roman" w:hAnsi="Times New Roman"/>
          <w:iCs/>
          <w:sz w:val="24"/>
          <w:szCs w:val="24"/>
        </w:rPr>
        <w:t xml:space="preserve">nga institucionet </w:t>
      </w:r>
      <w:proofErr w:type="spellStart"/>
      <w:r w:rsidR="0074642B" w:rsidRPr="00DB24F5">
        <w:rPr>
          <w:rFonts w:ascii="Times New Roman" w:eastAsia="Times New Roman" w:hAnsi="Times New Roman"/>
          <w:iCs/>
          <w:sz w:val="24"/>
          <w:szCs w:val="24"/>
        </w:rPr>
        <w:t>ligjzbatuese</w:t>
      </w:r>
      <w:proofErr w:type="spellEnd"/>
      <w:r w:rsidR="0074642B" w:rsidRPr="00DB24F5">
        <w:rPr>
          <w:rStyle w:val="FootnoteReference"/>
          <w:rFonts w:ascii="Times New Roman" w:eastAsia="Times New Roman" w:hAnsi="Times New Roman"/>
          <w:iCs/>
          <w:sz w:val="24"/>
          <w:szCs w:val="24"/>
        </w:rPr>
        <w:footnoteReference w:id="63"/>
      </w:r>
      <w:r w:rsidR="005377FE" w:rsidRPr="00DB24F5">
        <w:rPr>
          <w:rFonts w:ascii="Times New Roman" w:eastAsia="Times New Roman" w:hAnsi="Times New Roman"/>
          <w:iCs/>
          <w:sz w:val="24"/>
          <w:szCs w:val="24"/>
        </w:rPr>
        <w:t xml:space="preserve"> rezulton </w:t>
      </w:r>
      <w:r w:rsidR="00C714F1" w:rsidRPr="00DB24F5">
        <w:rPr>
          <w:rFonts w:ascii="Times New Roman" w:eastAsia="Times New Roman" w:hAnsi="Times New Roman"/>
          <w:iCs/>
          <w:sz w:val="24"/>
          <w:szCs w:val="24"/>
        </w:rPr>
        <w:t xml:space="preserve">se </w:t>
      </w:r>
      <w:r w:rsidR="005377FE" w:rsidRPr="00DB24F5">
        <w:rPr>
          <w:rFonts w:ascii="Times New Roman" w:eastAsia="Times New Roman" w:hAnsi="Times New Roman"/>
          <w:iCs/>
          <w:sz w:val="24"/>
          <w:szCs w:val="24"/>
        </w:rPr>
        <w:t>bashk</w:t>
      </w:r>
      <w:r w:rsidR="005656F9" w:rsidRPr="00DB24F5">
        <w:rPr>
          <w:rFonts w:ascii="Times New Roman" w:eastAsia="Times New Roman" w:hAnsi="Times New Roman"/>
          <w:iCs/>
          <w:sz w:val="24"/>
          <w:szCs w:val="24"/>
        </w:rPr>
        <w:t>ë</w:t>
      </w:r>
      <w:r w:rsidR="005377FE" w:rsidRPr="00DB24F5">
        <w:rPr>
          <w:rFonts w:ascii="Times New Roman" w:eastAsia="Times New Roman" w:hAnsi="Times New Roman"/>
          <w:iCs/>
          <w:sz w:val="24"/>
          <w:szCs w:val="24"/>
        </w:rPr>
        <w:t xml:space="preserve">shorti i </w:t>
      </w:r>
      <w:r w:rsidR="006B4DC8" w:rsidRPr="00DB24F5">
        <w:rPr>
          <w:rFonts w:ascii="Times New Roman" w:eastAsia="Times New Roman" w:hAnsi="Times New Roman"/>
          <w:iCs/>
          <w:sz w:val="24"/>
          <w:szCs w:val="24"/>
        </w:rPr>
        <w:t>subjektit</w:t>
      </w:r>
      <w:r w:rsidR="00C714F1" w:rsidRPr="00DB24F5">
        <w:rPr>
          <w:rFonts w:ascii="Times New Roman" w:eastAsia="Times New Roman" w:hAnsi="Times New Roman"/>
          <w:iCs/>
          <w:sz w:val="24"/>
          <w:szCs w:val="24"/>
        </w:rPr>
        <w:t xml:space="preserve"> nuk </w:t>
      </w:r>
      <w:r w:rsidR="006B4DC8" w:rsidRPr="00DB24F5">
        <w:rPr>
          <w:rFonts w:ascii="Times New Roman" w:eastAsia="Times New Roman" w:hAnsi="Times New Roman"/>
          <w:iCs/>
          <w:sz w:val="24"/>
          <w:szCs w:val="24"/>
        </w:rPr>
        <w:t>rezulton</w:t>
      </w:r>
      <w:r w:rsidR="00C714F1" w:rsidRPr="00DB24F5">
        <w:rPr>
          <w:rFonts w:ascii="Times New Roman" w:eastAsia="Times New Roman" w:hAnsi="Times New Roman"/>
          <w:iCs/>
          <w:sz w:val="24"/>
          <w:szCs w:val="24"/>
        </w:rPr>
        <w:t xml:space="preserve"> i regjistruar pran</w:t>
      </w:r>
      <w:r w:rsidR="005656F9" w:rsidRPr="00DB24F5">
        <w:rPr>
          <w:rFonts w:ascii="Times New Roman" w:eastAsia="Times New Roman" w:hAnsi="Times New Roman"/>
          <w:iCs/>
          <w:sz w:val="24"/>
          <w:szCs w:val="24"/>
        </w:rPr>
        <w:t>ë</w:t>
      </w:r>
      <w:r w:rsidR="00C714F1" w:rsidRPr="00DB24F5">
        <w:rPr>
          <w:rFonts w:ascii="Times New Roman" w:eastAsia="Times New Roman" w:hAnsi="Times New Roman"/>
          <w:iCs/>
          <w:sz w:val="24"/>
          <w:szCs w:val="24"/>
        </w:rPr>
        <w:t xml:space="preserve"> organit tatimor as si punonj</w:t>
      </w:r>
      <w:r w:rsidR="005656F9" w:rsidRPr="00DB24F5">
        <w:rPr>
          <w:rFonts w:ascii="Times New Roman" w:eastAsia="Times New Roman" w:hAnsi="Times New Roman"/>
          <w:iCs/>
          <w:sz w:val="24"/>
          <w:szCs w:val="24"/>
        </w:rPr>
        <w:t>ë</w:t>
      </w:r>
      <w:r w:rsidR="00C714F1" w:rsidRPr="00DB24F5">
        <w:rPr>
          <w:rFonts w:ascii="Times New Roman" w:eastAsia="Times New Roman" w:hAnsi="Times New Roman"/>
          <w:iCs/>
          <w:sz w:val="24"/>
          <w:szCs w:val="24"/>
        </w:rPr>
        <w:t>s as si i vet</w:t>
      </w:r>
      <w:r w:rsidR="005656F9" w:rsidRPr="00DB24F5">
        <w:rPr>
          <w:rFonts w:ascii="Times New Roman" w:eastAsia="Times New Roman" w:hAnsi="Times New Roman"/>
          <w:iCs/>
          <w:sz w:val="24"/>
          <w:szCs w:val="24"/>
        </w:rPr>
        <w:t>ë</w:t>
      </w:r>
      <w:r w:rsidR="00C714F1" w:rsidRPr="00DB24F5">
        <w:rPr>
          <w:rFonts w:ascii="Times New Roman" w:eastAsia="Times New Roman" w:hAnsi="Times New Roman"/>
          <w:iCs/>
          <w:sz w:val="24"/>
          <w:szCs w:val="24"/>
        </w:rPr>
        <w:t>pun</w:t>
      </w:r>
      <w:r w:rsidR="005656F9" w:rsidRPr="00DB24F5">
        <w:rPr>
          <w:rFonts w:ascii="Times New Roman" w:eastAsia="Times New Roman" w:hAnsi="Times New Roman"/>
          <w:iCs/>
          <w:sz w:val="24"/>
          <w:szCs w:val="24"/>
        </w:rPr>
        <w:t>ë</w:t>
      </w:r>
      <w:r w:rsidR="00C714F1" w:rsidRPr="00DB24F5">
        <w:rPr>
          <w:rFonts w:ascii="Times New Roman" w:eastAsia="Times New Roman" w:hAnsi="Times New Roman"/>
          <w:iCs/>
          <w:sz w:val="24"/>
          <w:szCs w:val="24"/>
        </w:rPr>
        <w:t>suar. Po ashtu</w:t>
      </w:r>
      <w:r w:rsidR="006B4DC8" w:rsidRPr="00DB24F5">
        <w:rPr>
          <w:rFonts w:ascii="Times New Roman" w:eastAsia="Times New Roman" w:hAnsi="Times New Roman"/>
          <w:iCs/>
          <w:sz w:val="24"/>
          <w:szCs w:val="24"/>
        </w:rPr>
        <w:t>,</w:t>
      </w:r>
      <w:r w:rsidR="00C714F1" w:rsidRPr="00DB24F5">
        <w:rPr>
          <w:rFonts w:ascii="Times New Roman" w:eastAsia="Times New Roman" w:hAnsi="Times New Roman"/>
          <w:iCs/>
          <w:sz w:val="24"/>
          <w:szCs w:val="24"/>
        </w:rPr>
        <w:t xml:space="preserve"> referuar shkres</w:t>
      </w:r>
      <w:r w:rsidR="005656F9" w:rsidRPr="00DB24F5">
        <w:rPr>
          <w:rFonts w:ascii="Times New Roman" w:eastAsia="Times New Roman" w:hAnsi="Times New Roman"/>
          <w:iCs/>
          <w:sz w:val="24"/>
          <w:szCs w:val="24"/>
        </w:rPr>
        <w:t>ë</w:t>
      </w:r>
      <w:r w:rsidR="00C714F1" w:rsidRPr="00DB24F5">
        <w:rPr>
          <w:rFonts w:ascii="Times New Roman" w:eastAsia="Times New Roman" w:hAnsi="Times New Roman"/>
          <w:iCs/>
          <w:sz w:val="24"/>
          <w:szCs w:val="24"/>
        </w:rPr>
        <w:t xml:space="preserve">s nr. </w:t>
      </w:r>
      <w:r w:rsidR="005656F9" w:rsidRPr="00DB24F5">
        <w:rPr>
          <w:rFonts w:ascii="Times New Roman" w:eastAsia="Times New Roman" w:hAnsi="Times New Roman"/>
          <w:iCs/>
          <w:sz w:val="24"/>
          <w:szCs w:val="24"/>
        </w:rPr>
        <w:t xml:space="preserve">308/1 prot., datë 03.02.2022 të </w:t>
      </w:r>
      <w:r w:rsidR="006B4DC8" w:rsidRPr="00DB24F5">
        <w:rPr>
          <w:rFonts w:ascii="Times New Roman" w:eastAsia="Times New Roman" w:hAnsi="Times New Roman"/>
          <w:iCs/>
          <w:sz w:val="24"/>
          <w:szCs w:val="24"/>
        </w:rPr>
        <w:t>ISSH</w:t>
      </w:r>
      <w:r w:rsidR="005656F9" w:rsidRPr="00DB24F5">
        <w:rPr>
          <w:rFonts w:ascii="Times New Roman" w:eastAsia="Times New Roman" w:hAnsi="Times New Roman"/>
          <w:iCs/>
          <w:sz w:val="24"/>
          <w:szCs w:val="24"/>
        </w:rPr>
        <w:t xml:space="preserve"> Rajonale </w:t>
      </w:r>
      <w:r w:rsidR="009D1AF1" w:rsidRPr="00DB24F5">
        <w:rPr>
          <w:rFonts w:ascii="Times New Roman" w:eastAsia="Times New Roman" w:hAnsi="Times New Roman"/>
          <w:iCs/>
          <w:sz w:val="24"/>
          <w:szCs w:val="24"/>
        </w:rPr>
        <w:t>Gjirokastër</w:t>
      </w:r>
      <w:r w:rsidR="005656F9" w:rsidRPr="00DB24F5">
        <w:rPr>
          <w:rFonts w:ascii="Times New Roman" w:eastAsia="Times New Roman" w:hAnsi="Times New Roman"/>
          <w:iCs/>
          <w:sz w:val="24"/>
          <w:szCs w:val="24"/>
        </w:rPr>
        <w:t xml:space="preserve">, për z. Dritan </w:t>
      </w:r>
      <w:proofErr w:type="spellStart"/>
      <w:r w:rsidR="005656F9" w:rsidRPr="00DB24F5">
        <w:rPr>
          <w:rFonts w:ascii="Times New Roman" w:eastAsia="Times New Roman" w:hAnsi="Times New Roman"/>
          <w:iCs/>
          <w:sz w:val="24"/>
          <w:szCs w:val="24"/>
        </w:rPr>
        <w:t>Marku</w:t>
      </w:r>
      <w:proofErr w:type="spellEnd"/>
      <w:r w:rsidR="005656F9" w:rsidRPr="00DB24F5">
        <w:rPr>
          <w:rFonts w:ascii="Times New Roman" w:eastAsia="Times New Roman" w:hAnsi="Times New Roman"/>
          <w:iCs/>
          <w:sz w:val="24"/>
          <w:szCs w:val="24"/>
        </w:rPr>
        <w:t xml:space="preserve"> rezultojnë të dhëna </w:t>
      </w:r>
      <w:r w:rsidR="006B4DC8" w:rsidRPr="00DB24F5">
        <w:rPr>
          <w:rFonts w:ascii="Times New Roman" w:eastAsia="Times New Roman" w:hAnsi="Times New Roman"/>
          <w:iCs/>
          <w:sz w:val="24"/>
          <w:szCs w:val="24"/>
        </w:rPr>
        <w:t>p</w:t>
      </w:r>
      <w:r w:rsidR="00945172" w:rsidRPr="00DB24F5">
        <w:rPr>
          <w:rFonts w:ascii="Times New Roman" w:eastAsia="Times New Roman" w:hAnsi="Times New Roman"/>
          <w:iCs/>
          <w:sz w:val="24"/>
          <w:szCs w:val="24"/>
        </w:rPr>
        <w:t>ë</w:t>
      </w:r>
      <w:r w:rsidR="006B4DC8" w:rsidRPr="00DB24F5">
        <w:rPr>
          <w:rFonts w:ascii="Times New Roman" w:eastAsia="Times New Roman" w:hAnsi="Times New Roman"/>
          <w:iCs/>
          <w:sz w:val="24"/>
          <w:szCs w:val="24"/>
        </w:rPr>
        <w:t>r</w:t>
      </w:r>
      <w:r w:rsidR="005656F9" w:rsidRPr="00DB24F5">
        <w:rPr>
          <w:rFonts w:ascii="Times New Roman" w:eastAsia="Times New Roman" w:hAnsi="Times New Roman"/>
          <w:iCs/>
          <w:sz w:val="24"/>
          <w:szCs w:val="24"/>
        </w:rPr>
        <w:t xml:space="preserve"> pagesë</w:t>
      </w:r>
      <w:r w:rsidR="006B4DC8" w:rsidRPr="00DB24F5">
        <w:rPr>
          <w:rFonts w:ascii="Times New Roman" w:eastAsia="Times New Roman" w:hAnsi="Times New Roman"/>
          <w:iCs/>
          <w:sz w:val="24"/>
          <w:szCs w:val="24"/>
        </w:rPr>
        <w:t xml:space="preserve"> t</w:t>
      </w:r>
      <w:r w:rsidR="00945172" w:rsidRPr="00DB24F5">
        <w:rPr>
          <w:rFonts w:ascii="Times New Roman" w:eastAsia="Times New Roman" w:hAnsi="Times New Roman"/>
          <w:iCs/>
          <w:sz w:val="24"/>
          <w:szCs w:val="24"/>
        </w:rPr>
        <w:t>ë</w:t>
      </w:r>
      <w:r w:rsidR="005656F9" w:rsidRPr="00DB24F5">
        <w:rPr>
          <w:rFonts w:ascii="Times New Roman" w:eastAsia="Times New Roman" w:hAnsi="Times New Roman"/>
          <w:iCs/>
          <w:sz w:val="24"/>
          <w:szCs w:val="24"/>
        </w:rPr>
        <w:t xml:space="preserve"> kontributeve </w:t>
      </w:r>
      <w:r w:rsidR="006B4DC8" w:rsidRPr="00DB24F5">
        <w:rPr>
          <w:rFonts w:ascii="Times New Roman" w:eastAsia="Times New Roman" w:hAnsi="Times New Roman"/>
          <w:iCs/>
          <w:sz w:val="24"/>
          <w:szCs w:val="24"/>
        </w:rPr>
        <w:t xml:space="preserve"> p</w:t>
      </w:r>
      <w:r w:rsidR="00945172" w:rsidRPr="00DB24F5">
        <w:rPr>
          <w:rFonts w:ascii="Times New Roman" w:eastAsia="Times New Roman" w:hAnsi="Times New Roman"/>
          <w:iCs/>
          <w:sz w:val="24"/>
          <w:szCs w:val="24"/>
        </w:rPr>
        <w:t>ë</w:t>
      </w:r>
      <w:r w:rsidR="006B4DC8" w:rsidRPr="00DB24F5">
        <w:rPr>
          <w:rFonts w:ascii="Times New Roman" w:eastAsia="Times New Roman" w:hAnsi="Times New Roman"/>
          <w:iCs/>
          <w:sz w:val="24"/>
          <w:szCs w:val="24"/>
        </w:rPr>
        <w:t>r sigurime shoq</w:t>
      </w:r>
      <w:r w:rsidR="00945172" w:rsidRPr="00DB24F5">
        <w:rPr>
          <w:rFonts w:ascii="Times New Roman" w:eastAsia="Times New Roman" w:hAnsi="Times New Roman"/>
          <w:iCs/>
          <w:sz w:val="24"/>
          <w:szCs w:val="24"/>
        </w:rPr>
        <w:t>ë</w:t>
      </w:r>
      <w:r w:rsidR="006B4DC8" w:rsidRPr="00DB24F5">
        <w:rPr>
          <w:rFonts w:ascii="Times New Roman" w:eastAsia="Times New Roman" w:hAnsi="Times New Roman"/>
          <w:iCs/>
          <w:sz w:val="24"/>
          <w:szCs w:val="24"/>
        </w:rPr>
        <w:t>rore e sh</w:t>
      </w:r>
      <w:r w:rsidR="00945172" w:rsidRPr="00DB24F5">
        <w:rPr>
          <w:rFonts w:ascii="Times New Roman" w:eastAsia="Times New Roman" w:hAnsi="Times New Roman"/>
          <w:iCs/>
          <w:sz w:val="24"/>
          <w:szCs w:val="24"/>
        </w:rPr>
        <w:t>ë</w:t>
      </w:r>
      <w:r w:rsidR="006B4DC8" w:rsidRPr="00DB24F5">
        <w:rPr>
          <w:rFonts w:ascii="Times New Roman" w:eastAsia="Times New Roman" w:hAnsi="Times New Roman"/>
          <w:iCs/>
          <w:sz w:val="24"/>
          <w:szCs w:val="24"/>
        </w:rPr>
        <w:t>ndet</w:t>
      </w:r>
      <w:r w:rsidR="00945172" w:rsidRPr="00DB24F5">
        <w:rPr>
          <w:rFonts w:ascii="Times New Roman" w:eastAsia="Times New Roman" w:hAnsi="Times New Roman"/>
          <w:iCs/>
          <w:sz w:val="24"/>
          <w:szCs w:val="24"/>
        </w:rPr>
        <w:t>ë</w:t>
      </w:r>
      <w:r w:rsidR="006B4DC8" w:rsidRPr="00DB24F5">
        <w:rPr>
          <w:rFonts w:ascii="Times New Roman" w:eastAsia="Times New Roman" w:hAnsi="Times New Roman"/>
          <w:iCs/>
          <w:sz w:val="24"/>
          <w:szCs w:val="24"/>
        </w:rPr>
        <w:t xml:space="preserve">sore </w:t>
      </w:r>
      <w:r w:rsidR="005656F9" w:rsidRPr="00DB24F5">
        <w:rPr>
          <w:rFonts w:ascii="Times New Roman" w:eastAsia="Times New Roman" w:hAnsi="Times New Roman"/>
          <w:iCs/>
          <w:sz w:val="24"/>
          <w:szCs w:val="24"/>
        </w:rPr>
        <w:t>vetëm për vitin 2021 dhe nuk ka të dhëna për vitet e mëparshme në lidhje shtet</w:t>
      </w:r>
      <w:r w:rsidR="006B4DC8" w:rsidRPr="00DB24F5">
        <w:rPr>
          <w:rFonts w:ascii="Times New Roman" w:eastAsia="Times New Roman" w:hAnsi="Times New Roman"/>
          <w:iCs/>
          <w:sz w:val="24"/>
          <w:szCs w:val="24"/>
        </w:rPr>
        <w:t>asin</w:t>
      </w:r>
      <w:r w:rsidR="005656F9" w:rsidRPr="00DB24F5">
        <w:rPr>
          <w:rFonts w:ascii="Times New Roman" w:eastAsia="Times New Roman" w:hAnsi="Times New Roman"/>
          <w:iCs/>
          <w:sz w:val="24"/>
          <w:szCs w:val="24"/>
        </w:rPr>
        <w:t xml:space="preserve"> Dritan </w:t>
      </w:r>
      <w:proofErr w:type="spellStart"/>
      <w:r w:rsidR="005656F9" w:rsidRPr="00DB24F5">
        <w:rPr>
          <w:rFonts w:ascii="Times New Roman" w:eastAsia="Times New Roman" w:hAnsi="Times New Roman"/>
          <w:iCs/>
          <w:sz w:val="24"/>
          <w:szCs w:val="24"/>
        </w:rPr>
        <w:t>Kristaq</w:t>
      </w:r>
      <w:proofErr w:type="spellEnd"/>
      <w:r w:rsidR="005656F9" w:rsidRPr="00DB24F5">
        <w:rPr>
          <w:rFonts w:ascii="Times New Roman" w:eastAsia="Times New Roman" w:hAnsi="Times New Roman"/>
          <w:iCs/>
          <w:sz w:val="24"/>
          <w:szCs w:val="24"/>
        </w:rPr>
        <w:t xml:space="preserve"> </w:t>
      </w:r>
      <w:proofErr w:type="spellStart"/>
      <w:r w:rsidR="005656F9" w:rsidRPr="00DB24F5">
        <w:rPr>
          <w:rFonts w:ascii="Times New Roman" w:eastAsia="Times New Roman" w:hAnsi="Times New Roman"/>
          <w:iCs/>
          <w:sz w:val="24"/>
          <w:szCs w:val="24"/>
        </w:rPr>
        <w:t>Marku</w:t>
      </w:r>
      <w:proofErr w:type="spellEnd"/>
      <w:r w:rsidR="005656F9" w:rsidRPr="00DB24F5">
        <w:rPr>
          <w:rStyle w:val="FootnoteReference"/>
          <w:rFonts w:ascii="Times New Roman" w:eastAsia="Times New Roman" w:hAnsi="Times New Roman"/>
          <w:iCs/>
          <w:sz w:val="24"/>
          <w:szCs w:val="24"/>
        </w:rPr>
        <w:footnoteReference w:id="64"/>
      </w:r>
      <w:r w:rsidR="006B4DC8" w:rsidRPr="00DB24F5">
        <w:rPr>
          <w:rFonts w:ascii="Times New Roman" w:eastAsia="Times New Roman" w:hAnsi="Times New Roman"/>
          <w:iCs/>
          <w:sz w:val="24"/>
          <w:szCs w:val="24"/>
        </w:rPr>
        <w:t>.</w:t>
      </w:r>
    </w:p>
    <w:p w14:paraId="72288A94" w14:textId="77777777" w:rsidR="00D320E0" w:rsidRPr="00DB24F5" w:rsidRDefault="00D320E0" w:rsidP="00091F5B">
      <w:pPr>
        <w:pStyle w:val="ListParagraph"/>
        <w:tabs>
          <w:tab w:val="left" w:pos="0"/>
        </w:tabs>
        <w:spacing w:before="0" w:after="0"/>
        <w:ind w:left="0"/>
        <w:rPr>
          <w:rFonts w:ascii="Times New Roman" w:eastAsia="Times New Roman" w:hAnsi="Times New Roman"/>
          <w:iCs/>
          <w:sz w:val="16"/>
          <w:szCs w:val="16"/>
        </w:rPr>
      </w:pPr>
    </w:p>
    <w:p w14:paraId="22235D34" w14:textId="77777777" w:rsidR="002309B5" w:rsidRPr="00DB24F5" w:rsidRDefault="00E47A0B" w:rsidP="007B4667">
      <w:pPr>
        <w:pStyle w:val="ListParagraph"/>
        <w:numPr>
          <w:ilvl w:val="1"/>
          <w:numId w:val="3"/>
        </w:numPr>
        <w:tabs>
          <w:tab w:val="left" w:pos="0"/>
        </w:tabs>
        <w:spacing w:before="0" w:after="0"/>
        <w:ind w:left="0" w:firstLine="0"/>
        <w:rPr>
          <w:ins w:id="1791" w:author="Sokol Çomo" w:date="2025-05-02T08:44:00Z"/>
          <w:rFonts w:ascii="Times New Roman" w:hAnsi="Times New Roman" w:cs="Times New Roman"/>
          <w:sz w:val="24"/>
          <w:szCs w:val="24"/>
        </w:rPr>
      </w:pPr>
      <w:r w:rsidRPr="00DB24F5">
        <w:rPr>
          <w:rFonts w:ascii="Times New Roman" w:hAnsi="Times New Roman" w:cs="Times New Roman"/>
          <w:sz w:val="24"/>
          <w:szCs w:val="24"/>
        </w:rPr>
        <w:t xml:space="preserve">Te zëri </w:t>
      </w:r>
      <w:r w:rsidR="00A04E4C" w:rsidRPr="00DB24F5">
        <w:rPr>
          <w:rFonts w:ascii="Times New Roman" w:hAnsi="Times New Roman" w:cs="Times New Roman"/>
          <w:sz w:val="24"/>
          <w:szCs w:val="24"/>
        </w:rPr>
        <w:t>“</w:t>
      </w:r>
      <w:r w:rsidR="00A04E4C" w:rsidRPr="00DB24F5">
        <w:rPr>
          <w:rFonts w:ascii="Times New Roman" w:hAnsi="Times New Roman" w:cs="Times New Roman"/>
          <w:i/>
          <w:iCs/>
          <w:sz w:val="24"/>
          <w:szCs w:val="24"/>
        </w:rPr>
        <w:t>T</w:t>
      </w:r>
      <w:r w:rsidRPr="00DB24F5">
        <w:rPr>
          <w:rFonts w:ascii="Times New Roman" w:hAnsi="Times New Roman" w:cs="Times New Roman"/>
          <w:i/>
          <w:iCs/>
          <w:sz w:val="24"/>
          <w:szCs w:val="24"/>
        </w:rPr>
        <w:t xml:space="preserve">ë ardhura nga babai, para </w:t>
      </w:r>
      <w:proofErr w:type="spellStart"/>
      <w:r w:rsidRPr="00DB24F5">
        <w:rPr>
          <w:rFonts w:ascii="Times New Roman" w:hAnsi="Times New Roman" w:cs="Times New Roman"/>
          <w:i/>
          <w:iCs/>
          <w:sz w:val="24"/>
          <w:szCs w:val="24"/>
        </w:rPr>
        <w:t>cash</w:t>
      </w:r>
      <w:proofErr w:type="spellEnd"/>
      <w:r w:rsidRPr="00DB24F5">
        <w:rPr>
          <w:rFonts w:ascii="Times New Roman" w:hAnsi="Times New Roman" w:cs="Times New Roman"/>
          <w:i/>
          <w:iCs/>
          <w:sz w:val="24"/>
          <w:szCs w:val="24"/>
        </w:rPr>
        <w:t xml:space="preserve"> 10.000 euro në ruajtje</w:t>
      </w:r>
      <w:r w:rsidR="00A04E4C" w:rsidRPr="00DB24F5">
        <w:rPr>
          <w:rFonts w:ascii="Times New Roman" w:hAnsi="Times New Roman" w:cs="Times New Roman"/>
          <w:sz w:val="24"/>
          <w:szCs w:val="24"/>
        </w:rPr>
        <w:t>”</w:t>
      </w:r>
      <w:r w:rsidRPr="00DB24F5">
        <w:rPr>
          <w:rFonts w:ascii="Times New Roman" w:hAnsi="Times New Roman" w:cs="Times New Roman"/>
          <w:sz w:val="24"/>
          <w:szCs w:val="24"/>
        </w:rPr>
        <w:t xml:space="preserve"> nuk përfshihet</w:t>
      </w:r>
      <w:r w:rsidR="00792409" w:rsidRPr="00DB24F5">
        <w:rPr>
          <w:rFonts w:ascii="Times New Roman" w:hAnsi="Times New Roman" w:cs="Times New Roman"/>
          <w:sz w:val="24"/>
          <w:szCs w:val="24"/>
        </w:rPr>
        <w:t xml:space="preserve"> </w:t>
      </w:r>
      <w:r w:rsidRPr="00DB24F5">
        <w:rPr>
          <w:rFonts w:ascii="Times New Roman" w:hAnsi="Times New Roman" w:cs="Times New Roman"/>
          <w:sz w:val="24"/>
          <w:szCs w:val="24"/>
        </w:rPr>
        <w:t>asnjë shumë. Në analizën paraprake</w:t>
      </w:r>
      <w:r w:rsidR="00792409" w:rsidRPr="00DB24F5">
        <w:rPr>
          <w:rFonts w:ascii="Times New Roman" w:hAnsi="Times New Roman" w:cs="Times New Roman"/>
          <w:sz w:val="24"/>
          <w:szCs w:val="24"/>
        </w:rPr>
        <w:t xml:space="preserve"> </w:t>
      </w:r>
      <w:r w:rsidR="007078BA" w:rsidRPr="00DB24F5">
        <w:rPr>
          <w:rFonts w:ascii="Times New Roman" w:hAnsi="Times New Roman" w:cs="Times New Roman"/>
          <w:sz w:val="24"/>
          <w:szCs w:val="24"/>
        </w:rPr>
        <w:t>t</w:t>
      </w:r>
      <w:r w:rsidR="00A04E4C" w:rsidRPr="00DB24F5">
        <w:rPr>
          <w:rFonts w:ascii="Times New Roman" w:hAnsi="Times New Roman" w:cs="Times New Roman"/>
          <w:sz w:val="24"/>
          <w:szCs w:val="24"/>
        </w:rPr>
        <w:t>ë</w:t>
      </w:r>
      <w:r w:rsidR="007078BA" w:rsidRPr="00DB24F5">
        <w:rPr>
          <w:rFonts w:ascii="Times New Roman" w:hAnsi="Times New Roman" w:cs="Times New Roman"/>
          <w:sz w:val="24"/>
          <w:szCs w:val="24"/>
        </w:rPr>
        <w:t xml:space="preserve"> v</w:t>
      </w:r>
      <w:r w:rsidR="00A04E4C" w:rsidRPr="00DB24F5">
        <w:rPr>
          <w:rFonts w:ascii="Times New Roman" w:hAnsi="Times New Roman" w:cs="Times New Roman"/>
          <w:sz w:val="24"/>
          <w:szCs w:val="24"/>
        </w:rPr>
        <w:t>ë</w:t>
      </w:r>
      <w:r w:rsidR="007078BA" w:rsidRPr="00DB24F5">
        <w:rPr>
          <w:rFonts w:ascii="Times New Roman" w:hAnsi="Times New Roman" w:cs="Times New Roman"/>
          <w:sz w:val="24"/>
          <w:szCs w:val="24"/>
        </w:rPr>
        <w:t>n</w:t>
      </w:r>
      <w:r w:rsidR="00A04E4C" w:rsidRPr="00DB24F5">
        <w:rPr>
          <w:rFonts w:ascii="Times New Roman" w:hAnsi="Times New Roman" w:cs="Times New Roman"/>
          <w:sz w:val="24"/>
          <w:szCs w:val="24"/>
        </w:rPr>
        <w:t>ë</w:t>
      </w:r>
      <w:r w:rsidR="007078BA" w:rsidRPr="00DB24F5">
        <w:rPr>
          <w:rFonts w:ascii="Times New Roman" w:hAnsi="Times New Roman" w:cs="Times New Roman"/>
          <w:sz w:val="24"/>
          <w:szCs w:val="24"/>
        </w:rPr>
        <w:t xml:space="preserve"> n</w:t>
      </w:r>
      <w:r w:rsidR="00A04E4C" w:rsidRPr="00DB24F5">
        <w:rPr>
          <w:rFonts w:ascii="Times New Roman" w:hAnsi="Times New Roman" w:cs="Times New Roman"/>
          <w:sz w:val="24"/>
          <w:szCs w:val="24"/>
        </w:rPr>
        <w:t>ë</w:t>
      </w:r>
      <w:r w:rsidR="007078BA" w:rsidRPr="00DB24F5">
        <w:rPr>
          <w:rFonts w:ascii="Times New Roman" w:hAnsi="Times New Roman" w:cs="Times New Roman"/>
          <w:sz w:val="24"/>
          <w:szCs w:val="24"/>
        </w:rPr>
        <w:t xml:space="preserve"> dispozicion nga Komisioni </w:t>
      </w:r>
      <w:r w:rsidR="00387BFA" w:rsidRPr="00DB24F5">
        <w:rPr>
          <w:rFonts w:ascii="Times New Roman" w:hAnsi="Times New Roman" w:cs="Times New Roman"/>
          <w:sz w:val="24"/>
          <w:szCs w:val="24"/>
        </w:rPr>
        <w:t>p</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rfshihet komenti “</w:t>
      </w:r>
      <w:r w:rsidR="00387BFA" w:rsidRPr="00DB24F5">
        <w:rPr>
          <w:rFonts w:ascii="Times New Roman" w:hAnsi="Times New Roman" w:cs="Times New Roman"/>
          <w:i/>
          <w:iCs/>
          <w:sz w:val="24"/>
          <w:szCs w:val="24"/>
        </w:rPr>
        <w:t>vlera 10.000 lek</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 p</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r t</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 cil</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n nuk provohet burimi i krijimit, p</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r k</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t</w:t>
      </w:r>
      <w:r w:rsidR="00A04E4C"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 arsye hiqet nga analiza financiare”</w:t>
      </w:r>
      <w:r w:rsidR="00387BFA" w:rsidRPr="00DB24F5">
        <w:rPr>
          <w:rFonts w:ascii="Times New Roman" w:hAnsi="Times New Roman" w:cs="Times New Roman"/>
          <w:sz w:val="24"/>
          <w:szCs w:val="24"/>
        </w:rPr>
        <w:t>. Ky sqarim nuk qëndron pasi burimi i krijimit kan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qen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ardhurat e babait 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subjektit 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cilat kan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qen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w:t>
      </w:r>
      <w:proofErr w:type="spellStart"/>
      <w:r w:rsidR="00387BFA" w:rsidRPr="00DB24F5">
        <w:rPr>
          <w:rFonts w:ascii="Times New Roman" w:hAnsi="Times New Roman" w:cs="Times New Roman"/>
          <w:sz w:val="24"/>
          <w:szCs w:val="24"/>
        </w:rPr>
        <w:t>totalisht</w:t>
      </w:r>
      <w:proofErr w:type="spellEnd"/>
      <w:r w:rsidR="00387BFA" w:rsidRPr="00DB24F5">
        <w:rPr>
          <w:rFonts w:ascii="Times New Roman" w:hAnsi="Times New Roman" w:cs="Times New Roman"/>
          <w:sz w:val="24"/>
          <w:szCs w:val="24"/>
        </w:rPr>
        <w:t xml:space="preserve"> 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provuara dhe p</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r k</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arsye 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analiz</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financiare duhet t</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shtohet si e ardhur shuma 10.000 euro konvertuar n</w:t>
      </w:r>
      <w:r w:rsidR="00A04E4C"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1.383.000 lek</w:t>
      </w:r>
      <w:r w:rsidR="00A04E4C" w:rsidRPr="00DB24F5">
        <w:rPr>
          <w:rFonts w:ascii="Times New Roman" w:hAnsi="Times New Roman" w:cs="Times New Roman"/>
          <w:sz w:val="24"/>
          <w:szCs w:val="24"/>
        </w:rPr>
        <w:t>ë</w:t>
      </w:r>
      <w:r w:rsidR="00B1609C" w:rsidRPr="00DB24F5">
        <w:rPr>
          <w:rFonts w:ascii="Times New Roman" w:hAnsi="Times New Roman" w:cs="Times New Roman"/>
          <w:sz w:val="24"/>
          <w:szCs w:val="24"/>
        </w:rPr>
        <w:t>.</w:t>
      </w:r>
      <w:r w:rsidR="007B4667" w:rsidRPr="00DB24F5">
        <w:rPr>
          <w:rFonts w:ascii="Times New Roman" w:hAnsi="Times New Roman"/>
          <w:sz w:val="24"/>
          <w:rPrChange w:id="1792" w:author="Sokol Çomo" w:date="2025-05-02T08:44:00Z">
            <w:rPr>
              <w:rFonts w:ascii="Times New Roman" w:hAnsi="Times New Roman"/>
              <w:color w:val="C00000"/>
              <w:sz w:val="24"/>
            </w:rPr>
          </w:rPrChange>
        </w:rPr>
        <w:t xml:space="preserve"> </w:t>
      </w:r>
    </w:p>
    <w:p w14:paraId="33E7FFA7" w14:textId="41BB5574" w:rsidR="00D320E0" w:rsidRPr="00DB24F5" w:rsidRDefault="007B4667" w:rsidP="002309B5">
      <w:pPr>
        <w:pStyle w:val="ListParagraph"/>
        <w:tabs>
          <w:tab w:val="left" w:pos="0"/>
        </w:tabs>
        <w:spacing w:before="0" w:after="0"/>
        <w:ind w:left="0"/>
        <w:rPr>
          <w:rFonts w:ascii="Times New Roman" w:hAnsi="Times New Roman"/>
          <w:sz w:val="24"/>
          <w:rPrChange w:id="1793" w:author="Sokol Çomo" w:date="2025-05-02T08:44:00Z">
            <w:rPr>
              <w:rFonts w:ascii="Times New Roman" w:hAnsi="Times New Roman"/>
              <w:color w:val="C00000"/>
              <w:sz w:val="24"/>
            </w:rPr>
          </w:rPrChange>
        </w:rPr>
        <w:pPrChange w:id="1794" w:author="Sokol Çomo" w:date="2025-05-02T08:44:00Z">
          <w:pPr>
            <w:pStyle w:val="ListParagraph"/>
            <w:numPr>
              <w:ilvl w:val="1"/>
              <w:numId w:val="3"/>
            </w:numPr>
            <w:tabs>
              <w:tab w:val="left" w:pos="0"/>
            </w:tabs>
            <w:spacing w:before="0" w:after="0"/>
            <w:ind w:left="0"/>
          </w:pPr>
        </w:pPrChange>
      </w:pPr>
      <w:r w:rsidRPr="00DB24F5">
        <w:rPr>
          <w:rFonts w:ascii="Times New Roman" w:hAnsi="Times New Roman" w:cs="Times New Roman"/>
          <w:sz w:val="24"/>
          <w:szCs w:val="24"/>
        </w:rPr>
        <w:t xml:space="preserve">Ky </w:t>
      </w:r>
      <w:r w:rsidR="00B1609C" w:rsidRPr="00DB24F5">
        <w:rPr>
          <w:rFonts w:ascii="Times New Roman" w:hAnsi="Times New Roman" w:cs="Times New Roman"/>
          <w:sz w:val="24"/>
          <w:szCs w:val="24"/>
        </w:rPr>
        <w:t xml:space="preserve">pretendim </w:t>
      </w:r>
      <w:r w:rsidRPr="00DB24F5">
        <w:rPr>
          <w:rFonts w:ascii="Times New Roman" w:hAnsi="Times New Roman" w:cs="Times New Roman"/>
          <w:sz w:val="24"/>
          <w:szCs w:val="24"/>
        </w:rPr>
        <w:t xml:space="preserve">i </w:t>
      </w:r>
      <w:r w:rsidR="00B1609C" w:rsidRPr="00DB24F5">
        <w:rPr>
          <w:rFonts w:ascii="Times New Roman" w:hAnsi="Times New Roman" w:cs="Times New Roman"/>
          <w:sz w:val="24"/>
          <w:szCs w:val="24"/>
        </w:rPr>
        <w:t>subjektit</w:t>
      </w:r>
      <w:r w:rsidR="00945172" w:rsidRPr="00DB24F5">
        <w:rPr>
          <w:rFonts w:ascii="Times New Roman" w:hAnsi="Times New Roman" w:cs="Times New Roman"/>
          <w:sz w:val="24"/>
          <w:szCs w:val="24"/>
        </w:rPr>
        <w:t xml:space="preserve">, </w:t>
      </w:r>
      <w:r w:rsidRPr="00DB24F5">
        <w:rPr>
          <w:rFonts w:ascii="Times New Roman" w:hAnsi="Times New Roman" w:cs="Times New Roman"/>
          <w:sz w:val="24"/>
          <w:szCs w:val="24"/>
        </w:rPr>
        <w:t>trajtuar</w:t>
      </w:r>
      <w:r w:rsidR="00B1609C" w:rsidRPr="00DB24F5">
        <w:rPr>
          <w:rFonts w:ascii="Times New Roman" w:hAnsi="Times New Roman" w:cs="Times New Roman"/>
          <w:sz w:val="24"/>
          <w:szCs w:val="24"/>
        </w:rPr>
        <w:t xml:space="preserve"> </w:t>
      </w:r>
      <w:r w:rsidR="0029649F" w:rsidRPr="00DB24F5">
        <w:rPr>
          <w:rFonts w:ascii="Times New Roman" w:hAnsi="Times New Roman" w:cs="Times New Roman"/>
          <w:sz w:val="24"/>
          <w:szCs w:val="24"/>
        </w:rPr>
        <w:t>më lart në këtë</w:t>
      </w:r>
      <w:r w:rsidR="00B1609C" w:rsidRPr="00DB24F5">
        <w:rPr>
          <w:rFonts w:ascii="Times New Roman" w:hAnsi="Times New Roman" w:cs="Times New Roman"/>
          <w:sz w:val="24"/>
          <w:szCs w:val="24"/>
        </w:rPr>
        <w:t xml:space="preserve"> relacio</w:t>
      </w:r>
      <w:r w:rsidRPr="00DB24F5">
        <w:rPr>
          <w:rFonts w:ascii="Times New Roman" w:hAnsi="Times New Roman" w:cs="Times New Roman"/>
          <w:sz w:val="24"/>
          <w:szCs w:val="24"/>
        </w:rPr>
        <w:t>n</w:t>
      </w:r>
      <w:r w:rsidR="00945172" w:rsidRPr="00DB24F5">
        <w:rPr>
          <w:rFonts w:ascii="Times New Roman" w:hAnsi="Times New Roman" w:cs="Times New Roman"/>
          <w:sz w:val="24"/>
          <w:szCs w:val="24"/>
        </w:rPr>
        <w:t xml:space="preserve"> është lënë në vlerësim të trupit gjykues.</w:t>
      </w:r>
    </w:p>
    <w:p w14:paraId="510A5266" w14:textId="77777777" w:rsidR="00D320E0" w:rsidRPr="00DB24F5" w:rsidRDefault="00D320E0" w:rsidP="00D320E0">
      <w:pPr>
        <w:tabs>
          <w:tab w:val="left" w:pos="0"/>
        </w:tabs>
        <w:spacing w:before="0" w:after="0"/>
        <w:rPr>
          <w:rFonts w:ascii="Times New Roman" w:hAnsi="Times New Roman" w:cs="Times New Roman"/>
          <w:sz w:val="16"/>
          <w:szCs w:val="16"/>
        </w:rPr>
      </w:pPr>
    </w:p>
    <w:p w14:paraId="53E446E7" w14:textId="060BEE3C" w:rsidR="00387BFA" w:rsidRPr="00DB24F5" w:rsidRDefault="00387BFA" w:rsidP="00074672">
      <w:pPr>
        <w:pStyle w:val="ListParagraph"/>
        <w:numPr>
          <w:ilvl w:val="1"/>
          <w:numId w:val="3"/>
        </w:numPr>
        <w:tabs>
          <w:tab w:val="left" w:pos="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lastRenderedPageBreak/>
        <w:t>Te z</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ri </w:t>
      </w:r>
      <w:r w:rsidRPr="00DB24F5">
        <w:rPr>
          <w:rFonts w:ascii="Times New Roman" w:hAnsi="Times New Roman" w:cs="Times New Roman"/>
          <w:i/>
          <w:iCs/>
          <w:sz w:val="24"/>
          <w:szCs w:val="24"/>
        </w:rPr>
        <w:t>“T</w:t>
      </w:r>
      <w:r w:rsidR="00A04E4C" w:rsidRPr="00DB24F5">
        <w:rPr>
          <w:rFonts w:ascii="Times New Roman" w:hAnsi="Times New Roman" w:cs="Times New Roman"/>
          <w:i/>
          <w:iCs/>
          <w:sz w:val="24"/>
          <w:szCs w:val="24"/>
        </w:rPr>
        <w:t>ë</w:t>
      </w:r>
      <w:r w:rsidR="002309B5" w:rsidRPr="00DB24F5">
        <w:rPr>
          <w:rFonts w:ascii="Times New Roman" w:hAnsi="Times New Roman" w:cs="Times New Roman"/>
          <w:i/>
          <w:iCs/>
          <w:sz w:val="24"/>
          <w:szCs w:val="24"/>
        </w:rPr>
        <w:t xml:space="preserve"> ardhura nga babai i SR</w:t>
      </w:r>
      <w:del w:id="1795" w:author="Sokol Çomo" w:date="2025-05-02T08:44:00Z">
        <w:r w:rsidRPr="000725D8">
          <w:rPr>
            <w:rFonts w:ascii="Times New Roman" w:hAnsi="Times New Roman" w:cs="Times New Roman"/>
            <w:i/>
            <w:iCs/>
            <w:sz w:val="24"/>
            <w:szCs w:val="24"/>
          </w:rPr>
          <w:delText xml:space="preserve"> nga</w:delText>
        </w:r>
      </w:del>
      <w:r w:rsidRPr="00DB24F5">
        <w:rPr>
          <w:rFonts w:ascii="Times New Roman" w:hAnsi="Times New Roman" w:cs="Times New Roman"/>
          <w:i/>
          <w:iCs/>
          <w:sz w:val="24"/>
          <w:szCs w:val="24"/>
        </w:rPr>
        <w:t xml:space="preserve"> sipas d</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shmis</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s</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trash</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gimis</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ligjore dat</w:t>
      </w:r>
      <w:r w:rsidR="00A04E4C" w:rsidRPr="00DB24F5">
        <w:rPr>
          <w:rFonts w:ascii="Times New Roman" w:hAnsi="Times New Roman" w:cs="Times New Roman"/>
          <w:i/>
          <w:iCs/>
          <w:sz w:val="24"/>
          <w:szCs w:val="24"/>
        </w:rPr>
        <w:t>ë</w:t>
      </w:r>
      <w:r w:rsidRPr="00DB24F5">
        <w:rPr>
          <w:rFonts w:ascii="Times New Roman" w:hAnsi="Times New Roman" w:cs="Times New Roman"/>
          <w:i/>
          <w:iCs/>
          <w:sz w:val="24"/>
          <w:szCs w:val="24"/>
        </w:rPr>
        <w:t xml:space="preserve"> 15.09.2014</w:t>
      </w:r>
      <w:r w:rsidR="00A04E4C" w:rsidRPr="00DB24F5">
        <w:rPr>
          <w:rFonts w:ascii="Times New Roman" w:hAnsi="Times New Roman" w:cs="Times New Roman"/>
          <w:i/>
          <w:iCs/>
          <w:sz w:val="24"/>
          <w:szCs w:val="24"/>
        </w:rPr>
        <w:t>”</w:t>
      </w:r>
      <w:r w:rsidR="00A04E4C" w:rsidRPr="00DB24F5">
        <w:rPr>
          <w:rFonts w:ascii="Times New Roman" w:hAnsi="Times New Roman" w:cs="Times New Roman"/>
          <w:sz w:val="24"/>
          <w:szCs w:val="24"/>
        </w:rPr>
        <w:t xml:space="preserve"> </w:t>
      </w:r>
      <w:r w:rsidRPr="00DB24F5">
        <w:rPr>
          <w:rFonts w:ascii="Times New Roman" w:hAnsi="Times New Roman" w:cs="Times New Roman"/>
          <w:sz w:val="24"/>
          <w:szCs w:val="24"/>
        </w:rPr>
        <w:t xml:space="preserve">nuk </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p</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rfshir</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asnj</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shum</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megjith</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se </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qart</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se subjekti ka p</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rfituar shum</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n 74.660 lek</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 pjes</w:t>
      </w:r>
      <w:r w:rsidR="00A04E4C" w:rsidRPr="00DB24F5">
        <w:rPr>
          <w:rFonts w:ascii="Times New Roman" w:hAnsi="Times New Roman" w:cs="Times New Roman"/>
          <w:sz w:val="24"/>
          <w:szCs w:val="24"/>
        </w:rPr>
        <w:t>ë</w:t>
      </w:r>
      <w:r w:rsidRPr="00DB24F5">
        <w:rPr>
          <w:rFonts w:ascii="Times New Roman" w:hAnsi="Times New Roman" w:cs="Times New Roman"/>
          <w:sz w:val="24"/>
          <w:szCs w:val="24"/>
        </w:rPr>
        <w:t xml:space="preserve"> takuese</w:t>
      </w:r>
      <w:r w:rsidR="00B1609C" w:rsidRPr="00DB24F5">
        <w:rPr>
          <w:rFonts w:ascii="Times New Roman" w:hAnsi="Times New Roman" w:cs="Times New Roman"/>
          <w:sz w:val="24"/>
          <w:szCs w:val="24"/>
        </w:rPr>
        <w:t xml:space="preserve">. </w:t>
      </w:r>
    </w:p>
    <w:p w14:paraId="233787C7" w14:textId="39935215" w:rsidR="00642B5B" w:rsidRPr="00430C5F" w:rsidRDefault="00B1609C" w:rsidP="00B1609C">
      <w:pPr>
        <w:pStyle w:val="ListParagraph"/>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pretendim NJSHL v</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ren s</w:t>
      </w:r>
      <w:r w:rsidR="00945172" w:rsidRPr="00DB24F5">
        <w:rPr>
          <w:rFonts w:ascii="Times New Roman" w:hAnsi="Times New Roman" w:cs="Times New Roman"/>
          <w:sz w:val="24"/>
          <w:szCs w:val="24"/>
        </w:rPr>
        <w:t>e</w:t>
      </w:r>
      <w:r w:rsidRPr="00DB24F5">
        <w:rPr>
          <w:rFonts w:ascii="Times New Roman" w:hAnsi="Times New Roman" w:cs="Times New Roman"/>
          <w:sz w:val="24"/>
          <w:szCs w:val="24"/>
        </w:rPr>
        <w:t xml:space="preserve"> d</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shmia e trash</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gimis</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çelur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2014, </w:t>
      </w:r>
      <w:r w:rsidR="00945172" w:rsidRPr="00DB24F5">
        <w:rPr>
          <w:rFonts w:ascii="Times New Roman" w:hAnsi="Times New Roman" w:cs="Times New Roman"/>
          <w:sz w:val="24"/>
          <w:szCs w:val="24"/>
        </w:rPr>
        <w:t xml:space="preserve">ndërkohë që referuar dokumentacionit bankar </w:t>
      </w:r>
      <w:r w:rsidRPr="00DB24F5">
        <w:rPr>
          <w:rFonts w:ascii="Times New Roman" w:hAnsi="Times New Roman" w:cs="Times New Roman"/>
          <w:sz w:val="24"/>
          <w:szCs w:val="24"/>
        </w:rPr>
        <w:t xml:space="preserve">rezulton </w:t>
      </w:r>
      <w:r w:rsidR="00945172" w:rsidRPr="00DB24F5">
        <w:rPr>
          <w:rFonts w:ascii="Times New Roman" w:hAnsi="Times New Roman" w:cs="Times New Roman"/>
          <w:sz w:val="24"/>
          <w:szCs w:val="24"/>
        </w:rPr>
        <w:t xml:space="preserve">se </w:t>
      </w:r>
      <w:r w:rsidRPr="00DB24F5">
        <w:rPr>
          <w:rFonts w:ascii="Times New Roman" w:hAnsi="Times New Roman" w:cs="Times New Roman"/>
          <w:sz w:val="24"/>
          <w:szCs w:val="24"/>
        </w:rPr>
        <w:t xml:space="preserve">pjesa takuese e subjektit </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sht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transferuar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llo</w:t>
      </w:r>
      <w:r w:rsidR="00D320E0" w:rsidRPr="00DB24F5">
        <w:rPr>
          <w:rFonts w:ascii="Times New Roman" w:hAnsi="Times New Roman" w:cs="Times New Roman"/>
          <w:sz w:val="24"/>
          <w:szCs w:val="24"/>
        </w:rPr>
        <w:t>g</w:t>
      </w:r>
      <w:r w:rsidRPr="00DB24F5">
        <w:rPr>
          <w:rFonts w:ascii="Times New Roman" w:hAnsi="Times New Roman" w:cs="Times New Roman"/>
          <w:sz w:val="24"/>
          <w:szCs w:val="24"/>
        </w:rPr>
        <w:t>arin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saj bankare 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2018 dh</w:t>
      </w:r>
      <w:r w:rsidR="006C454B" w:rsidRPr="00DB24F5">
        <w:rPr>
          <w:rFonts w:ascii="Times New Roman" w:hAnsi="Times New Roman" w:cs="Times New Roman"/>
          <w:sz w:val="24"/>
          <w:szCs w:val="24"/>
        </w:rPr>
        <w:t>e</w:t>
      </w:r>
      <w:r w:rsidRPr="00DB24F5">
        <w:rPr>
          <w:rFonts w:ascii="Times New Roman" w:hAnsi="Times New Roman" w:cs="Times New Roman"/>
          <w:sz w:val="24"/>
          <w:szCs w:val="24"/>
        </w:rPr>
        <w:t xml:space="preserve"> p</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r k</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t</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arsye</w:t>
      </w:r>
      <w:r w:rsidR="00945172" w:rsidRPr="00DB24F5">
        <w:rPr>
          <w:rFonts w:ascii="Times New Roman" w:hAnsi="Times New Roman" w:cs="Times New Roman"/>
          <w:sz w:val="24"/>
          <w:szCs w:val="24"/>
        </w:rPr>
        <w:t xml:space="preserve">, të ardhurat nga trashëgimia nuk rezulton të kenë qenë në dispozicion të subjektit </w:t>
      </w:r>
      <w:r w:rsidRPr="00DB24F5">
        <w:rPr>
          <w:rFonts w:ascii="Times New Roman" w:hAnsi="Times New Roman" w:cs="Times New Roman"/>
          <w:sz w:val="24"/>
          <w:szCs w:val="24"/>
        </w:rPr>
        <w:t>n</w:t>
      </w:r>
      <w:r w:rsidR="00725E77" w:rsidRPr="00DB24F5">
        <w:rPr>
          <w:rFonts w:ascii="Times New Roman" w:hAnsi="Times New Roman" w:cs="Times New Roman"/>
          <w:sz w:val="24"/>
          <w:szCs w:val="24"/>
        </w:rPr>
        <w:t>ë</w:t>
      </w:r>
      <w:r w:rsidRPr="00DB24F5">
        <w:rPr>
          <w:rFonts w:ascii="Times New Roman" w:hAnsi="Times New Roman" w:cs="Times New Roman"/>
          <w:sz w:val="24"/>
          <w:szCs w:val="24"/>
        </w:rPr>
        <w:t xml:space="preserve"> vitin 2014</w:t>
      </w:r>
      <w:r w:rsidR="00A973CA" w:rsidRPr="00DB24F5">
        <w:rPr>
          <w:rStyle w:val="FootnoteReference"/>
          <w:rFonts w:ascii="Times New Roman" w:hAnsi="Times New Roman" w:cs="Times New Roman"/>
          <w:sz w:val="24"/>
          <w:szCs w:val="24"/>
        </w:rPr>
        <w:footnoteReference w:id="65"/>
      </w:r>
      <w:r w:rsidRPr="00DB24F5">
        <w:rPr>
          <w:rFonts w:ascii="Times New Roman" w:hAnsi="Times New Roman" w:cs="Times New Roman"/>
          <w:sz w:val="24"/>
          <w:szCs w:val="24"/>
        </w:rPr>
        <w:t>.</w:t>
      </w:r>
    </w:p>
    <w:p w14:paraId="12BF1CB6" w14:textId="77777777" w:rsidR="00642B5B" w:rsidRPr="00642B5B" w:rsidRDefault="00642B5B" w:rsidP="00B1609C">
      <w:pPr>
        <w:pStyle w:val="ListParagraph"/>
        <w:tabs>
          <w:tab w:val="left" w:pos="0"/>
        </w:tabs>
        <w:spacing w:before="0" w:after="0"/>
        <w:ind w:left="0"/>
        <w:rPr>
          <w:del w:id="1796" w:author="Sokol Çomo" w:date="2025-05-02T08:44:00Z"/>
          <w:rFonts w:ascii="Times New Roman" w:hAnsi="Times New Roman" w:cs="Times New Roman"/>
          <w:sz w:val="16"/>
          <w:szCs w:val="16"/>
        </w:rPr>
      </w:pPr>
    </w:p>
    <w:p w14:paraId="65DBC766" w14:textId="77777777" w:rsidR="0022202C" w:rsidRPr="00DB24F5" w:rsidRDefault="00A04E4C" w:rsidP="00074672">
      <w:pPr>
        <w:pStyle w:val="ListParagraph"/>
        <w:numPr>
          <w:ilvl w:val="1"/>
          <w:numId w:val="3"/>
        </w:numPr>
        <w:tabs>
          <w:tab w:val="left" w:pos="0"/>
        </w:tabs>
        <w:spacing w:before="0" w:after="0"/>
        <w:ind w:left="0" w:firstLine="0"/>
        <w:rPr>
          <w:ins w:id="1797" w:author="Sokol Çomo" w:date="2025-05-02T08:44:00Z"/>
          <w:rFonts w:ascii="Times New Roman" w:hAnsi="Times New Roman" w:cs="Times New Roman"/>
          <w:sz w:val="24"/>
          <w:szCs w:val="24"/>
        </w:rPr>
      </w:pPr>
      <w:r w:rsidRPr="00DB24F5">
        <w:rPr>
          <w:rFonts w:ascii="Times New Roman" w:hAnsi="Times New Roman" w:cs="Times New Roman"/>
          <w:sz w:val="24"/>
          <w:szCs w:val="24"/>
        </w:rPr>
        <w:t xml:space="preserve">Te </w:t>
      </w:r>
      <w:r w:rsidR="007171E0" w:rsidRPr="00DB24F5">
        <w:rPr>
          <w:rFonts w:ascii="Times New Roman" w:hAnsi="Times New Roman" w:cs="Times New Roman"/>
          <w:sz w:val="24"/>
          <w:szCs w:val="24"/>
        </w:rPr>
        <w:t>z</w:t>
      </w:r>
      <w:r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ri </w:t>
      </w:r>
      <w:r w:rsidR="00387BFA" w:rsidRPr="00DB24F5">
        <w:rPr>
          <w:rFonts w:ascii="Times New Roman" w:hAnsi="Times New Roman" w:cs="Times New Roman"/>
          <w:i/>
          <w:iCs/>
          <w:sz w:val="24"/>
          <w:szCs w:val="24"/>
        </w:rPr>
        <w:t>“</w:t>
      </w:r>
      <w:r w:rsidRPr="00DB24F5">
        <w:rPr>
          <w:rFonts w:ascii="Times New Roman" w:hAnsi="Times New Roman" w:cs="Times New Roman"/>
          <w:i/>
          <w:iCs/>
          <w:sz w:val="24"/>
          <w:szCs w:val="24"/>
        </w:rPr>
        <w:t>Të</w:t>
      </w:r>
      <w:r w:rsidR="00387BFA" w:rsidRPr="00DB24F5">
        <w:rPr>
          <w:rFonts w:ascii="Times New Roman" w:hAnsi="Times New Roman" w:cs="Times New Roman"/>
          <w:i/>
          <w:iCs/>
          <w:sz w:val="24"/>
          <w:szCs w:val="24"/>
        </w:rPr>
        <w:t xml:space="preserve"> ardhura nga shumat e dh</w:t>
      </w:r>
      <w:r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na nga babi i ndjer</w:t>
      </w:r>
      <w:r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 i subjektit p</w:t>
      </w:r>
      <w:r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r blerjen e </w:t>
      </w:r>
      <w:proofErr w:type="spellStart"/>
      <w:r w:rsidR="00387BFA" w:rsidRPr="00DB24F5">
        <w:rPr>
          <w:rFonts w:ascii="Times New Roman" w:hAnsi="Times New Roman" w:cs="Times New Roman"/>
          <w:i/>
          <w:iCs/>
          <w:sz w:val="24"/>
          <w:szCs w:val="24"/>
        </w:rPr>
        <w:t>aparatmentit</w:t>
      </w:r>
      <w:proofErr w:type="spellEnd"/>
      <w:r w:rsidR="00387BFA" w:rsidRPr="00DB24F5">
        <w:rPr>
          <w:rFonts w:ascii="Times New Roman" w:hAnsi="Times New Roman" w:cs="Times New Roman"/>
          <w:i/>
          <w:iCs/>
          <w:sz w:val="24"/>
          <w:szCs w:val="24"/>
        </w:rPr>
        <w:t xml:space="preserve"> n</w:t>
      </w:r>
      <w:r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 xml:space="preserve"> Tiran</w:t>
      </w:r>
      <w:r w:rsidRPr="00DB24F5">
        <w:rPr>
          <w:rFonts w:ascii="Times New Roman" w:hAnsi="Times New Roman" w:cs="Times New Roman"/>
          <w:i/>
          <w:iCs/>
          <w:sz w:val="24"/>
          <w:szCs w:val="24"/>
        </w:rPr>
        <w:t>ë</w:t>
      </w:r>
      <w:r w:rsidR="00387BFA" w:rsidRPr="00DB24F5">
        <w:rPr>
          <w:rFonts w:ascii="Times New Roman" w:hAnsi="Times New Roman" w:cs="Times New Roman"/>
          <w:i/>
          <w:iCs/>
          <w:sz w:val="24"/>
          <w:szCs w:val="24"/>
        </w:rPr>
        <w:t>”</w:t>
      </w:r>
      <w:r w:rsidR="00387BFA" w:rsidRPr="00DB24F5">
        <w:rPr>
          <w:rFonts w:ascii="Times New Roman" w:hAnsi="Times New Roman" w:cs="Times New Roman"/>
          <w:sz w:val="24"/>
          <w:szCs w:val="24"/>
        </w:rPr>
        <w:t xml:space="preserve"> (shuma q</w:t>
      </w:r>
      <w:r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i kishin dh</w:t>
      </w:r>
      <w:r w:rsidRPr="00DB24F5">
        <w:rPr>
          <w:rFonts w:ascii="Times New Roman" w:hAnsi="Times New Roman" w:cs="Times New Roman"/>
          <w:sz w:val="24"/>
          <w:szCs w:val="24"/>
        </w:rPr>
        <w:t>ë</w:t>
      </w:r>
      <w:r w:rsidR="00387BFA" w:rsidRPr="00DB24F5">
        <w:rPr>
          <w:rFonts w:ascii="Times New Roman" w:hAnsi="Times New Roman" w:cs="Times New Roman"/>
          <w:sz w:val="24"/>
          <w:szCs w:val="24"/>
        </w:rPr>
        <w:t>n</w:t>
      </w:r>
      <w:r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motrat e subjektit sipas deklarimeve t</w:t>
      </w:r>
      <w:r w:rsidRPr="00DB24F5">
        <w:rPr>
          <w:rFonts w:ascii="Times New Roman" w:hAnsi="Times New Roman" w:cs="Times New Roman"/>
          <w:sz w:val="24"/>
          <w:szCs w:val="24"/>
        </w:rPr>
        <w:t>ë</w:t>
      </w:r>
      <w:r w:rsidR="00387BFA" w:rsidRPr="00DB24F5">
        <w:rPr>
          <w:rFonts w:ascii="Times New Roman" w:hAnsi="Times New Roman" w:cs="Times New Roman"/>
          <w:sz w:val="24"/>
          <w:szCs w:val="24"/>
        </w:rPr>
        <w:t xml:space="preserve"> kr</w:t>
      </w:r>
      <w:r w:rsidRPr="00DB24F5">
        <w:rPr>
          <w:rFonts w:ascii="Times New Roman" w:hAnsi="Times New Roman" w:cs="Times New Roman"/>
          <w:sz w:val="24"/>
          <w:szCs w:val="24"/>
        </w:rPr>
        <w:t>yera dhe sipas pyetësorit nr. 2, pyetja nr. 20 në shumën 900.000</w:t>
      </w:r>
      <w:r w:rsidR="00642B5B" w:rsidRPr="00DB24F5">
        <w:rPr>
          <w:rFonts w:ascii="Times New Roman" w:hAnsi="Times New Roman" w:cs="Times New Roman"/>
          <w:sz w:val="24"/>
          <w:szCs w:val="24"/>
        </w:rPr>
        <w:t xml:space="preserve"> </w:t>
      </w:r>
      <w:r w:rsidRPr="00DB24F5">
        <w:rPr>
          <w:rFonts w:ascii="Times New Roman" w:hAnsi="Times New Roman" w:cs="Times New Roman"/>
          <w:sz w:val="24"/>
          <w:szCs w:val="24"/>
        </w:rPr>
        <w:t>lekë dhe 4.200 euro, nuk janë marrë parasysh, dhe për këtë arsye duhet të shtohen në analizë në total të konvertuara shuma 1.407.822 lekë</w:t>
      </w:r>
      <w:r w:rsidR="00D320E0" w:rsidRPr="00DB24F5">
        <w:rPr>
          <w:rFonts w:ascii="Times New Roman" w:hAnsi="Times New Roman" w:cs="Times New Roman"/>
          <w:sz w:val="24"/>
          <w:szCs w:val="24"/>
        </w:rPr>
        <w:t xml:space="preserve">. </w:t>
      </w:r>
    </w:p>
    <w:p w14:paraId="724F4B1D" w14:textId="3B7D8C51" w:rsidR="00E47A0B" w:rsidRPr="00DB24F5" w:rsidRDefault="00D320E0" w:rsidP="0022202C">
      <w:pPr>
        <w:pStyle w:val="ListParagraph"/>
        <w:tabs>
          <w:tab w:val="left" w:pos="0"/>
        </w:tabs>
        <w:spacing w:before="0" w:after="0"/>
        <w:ind w:left="0"/>
        <w:rPr>
          <w:rFonts w:ascii="Times New Roman" w:hAnsi="Times New Roman" w:cs="Times New Roman"/>
          <w:sz w:val="24"/>
          <w:szCs w:val="24"/>
        </w:rPr>
        <w:pPrChange w:id="1798" w:author="Sokol Çomo" w:date="2025-05-02T08:44:00Z">
          <w:pPr>
            <w:pStyle w:val="ListParagraph"/>
            <w:numPr>
              <w:ilvl w:val="1"/>
              <w:numId w:val="3"/>
            </w:numPr>
            <w:tabs>
              <w:tab w:val="left" w:pos="0"/>
            </w:tabs>
            <w:spacing w:before="0" w:after="0"/>
            <w:ind w:left="0"/>
          </w:pPr>
        </w:pPrChange>
      </w:pPr>
      <w:r w:rsidRPr="00DB24F5">
        <w:rPr>
          <w:rFonts w:ascii="Times New Roman" w:hAnsi="Times New Roman" w:cs="Times New Roman"/>
          <w:sz w:val="24"/>
          <w:szCs w:val="24"/>
        </w:rPr>
        <w:t xml:space="preserve">Në lidhje me këtë pretendim të subjektit sikurse analizuar </w:t>
      </w:r>
      <w:r w:rsidR="0029649F" w:rsidRPr="00DB24F5">
        <w:rPr>
          <w:rFonts w:ascii="Times New Roman" w:hAnsi="Times New Roman" w:cs="Times New Roman"/>
          <w:sz w:val="24"/>
          <w:szCs w:val="24"/>
        </w:rPr>
        <w:t>më lart në  këtë</w:t>
      </w:r>
      <w:r w:rsidRPr="00DB24F5">
        <w:rPr>
          <w:rFonts w:ascii="Times New Roman" w:hAnsi="Times New Roman" w:cs="Times New Roman"/>
          <w:sz w:val="24"/>
          <w:szCs w:val="24"/>
        </w:rPr>
        <w:t xml:space="preserve"> relacion</w:t>
      </w:r>
      <w:r w:rsidR="0029649F" w:rsidRPr="00DB24F5">
        <w:rPr>
          <w:rFonts w:ascii="Times New Roman" w:hAnsi="Times New Roman" w:cs="Times New Roman"/>
          <w:sz w:val="24"/>
          <w:szCs w:val="24"/>
        </w:rPr>
        <w:t xml:space="preserve">, </w:t>
      </w:r>
      <w:r w:rsidRPr="00DB24F5">
        <w:rPr>
          <w:rFonts w:ascii="Times New Roman" w:hAnsi="Times New Roman" w:cs="Times New Roman"/>
          <w:sz w:val="24"/>
          <w:szCs w:val="24"/>
        </w:rPr>
        <w:t>NJSHL e gjen të pambështetur pretendimin e subjektit.</w:t>
      </w:r>
    </w:p>
    <w:p w14:paraId="0ABD73E6" w14:textId="77777777" w:rsidR="00E264DE" w:rsidRPr="00DB24F5" w:rsidRDefault="00E264DE" w:rsidP="00E264DE">
      <w:pPr>
        <w:pStyle w:val="ListParagraph"/>
        <w:tabs>
          <w:tab w:val="left" w:pos="0"/>
        </w:tabs>
        <w:spacing w:before="0" w:after="0"/>
        <w:ind w:left="0"/>
        <w:rPr>
          <w:rFonts w:ascii="Times New Roman" w:hAnsi="Times New Roman" w:cs="Times New Roman"/>
          <w:sz w:val="16"/>
          <w:szCs w:val="16"/>
        </w:rPr>
      </w:pPr>
    </w:p>
    <w:p w14:paraId="01AF6A36" w14:textId="5EB67CCA" w:rsidR="00464E5C" w:rsidRPr="00DB24F5" w:rsidRDefault="007171E0" w:rsidP="00074672">
      <w:pPr>
        <w:pStyle w:val="ListParagraph"/>
        <w:numPr>
          <w:ilvl w:val="1"/>
          <w:numId w:val="3"/>
        </w:numPr>
        <w:tabs>
          <w:tab w:val="left" w:pos="0"/>
        </w:tabs>
        <w:spacing w:before="0" w:after="0"/>
        <w:ind w:left="0" w:firstLine="0"/>
        <w:rPr>
          <w:rFonts w:ascii="Times New Roman" w:hAnsi="Times New Roman" w:cs="Times New Roman"/>
          <w:sz w:val="24"/>
          <w:szCs w:val="24"/>
        </w:rPr>
      </w:pPr>
      <w:r w:rsidRPr="00DB24F5">
        <w:rPr>
          <w:rFonts w:ascii="Times New Roman" w:hAnsi="Times New Roman" w:cs="Times New Roman"/>
          <w:sz w:val="24"/>
          <w:szCs w:val="24"/>
        </w:rPr>
        <w:t xml:space="preserve">Nga ndryshimet e mësipërme si dhe </w:t>
      </w:r>
      <w:proofErr w:type="spellStart"/>
      <w:r w:rsidR="000E2004" w:rsidRPr="00DB24F5">
        <w:rPr>
          <w:rFonts w:ascii="Times New Roman" w:hAnsi="Times New Roman" w:cs="Times New Roman"/>
          <w:sz w:val="24"/>
          <w:szCs w:val="24"/>
        </w:rPr>
        <w:t>ripërllogaritja</w:t>
      </w:r>
      <w:proofErr w:type="spellEnd"/>
      <w:r w:rsidRPr="00DB24F5">
        <w:rPr>
          <w:rFonts w:ascii="Times New Roman" w:hAnsi="Times New Roman" w:cs="Times New Roman"/>
          <w:sz w:val="24"/>
          <w:szCs w:val="24"/>
        </w:rPr>
        <w:t xml:space="preserve"> në tabelën e analizës financiare subjekti pretendon se rezulton vlerë negative në total 1.620.798 lekë, ndërkohë që po të merren </w:t>
      </w:r>
    </w:p>
    <w:p w14:paraId="5F366529" w14:textId="77777777" w:rsidR="000E2004" w:rsidRPr="00DB24F5" w:rsidRDefault="007171E0" w:rsidP="00D320E0">
      <w:pPr>
        <w:pStyle w:val="ListParagraph"/>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parasysh në mënyrë progresive edhe vitet me shuma pozitive vlera totale rezulton në shumën 3.443.367 lekë. Sipas subjektit diferencat negative në vlera të vogla nuk duhet të merren në konsideratë pasi analiza financiare ka kufizimet e veta dhe nuk është ekzakte. Sipas subjektit këto diferenca nuk mund të konsiderohen si të mjaftueshme për t</w:t>
      </w:r>
      <w:r w:rsidR="003604E8" w:rsidRPr="00DB24F5">
        <w:rPr>
          <w:rFonts w:ascii="Times New Roman" w:hAnsi="Times New Roman" w:cs="Times New Roman"/>
          <w:sz w:val="24"/>
          <w:szCs w:val="24"/>
        </w:rPr>
        <w:t>’</w:t>
      </w:r>
      <w:r w:rsidRPr="00DB24F5">
        <w:rPr>
          <w:rFonts w:ascii="Times New Roman" w:hAnsi="Times New Roman" w:cs="Times New Roman"/>
          <w:sz w:val="24"/>
          <w:szCs w:val="24"/>
        </w:rPr>
        <w:t>u kualifikuar në parashikimet e pikë</w:t>
      </w:r>
      <w:r w:rsidR="00A51222" w:rsidRPr="00DB24F5">
        <w:rPr>
          <w:rFonts w:ascii="Times New Roman" w:hAnsi="Times New Roman" w:cs="Times New Roman"/>
          <w:sz w:val="24"/>
          <w:szCs w:val="24"/>
        </w:rPr>
        <w:t>s</w:t>
      </w:r>
      <w:r w:rsidRPr="00DB24F5">
        <w:rPr>
          <w:rFonts w:ascii="Times New Roman" w:hAnsi="Times New Roman" w:cs="Times New Roman"/>
          <w:sz w:val="24"/>
          <w:szCs w:val="24"/>
        </w:rPr>
        <w:t xml:space="preserve"> 3 të nenit 61 të ligjit 84/2016.</w:t>
      </w:r>
    </w:p>
    <w:p w14:paraId="1510B4BC" w14:textId="3DB8ADB4" w:rsidR="0029649F" w:rsidRPr="00DB24F5" w:rsidRDefault="0029649F" w:rsidP="00D320E0">
      <w:pPr>
        <w:pStyle w:val="ListParagraph"/>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sim t</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k</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tij pretendimi NJSHL vler</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son se vler</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simi i pasurive dhe i burimeve t</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krijimit t</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tyre sipas di</w:t>
      </w:r>
      <w:r w:rsidR="00F36913" w:rsidRPr="00DB24F5">
        <w:rPr>
          <w:rFonts w:ascii="Times New Roman" w:hAnsi="Times New Roman" w:cs="Times New Roman"/>
          <w:sz w:val="24"/>
          <w:szCs w:val="24"/>
        </w:rPr>
        <w:t>s</w:t>
      </w:r>
      <w:r w:rsidRPr="00DB24F5">
        <w:rPr>
          <w:rFonts w:ascii="Times New Roman" w:hAnsi="Times New Roman" w:cs="Times New Roman"/>
          <w:sz w:val="24"/>
          <w:szCs w:val="24"/>
        </w:rPr>
        <w:t>pozitave ligjore e kushtetuese b</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het mbi baz</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n e burimit t</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deklaruar dhe analiz</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s s</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ligjshm</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ris</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e </w:t>
      </w:r>
      <w:proofErr w:type="spellStart"/>
      <w:r w:rsidRPr="00DB24F5">
        <w:rPr>
          <w:rFonts w:ascii="Times New Roman" w:hAnsi="Times New Roman" w:cs="Times New Roman"/>
          <w:sz w:val="24"/>
          <w:szCs w:val="24"/>
        </w:rPr>
        <w:t>mjaftueshm</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ris</w:t>
      </w:r>
      <w:r w:rsidR="00061BA1" w:rsidRPr="00DB24F5">
        <w:rPr>
          <w:rFonts w:ascii="Times New Roman" w:hAnsi="Times New Roman" w:cs="Times New Roman"/>
          <w:sz w:val="24"/>
          <w:szCs w:val="24"/>
        </w:rPr>
        <w:t>ë</w:t>
      </w:r>
      <w:proofErr w:type="spellEnd"/>
      <w:r w:rsidRPr="00DB24F5">
        <w:rPr>
          <w:rFonts w:ascii="Times New Roman" w:hAnsi="Times New Roman" w:cs="Times New Roman"/>
          <w:sz w:val="24"/>
          <w:szCs w:val="24"/>
        </w:rPr>
        <w:t xml:space="preserve"> s</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tyre n</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momentin e krijimit t</w:t>
      </w:r>
      <w:r w:rsidR="00061BA1" w:rsidRPr="00DB24F5">
        <w:rPr>
          <w:rFonts w:ascii="Times New Roman" w:hAnsi="Times New Roman" w:cs="Times New Roman"/>
          <w:sz w:val="24"/>
          <w:szCs w:val="24"/>
        </w:rPr>
        <w:t>ë</w:t>
      </w:r>
      <w:r w:rsidRPr="00DB24F5">
        <w:rPr>
          <w:rFonts w:ascii="Times New Roman" w:hAnsi="Times New Roman" w:cs="Times New Roman"/>
          <w:sz w:val="24"/>
          <w:szCs w:val="24"/>
        </w:rPr>
        <w:t xml:space="preserve"> </w:t>
      </w:r>
      <w:r w:rsidR="00061BA1" w:rsidRPr="00DB24F5">
        <w:rPr>
          <w:rFonts w:ascii="Times New Roman" w:hAnsi="Times New Roman" w:cs="Times New Roman"/>
          <w:sz w:val="24"/>
          <w:szCs w:val="24"/>
        </w:rPr>
        <w:t xml:space="preserve">tyre dhe jo sipas përllogaritjes progresive të </w:t>
      </w:r>
      <w:proofErr w:type="spellStart"/>
      <w:r w:rsidR="00061BA1" w:rsidRPr="00DB24F5">
        <w:rPr>
          <w:rFonts w:ascii="Times New Roman" w:hAnsi="Times New Roman" w:cs="Times New Roman"/>
          <w:sz w:val="24"/>
          <w:szCs w:val="24"/>
        </w:rPr>
        <w:t>të</w:t>
      </w:r>
      <w:proofErr w:type="spellEnd"/>
      <w:r w:rsidR="00061BA1" w:rsidRPr="00DB24F5">
        <w:rPr>
          <w:rFonts w:ascii="Times New Roman" w:hAnsi="Times New Roman" w:cs="Times New Roman"/>
          <w:sz w:val="24"/>
          <w:szCs w:val="24"/>
        </w:rPr>
        <w:t xml:space="preserve"> ardhurave</w:t>
      </w:r>
      <w:r w:rsidRPr="00DB24F5">
        <w:rPr>
          <w:rFonts w:ascii="Times New Roman" w:hAnsi="Times New Roman" w:cs="Times New Roman"/>
          <w:sz w:val="24"/>
          <w:szCs w:val="24"/>
        </w:rPr>
        <w:t xml:space="preserve"> </w:t>
      </w:r>
      <w:r w:rsidR="00061BA1" w:rsidRPr="00DB24F5">
        <w:rPr>
          <w:rFonts w:ascii="Times New Roman" w:hAnsi="Times New Roman" w:cs="Times New Roman"/>
          <w:sz w:val="24"/>
          <w:szCs w:val="24"/>
        </w:rPr>
        <w:t xml:space="preserve">ndër vite sikurse pretendon subjekti.  </w:t>
      </w:r>
      <w:r w:rsidRPr="00DB24F5">
        <w:rPr>
          <w:rFonts w:ascii="Times New Roman" w:hAnsi="Times New Roman" w:cs="Times New Roman"/>
          <w:sz w:val="24"/>
          <w:szCs w:val="24"/>
        </w:rPr>
        <w:t xml:space="preserve"> </w:t>
      </w:r>
    </w:p>
    <w:p w14:paraId="086E2C72" w14:textId="77777777" w:rsidR="000E2004" w:rsidRPr="00DB24F5" w:rsidRDefault="000E2004" w:rsidP="00D320E0">
      <w:pPr>
        <w:pStyle w:val="ListParagraph"/>
        <w:tabs>
          <w:tab w:val="left" w:pos="0"/>
        </w:tabs>
        <w:spacing w:before="0" w:after="0"/>
        <w:ind w:left="0"/>
        <w:rPr>
          <w:rFonts w:ascii="Times New Roman" w:hAnsi="Times New Roman" w:cs="Times New Roman"/>
          <w:sz w:val="16"/>
          <w:szCs w:val="16"/>
        </w:rPr>
      </w:pPr>
    </w:p>
    <w:p w14:paraId="1BBAACCE" w14:textId="725B32FC" w:rsidR="00B87585" w:rsidRPr="00DB24F5" w:rsidRDefault="00B87585" w:rsidP="00557B0F">
      <w:pPr>
        <w:pStyle w:val="ListParagraph"/>
        <w:numPr>
          <w:ilvl w:val="0"/>
          <w:numId w:val="3"/>
        </w:numPr>
        <w:tabs>
          <w:tab w:val="left" w:pos="0"/>
        </w:tabs>
        <w:spacing w:before="0" w:after="0"/>
        <w:ind w:left="0"/>
        <w:rPr>
          <w:rFonts w:ascii="Times New Roman" w:hAnsi="Times New Roman" w:cs="Times New Roman"/>
          <w:sz w:val="24"/>
          <w:szCs w:val="24"/>
        </w:rPr>
      </w:pPr>
      <w:r w:rsidRPr="00DB24F5">
        <w:rPr>
          <w:rFonts w:ascii="Times New Roman" w:hAnsi="Times New Roman" w:cs="Times New Roman"/>
          <w:sz w:val="24"/>
          <w:szCs w:val="24"/>
        </w:rPr>
        <w:t>N</w:t>
      </w:r>
      <w:r w:rsidR="00C05B95" w:rsidRPr="00DB24F5">
        <w:rPr>
          <w:rFonts w:ascii="Times New Roman" w:hAnsi="Times New Roman" w:cs="Times New Roman"/>
          <w:sz w:val="24"/>
          <w:szCs w:val="24"/>
        </w:rPr>
        <w:t>ë</w:t>
      </w:r>
      <w:r w:rsidR="000E2004" w:rsidRPr="00DB24F5">
        <w:rPr>
          <w:rFonts w:ascii="Times New Roman" w:hAnsi="Times New Roman" w:cs="Times New Roman"/>
          <w:sz w:val="24"/>
          <w:szCs w:val="24"/>
        </w:rPr>
        <w:t xml:space="preserve"> </w:t>
      </w:r>
      <w:r w:rsidR="00A22386" w:rsidRPr="00DB24F5">
        <w:rPr>
          <w:rFonts w:ascii="Times New Roman" w:hAnsi="Times New Roman" w:cs="Times New Roman"/>
          <w:sz w:val="24"/>
          <w:szCs w:val="24"/>
        </w:rPr>
        <w:t>p</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rfundim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analiz</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s n</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lidhje me shkaqet e ankimit NJSHL vler</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son se konkluzioni i Komisionit se </w:t>
      </w:r>
      <w:r w:rsidR="00C45E81" w:rsidRPr="00DB24F5">
        <w:rPr>
          <w:rFonts w:ascii="Times New Roman" w:hAnsi="Times New Roman" w:cs="Times New Roman"/>
          <w:sz w:val="24"/>
          <w:szCs w:val="24"/>
        </w:rPr>
        <w:t>subjektit</w:t>
      </w:r>
      <w:r w:rsidR="00A22386" w:rsidRPr="00DB24F5">
        <w:rPr>
          <w:rFonts w:ascii="Times New Roman" w:hAnsi="Times New Roman" w:cs="Times New Roman"/>
          <w:sz w:val="24"/>
          <w:szCs w:val="24"/>
        </w:rPr>
        <w:t xml:space="preserve"> i rivler</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simit ka munges</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bur</w:t>
      </w:r>
      <w:r w:rsidR="0025263B" w:rsidRPr="00DB24F5">
        <w:rPr>
          <w:rFonts w:ascii="Times New Roman" w:hAnsi="Times New Roman" w:cs="Times New Roman"/>
          <w:sz w:val="24"/>
          <w:szCs w:val="24"/>
        </w:rPr>
        <w:t>i</w:t>
      </w:r>
      <w:r w:rsidR="00A22386" w:rsidRPr="00DB24F5">
        <w:rPr>
          <w:rFonts w:ascii="Times New Roman" w:hAnsi="Times New Roman" w:cs="Times New Roman"/>
          <w:sz w:val="24"/>
          <w:szCs w:val="24"/>
        </w:rPr>
        <w:t>meve financiare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ligjshme p</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r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justifikuar pasurit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si dhe ka kryer fshehje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pasuris</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duke u gjendur n</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kushtet e n</w:t>
      </w:r>
      <w:r w:rsidR="002E4739" w:rsidRPr="00DB24F5">
        <w:rPr>
          <w:rFonts w:ascii="Times New Roman" w:hAnsi="Times New Roman" w:cs="Times New Roman"/>
          <w:sz w:val="24"/>
          <w:szCs w:val="24"/>
        </w:rPr>
        <w:t>enit</w:t>
      </w:r>
      <w:r w:rsidR="00A22386" w:rsidRPr="00DB24F5">
        <w:rPr>
          <w:rFonts w:ascii="Times New Roman" w:hAnsi="Times New Roman" w:cs="Times New Roman"/>
          <w:sz w:val="24"/>
          <w:szCs w:val="24"/>
        </w:rPr>
        <w:t xml:space="preserve"> 33, pikat “b” dhe “c”, 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ligjit nr. 84/2016 </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sht</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i mb</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shtetur n</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fakte e n</w:t>
      </w:r>
      <w:r w:rsidR="00C45E81" w:rsidRPr="00DB24F5">
        <w:rPr>
          <w:rFonts w:ascii="Times New Roman" w:hAnsi="Times New Roman" w:cs="Times New Roman"/>
          <w:sz w:val="24"/>
          <w:szCs w:val="24"/>
        </w:rPr>
        <w:t>ë</w:t>
      </w:r>
      <w:r w:rsidR="00A22386" w:rsidRPr="00DB24F5">
        <w:rPr>
          <w:rFonts w:ascii="Times New Roman" w:hAnsi="Times New Roman" w:cs="Times New Roman"/>
          <w:sz w:val="24"/>
          <w:szCs w:val="24"/>
        </w:rPr>
        <w:t xml:space="preserve"> ligj.</w:t>
      </w:r>
    </w:p>
    <w:p w14:paraId="362C8335" w14:textId="77777777" w:rsidR="00C45E81" w:rsidRPr="00DB24F5" w:rsidRDefault="00C45E81" w:rsidP="00C45E81">
      <w:pPr>
        <w:pStyle w:val="ListParagraph"/>
        <w:tabs>
          <w:tab w:val="left" w:pos="0"/>
        </w:tabs>
        <w:spacing w:before="0" w:after="0"/>
        <w:ind w:left="0"/>
        <w:rPr>
          <w:rFonts w:ascii="Times New Roman" w:hAnsi="Times New Roman"/>
          <w:sz w:val="16"/>
          <w:rPrChange w:id="1799" w:author="Sokol Çomo" w:date="2025-05-02T08:44:00Z">
            <w:rPr>
              <w:rFonts w:ascii="Times New Roman" w:hAnsi="Times New Roman"/>
              <w:color w:val="000000" w:themeColor="text1"/>
              <w:sz w:val="16"/>
            </w:rPr>
          </w:rPrChange>
        </w:rPr>
      </w:pPr>
    </w:p>
    <w:p w14:paraId="62799187" w14:textId="26CC333A" w:rsidR="00A22386" w:rsidRPr="00DB24F5" w:rsidRDefault="005B7690" w:rsidP="005B7690">
      <w:pPr>
        <w:pStyle w:val="ListParagraph"/>
        <w:numPr>
          <w:ilvl w:val="0"/>
          <w:numId w:val="3"/>
        </w:numPr>
        <w:tabs>
          <w:tab w:val="left" w:pos="0"/>
        </w:tabs>
        <w:spacing w:before="0" w:after="0"/>
        <w:ind w:left="0"/>
        <w:rPr>
          <w:rFonts w:ascii="Times New Roman" w:hAnsi="Times New Roman"/>
          <w:sz w:val="24"/>
          <w:rPrChange w:id="1800" w:author="Sokol Çomo" w:date="2025-05-02T08:44:00Z">
            <w:rPr>
              <w:rFonts w:ascii="Times New Roman" w:hAnsi="Times New Roman"/>
              <w:color w:val="000000" w:themeColor="text1"/>
              <w:sz w:val="24"/>
            </w:rPr>
          </w:rPrChange>
        </w:rPr>
      </w:pPr>
      <w:r w:rsidRPr="00DB24F5">
        <w:rPr>
          <w:rFonts w:ascii="Times New Roman" w:hAnsi="Times New Roman" w:cs="Times New Roman"/>
          <w:sz w:val="24"/>
          <w:szCs w:val="24"/>
        </w:rPr>
        <w:t>Krahas konkluzionit 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m</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sip</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rm NJSHL v</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ren se Komisioni, në zbatim të nenit 4, pika 2 e ligjit nr. 84/2016,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vler</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simin në tërësi, bazuar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konstatimet p</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r veprime fiktive 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subjektit 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riv</w:t>
      </w:r>
      <w:r w:rsidR="00FF3BA4" w:rsidRPr="00DB24F5">
        <w:rPr>
          <w:rFonts w:ascii="Times New Roman" w:hAnsi="Times New Roman" w:cs="Times New Roman"/>
          <w:sz w:val="24"/>
          <w:szCs w:val="24"/>
        </w:rPr>
        <w:t>l</w:t>
      </w:r>
      <w:r w:rsidRPr="00DB24F5">
        <w:rPr>
          <w:rFonts w:ascii="Times New Roman" w:hAnsi="Times New Roman" w:cs="Times New Roman"/>
          <w:sz w:val="24"/>
          <w:szCs w:val="24"/>
        </w:rPr>
        <w:t>er</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simit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kontrat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n e qiras</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 dhe duke konsideruar deklarimin e 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dh</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nave t</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rreme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formular</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t e ILDKPKI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lidhje me adresat e regjistrimit dhe vendbanimit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DIPP 2012 dhe 2013,  arriti në përfundimin se ato janë të tilla që e çojnë në konkluzionin se subjekti me veprimet e saj ka cenuar besimin e publikut te sistemi i drejtësisë duke u gjendur n</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kushtet e nenit 61, pika 5 të ligjit nr. 84/2016. Sa m</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sip</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r</w:t>
      </w:r>
      <w:r w:rsidR="00FF3BA4" w:rsidRPr="00DB24F5">
        <w:rPr>
          <w:rFonts w:ascii="Times New Roman" w:hAnsi="Times New Roman" w:cs="Times New Roman"/>
          <w:sz w:val="24"/>
          <w:szCs w:val="24"/>
        </w:rPr>
        <w:t xml:space="preserve">, sikurse </w:t>
      </w:r>
      <w:r w:rsidRPr="00DB24F5">
        <w:rPr>
          <w:rFonts w:ascii="Times New Roman" w:hAnsi="Times New Roman" w:cs="Times New Roman"/>
          <w:sz w:val="24"/>
          <w:szCs w:val="24"/>
        </w:rPr>
        <w:t>analizuar m</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 sip</w:t>
      </w:r>
      <w:r w:rsidR="00FF3BA4" w:rsidRPr="00DB24F5">
        <w:rPr>
          <w:rFonts w:ascii="Times New Roman" w:hAnsi="Times New Roman" w:cs="Times New Roman"/>
          <w:sz w:val="24"/>
          <w:szCs w:val="24"/>
        </w:rPr>
        <w:t>ë</w:t>
      </w:r>
      <w:r w:rsidRPr="00DB24F5">
        <w:rPr>
          <w:rFonts w:ascii="Times New Roman" w:hAnsi="Times New Roman" w:cs="Times New Roman"/>
          <w:sz w:val="24"/>
          <w:szCs w:val="24"/>
        </w:rPr>
        <w:t xml:space="preserve">r </w:t>
      </w:r>
      <w:r w:rsidR="00FF3BA4" w:rsidRPr="00DB24F5">
        <w:rPr>
          <w:rFonts w:ascii="Times New Roman" w:hAnsi="Times New Roman" w:cs="Times New Roman"/>
          <w:sz w:val="24"/>
          <w:szCs w:val="24"/>
        </w:rPr>
        <w:t>në këtë relacion, NJSHL e lë në  vlerësim të trupit gjykues vlerësimin e konkluzionit të Komisionit se subjekti ka cenuar besimin e publikut</w:t>
      </w:r>
      <w:r w:rsidR="00FF3BA4" w:rsidRPr="00DB24F5">
        <w:t xml:space="preserve">.  </w:t>
      </w:r>
    </w:p>
    <w:p w14:paraId="4EE896AB" w14:textId="07F61B1F" w:rsidR="00FF3BA4" w:rsidRPr="00DB24F5" w:rsidRDefault="00FF3BA4" w:rsidP="00FF3BA4">
      <w:pPr>
        <w:tabs>
          <w:tab w:val="left" w:pos="6824"/>
        </w:tabs>
        <w:jc w:val="right"/>
        <w:rPr>
          <w:rFonts w:ascii="Times New Roman" w:hAnsi="Times New Roman" w:cs="Times New Roman"/>
          <w:b/>
          <w:bCs/>
          <w:sz w:val="24"/>
          <w:szCs w:val="24"/>
        </w:rPr>
      </w:pPr>
      <w:r w:rsidRPr="00DB24F5">
        <w:tab/>
      </w:r>
      <w:r w:rsidRPr="00DB24F5">
        <w:rPr>
          <w:rFonts w:ascii="Times New Roman" w:hAnsi="Times New Roman" w:cs="Times New Roman"/>
          <w:b/>
          <w:bCs/>
          <w:sz w:val="24"/>
          <w:szCs w:val="24"/>
        </w:rPr>
        <w:t xml:space="preserve">Këshilltar Ligjor </w:t>
      </w:r>
    </w:p>
    <w:p w14:paraId="461AE54F" w14:textId="2B3C6691" w:rsidR="00FF3BA4" w:rsidRPr="00DB24F5" w:rsidRDefault="00FF3BA4" w:rsidP="00FF3BA4">
      <w:pPr>
        <w:tabs>
          <w:tab w:val="left" w:pos="6824"/>
        </w:tabs>
        <w:jc w:val="right"/>
        <w:rPr>
          <w:rFonts w:ascii="Times New Roman" w:hAnsi="Times New Roman" w:cs="Times New Roman"/>
          <w:b/>
          <w:bCs/>
          <w:sz w:val="24"/>
          <w:szCs w:val="24"/>
        </w:rPr>
      </w:pPr>
      <w:proofErr w:type="spellStart"/>
      <w:r w:rsidRPr="00DB24F5">
        <w:rPr>
          <w:rFonts w:ascii="Times New Roman" w:hAnsi="Times New Roman" w:cs="Times New Roman"/>
          <w:b/>
          <w:bCs/>
          <w:sz w:val="24"/>
          <w:szCs w:val="24"/>
        </w:rPr>
        <w:t>Irini</w:t>
      </w:r>
      <w:proofErr w:type="spellEnd"/>
      <w:r w:rsidRPr="00DB24F5">
        <w:rPr>
          <w:rFonts w:ascii="Times New Roman" w:hAnsi="Times New Roman" w:cs="Times New Roman"/>
          <w:b/>
          <w:bCs/>
          <w:sz w:val="24"/>
          <w:szCs w:val="24"/>
        </w:rPr>
        <w:t xml:space="preserve"> Shira</w:t>
      </w:r>
    </w:p>
    <w:sectPr w:rsidR="00FF3BA4" w:rsidRPr="00DB24F5" w:rsidSect="001474B4">
      <w:headerReference w:type="default" r:id="rId9"/>
      <w:footerReference w:type="default" r:id="rId10"/>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13C2E" w14:textId="77777777" w:rsidR="00A9619B" w:rsidRPr="000725D8" w:rsidRDefault="00A9619B" w:rsidP="00B059A9">
      <w:pPr>
        <w:spacing w:after="0"/>
      </w:pPr>
      <w:r w:rsidRPr="000725D8">
        <w:separator/>
      </w:r>
    </w:p>
  </w:endnote>
  <w:endnote w:type="continuationSeparator" w:id="0">
    <w:p w14:paraId="0E8BCA3D" w14:textId="77777777" w:rsidR="00A9619B" w:rsidRPr="000725D8" w:rsidRDefault="00A9619B" w:rsidP="00B059A9">
      <w:pPr>
        <w:spacing w:after="0"/>
      </w:pPr>
      <w:r w:rsidRPr="000725D8">
        <w:continuationSeparator/>
      </w:r>
    </w:p>
  </w:endnote>
  <w:endnote w:type="continuationNotice" w:id="1">
    <w:p w14:paraId="043E46C6" w14:textId="77777777" w:rsidR="00A9619B" w:rsidRDefault="00A9619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22858"/>
      <w:docPartObj>
        <w:docPartGallery w:val="Page Numbers (Bottom of Page)"/>
        <w:docPartUnique/>
      </w:docPartObj>
    </w:sdtPr>
    <w:sdtEndPr/>
    <w:sdtContent>
      <w:p w14:paraId="64C4672E" w14:textId="56411545" w:rsidR="00557B0F" w:rsidRPr="000725D8" w:rsidRDefault="00557B0F" w:rsidP="00832C88">
        <w:pPr>
          <w:pStyle w:val="Footer"/>
          <w:jc w:val="right"/>
        </w:pPr>
        <w:r w:rsidRPr="000725D8">
          <w:fldChar w:fldCharType="begin"/>
        </w:r>
        <w:r w:rsidRPr="000725D8">
          <w:instrText xml:space="preserve"> PAGE   \* MERGEFORMAT </w:instrText>
        </w:r>
        <w:r w:rsidRPr="000725D8">
          <w:fldChar w:fldCharType="separate"/>
        </w:r>
        <w:r w:rsidR="00430C5F">
          <w:rPr>
            <w:noProof/>
          </w:rPr>
          <w:t>38</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13A8A" w14:textId="77777777" w:rsidR="00A9619B" w:rsidRPr="000725D8" w:rsidRDefault="00A9619B" w:rsidP="00B059A9">
      <w:pPr>
        <w:spacing w:after="0"/>
      </w:pPr>
      <w:r w:rsidRPr="000725D8">
        <w:separator/>
      </w:r>
    </w:p>
  </w:footnote>
  <w:footnote w:type="continuationSeparator" w:id="0">
    <w:p w14:paraId="347C3EF2" w14:textId="77777777" w:rsidR="00A9619B" w:rsidRPr="000725D8" w:rsidRDefault="00A9619B" w:rsidP="00B059A9">
      <w:pPr>
        <w:spacing w:after="0"/>
      </w:pPr>
      <w:r w:rsidRPr="000725D8">
        <w:continuationSeparator/>
      </w:r>
    </w:p>
  </w:footnote>
  <w:footnote w:type="continuationNotice" w:id="1">
    <w:p w14:paraId="770F5B61" w14:textId="77777777" w:rsidR="00A9619B" w:rsidRDefault="00A9619B">
      <w:pPr>
        <w:spacing w:before="0" w:after="0"/>
      </w:pPr>
    </w:p>
  </w:footnote>
  <w:footnote w:id="2">
    <w:p w14:paraId="009647BE" w14:textId="61A848FA" w:rsidR="00557B0F" w:rsidRPr="000725D8" w:rsidRDefault="00557B0F" w:rsidP="00EF6398">
      <w:pPr>
        <w:pStyle w:val="FootnoteText"/>
        <w:spacing w:before="0"/>
        <w:rPr>
          <w:rFonts w:ascii="Times New Roman" w:hAnsi="Times New Roman" w:cs="Times New Roman"/>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Me vendimin nr. 37, datë 21.09.2022 Komisioni vendosi ngritjen e trupit gjykues me përbërje komisionerët Genta Tafa (Bungo), Roland Ilia, Brunilda Bekteshi.</w:t>
      </w:r>
    </w:p>
  </w:footnote>
  <w:footnote w:id="3">
    <w:p w14:paraId="67E788F5" w14:textId="529C9324" w:rsidR="00557B0F" w:rsidRPr="000725D8" w:rsidRDefault="00557B0F" w:rsidP="00F143D2">
      <w:pPr>
        <w:pStyle w:val="FootnoteText"/>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jurisprudencës së GJEDNj sipas të cilës janë përcaktuar rregullat mbi të cilat merren vendimet si </w:t>
      </w:r>
      <w:del w:id="49" w:author="Sokol Çomo" w:date="2025-05-02T08:44:00Z">
        <w:r w:rsidR="00F143D2" w:rsidRPr="000725D8">
          <w:rPr>
            <w:rFonts w:ascii="Times New Roman" w:hAnsi="Times New Roman" w:cs="Times New Roman"/>
            <w:i/>
            <w:iCs/>
          </w:rPr>
          <w:delText>deh</w:delText>
        </w:r>
      </w:del>
      <w:ins w:id="50" w:author="Sokol Çomo" w:date="2025-05-02T08:44:00Z">
        <w:r w:rsidRPr="000725D8">
          <w:rPr>
            <w:rFonts w:ascii="Times New Roman" w:hAnsi="Times New Roman" w:cs="Times New Roman"/>
            <w:i/>
            <w:iCs/>
          </w:rPr>
          <w:t>dh</w:t>
        </w:r>
        <w:r>
          <w:rPr>
            <w:rFonts w:ascii="Times New Roman" w:hAnsi="Times New Roman" w:cs="Times New Roman"/>
            <w:i/>
            <w:iCs/>
          </w:rPr>
          <w:t>e</w:t>
        </w:r>
      </w:ins>
      <w:r w:rsidRPr="000725D8">
        <w:rPr>
          <w:rFonts w:ascii="Times New Roman" w:hAnsi="Times New Roman" w:cs="Times New Roman"/>
          <w:i/>
          <w:iCs/>
        </w:rPr>
        <w:t xml:space="preserve"> standardi i arsyetimit të vendimit si pjesë e procesit të rregullt ligjor. Konkretisht Hadjianastassiou k. Greqisë, nr. 12945/87, datë 16.12.1992; Hirvisaari k. Finlandës nr. 49684/99, datë 27.09.2001;si dhe vendimeve të Gjykatës Kushtetuese nr. 20, datë 13.04.2012 dhe nr. 38, datë 30.12.2010. </w:t>
      </w:r>
    </w:p>
  </w:footnote>
  <w:footnote w:id="4">
    <w:p w14:paraId="2F0E2CBA" w14:textId="273D4BB9" w:rsidR="00557B0F" w:rsidRPr="004A510A" w:rsidRDefault="00557B0F" w:rsidP="00BE3515">
      <w:pPr>
        <w:pStyle w:val="FootnoteText"/>
        <w:spacing w:before="0"/>
        <w:rPr>
          <w:rFonts w:ascii="Times New Roman" w:hAnsi="Times New Roman"/>
          <w:i/>
          <w:rPrChange w:id="60" w:author="Sokol Çomo" w:date="2025-05-02T08:44:00Z">
            <w:rPr/>
          </w:rPrChange>
        </w:rPr>
      </w:pPr>
      <w:r w:rsidRPr="004A510A">
        <w:rPr>
          <w:rStyle w:val="FootnoteReference"/>
          <w:rFonts w:ascii="Times New Roman" w:hAnsi="Times New Roman"/>
          <w:i/>
          <w:rPrChange w:id="61" w:author="Sokol Çomo" w:date="2025-05-02T08:44:00Z">
            <w:rPr>
              <w:rStyle w:val="FootnoteReference"/>
            </w:rPr>
          </w:rPrChange>
        </w:rPr>
        <w:footnoteRef/>
      </w:r>
      <w:r w:rsidRPr="004A510A">
        <w:rPr>
          <w:rFonts w:ascii="Times New Roman" w:hAnsi="Times New Roman"/>
          <w:i/>
          <w:rPrChange w:id="62" w:author="Sokol Çomo" w:date="2025-05-02T08:44:00Z">
            <w:rPr/>
          </w:rPrChange>
        </w:rPr>
        <w:t xml:space="preserve"> Shih vendimet e Kolegjit nr. 15/2019 (JR); nr. 34/2019 (JR); nr. 23/2022 (JR); nr.28/2019 (JR).</w:t>
      </w:r>
    </w:p>
  </w:footnote>
  <w:footnote w:id="5">
    <w:p w14:paraId="5E7A8274" w14:textId="143E5B7F" w:rsidR="00557B0F" w:rsidRPr="006D7AB6" w:rsidRDefault="00557B0F" w:rsidP="006D7AB6">
      <w:pPr>
        <w:spacing w:before="0"/>
        <w:rPr>
          <w:rFonts w:ascii="Times New Roman" w:hAnsi="Times New Roman" w:cs="Times New Roman"/>
          <w:i/>
          <w:iCs/>
          <w:sz w:val="20"/>
          <w:szCs w:val="20"/>
        </w:rPr>
      </w:pPr>
      <w:r w:rsidRPr="006D7AB6">
        <w:rPr>
          <w:rStyle w:val="FootnoteReference"/>
          <w:rFonts w:ascii="Times New Roman" w:hAnsi="Times New Roman" w:cs="Times New Roman"/>
          <w:i/>
          <w:iCs/>
          <w:sz w:val="20"/>
          <w:szCs w:val="20"/>
        </w:rPr>
        <w:footnoteRef/>
      </w:r>
      <w:r w:rsidRPr="006D7AB6">
        <w:rPr>
          <w:rFonts w:ascii="Times New Roman" w:hAnsi="Times New Roman" w:cs="Times New Roman"/>
          <w:i/>
          <w:iCs/>
          <w:sz w:val="20"/>
          <w:szCs w:val="20"/>
        </w:rPr>
        <w:t xml:space="preserve"> Subjekti i ka bashkëlidhur kësaj deklarate: vërtetim hipotekor me nr.314, datë 17.10.2002 për apartamentin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nr. pasurie 27/36+1-8 ZK8541  me përshkrimin, Ap. nr.8 ndodhur në katin e dytë të banesës masive në lagjen “18 Shtatori” Gjirokastër, në bashkëpronësi të Blerta dhe Dritan Marku; vërtetim hipotekor me nr.314, datë 16.10.2003; kontratë shitje nr.1741 rep., nr.503 kol., datë 20 gusht.2003 me palë shitës Sotiraq Janora dhe palë blerëse Blerta dhe Dritan Marku, për blerjen apartamentit me sipërfaqe 87.93 m</w:t>
      </w:r>
      <w:r w:rsidRPr="006D7AB6">
        <w:rPr>
          <w:rFonts w:ascii="Times New Roman" w:hAnsi="Times New Roman" w:cs="Times New Roman"/>
          <w:i/>
          <w:iCs/>
          <w:sz w:val="20"/>
          <w:szCs w:val="20"/>
          <w:vertAlign w:val="superscript"/>
        </w:rPr>
        <w:t>2</w:t>
      </w:r>
      <w:r w:rsidRPr="006D7AB6">
        <w:rPr>
          <w:rFonts w:ascii="Times New Roman" w:hAnsi="Times New Roman" w:cs="Times New Roman"/>
          <w:i/>
          <w:iCs/>
          <w:sz w:val="20"/>
          <w:szCs w:val="20"/>
        </w:rPr>
        <w:t xml:space="preserve"> Lagja “18 Shtatori” Gjirokastër, çmimi 900.000 lekë.</w:t>
      </w:r>
    </w:p>
  </w:footnote>
  <w:footnote w:id="6">
    <w:p w14:paraId="15766ED7" w14:textId="68B28F0B" w:rsidR="00557B0F" w:rsidRPr="00A73391" w:rsidRDefault="00557B0F" w:rsidP="00A31EF4">
      <w:pPr>
        <w:pStyle w:val="FootnoteText"/>
        <w:spacing w:before="0"/>
        <w:rPr>
          <w:rFonts w:ascii="Times New Roman" w:hAnsi="Times New Roman" w:cs="Times New Roman"/>
          <w:i/>
          <w:iCs/>
        </w:rPr>
      </w:pPr>
      <w:r w:rsidRPr="00A73391">
        <w:rPr>
          <w:rStyle w:val="FootnoteReference"/>
          <w:rFonts w:ascii="Times New Roman" w:hAnsi="Times New Roman" w:cs="Times New Roman"/>
          <w:i/>
          <w:iCs/>
        </w:rPr>
        <w:footnoteRef/>
      </w:r>
      <w:r w:rsidRPr="00A73391">
        <w:rPr>
          <w:rFonts w:ascii="Times New Roman" w:hAnsi="Times New Roman" w:cs="Times New Roman"/>
          <w:i/>
          <w:iCs/>
        </w:rPr>
        <w:t xml:space="preserve"> Procesverbal datë 02.02.2015. </w:t>
      </w:r>
    </w:p>
  </w:footnote>
  <w:footnote w:id="7">
    <w:p w14:paraId="053923E2" w14:textId="3649BF31" w:rsidR="00557B0F" w:rsidRPr="000725D8" w:rsidRDefault="00557B0F" w:rsidP="00A31EF4">
      <w:pPr>
        <w:spacing w:before="0" w:after="0"/>
        <w:rPr>
          <w:rFonts w:ascii="Times New Roman" w:eastAsia="Times New Roman" w:hAnsi="Times New Roman" w:cs="Times New Roman"/>
          <w:i/>
          <w:iCs/>
          <w:sz w:val="20"/>
          <w:szCs w:val="20"/>
        </w:rPr>
      </w:pPr>
      <w:r w:rsidRPr="00A73391">
        <w:rPr>
          <w:rFonts w:ascii="Times New Roman" w:eastAsia="Times New Roman" w:hAnsi="Times New Roman" w:cs="Times New Roman"/>
          <w:i/>
          <w:iCs/>
          <w:sz w:val="20"/>
          <w:szCs w:val="20"/>
          <w:vertAlign w:val="superscript"/>
        </w:rPr>
        <w:footnoteRef/>
      </w:r>
      <w:r w:rsidRPr="00A73391">
        <w:rPr>
          <w:rFonts w:ascii="Times New Roman" w:eastAsia="Times New Roman" w:hAnsi="Times New Roman" w:cs="Times New Roman"/>
          <w:i/>
          <w:iCs/>
          <w:sz w:val="20"/>
          <w:szCs w:val="20"/>
        </w:rPr>
        <w:t xml:space="preserve"> Pyetësor nr.2 përgjigja e pyetjes nr.2.</w:t>
      </w:r>
    </w:p>
  </w:footnote>
  <w:footnote w:id="8">
    <w:p w14:paraId="235DE4AC" w14:textId="10B51EE8" w:rsidR="00557B0F" w:rsidRPr="000725D8" w:rsidRDefault="00557B0F"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Nëpërmjet aktekspertimit, bazuar në pyetjen e bërë nga subjekti, inxhinierja E.L ka shpjeguar se, në bazë të ligjit nr. 120/2020, “Për disa ndryshime dhe shtesa në ligjin nr. 8402, datë 10.9.1998, “Për kontrollin dhe disiplinimin e punimeve të ndërtimeve”, të ndryshuar, e konkretisht në nenin 3, pika 7, përcaktohet se “Karabina” është objekti i ndërtuar plotësisht në volum dhe në formë, sipas kushteve urbanistike të miratuara për konstruksionin dhe muraturën perimetrale. Në vijim, ekspertja ka referuar se në “Karabina”, futen elementet përbërëse të objektit, të cilët janë themelet, kolonat, trarët, soleta, kafazi i shkallëve dhe muret perimetralë. Sipas ekspertes, karabinaja e objektit zë rreth 35% të kostos totale të objektit.</w:t>
      </w:r>
    </w:p>
  </w:footnote>
  <w:footnote w:id="9">
    <w:p w14:paraId="32AA5159" w14:textId="51F79250" w:rsidR="00557B0F" w:rsidRPr="000725D8" w:rsidRDefault="00557B0F" w:rsidP="00A73391">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eastAsia="Times New Roman" w:hAnsi="Times New Roman" w:cs="Times New Roman"/>
          <w:i/>
          <w:iCs/>
        </w:rPr>
        <w:t xml:space="preserve"> Komisioni ju drejtua shoqërisë Albtelekom SHA për informacion mbi abonentin e kontratës nr.1677488296</w:t>
      </w:r>
      <w:r w:rsidRPr="000725D8">
        <w:rPr>
          <w:rFonts w:ascii="Times New Roman" w:hAnsi="Times New Roman" w:cs="Times New Roman"/>
          <w:i/>
          <w:iCs/>
        </w:rPr>
        <w:footnoteRef/>
      </w:r>
      <w:r w:rsidRPr="000725D8">
        <w:rPr>
          <w:rFonts w:ascii="Times New Roman" w:eastAsia="Times New Roman" w:hAnsi="Times New Roman" w:cs="Times New Roman"/>
          <w:i/>
          <w:iCs/>
        </w:rPr>
        <w:t>. e cila ka informuar se në emër të Dritan Marku rezulton nr. fiks 084263691. Bashkëlidhet me informacionin kontratë pajtimi për shfrytëzimin e shërbimeve publike të Telekomunikacioneve të ofruara nga shoqëria anonime Albtelecom datë 21 Tetor.2003, në objektin në lagjen “18 shtatori” Gjirokastër me palë shtetasin Dritan Marku.</w:t>
      </w:r>
    </w:p>
  </w:footnote>
  <w:footnote w:id="10">
    <w:p w14:paraId="0BB0B98A" w14:textId="486E82CB" w:rsidR="00557B0F" w:rsidRPr="000725D8" w:rsidRDefault="00557B0F" w:rsidP="00A73391">
      <w:pPr>
        <w:pStyle w:val="ListParagraph"/>
        <w:tabs>
          <w:tab w:val="left" w:pos="0"/>
        </w:tabs>
        <w:spacing w:before="0" w:after="0"/>
        <w:ind w:left="0"/>
        <w:rPr>
          <w:rFonts w:ascii="Times New Roman" w:eastAsia="Times New Roman" w:hAnsi="Times New Roman" w:cs="Times New Roman"/>
          <w:b/>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Ligji i kohës nr. </w:t>
      </w:r>
      <w:r>
        <w:rPr>
          <w:rFonts w:ascii="Times New Roman" w:hAnsi="Times New Roman" w:cs="Times New Roman"/>
          <w:i/>
          <w:iCs/>
          <w:sz w:val="20"/>
          <w:szCs w:val="20"/>
        </w:rPr>
        <w:t xml:space="preserve">9049, datë </w:t>
      </w:r>
      <w:r w:rsidRPr="000725D8">
        <w:rPr>
          <w:rFonts w:ascii="Times New Roman" w:hAnsi="Times New Roman" w:cs="Times New Roman"/>
          <w:i/>
          <w:iCs/>
          <w:sz w:val="20"/>
          <w:szCs w:val="20"/>
        </w:rPr>
        <w:t xml:space="preserve">10.04.2003, “Për deklarimin dhe kontrollin e pasurive, të </w:t>
      </w:r>
      <w:del w:id="111" w:author="Sokol Çomo" w:date="2025-05-02T08:44:00Z">
        <w:r w:rsidR="00A558BD" w:rsidRPr="000725D8">
          <w:rPr>
            <w:rFonts w:ascii="Times New Roman" w:hAnsi="Times New Roman" w:cs="Times New Roman"/>
            <w:i/>
            <w:iCs/>
            <w:sz w:val="20"/>
            <w:szCs w:val="20"/>
          </w:rPr>
          <w:delText>detyrimve</w:delText>
        </w:r>
      </w:del>
      <w:ins w:id="112" w:author="Sokol Çomo" w:date="2025-05-02T08:44:00Z">
        <w:r w:rsidRPr="000725D8">
          <w:rPr>
            <w:rFonts w:ascii="Times New Roman" w:hAnsi="Times New Roman" w:cs="Times New Roman"/>
            <w:i/>
            <w:iCs/>
            <w:sz w:val="20"/>
            <w:szCs w:val="20"/>
          </w:rPr>
          <w:t>detyrim</w:t>
        </w:r>
        <w:r>
          <w:rPr>
            <w:rFonts w:ascii="Times New Roman" w:hAnsi="Times New Roman" w:cs="Times New Roman"/>
            <w:i/>
            <w:iCs/>
            <w:sz w:val="20"/>
            <w:szCs w:val="20"/>
          </w:rPr>
          <w:t>e</w:t>
        </w:r>
        <w:r w:rsidRPr="000725D8">
          <w:rPr>
            <w:rFonts w:ascii="Times New Roman" w:hAnsi="Times New Roman" w:cs="Times New Roman"/>
            <w:i/>
            <w:iCs/>
            <w:sz w:val="20"/>
            <w:szCs w:val="20"/>
          </w:rPr>
          <w:t>ve</w:t>
        </w:r>
      </w:ins>
      <w:r w:rsidRPr="000725D8">
        <w:rPr>
          <w:rFonts w:ascii="Times New Roman" w:hAnsi="Times New Roman" w:cs="Times New Roman"/>
          <w:i/>
          <w:iCs/>
          <w:sz w:val="20"/>
          <w:szCs w:val="20"/>
        </w:rPr>
        <w:t xml:space="preserve"> financiare të </w:t>
      </w:r>
      <w:del w:id="113" w:author="Sokol Çomo" w:date="2025-05-02T08:44:00Z">
        <w:r w:rsidR="00A558BD" w:rsidRPr="000725D8">
          <w:rPr>
            <w:rFonts w:ascii="Times New Roman" w:hAnsi="Times New Roman" w:cs="Times New Roman"/>
            <w:i/>
            <w:iCs/>
            <w:sz w:val="20"/>
            <w:szCs w:val="20"/>
          </w:rPr>
          <w:delText>zgjedhurëve</w:delText>
        </w:r>
      </w:del>
      <w:ins w:id="114" w:author="Sokol Çomo" w:date="2025-05-02T08:44:00Z">
        <w:r w:rsidRPr="000725D8">
          <w:rPr>
            <w:rFonts w:ascii="Times New Roman" w:hAnsi="Times New Roman" w:cs="Times New Roman"/>
            <w:i/>
            <w:iCs/>
            <w:sz w:val="20"/>
            <w:szCs w:val="20"/>
          </w:rPr>
          <w:t>zgjedhurve</w:t>
        </w:r>
      </w:ins>
      <w:r w:rsidRPr="000725D8">
        <w:rPr>
          <w:rFonts w:ascii="Times New Roman" w:hAnsi="Times New Roman" w:cs="Times New Roman"/>
          <w:i/>
          <w:iCs/>
          <w:sz w:val="20"/>
          <w:szCs w:val="20"/>
        </w:rPr>
        <w:t xml:space="preserve"> dhe të disa nëpunësve publikë”, nuk parashikonte deklarimin e shpenzimeve, pasi ky parashikim është bërë për herë të parë me ligjin nr. 85/2012.</w:t>
      </w:r>
    </w:p>
  </w:footnote>
  <w:footnote w:id="11">
    <w:p w14:paraId="13B9C76A" w14:textId="2F83A8F6" w:rsidR="00557B0F" w:rsidRPr="005A513F" w:rsidRDefault="00557B0F" w:rsidP="005A513F">
      <w:pPr>
        <w:spacing w:before="0" w:after="0"/>
        <w:rPr>
          <w:rFonts w:ascii="Times New Roman" w:hAnsi="Times New Roman" w:cs="Times New Roman"/>
          <w:i/>
          <w:iCs/>
          <w:sz w:val="20"/>
          <w:szCs w:val="20"/>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Dokument i referuar në përgjigje të pyetësorëve, depozituar në Komision me prapësimet ndaj rezultateve të hetimit. </w:t>
      </w:r>
    </w:p>
  </w:footnote>
  <w:footnote w:id="12">
    <w:p w14:paraId="0EA67226" w14:textId="2120F6EA" w:rsidR="00557B0F" w:rsidRPr="005A513F" w:rsidRDefault="00557B0F" w:rsidP="005A513F">
      <w:pPr>
        <w:spacing w:before="0" w:after="0"/>
        <w:rPr>
          <w:rFonts w:ascii="Times New Roman" w:hAnsi="Times New Roman" w:cs="Times New Roman"/>
          <w:i/>
          <w:iCs/>
          <w:sz w:val="20"/>
          <w:szCs w:val="20"/>
          <w:lang w:val="en-US"/>
        </w:rPr>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Në kushtet kur rezultoi e provuar se rreth dy muaj pas blerjes së kësaj pasurie, bashkëshorti i subjektit ka lidhur kontratën e pajtimit me shoq</w:t>
      </w:r>
      <w:r>
        <w:rPr>
          <w:rFonts w:ascii="Times New Roman" w:hAnsi="Times New Roman" w:cs="Times New Roman"/>
          <w:i/>
          <w:iCs/>
          <w:sz w:val="20"/>
          <w:szCs w:val="20"/>
        </w:rPr>
        <w:t>ë</w:t>
      </w:r>
      <w:r w:rsidRPr="005A513F">
        <w:rPr>
          <w:rFonts w:ascii="Times New Roman" w:hAnsi="Times New Roman" w:cs="Times New Roman"/>
          <w:i/>
          <w:iCs/>
          <w:sz w:val="20"/>
          <w:szCs w:val="20"/>
        </w:rPr>
        <w:t>rin</w:t>
      </w:r>
      <w:r>
        <w:rPr>
          <w:rFonts w:ascii="Times New Roman" w:hAnsi="Times New Roman" w:cs="Times New Roman"/>
          <w:i/>
          <w:iCs/>
          <w:sz w:val="20"/>
          <w:szCs w:val="20"/>
        </w:rPr>
        <w:t>ë</w:t>
      </w:r>
      <w:r w:rsidRPr="005A513F">
        <w:rPr>
          <w:rFonts w:ascii="Times New Roman" w:hAnsi="Times New Roman" w:cs="Times New Roman"/>
          <w:i/>
          <w:iCs/>
          <w:sz w:val="20"/>
          <w:szCs w:val="20"/>
        </w:rPr>
        <w:t xml:space="preserve"> “Albtelecom” SHA, për pajisjen me numër telefoni fiks të apartamentit objekt vlerësimi, si edhe në konsideratë të faktit se në deklaratën fillestare të pasurisë ky apartament nuk është deklaruar se është blerë i papërfunduar.</w:t>
      </w:r>
    </w:p>
  </w:footnote>
  <w:footnote w:id="13">
    <w:p w14:paraId="32B9FBDC" w14:textId="1DE3A1E7" w:rsidR="00557B0F" w:rsidRPr="000725D8" w:rsidRDefault="00557B0F" w:rsidP="005A513F">
      <w:pPr>
        <w:spacing w:before="0" w:after="0"/>
      </w:pPr>
      <w:r w:rsidRPr="005A513F">
        <w:rPr>
          <w:rStyle w:val="FootnoteReference"/>
          <w:rFonts w:ascii="Times New Roman" w:hAnsi="Times New Roman" w:cs="Times New Roman"/>
          <w:i/>
          <w:iCs/>
          <w:sz w:val="20"/>
          <w:szCs w:val="20"/>
        </w:rPr>
        <w:footnoteRef/>
      </w:r>
      <w:r w:rsidRPr="005A513F">
        <w:rPr>
          <w:rFonts w:ascii="Times New Roman" w:hAnsi="Times New Roman" w:cs="Times New Roman"/>
          <w:i/>
          <w:iCs/>
          <w:sz w:val="20"/>
          <w:szCs w:val="20"/>
        </w:rPr>
        <w:t xml:space="preserve"> Vlera sipas kostos mesatare të ndërtimit për sipërfaqe shfrytëzimi për qytetin e Gjirokastrës në vitin 2003, në referim të udhëzimit të Këshillit të Ministrave nr.1, datë 8.5.2003, “Për miratimin e kostos mesatare të ndërtimit të banesave nga Enti Kombëtar</w:t>
      </w:r>
      <w:r>
        <w:rPr>
          <w:rFonts w:ascii="Times New Roman" w:hAnsi="Times New Roman" w:cs="Times New Roman"/>
          <w:i/>
          <w:iCs/>
          <w:sz w:val="20"/>
          <w:szCs w:val="20"/>
        </w:rPr>
        <w:t xml:space="preserve"> i</w:t>
      </w:r>
      <w:r w:rsidRPr="005A513F">
        <w:rPr>
          <w:rFonts w:ascii="Times New Roman" w:hAnsi="Times New Roman" w:cs="Times New Roman"/>
          <w:i/>
          <w:iCs/>
          <w:sz w:val="20"/>
          <w:szCs w:val="20"/>
        </w:rPr>
        <w:t xml:space="preserve"> Banesave, të vlerave në tregun e lirë të banesave dhe të koefiçentit “k””, në shumën prej 2,547,859 lekësh,</w:t>
      </w:r>
      <w:r>
        <w:rPr>
          <w:rFonts w:ascii="Times New Roman" w:hAnsi="Times New Roman" w:cs="Times New Roman"/>
          <w:i/>
          <w:iCs/>
          <w:sz w:val="20"/>
          <w:szCs w:val="20"/>
        </w:rPr>
        <w:t xml:space="preserve"> </w:t>
      </w:r>
      <w:ins w:id="115" w:author="Sokol Çomo" w:date="2025-05-02T08:44:00Z">
        <w:r>
          <w:rPr>
            <w:rFonts w:ascii="Times New Roman" w:hAnsi="Times New Roman" w:cs="Times New Roman"/>
            <w:i/>
            <w:iCs/>
            <w:sz w:val="20"/>
            <w:szCs w:val="20"/>
          </w:rPr>
          <w:t>me</w:t>
        </w:r>
        <w:r w:rsidRPr="005A513F">
          <w:rPr>
            <w:rFonts w:ascii="Times New Roman" w:hAnsi="Times New Roman" w:cs="Times New Roman"/>
            <w:i/>
            <w:iCs/>
            <w:sz w:val="20"/>
            <w:szCs w:val="20"/>
          </w:rPr>
          <w:t xml:space="preserve"> </w:t>
        </w:r>
      </w:ins>
      <w:r w:rsidRPr="005A513F">
        <w:rPr>
          <w:rFonts w:ascii="Times New Roman" w:hAnsi="Times New Roman" w:cs="Times New Roman"/>
          <w:i/>
          <w:iCs/>
          <w:sz w:val="20"/>
          <w:szCs w:val="20"/>
        </w:rPr>
        <w:t>çmimin e përcaktuar në kontratën e shitblerjes së datës 1.8.2003, në shumën 900,000 lekë = 1,647,859 lekë.</w:t>
      </w:r>
    </w:p>
  </w:footnote>
  <w:footnote w:id="14">
    <w:p w14:paraId="3D9D04B9" w14:textId="1E541F3A" w:rsidR="00557B0F" w:rsidRPr="0065568D" w:rsidRDefault="00557B0F" w:rsidP="00A3388A">
      <w:pPr>
        <w:pStyle w:val="ListParagraph"/>
        <w:tabs>
          <w:tab w:val="left" w:pos="0"/>
          <w:tab w:val="left" w:pos="270"/>
        </w:tabs>
        <w:spacing w:before="0" w:after="0"/>
        <w:ind w:left="0"/>
        <w:rPr>
          <w:rFonts w:ascii="Times New Roman" w:eastAsia="Times New Roman" w:hAnsi="Times New Roman" w:cs="Times New Roman"/>
          <w:bCs/>
          <w:i/>
          <w:iCs/>
          <w:sz w:val="24"/>
          <w:szCs w:val="24"/>
        </w:rPr>
      </w:pPr>
      <w:r w:rsidRPr="000725D8">
        <w:rPr>
          <w:rStyle w:val="FootnoteReference"/>
          <w:rFonts w:ascii="Times New Roman" w:hAnsi="Times New Roman" w:cs="Times New Roman"/>
          <w:i/>
          <w:iCs/>
          <w:sz w:val="20"/>
          <w:szCs w:val="20"/>
        </w:rPr>
        <w:footnoteRef/>
      </w:r>
      <w:r w:rsidRPr="00A3388A">
        <w:rPr>
          <w:rFonts w:ascii="Times New Roman" w:hAnsi="Times New Roman" w:cs="Times New Roman"/>
          <w:color w:val="FF0000"/>
          <w:sz w:val="24"/>
          <w:szCs w:val="24"/>
        </w:rPr>
        <w:t xml:space="preserve"> </w:t>
      </w:r>
      <w:r w:rsidRPr="0065568D">
        <w:rPr>
          <w:rFonts w:ascii="Times New Roman" w:hAnsi="Times New Roman" w:cs="Times New Roman"/>
          <w:i/>
          <w:iCs/>
          <w:sz w:val="20"/>
          <w:szCs w:val="20"/>
        </w:rPr>
        <w:t>Në mbështetje të deklarimeve të saj, bashkëlidhur deklaratës vetting si edhe me përgjigjet e pyetësorëve nr. 1 dhe nr. 2, me qëllim provueshmërinë e qëndrimit në shtetin grek të bashkëshortit të saj si edhe të të ardhurave të deklaruara me burim nga puna e tij në emigracion, për periudhën 1992 – 1996, subjekti ka depozituar dokumentacion si vijon: i) kartë e regjistrimi të shtetasit të huaj nga policia greke më 23.7.1992; ii) vërtetim i lëshuar nga policia greke më 14.11.2003, për dorëzimin e dokumenteve për nxjerrjen e kartës së posaçme të identitetit dhe shtyrjeve të bëra deri më 16.11.2006; iii) kontratë qiraje e apartamentit të banimit, gjatë qëndrimit në shtetin grek, e datës 1.3.1999; iv) vërtetim për kohën e sigurimit, për punën e kryer në shtetin grek gjatë emigracionit, lëshuar nga Instituti i Sigurimeve Shoqërore, Arka Unike e të Punësuarve, Sektori i Zyrës së Ndërtimeve, Rafina, Greqi, i datës 18.3.2020 (</w:t>
      </w:r>
      <w:r w:rsidRPr="0065568D">
        <w:rPr>
          <w:rFonts w:ascii="Times New Roman" w:eastAsia="Times New Roman" w:hAnsi="Times New Roman" w:cs="Times New Roman"/>
          <w:i/>
          <w:iCs/>
          <w:sz w:val="20"/>
          <w:szCs w:val="20"/>
        </w:rPr>
        <w:t>ka gjithsej 143 ditë sigurime)</w:t>
      </w:r>
      <w:r w:rsidRPr="0065568D">
        <w:rPr>
          <w:rFonts w:ascii="Times New Roman" w:hAnsi="Times New Roman" w:cs="Times New Roman"/>
          <w:i/>
          <w:iCs/>
          <w:sz w:val="20"/>
          <w:szCs w:val="20"/>
        </w:rPr>
        <w:t>; dhe v) vërtetim nga Kompania Konstruktore Njëanëtarëshe “Kardasais”, i datës 26.1.2022.</w:t>
      </w:r>
      <w:r w:rsidRPr="0065568D">
        <w:rPr>
          <w:rFonts w:ascii="Times New Roman" w:eastAsia="Times New Roman" w:hAnsi="Times New Roman" w:cs="Times New Roman"/>
          <w:i/>
          <w:iCs/>
          <w:sz w:val="20"/>
          <w:szCs w:val="20"/>
        </w:rPr>
        <w:t xml:space="preserve"> </w:t>
      </w:r>
    </w:p>
  </w:footnote>
  <w:footnote w:id="15">
    <w:p w14:paraId="54DD37C8" w14:textId="59453277" w:rsidR="00557B0F" w:rsidRPr="000725D8" w:rsidRDefault="00557B0F"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Pyetësori nr. 2 i Komisionit.</w:t>
      </w:r>
    </w:p>
  </w:footnote>
  <w:footnote w:id="16">
    <w:p w14:paraId="4BB845D6" w14:textId="2B472BD7" w:rsidR="00557B0F" w:rsidRPr="000725D8" w:rsidRDefault="00557B0F"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Referuar </w:t>
      </w:r>
      <w:r>
        <w:rPr>
          <w:rFonts w:ascii="Times New Roman" w:hAnsi="Times New Roman" w:cs="Times New Roman"/>
          <w:i/>
          <w:iCs/>
        </w:rPr>
        <w:t xml:space="preserve">të dhënave sipas </w:t>
      </w:r>
      <w:r w:rsidRPr="000725D8">
        <w:rPr>
          <w:rFonts w:ascii="Times New Roman" w:hAnsi="Times New Roman" w:cs="Times New Roman"/>
          <w:i/>
          <w:iCs/>
        </w:rPr>
        <w:t>certifikatës së gjendjes familjare në vitin 1998</w:t>
      </w:r>
      <w:r>
        <w:rPr>
          <w:rFonts w:ascii="Times New Roman" w:hAnsi="Times New Roman" w:cs="Times New Roman"/>
          <w:i/>
          <w:iCs/>
        </w:rPr>
        <w:t xml:space="preserve"> subjekti </w:t>
      </w:r>
      <w:r w:rsidRPr="000725D8">
        <w:rPr>
          <w:rFonts w:ascii="Times New Roman" w:hAnsi="Times New Roman" w:cs="Times New Roman"/>
          <w:i/>
          <w:iCs/>
        </w:rPr>
        <w:t>figuron me nënën dhe babain, shtetasit Barije dhe Baki Çibuku; Sipas certifikatës së lindjes nr.</w:t>
      </w:r>
      <w:r>
        <w:rPr>
          <w:rFonts w:ascii="Times New Roman" w:hAnsi="Times New Roman" w:cs="Times New Roman"/>
          <w:i/>
          <w:iCs/>
        </w:rPr>
        <w:t>011288123</w:t>
      </w:r>
      <w:r w:rsidRPr="000725D8">
        <w:rPr>
          <w:rFonts w:ascii="Times New Roman" w:hAnsi="Times New Roman" w:cs="Times New Roman"/>
          <w:i/>
          <w:iCs/>
        </w:rPr>
        <w:t xml:space="preserve"> më datë 14.09.2001 ka lindur fëmija Kristo Marku dhe sipas certifikatës së martesës rezulton se subjekti ka lidhur martesë me shtetasin Dritan Marku në datën 01.11.2001.</w:t>
      </w:r>
    </w:p>
  </w:footnote>
  <w:footnote w:id="17">
    <w:p w14:paraId="2C926902" w14:textId="205CE6E7" w:rsidR="00557B0F" w:rsidRPr="000725D8" w:rsidRDefault="00557B0F" w:rsidP="00322518">
      <w:pPr>
        <w:tabs>
          <w:tab w:val="left" w:pos="720"/>
        </w:tabs>
        <w:suppressAutoHyphens/>
        <w:spacing w:before="0" w:after="0"/>
        <w:rPr>
          <w:rFonts w:ascii="Times New Roman" w:eastAsia="Times New Roman" w:hAnsi="Times New Roman" w:cs="Times New Roman"/>
          <w:i/>
          <w:iCs/>
          <w:color w:val="000000"/>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Sipas vërtetim të vjetërsisë në punë, me vendim të nr.1 të KLD-së datë 30.3.1995, rezulton se subjekti i rivlerësimit  është emëruar ndihmësgjyqtare në Gjykatën e Rrethit Tepelenë; Vërtetim i cili nuk  ka datë dhe numër protokolli i Gjykatës së Rrethit Gjyqësor Gjirokastër nga përmbajta e  të cilit rezulton se Blerta Çibuku ka punuar si ndihmës gjyqtare efektive pranë Gjykatës së Rrethit Gjyqësor Tepelenë për periudhën prill 1995-31.07.1998. Për këtë periudhë Arkiva e Gjykatës së Rrethit Gjyqësor Gjirokastër nuk disponon dokumentacion mbi nxjerrjen e të dhënave për të ardhurat e realizuara. Në vitin 1997 ish godina e Gjykatës së Rrethit Tepelenë është djegur. Vërtetim pa datë</w:t>
      </w:r>
      <w:ins w:id="208" w:author="Sokol Çomo" w:date="2025-05-02T08:44:00Z">
        <w:r>
          <w:rPr>
            <w:rFonts w:ascii="Times New Roman" w:hAnsi="Times New Roman" w:cs="Times New Roman"/>
            <w:i/>
            <w:iCs/>
            <w:sz w:val="20"/>
            <w:szCs w:val="20"/>
          </w:rPr>
          <w:t>,</w:t>
        </w:r>
      </w:ins>
      <w:r>
        <w:rPr>
          <w:rFonts w:ascii="Times New Roman" w:hAnsi="Times New Roman" w:cs="Times New Roman"/>
          <w:i/>
          <w:iCs/>
          <w:sz w:val="20"/>
          <w:szCs w:val="20"/>
        </w:rPr>
        <w:t xml:space="preserve"> </w:t>
      </w:r>
      <w:r w:rsidRPr="000725D8">
        <w:rPr>
          <w:rFonts w:ascii="Times New Roman" w:hAnsi="Times New Roman" w:cs="Times New Roman"/>
          <w:i/>
          <w:iCs/>
          <w:sz w:val="20"/>
          <w:szCs w:val="20"/>
        </w:rPr>
        <w:t xml:space="preserve">pa numër protokolli i Gjykatës së Rrethit Gjyqësor Gjirokastër, me të cilin vërtetohet se Blerta Çibuku (Marku) për periudhën 01.08.1998 – 30.09.2016 ka realizuar të ardhurat në shumën totale </w:t>
      </w:r>
      <w:r>
        <w:rPr>
          <w:rFonts w:ascii="Times New Roman" w:hAnsi="Times New Roman" w:cs="Times New Roman"/>
          <w:i/>
          <w:iCs/>
          <w:sz w:val="20"/>
          <w:szCs w:val="20"/>
        </w:rPr>
        <w:t>n</w:t>
      </w:r>
      <w:r w:rsidRPr="000725D8">
        <w:rPr>
          <w:rFonts w:ascii="Times New Roman" w:hAnsi="Times New Roman" w:cs="Times New Roman"/>
          <w:i/>
          <w:iCs/>
          <w:sz w:val="20"/>
          <w:szCs w:val="20"/>
        </w:rPr>
        <w:t>eto  15.7751.55 lekë; Vërtetim pa datë</w:t>
      </w:r>
      <w:ins w:id="209" w:author="Sokol Çomo" w:date="2025-05-02T08:44:00Z">
        <w:r>
          <w:rPr>
            <w:rFonts w:ascii="Times New Roman" w:hAnsi="Times New Roman" w:cs="Times New Roman"/>
            <w:i/>
            <w:iCs/>
            <w:sz w:val="20"/>
            <w:szCs w:val="20"/>
          </w:rPr>
          <w:t>,</w:t>
        </w:r>
      </w:ins>
      <w:r w:rsidRPr="000725D8">
        <w:rPr>
          <w:rFonts w:ascii="Times New Roman" w:hAnsi="Times New Roman" w:cs="Times New Roman"/>
          <w:i/>
          <w:iCs/>
          <w:sz w:val="20"/>
          <w:szCs w:val="20"/>
        </w:rPr>
        <w:t xml:space="preserve"> pa numër protokolli i Gjykatës së Rrethit Gjyqësor Gjirokastër sipas të cilës për periudhën 01.10.2016 deri më datë 31.12.2016 ka realizuar të ardhura në shumën neto 371.566 lekë. Vërtetim nr.3463/1 prot</w:t>
      </w:r>
      <w:ins w:id="210" w:author="Sokol Çomo" w:date="2025-05-02T08:44:00Z">
        <w:r>
          <w:rPr>
            <w:rFonts w:ascii="Times New Roman" w:hAnsi="Times New Roman" w:cs="Times New Roman"/>
            <w:i/>
            <w:iCs/>
            <w:sz w:val="20"/>
            <w:szCs w:val="20"/>
          </w:rPr>
          <w:t>.,</w:t>
        </w:r>
      </w:ins>
      <w:r w:rsidRPr="000725D8">
        <w:rPr>
          <w:rFonts w:ascii="Times New Roman" w:hAnsi="Times New Roman" w:cs="Times New Roman"/>
          <w:i/>
          <w:iCs/>
          <w:sz w:val="20"/>
          <w:szCs w:val="20"/>
        </w:rPr>
        <w:t xml:space="preserve"> datë 14.10.2016 të ISSH-ës me anë të së cilit vërtetohet se Blerta Çibuku ka përfituar leje lindje nga Drejtoria Rajonale e Sigurimeve Shoqërore Gjirokastër për fëmijën e lindur në datën 03.03.2005 dhe është paguar nga data 14.05.2005-28.06.2005 dhe ka përfituar 64</w:t>
      </w:r>
      <w:r>
        <w:rPr>
          <w:rFonts w:ascii="Times New Roman" w:hAnsi="Times New Roman" w:cs="Times New Roman"/>
          <w:i/>
          <w:iCs/>
          <w:sz w:val="20"/>
          <w:szCs w:val="20"/>
        </w:rPr>
        <w:t>.</w:t>
      </w:r>
      <w:r w:rsidRPr="000725D8">
        <w:rPr>
          <w:rFonts w:ascii="Times New Roman" w:hAnsi="Times New Roman" w:cs="Times New Roman"/>
          <w:i/>
          <w:iCs/>
          <w:sz w:val="20"/>
          <w:szCs w:val="20"/>
        </w:rPr>
        <w:t>133 lekë; Vërtetim të Drejtorisë Rajonale të Sigurimeve Shoqërore Gjirokastër me anë të së cilës vërtetohet se Blerta Çibuku për periudhën nga data 01.04.1995-30.08.1998 ka</w:t>
      </w:r>
      <w:r w:rsidRPr="000725D8">
        <w:rPr>
          <w:rFonts w:ascii="Times New Roman" w:eastAsia="Times New Roman" w:hAnsi="Times New Roman" w:cs="Times New Roman"/>
          <w:i/>
          <w:iCs/>
          <w:color w:val="000000"/>
          <w:sz w:val="20"/>
          <w:szCs w:val="20"/>
        </w:rPr>
        <w:t xml:space="preserve"> realizuar të ardhura  neto konkretisht; a) Në periudhën prill 1995-gusht 1995 të ardhura në shumën 50</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400 lekë; b) Në periudhën Janar 1996 –Dhjetor  1996 të ardhura në shumën 182</w:t>
      </w:r>
      <w:r>
        <w:rPr>
          <w:rFonts w:ascii="Times New Roman" w:eastAsia="Times New Roman" w:hAnsi="Times New Roman" w:cs="Times New Roman"/>
          <w:i/>
          <w:iCs/>
          <w:color w:val="000000"/>
          <w:sz w:val="20"/>
          <w:szCs w:val="20"/>
        </w:rPr>
        <w:t>.</w:t>
      </w:r>
      <w:r w:rsidRPr="000725D8">
        <w:rPr>
          <w:rFonts w:ascii="Times New Roman" w:eastAsia="Times New Roman" w:hAnsi="Times New Roman" w:cs="Times New Roman"/>
          <w:i/>
          <w:iCs/>
          <w:color w:val="000000"/>
          <w:sz w:val="20"/>
          <w:szCs w:val="20"/>
        </w:rPr>
        <w:t>000 lekë; c) Në periudhën Janar 1998 deri në korrrik 1998 të ardhura në shumën 155.300 lekë.</w:t>
      </w:r>
    </w:p>
  </w:footnote>
  <w:footnote w:id="18">
    <w:p w14:paraId="3F79059A" w14:textId="49569362" w:rsidR="00557B0F" w:rsidRPr="000725D8" w:rsidRDefault="00557B0F"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Procesverbal i datës 02.02.2015 bashkëlidhur shkresës nr. 3132/1 prot., datë 15.12.2020 të ILDKPKI.</w:t>
      </w:r>
    </w:p>
  </w:footnote>
  <w:footnote w:id="19">
    <w:p w14:paraId="65286D49" w14:textId="22A46749" w:rsidR="00557B0F" w:rsidRPr="000725D8" w:rsidRDefault="00557B0F"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Pyetja nr. 5 e pyetësorit nr. 1 të Komisionit.</w:t>
      </w:r>
    </w:p>
  </w:footnote>
  <w:footnote w:id="20">
    <w:p w14:paraId="30E83DD0" w14:textId="14B62253" w:rsidR="00557B0F" w:rsidRPr="000725D8" w:rsidRDefault="00557B0F" w:rsidP="00EF109B">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nr.8 e pyetësorit nr. 2 të Komisionit.</w:t>
      </w:r>
    </w:p>
  </w:footnote>
  <w:footnote w:id="21">
    <w:p w14:paraId="6A23FA46" w14:textId="621DC035" w:rsidR="00557B0F" w:rsidRPr="0005540D" w:rsidRDefault="00557B0F"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Komisioni i referohet llogaritjes së të ardhurave të personit të lidhur në Greqi për 143 ditë pune, sipas referencave të vitit 1994-1998, për minimumin jetik; </w:t>
      </w:r>
      <w:r w:rsidR="00DB24F5" w:rsidRPr="00223685">
        <w:rPr>
          <w:rFonts w:ascii="Times New Roman" w:hAnsi="Times New Roman"/>
          <w:i/>
          <w:sz w:val="20"/>
          <w:rPrChange w:id="214" w:author="Sokol Çomo" w:date="2025-05-02T08:44:00Z">
            <w:rPr>
              <w:rFonts w:ascii="Times New Roman" w:hAnsi="Times New Roman"/>
              <w:i/>
              <w:sz w:val="20"/>
              <w:highlight w:val="yellow"/>
            </w:rPr>
          </w:rPrChange>
        </w:rPr>
        <w:t>http://</w:t>
      </w:r>
      <w:del w:id="215" w:author="Sokol Çomo" w:date="2025-05-02T08:44:00Z">
        <w:r w:rsidR="00EE6805" w:rsidRPr="0005540D">
          <w:rPr>
            <w:rFonts w:ascii="Times New Roman" w:hAnsi="Times New Roman" w:cs="Times New Roman"/>
            <w:i/>
            <w:iCs/>
            <w:sz w:val="20"/>
            <w:szCs w:val="20"/>
            <w:highlight w:val="yellow"/>
          </w:rPr>
          <w:delText>ëëë</w:delText>
        </w:r>
      </w:del>
      <w:ins w:id="216" w:author="Sokol Çomo" w:date="2025-05-02T08:44:00Z">
        <w:r w:rsidR="00DB24F5" w:rsidRPr="00223685">
          <w:rPr>
            <w:rFonts w:ascii="Times New Roman" w:hAnsi="Times New Roman" w:cs="Times New Roman"/>
            <w:i/>
            <w:iCs/>
            <w:sz w:val="20"/>
            <w:szCs w:val="20"/>
          </w:rPr>
          <w:t>www</w:t>
        </w:r>
      </w:ins>
      <w:r w:rsidRPr="00223685">
        <w:rPr>
          <w:rFonts w:ascii="Times New Roman" w:hAnsi="Times New Roman"/>
          <w:i/>
          <w:sz w:val="20"/>
          <w:rPrChange w:id="217" w:author="Sokol Çomo" w:date="2025-05-02T08:44:00Z">
            <w:rPr>
              <w:rFonts w:ascii="Times New Roman" w:hAnsi="Times New Roman"/>
              <w:i/>
              <w:sz w:val="20"/>
              <w:highlight w:val="yellow"/>
            </w:rPr>
          </w:rPrChange>
        </w:rPr>
        <w:t>.statistics.gr/el/statistics/-/publication/SFA10/.</w:t>
      </w:r>
    </w:p>
  </w:footnote>
  <w:footnote w:id="22">
    <w:p w14:paraId="36DFC767" w14:textId="76EBEEED" w:rsidR="00557B0F" w:rsidRPr="0005540D" w:rsidRDefault="00557B0F" w:rsidP="0005540D">
      <w:pPr>
        <w:spacing w:before="0" w:after="0"/>
        <w:rPr>
          <w:rFonts w:ascii="Times New Roman" w:hAnsi="Times New Roman" w:cs="Times New Roman"/>
          <w:i/>
          <w:iCs/>
          <w:sz w:val="20"/>
          <w:szCs w:val="20"/>
        </w:rPr>
      </w:pPr>
      <w:r w:rsidRPr="0005540D">
        <w:rPr>
          <w:rStyle w:val="FootnoteReference"/>
          <w:rFonts w:ascii="Times New Roman" w:hAnsi="Times New Roman" w:cs="Times New Roman"/>
          <w:i/>
          <w:iCs/>
          <w:sz w:val="20"/>
          <w:szCs w:val="20"/>
        </w:rPr>
        <w:footnoteRef/>
      </w:r>
      <w:r w:rsidRPr="0005540D">
        <w:rPr>
          <w:rFonts w:ascii="Times New Roman" w:hAnsi="Times New Roman" w:cs="Times New Roman"/>
          <w:i/>
          <w:iCs/>
          <w:sz w:val="20"/>
          <w:szCs w:val="20"/>
        </w:rPr>
        <w:t xml:space="preserve"> Megjithëse subjekti në prapësimet e saj ka pretenduar kushtet e pamundësisë në sigurimin e informacionit dhe dokumentacionit justifikues ligjor për të ardhurat e bashkëshortit të saj nga puna në emigracion, Komisioni nuk vëren që të jenë bërë përpjekje në këtë drejtim.</w:t>
      </w:r>
    </w:p>
  </w:footnote>
  <w:footnote w:id="23">
    <w:p w14:paraId="20E203F2" w14:textId="6C963EA7" w:rsidR="00557B0F" w:rsidRPr="000725D8" w:rsidRDefault="00557B0F" w:rsidP="00074672">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SR i referohet vendimit nr. 479, datë 3.12.2021 të Komisionit për subjektin e rivlerësimit Arben Dosti.</w:t>
      </w:r>
    </w:p>
  </w:footnote>
  <w:footnote w:id="24">
    <w:p w14:paraId="738CF7D0" w14:textId="146A21A0" w:rsidR="00557B0F" w:rsidRPr="000725D8" w:rsidRDefault="00557B0F" w:rsidP="0007467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Shih paragrafët 22 dhe 23 të vendimit të Kolegjit të Posaçëm të Apelimit nr. 12/2018 (JR), datë 17.12.2018, paragrafët 20.11 deri 20.14 të vendimit të Kolegjit të Posaçëm të  Apelimit nr. 17/2018 (JR), datë 28.02.2019.</w:t>
      </w:r>
    </w:p>
  </w:footnote>
  <w:footnote w:id="25">
    <w:p w14:paraId="3E175449" w14:textId="77777777" w:rsidR="00557B0F" w:rsidRPr="000725D8" w:rsidRDefault="00557B0F" w:rsidP="00447E19">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Pyetja nr. 5 e pyetësorit nr. 1 të Komisionit.</w:t>
      </w:r>
    </w:p>
  </w:footnote>
  <w:footnote w:id="26">
    <w:p w14:paraId="34B35D8A" w14:textId="42A1BF28" w:rsidR="00557B0F" w:rsidRPr="000725D8" w:rsidRDefault="00557B0F" w:rsidP="00346E8C">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w:t>
      </w:r>
      <w:r w:rsidRPr="000725D8">
        <w:rPr>
          <w:rFonts w:ascii="Times New Roman" w:eastAsia="Times New Roman" w:hAnsi="Times New Roman" w:cs="Times New Roman"/>
          <w:i/>
          <w:iCs/>
          <w:color w:val="000000"/>
        </w:rPr>
        <w:t>Shkresa DPT nr. 7527/2 prot, datë 18.12.2020, shkresa nr.7533/2, datë 11.12.2020.</w:t>
      </w:r>
    </w:p>
  </w:footnote>
  <w:footnote w:id="27">
    <w:p w14:paraId="7E987259" w14:textId="3967C089" w:rsidR="00557B0F" w:rsidRPr="000725D8" w:rsidRDefault="00557B0F" w:rsidP="00346E8C">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Pasuri e llojit truall në vlerën 144.000 lekë dhe pasuri e llojit automjet “Mercedez Benz” me vlerë 1.400.000 lekë.</w:t>
      </w:r>
    </w:p>
  </w:footnote>
  <w:footnote w:id="28">
    <w:p w14:paraId="2920E5E6" w14:textId="18E0EF23" w:rsidR="00557B0F" w:rsidRPr="000725D8" w:rsidRDefault="00557B0F" w:rsidP="00346E8C">
      <w:pPr>
        <w:pStyle w:val="FootnoteText"/>
        <w:spacing w:before="0"/>
        <w:rPr>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Vërtetimi i datës 18.03.2020 nga Instituti i Sigurimeve Shoqërore, Arka Unike e të Punësuarve, Sektori i Zyrës së Ndërtimeve, Rafina, Greqi.</w:t>
      </w:r>
    </w:p>
  </w:footnote>
  <w:footnote w:id="29">
    <w:p w14:paraId="08F5E85E" w14:textId="77777777" w:rsidR="00557B0F" w:rsidRPr="000725D8" w:rsidRDefault="00557B0F" w:rsidP="00346E8C">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Shkresa e BKT-së me nr. 6085/1 prot., datë 23.12.2020, protokolluar në Komision me nr. 7545 prot., datë 29.12.2020.</w:t>
      </w:r>
    </w:p>
  </w:footnote>
  <w:footnote w:id="30">
    <w:p w14:paraId="7FAF30A1" w14:textId="77777777" w:rsidR="00557B0F" w:rsidRPr="000725D8" w:rsidRDefault="00557B0F" w:rsidP="00442BE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w:t>
      </w:r>
      <w:r w:rsidRPr="000725D8">
        <w:rPr>
          <w:rStyle w:val="FootnoteReference"/>
          <w:rFonts w:ascii="Times New Roman" w:eastAsia="Calibri" w:hAnsi="Times New Roman" w:cs="Times New Roman"/>
          <w:i/>
          <w:iCs/>
          <w:sz w:val="20"/>
          <w:szCs w:val="20"/>
          <w:vertAlign w:val="baseline"/>
        </w:rPr>
        <w:t>Pyetësor nr. 1 përgjigja e pyetjes nr.7</w:t>
      </w:r>
      <w:r w:rsidRPr="000725D8">
        <w:rPr>
          <w:rFonts w:ascii="Times New Roman" w:hAnsi="Times New Roman" w:cs="Times New Roman"/>
          <w:i/>
          <w:iCs/>
          <w:sz w:val="20"/>
          <w:szCs w:val="20"/>
        </w:rPr>
        <w:t>.</w:t>
      </w:r>
    </w:p>
  </w:footnote>
  <w:footnote w:id="31">
    <w:p w14:paraId="5BEC6621" w14:textId="4FCFCEFB" w:rsidR="00557B0F" w:rsidRPr="000725D8" w:rsidRDefault="00557B0F" w:rsidP="005E04B2">
      <w:pPr>
        <w:spacing w:before="0" w:after="0"/>
        <w:rPr>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Pyetësor nr. 2, përgjigjja e pyetjes nr. 10. </w:t>
      </w:r>
    </w:p>
  </w:footnote>
  <w:footnote w:id="32">
    <w:p w14:paraId="2B073CC6" w14:textId="2C6F1D45" w:rsidR="00557B0F" w:rsidRPr="000725D8" w:rsidRDefault="00557B0F" w:rsidP="005E04B2">
      <w:pPr>
        <w:spacing w:before="0" w:after="0"/>
        <w:rPr>
          <w:rFonts w:ascii="Times New Roman" w:hAnsi="Times New Roman" w:cs="Times New Roman"/>
          <w:i/>
          <w:iCs/>
          <w:sz w:val="20"/>
          <w:szCs w:val="20"/>
        </w:rPr>
      </w:pPr>
      <w:r w:rsidRPr="000725D8">
        <w:rPr>
          <w:rStyle w:val="FootnoteReference"/>
          <w:rFonts w:ascii="Times New Roman" w:hAnsi="Times New Roman" w:cs="Times New Roman"/>
          <w:i/>
          <w:iCs/>
          <w:sz w:val="20"/>
          <w:szCs w:val="20"/>
        </w:rPr>
        <w:footnoteRef/>
      </w:r>
      <w:r w:rsidRPr="000725D8">
        <w:rPr>
          <w:rFonts w:ascii="Times New Roman" w:hAnsi="Times New Roman" w:cs="Times New Roman"/>
          <w:i/>
          <w:iCs/>
          <w:sz w:val="20"/>
          <w:szCs w:val="20"/>
        </w:rPr>
        <w:t xml:space="preserve"> Shkresa ISSH nr.7533/2 prot., datë 11.12.2020.</w:t>
      </w:r>
    </w:p>
  </w:footnote>
  <w:footnote w:id="33">
    <w:p w14:paraId="4FB32FE7" w14:textId="17B6CA37" w:rsidR="00557B0F" w:rsidRPr="000725D8" w:rsidRDefault="00557B0F" w:rsidP="005E04B2">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Vërtetim i Drejtorisë Rajonale të Sigurimeve Shoqërore Gjirokastër, aneks 4/9 dosja ILDKPKI.</w:t>
      </w:r>
    </w:p>
  </w:footnote>
  <w:footnote w:id="34">
    <w:p w14:paraId="651AD25C" w14:textId="5ADE3E1F" w:rsidR="00557B0F" w:rsidRPr="000725D8" w:rsidRDefault="00557B0F" w:rsidP="008D49B5">
      <w:pPr>
        <w:spacing w:before="0" w:after="0"/>
        <w:rPr>
          <w:rFonts w:ascii="Times New Roman" w:hAnsi="Times New Roman" w:cs="Times New Roman"/>
          <w:i/>
          <w:iCs/>
          <w:sz w:val="20"/>
          <w:szCs w:val="20"/>
        </w:rPr>
      </w:pPr>
      <w:r w:rsidRPr="000725D8">
        <w:rPr>
          <w:rFonts w:ascii="Times New Roman" w:hAnsi="Times New Roman" w:cs="Times New Roman"/>
          <w:i/>
          <w:iCs/>
          <w:sz w:val="20"/>
          <w:szCs w:val="20"/>
        </w:rPr>
        <w:footnoteRef/>
      </w:r>
      <w:r w:rsidRPr="000725D8">
        <w:rPr>
          <w:rFonts w:ascii="Times New Roman" w:hAnsi="Times New Roman" w:cs="Times New Roman"/>
          <w:i/>
          <w:iCs/>
          <w:sz w:val="20"/>
          <w:szCs w:val="20"/>
        </w:rPr>
        <w:t xml:space="preserve"> Në mbështetje të prapësimeve subjekti ka depozituar deklaratat e bëra nga motrat e saj: deklaratë noteriale me nr. 3180 rep., nr.1433 kol., datë 10.9.2022; deklaratë noteriale me nr.3181 rep., nr. 1433 kol., datë 19.9.2022; deklaratë noteriale me nr. 919 rep., nr. 439 kol., datë 11.9.2022.</w:t>
      </w:r>
    </w:p>
  </w:footnote>
  <w:footnote w:id="35">
    <w:p w14:paraId="26C310B2" w14:textId="54657281" w:rsidR="00557B0F" w:rsidRPr="000725D8" w:rsidRDefault="00557B0F" w:rsidP="00F03A62">
      <w:pPr>
        <w:pStyle w:val="FootnoteText"/>
        <w:spacing w:before="0"/>
        <w:rPr>
          <w:rFonts w:ascii="Times New Roman" w:hAnsi="Times New Roman" w:cs="Times New Roman"/>
          <w:i/>
          <w:iCs/>
        </w:rPr>
      </w:pPr>
      <w:r w:rsidRPr="00C666E8">
        <w:rPr>
          <w:rFonts w:ascii="Times New Roman" w:hAnsi="Times New Roman" w:cs="Times New Roman"/>
          <w:i/>
          <w:iCs/>
        </w:rPr>
        <w:footnoteRef/>
      </w:r>
      <w:r w:rsidRPr="00C666E8">
        <w:rPr>
          <w:rFonts w:ascii="Times New Roman" w:hAnsi="Times New Roman" w:cs="Times New Roman"/>
          <w:i/>
          <w:iCs/>
        </w:rPr>
        <w:t xml:space="preserve"> Subjekti në mbështetje të argumenteve të saj për moskonsiderimin e babait si person tjetër i lidhur, i është referuar vendimit të Kolegjit nr. 14, datë 15.06.2021, duke pretenduar ekzistencën e jurisprudencës së ngjashme, të cilën Kolegji duhet ta mbajë në konsideratë edhe në rastin e saj. NJSHL vlerëson se argumentet e paraqitura nga subjekti lidhur me statusin ligjor të babait të saj në raport me procesin e rivlerësimit, konsiderohen si jorelevante, tërësisht jashtë kontekstit të rrethanave faktike të kësaj çështjeje</w:t>
      </w:r>
      <w:r w:rsidRPr="000725D8">
        <w:rPr>
          <w:rFonts w:ascii="Times New Roman" w:hAnsi="Times New Roman" w:cs="Times New Roman"/>
          <w:i/>
          <w:iCs/>
        </w:rPr>
        <w:t>.</w:t>
      </w:r>
    </w:p>
  </w:footnote>
  <w:footnote w:id="36">
    <w:p w14:paraId="7326FE05" w14:textId="6274E6A7" w:rsidR="00557B0F" w:rsidRPr="00535177" w:rsidRDefault="00557B0F" w:rsidP="00535177">
      <w:pPr>
        <w:pStyle w:val="FootnoteText"/>
        <w:spacing w:before="0"/>
        <w:rPr>
          <w:rFonts w:ascii="Times New Roman" w:hAnsi="Times New Roman" w:cs="Times New Roman"/>
          <w:i/>
          <w:iCs/>
          <w:lang w:val="en-US"/>
        </w:rPr>
      </w:pPr>
      <w:r w:rsidRPr="00535177">
        <w:rPr>
          <w:rStyle w:val="FootnoteReference"/>
          <w:rFonts w:ascii="Times New Roman" w:hAnsi="Times New Roman" w:cs="Times New Roman"/>
          <w:i/>
          <w:iCs/>
        </w:rPr>
        <w:footnoteRef/>
      </w:r>
      <w:r w:rsidRPr="00535177">
        <w:rPr>
          <w:rFonts w:ascii="Times New Roman" w:hAnsi="Times New Roman" w:cs="Times New Roman"/>
          <w:i/>
          <w:iCs/>
        </w:rPr>
        <w:t xml:space="preserve"> </w:t>
      </w:r>
      <w:r>
        <w:rPr>
          <w:rFonts w:ascii="Times New Roman" w:hAnsi="Times New Roman" w:cs="Times New Roman"/>
          <w:i/>
          <w:iCs/>
          <w:lang w:val="en-US"/>
        </w:rPr>
        <w:t>Depozita e maturuar.</w:t>
      </w:r>
    </w:p>
  </w:footnote>
  <w:footnote w:id="37">
    <w:p w14:paraId="0E465498" w14:textId="01055D21" w:rsidR="00557B0F" w:rsidRPr="00D02BA0" w:rsidRDefault="00557B0F" w:rsidP="00D02BA0">
      <w:pPr>
        <w:pStyle w:val="FootnoteText"/>
        <w:spacing w:before="0"/>
        <w:rPr>
          <w:rFonts w:ascii="Times New Roman" w:hAnsi="Times New Roman" w:cs="Times New Roman"/>
          <w:i/>
          <w:iCs/>
          <w:lang w:val="en-US"/>
        </w:rPr>
      </w:pPr>
      <w:ins w:id="244" w:author="Sokol Çomo" w:date="2025-05-02T08:44:00Z">
        <w:r>
          <w:rPr>
            <w:rStyle w:val="FootnoteReference"/>
          </w:rPr>
          <w:footnoteRef/>
        </w:r>
        <w:r>
          <w:t xml:space="preserve"> </w:t>
        </w:r>
        <w:r w:rsidRPr="00D02BA0">
          <w:rPr>
            <w:rFonts w:ascii="Times New Roman" w:hAnsi="Times New Roman" w:cs="Times New Roman"/>
            <w:i/>
            <w:iCs/>
          </w:rPr>
          <w:t>Subjekti i rivler</w:t>
        </w:r>
        <w:r>
          <w:rPr>
            <w:rFonts w:ascii="Times New Roman" w:hAnsi="Times New Roman" w:cs="Times New Roman"/>
            <w:i/>
            <w:iCs/>
          </w:rPr>
          <w:t>ë</w:t>
        </w:r>
        <w:r w:rsidRPr="00D02BA0">
          <w:rPr>
            <w:rFonts w:ascii="Times New Roman" w:hAnsi="Times New Roman" w:cs="Times New Roman"/>
            <w:i/>
            <w:iCs/>
          </w:rPr>
          <w:t>simit i</w:t>
        </w:r>
        <w:r>
          <w:rPr>
            <w:rFonts w:ascii="Times New Roman" w:hAnsi="Times New Roman" w:cs="Times New Roman"/>
            <w:i/>
            <w:iCs/>
          </w:rPr>
          <w:t xml:space="preserve"> </w:t>
        </w:r>
        <w:r w:rsidRPr="00D02BA0">
          <w:rPr>
            <w:rFonts w:ascii="Times New Roman" w:hAnsi="Times New Roman" w:cs="Times New Roman"/>
            <w:i/>
            <w:iCs/>
          </w:rPr>
          <w:t>ka deklaruar n</w:t>
        </w:r>
        <w:r>
          <w:rPr>
            <w:rFonts w:ascii="Times New Roman" w:hAnsi="Times New Roman" w:cs="Times New Roman"/>
            <w:i/>
            <w:iCs/>
          </w:rPr>
          <w:t>ë</w:t>
        </w:r>
        <w:r w:rsidRPr="00D02BA0">
          <w:rPr>
            <w:rFonts w:ascii="Times New Roman" w:hAnsi="Times New Roman" w:cs="Times New Roman"/>
            <w:i/>
            <w:iCs/>
          </w:rPr>
          <w:t xml:space="preserve"> rubrik</w:t>
        </w:r>
        <w:r>
          <w:rPr>
            <w:rFonts w:ascii="Times New Roman" w:hAnsi="Times New Roman" w:cs="Times New Roman"/>
            <w:i/>
            <w:iCs/>
          </w:rPr>
          <w:t>ë</w:t>
        </w:r>
        <w:r w:rsidRPr="00D02BA0">
          <w:rPr>
            <w:rFonts w:ascii="Times New Roman" w:hAnsi="Times New Roman" w:cs="Times New Roman"/>
            <w:i/>
            <w:iCs/>
          </w:rPr>
          <w:t xml:space="preserve">n </w:t>
        </w:r>
        <w:r>
          <w:rPr>
            <w:rFonts w:ascii="Times New Roman" w:hAnsi="Times New Roman" w:cs="Times New Roman"/>
            <w:i/>
            <w:iCs/>
          </w:rPr>
          <w:t>a</w:t>
        </w:r>
        <w:r w:rsidRPr="00D02BA0">
          <w:rPr>
            <w:rFonts w:ascii="Times New Roman" w:hAnsi="Times New Roman" w:cs="Times New Roman"/>
            <w:i/>
            <w:iCs/>
          </w:rPr>
          <w:t>ngazhime dhe veprimtari private dhe/ose publike dhe t</w:t>
        </w:r>
        <w:r>
          <w:rPr>
            <w:rFonts w:ascii="Times New Roman" w:hAnsi="Times New Roman" w:cs="Times New Roman"/>
            <w:i/>
            <w:iCs/>
          </w:rPr>
          <w:t>ë</w:t>
        </w:r>
        <w:r w:rsidRPr="00D02BA0">
          <w:rPr>
            <w:rFonts w:ascii="Times New Roman" w:hAnsi="Times New Roman" w:cs="Times New Roman"/>
            <w:i/>
            <w:iCs/>
          </w:rPr>
          <w:t xml:space="preserve"> ardhurat e krijuara prej tyre</w:t>
        </w:r>
        <w:r>
          <w:rPr>
            <w:rFonts w:ascii="Times New Roman" w:hAnsi="Times New Roman" w:cs="Times New Roman"/>
            <w:i/>
            <w:iCs/>
          </w:rPr>
          <w:t>, ndërsa personi i lidhur, bashkëshorti i saj, i ka deklaruar në rubrikën deklarimi i pasurive, “ Llogari pranë BKT( depozitë me afat 6 muaj” burimi i krijimit nga kursimet e akumuluara , nga babai i bashkëshortes pas vdekjes dhe nga interesat bankare”.</w:t>
        </w:r>
      </w:ins>
    </w:p>
  </w:footnote>
  <w:footnote w:id="38">
    <w:p w14:paraId="2A003E14" w14:textId="381292D6" w:rsidR="00557B0F" w:rsidRPr="00A87442" w:rsidRDefault="00557B0F" w:rsidP="00A87442">
      <w:pPr>
        <w:pStyle w:val="ListParagraph"/>
        <w:tabs>
          <w:tab w:val="left" w:pos="0"/>
          <w:tab w:val="left" w:pos="270"/>
        </w:tabs>
        <w:spacing w:before="0" w:after="0"/>
        <w:ind w:left="0"/>
        <w:rPr>
          <w:rFonts w:ascii="Times New Roman" w:eastAsia="Times New Roman" w:hAnsi="Times New Roman" w:cs="Times New Roman"/>
          <w:i/>
          <w:iCs/>
          <w:sz w:val="20"/>
          <w:szCs w:val="20"/>
        </w:rPr>
      </w:pPr>
      <w:ins w:id="338" w:author="Sokol Çomo" w:date="2025-05-02T08:44:00Z">
        <w:r w:rsidRPr="00A87442">
          <w:rPr>
            <w:rStyle w:val="FootnoteReference"/>
            <w:rFonts w:ascii="Times New Roman" w:hAnsi="Times New Roman" w:cs="Times New Roman"/>
            <w:i/>
            <w:iCs/>
            <w:sz w:val="20"/>
            <w:szCs w:val="20"/>
          </w:rPr>
          <w:footnoteRef/>
        </w:r>
        <w:r w:rsidRPr="00A87442">
          <w:rPr>
            <w:rFonts w:ascii="Times New Roman" w:hAnsi="Times New Roman" w:cs="Times New Roman"/>
            <w:i/>
            <w:iCs/>
            <w:sz w:val="20"/>
            <w:szCs w:val="20"/>
          </w:rPr>
          <w:t xml:space="preserve"> ASHK, Drejtoria Vendore Rurale 1</w:t>
        </w:r>
        <w:r w:rsidRPr="00A87442">
          <w:rPr>
            <w:rStyle w:val="FootnoteReference"/>
            <w:rFonts w:ascii="Times New Roman" w:hAnsi="Times New Roman" w:cs="Times New Roman"/>
            <w:i/>
            <w:iCs/>
            <w:sz w:val="20"/>
            <w:szCs w:val="20"/>
          </w:rPr>
          <w:footnoteRef/>
        </w:r>
        <w:r w:rsidRPr="00A87442">
          <w:rPr>
            <w:rFonts w:ascii="Times New Roman" w:hAnsi="Times New Roman" w:cs="Times New Roman"/>
            <w:i/>
            <w:iCs/>
            <w:sz w:val="20"/>
            <w:szCs w:val="20"/>
          </w:rPr>
          <w:t>, informon se në emër të znj. Barie Çibuku, nënës së subjektit, figuron e regjistruar pasuria me nr. 106/61+1-25, vol. 39, faqe 212, z.k 3292. Nga verifikimi i dokumentacionit të dërguar lidhur me këtë pasuri rezulton se nëpërmjet kontratës së shitjes me nr.1242 rep., nr.287 kol., datë 15.10.2012 nëna e subjektit të rivlerësimit, Barie Çibuku, ka blerë nga shoqëria “Edmeli” SHPK, pasurinë e llojit “apartament” me sipërfaqe të shfrytëzueshme 95 m</w:t>
        </w:r>
        <w:r w:rsidRPr="00A87442">
          <w:rPr>
            <w:rFonts w:ascii="Times New Roman" w:hAnsi="Times New Roman" w:cs="Times New Roman"/>
            <w:i/>
            <w:iCs/>
            <w:sz w:val="20"/>
            <w:szCs w:val="20"/>
            <w:vertAlign w:val="superscript"/>
          </w:rPr>
          <w:t>2</w:t>
        </w:r>
        <w:r w:rsidRPr="00A87442">
          <w:rPr>
            <w:rFonts w:ascii="Times New Roman" w:hAnsi="Times New Roman" w:cs="Times New Roman"/>
            <w:i/>
            <w:iCs/>
            <w:sz w:val="20"/>
            <w:szCs w:val="20"/>
          </w:rPr>
          <w:t xml:space="preserve"> në Selitë, Tiranë, me çmim 7.300.000 lekë Në referim të kësaj kontrate shitësi ka deklaruar se ka marrë nga blerësja vlerën e shitjes, me këste jashtë, zyrës noteriale dhe se janë shlyer totalisht midis tyre gjatë fazës së ndërtimit deri në përfundimin e plotë të godinës.</w:t>
        </w:r>
      </w:ins>
    </w:p>
  </w:footnote>
  <w:footnote w:id="39">
    <w:p w14:paraId="47DD6A79" w14:textId="05C6668E" w:rsidR="00557B0F" w:rsidRPr="000725D8" w:rsidRDefault="00557B0F" w:rsidP="004B7030">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“Tirana Bank” me nr. 20656 prot., datë 11.12.2020, protokolluar në Komision me nr. 7545/18 prot., datë 17.12.2020.</w:t>
      </w:r>
    </w:p>
  </w:footnote>
  <w:footnote w:id="40">
    <w:p w14:paraId="4E62665D" w14:textId="33E768E6" w:rsidR="00557B0F" w:rsidRPr="000725D8" w:rsidRDefault="00557B0F" w:rsidP="004B7030">
      <w:pPr>
        <w:pStyle w:val="FootnoteText"/>
        <w:spacing w:before="0"/>
        <w:rPr>
          <w:rFonts w:ascii="Times New Roman" w:hAnsi="Times New Roman" w:cs="Times New Roman"/>
        </w:rPr>
      </w:pPr>
      <w:r w:rsidRPr="000725D8">
        <w:rPr>
          <w:rStyle w:val="FootnoteReference"/>
          <w:rFonts w:ascii="Times New Roman" w:hAnsi="Times New Roman" w:cs="Times New Roman"/>
        </w:rPr>
        <w:footnoteRef/>
      </w:r>
      <w:r w:rsidRPr="000725D8">
        <w:rPr>
          <w:rFonts w:ascii="Times New Roman" w:hAnsi="Times New Roman" w:cs="Times New Roman"/>
        </w:rPr>
        <w:t xml:space="preserve"> </w:t>
      </w:r>
      <w:r w:rsidRPr="000725D8">
        <w:rPr>
          <w:rFonts w:ascii="Times New Roman" w:hAnsi="Times New Roman" w:cs="Times New Roman"/>
          <w:i/>
          <w:iCs/>
        </w:rPr>
        <w:t>Pyetja nr. 18 e pyetësorit nr. 1 të Komisionit.</w:t>
      </w:r>
    </w:p>
  </w:footnote>
  <w:footnote w:id="41">
    <w:p w14:paraId="5277B1A7" w14:textId="77777777" w:rsidR="00970551" w:rsidRPr="000725D8" w:rsidRDefault="00970551" w:rsidP="00016F64">
      <w:pPr>
        <w:pStyle w:val="FootnoteText"/>
        <w:spacing w:before="0"/>
        <w:rPr>
          <w:rFonts w:ascii="Times New Roman" w:hAnsi="Times New Roman" w:cs="Times New Roman"/>
          <w:i/>
          <w:iCs/>
        </w:rPr>
      </w:pPr>
      <w:del w:id="353" w:author="Sokol Çomo" w:date="2025-05-02T08:44:00Z">
        <w:r w:rsidRPr="000725D8">
          <w:rPr>
            <w:rStyle w:val="FootnoteReference"/>
            <w:rFonts w:ascii="Times New Roman" w:hAnsi="Times New Roman" w:cs="Times New Roman"/>
            <w:i/>
            <w:iCs/>
          </w:rPr>
          <w:footnoteRef/>
        </w:r>
        <w:r w:rsidRPr="000725D8">
          <w:rPr>
            <w:rFonts w:ascii="Times New Roman" w:hAnsi="Times New Roman" w:cs="Times New Roman"/>
            <w:i/>
            <w:iCs/>
          </w:rPr>
          <w:delText xml:space="preserve"> Shkresa e ASHK-së, Drejtoria Vendore Tirana Rurale 1, me nr. </w:delText>
        </w:r>
        <w:r w:rsidR="00C31722">
          <w:rPr>
            <w:rFonts w:ascii="Times New Roman" w:hAnsi="Times New Roman" w:cs="Times New Roman"/>
            <w:i/>
            <w:iCs/>
          </w:rPr>
          <w:delText>637/1</w:delText>
        </w:r>
        <w:r w:rsidRPr="000725D8">
          <w:rPr>
            <w:rFonts w:ascii="Times New Roman" w:hAnsi="Times New Roman" w:cs="Times New Roman"/>
            <w:i/>
            <w:iCs/>
          </w:rPr>
          <w:delText xml:space="preserve"> prot., datë 1.2.2021</w:delText>
        </w:r>
        <w:r w:rsidR="00C31722">
          <w:rPr>
            <w:rFonts w:ascii="Times New Roman" w:hAnsi="Times New Roman" w:cs="Times New Roman"/>
            <w:i/>
            <w:iCs/>
          </w:rPr>
          <w:delText>.</w:delText>
        </w:r>
      </w:del>
    </w:p>
  </w:footnote>
  <w:footnote w:id="42">
    <w:p w14:paraId="3E76E9E4" w14:textId="24E993DE" w:rsidR="00557B0F" w:rsidRPr="000725D8" w:rsidRDefault="00557B0F" w:rsidP="00016F64">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Përgjigje e pyetjes 20 të pyetësorit  nr. 2 të Komisionit. </w:t>
      </w:r>
    </w:p>
  </w:footnote>
  <w:footnote w:id="43">
    <w:p w14:paraId="53A355A7" w14:textId="2FBA1C98" w:rsidR="00557B0F" w:rsidRPr="000725D8" w:rsidRDefault="00557B0F" w:rsidP="00016F64">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BKT me nr. </w:t>
      </w:r>
      <w:r>
        <w:rPr>
          <w:rFonts w:ascii="Times New Roman" w:hAnsi="Times New Roman" w:cs="Times New Roman"/>
          <w:i/>
          <w:iCs/>
        </w:rPr>
        <w:t>6085/1</w:t>
      </w:r>
      <w:r w:rsidRPr="000725D8">
        <w:rPr>
          <w:rFonts w:ascii="Times New Roman" w:hAnsi="Times New Roman" w:cs="Times New Roman"/>
          <w:i/>
          <w:iCs/>
        </w:rPr>
        <w:t xml:space="preserve"> prot., datë 23.12.2020</w:t>
      </w:r>
      <w:r>
        <w:rPr>
          <w:rFonts w:ascii="Times New Roman" w:hAnsi="Times New Roman" w:cs="Times New Roman"/>
          <w:i/>
          <w:iCs/>
        </w:rPr>
        <w:t>.</w:t>
      </w:r>
    </w:p>
  </w:footnote>
  <w:footnote w:id="44">
    <w:p w14:paraId="309894E1" w14:textId="74B651C8" w:rsidR="00557B0F" w:rsidRPr="000725D8" w:rsidRDefault="00557B0F" w:rsidP="00A8744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Pagesa për kontratën me numër 174375-1 me përshkrimin “Likuidim ujë”; pagesë për kontratën numër 1677488296 me përshkrimin “Albtelecom”; dhe pagesë për kontratën numër TR10030347187679 me përshkrimin “CEZ”.</w:t>
      </w:r>
    </w:p>
  </w:footnote>
  <w:footnote w:id="45">
    <w:p w14:paraId="49AF44AB" w14:textId="5B100F49" w:rsidR="00557B0F" w:rsidRPr="000725D8" w:rsidRDefault="00557B0F" w:rsidP="00A87442">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OSHEE-së me nr. 8533/3 prot., datë 4.2.2022</w:t>
      </w:r>
      <w:r>
        <w:rPr>
          <w:rFonts w:ascii="Times New Roman" w:hAnsi="Times New Roman" w:cs="Times New Roman"/>
          <w:i/>
          <w:iCs/>
        </w:rPr>
        <w:t>.</w:t>
      </w:r>
    </w:p>
  </w:footnote>
  <w:footnote w:id="46">
    <w:p w14:paraId="0D69F4F1" w14:textId="0B380CBF" w:rsidR="00557B0F" w:rsidRPr="000725D8" w:rsidRDefault="00557B0F" w:rsidP="00A87442">
      <w:pPr>
        <w:pStyle w:val="FootnoteText"/>
        <w:spacing w:before="0"/>
        <w:rPr>
          <w:rFonts w:ascii="Times New Roman" w:hAnsi="Times New Roman" w:cs="Times New Roman"/>
          <w:i/>
          <w:iCs/>
        </w:rPr>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Referuar dokumenteve të dërguara nga OSHEE: Librezë energjie elektrike; certifikatë për vërtetim pronësie dhe (praktikën shkresore të mbajtur për ndryshimin e abonentit</w:t>
      </w:r>
      <w:r>
        <w:rPr>
          <w:rFonts w:ascii="Times New Roman" w:hAnsi="Times New Roman" w:cs="Times New Roman"/>
          <w:i/>
          <w:iCs/>
        </w:rPr>
        <w:t>)</w:t>
      </w:r>
      <w:r w:rsidRPr="000725D8">
        <w:rPr>
          <w:rFonts w:ascii="Times New Roman" w:hAnsi="Times New Roman" w:cs="Times New Roman"/>
          <w:i/>
          <w:iCs/>
        </w:rPr>
        <w:t>.</w:t>
      </w:r>
    </w:p>
  </w:footnote>
  <w:footnote w:id="47">
    <w:p w14:paraId="46B10D80" w14:textId="183F3D86" w:rsidR="00557B0F" w:rsidRPr="000725D8" w:rsidRDefault="00557B0F" w:rsidP="00A87442">
      <w:pPr>
        <w:pStyle w:val="FootnoteText"/>
        <w:spacing w:before="0"/>
      </w:pPr>
      <w:r w:rsidRPr="000725D8">
        <w:rPr>
          <w:rStyle w:val="FootnoteReference"/>
          <w:rFonts w:ascii="Times New Roman" w:hAnsi="Times New Roman" w:cs="Times New Roman"/>
          <w:i/>
          <w:iCs/>
        </w:rPr>
        <w:footnoteRef/>
      </w:r>
      <w:r w:rsidRPr="000725D8">
        <w:rPr>
          <w:rFonts w:ascii="Times New Roman" w:hAnsi="Times New Roman" w:cs="Times New Roman"/>
          <w:i/>
          <w:iCs/>
        </w:rPr>
        <w:t xml:space="preserve"> Shkresa e UKT-së me nr.132/1 prot., datë 04.02.2022</w:t>
      </w:r>
      <w:r>
        <w:rPr>
          <w:rFonts w:ascii="Times New Roman" w:hAnsi="Times New Roman" w:cs="Times New Roman"/>
          <w:i/>
          <w:iCs/>
        </w:rPr>
        <w:t>.</w:t>
      </w:r>
    </w:p>
  </w:footnote>
  <w:footnote w:id="48">
    <w:p w14:paraId="24060E43" w14:textId="77777777" w:rsidR="00557B0F" w:rsidRPr="005E3C53" w:rsidRDefault="00557B0F" w:rsidP="003C1965">
      <w:pPr>
        <w:pStyle w:val="FootnoteText"/>
        <w:spacing w:before="0"/>
        <w:rPr>
          <w:rFonts w:ascii="Times New Roman" w:hAnsi="Times New Roman" w:cs="Times New Roman"/>
          <w:i/>
          <w:iCs/>
          <w:lang w:val="it-IT"/>
        </w:rPr>
      </w:pPr>
      <w:r w:rsidRPr="00C262B7">
        <w:rPr>
          <w:rStyle w:val="FootnoteReference"/>
          <w:rFonts w:ascii="Times New Roman" w:hAnsi="Times New Roman" w:cs="Times New Roman"/>
          <w:i/>
          <w:iCs/>
        </w:rPr>
        <w:footnoteRef/>
      </w:r>
      <w:r w:rsidRPr="00C262B7">
        <w:rPr>
          <w:rFonts w:ascii="Times New Roman" w:hAnsi="Times New Roman" w:cs="Times New Roman"/>
          <w:i/>
          <w:iCs/>
        </w:rPr>
        <w:t xml:space="preserve"> Referuar tabelës përmbledhëse financiare, aneksi 1, pjesë e vendimit të Komisionit.</w:t>
      </w:r>
    </w:p>
  </w:footnote>
  <w:footnote w:id="49">
    <w:p w14:paraId="3333B354" w14:textId="2123ECAB" w:rsidR="00557B0F" w:rsidRPr="005F5C94" w:rsidRDefault="00557B0F" w:rsidP="005F5C94">
      <w:pPr>
        <w:spacing w:before="0" w:after="0"/>
        <w:rPr>
          <w:rFonts w:ascii="Times New Roman" w:hAnsi="Times New Roman" w:cs="Times New Roman"/>
          <w:i/>
          <w:iCs/>
          <w:sz w:val="20"/>
          <w:szCs w:val="20"/>
        </w:rPr>
      </w:pPr>
      <w:r w:rsidRPr="00F02F08">
        <w:rPr>
          <w:rStyle w:val="FootnoteReference"/>
          <w:rFonts w:ascii="Times New Roman" w:hAnsi="Times New Roman" w:cs="Times New Roman"/>
          <w:i/>
          <w:iCs/>
          <w:sz w:val="20"/>
          <w:szCs w:val="20"/>
        </w:rPr>
        <w:footnoteRef/>
      </w:r>
      <w:r w:rsidRPr="00F02F08">
        <w:t xml:space="preserve"> </w:t>
      </w:r>
      <w:r w:rsidRPr="005F5C94">
        <w:rPr>
          <w:rFonts w:ascii="Times New Roman" w:hAnsi="Times New Roman" w:cs="Times New Roman"/>
          <w:i/>
          <w:iCs/>
          <w:sz w:val="20"/>
          <w:szCs w:val="20"/>
        </w:rPr>
        <w:t>Objekt deklarimi bazuar në ligjin nr. 9049/2003</w:t>
      </w:r>
      <w:r>
        <w:rPr>
          <w:rFonts w:ascii="Times New Roman" w:hAnsi="Times New Roman" w:cs="Times New Roman"/>
          <w:i/>
          <w:iCs/>
          <w:sz w:val="20"/>
          <w:szCs w:val="20"/>
        </w:rPr>
        <w:t>,</w:t>
      </w:r>
      <w:r w:rsidRPr="005F5C94">
        <w:rPr>
          <w:rFonts w:ascii="Times New Roman" w:hAnsi="Times New Roman" w:cs="Times New Roman"/>
          <w:i/>
          <w:iCs/>
          <w:sz w:val="20"/>
          <w:szCs w:val="20"/>
        </w:rPr>
        <w:t xml:space="preserve"> </w:t>
      </w:r>
      <w:r>
        <w:rPr>
          <w:rFonts w:ascii="Times New Roman" w:hAnsi="Times New Roman" w:cs="Times New Roman"/>
          <w:i/>
          <w:iCs/>
          <w:sz w:val="20"/>
          <w:szCs w:val="20"/>
        </w:rPr>
        <w:t>i</w:t>
      </w:r>
      <w:r w:rsidRPr="005F5C94">
        <w:rPr>
          <w:rFonts w:ascii="Times New Roman" w:hAnsi="Times New Roman" w:cs="Times New Roman"/>
          <w:i/>
          <w:iCs/>
          <w:sz w:val="20"/>
          <w:szCs w:val="20"/>
        </w:rPr>
        <w:t xml:space="preserve"> ndryshuar, subjektet deklaruese brenda datës 31 mars të çdo viti deklarojnë gjendjen deri me 31 dhjetor të vitit paraardhës të (pika d) vlerës së likuiditeteve, gjendje cash jashtë sistemit bankar, në llogari rrjedhëse, në depozitë, në bono thesari dhe në huadhënie, në lekë ose në valutë të huaj</w:t>
      </w:r>
      <w:r>
        <w:rPr>
          <w:rFonts w:ascii="Times New Roman" w:hAnsi="Times New Roman" w:cs="Times New Roman"/>
          <w:i/>
          <w:iCs/>
          <w:sz w:val="20"/>
          <w:szCs w:val="20"/>
        </w:rPr>
        <w:t>.</w:t>
      </w:r>
    </w:p>
  </w:footnote>
  <w:footnote w:id="50">
    <w:p w14:paraId="18DD9103" w14:textId="4C3C8F9A" w:rsidR="00557B0F" w:rsidRPr="00F02F08" w:rsidRDefault="00557B0F" w:rsidP="005F5C94">
      <w:pPr>
        <w:spacing w:before="0" w:after="0"/>
        <w:rPr>
          <w:lang w:val="en-US"/>
        </w:rPr>
      </w:pPr>
      <w:r w:rsidRPr="005F5C94">
        <w:rPr>
          <w:rStyle w:val="FootnoteReference"/>
          <w:rFonts w:ascii="Times New Roman" w:hAnsi="Times New Roman" w:cs="Times New Roman"/>
          <w:i/>
          <w:iCs/>
          <w:sz w:val="20"/>
          <w:szCs w:val="20"/>
        </w:rPr>
        <w:footnoteRef/>
      </w:r>
      <w:r w:rsidRPr="005F5C94">
        <w:rPr>
          <w:rFonts w:ascii="Times New Roman" w:hAnsi="Times New Roman" w:cs="Times New Roman"/>
          <w:i/>
          <w:iCs/>
          <w:sz w:val="20"/>
          <w:szCs w:val="20"/>
        </w:rPr>
        <w:t xml:space="preserve"> </w:t>
      </w:r>
      <w:r>
        <w:rPr>
          <w:rFonts w:ascii="Times New Roman" w:hAnsi="Times New Roman" w:cs="Times New Roman"/>
          <w:i/>
          <w:iCs/>
          <w:sz w:val="20"/>
          <w:szCs w:val="20"/>
        </w:rPr>
        <w:t xml:space="preserve">Në lidhje me pasqyrimin e </w:t>
      </w:r>
      <w:r w:rsidRPr="005F5C94">
        <w:rPr>
          <w:rFonts w:ascii="Times New Roman" w:hAnsi="Times New Roman" w:cs="Times New Roman"/>
          <w:i/>
          <w:iCs/>
          <w:sz w:val="20"/>
          <w:szCs w:val="20"/>
        </w:rPr>
        <w:t>gjendj</w:t>
      </w:r>
      <w:r>
        <w:rPr>
          <w:rFonts w:ascii="Times New Roman" w:hAnsi="Times New Roman" w:cs="Times New Roman"/>
          <w:i/>
          <w:iCs/>
          <w:sz w:val="20"/>
          <w:szCs w:val="20"/>
        </w:rPr>
        <w:t>es së</w:t>
      </w:r>
      <w:r w:rsidRPr="005F5C94">
        <w:rPr>
          <w:rFonts w:ascii="Times New Roman" w:hAnsi="Times New Roman" w:cs="Times New Roman"/>
          <w:i/>
          <w:iCs/>
          <w:sz w:val="20"/>
          <w:szCs w:val="20"/>
        </w:rPr>
        <w:t xml:space="preserve"> likuiditetit në llogarinë bankare të subjektit dhe bashkëshortit të sa</w:t>
      </w:r>
      <w:r>
        <w:rPr>
          <w:rFonts w:ascii="Times New Roman" w:hAnsi="Times New Roman" w:cs="Times New Roman"/>
          <w:i/>
          <w:iCs/>
          <w:sz w:val="20"/>
          <w:szCs w:val="20"/>
        </w:rPr>
        <w:t>j si dhe deklarimin e tyre për vitet 2004-2006 lutem referojuni relacionit të këshilltarit ekonomik.</w:t>
      </w:r>
    </w:p>
  </w:footnote>
  <w:footnote w:id="51">
    <w:p w14:paraId="26A678C8" w14:textId="68464EC7" w:rsidR="00557B0F" w:rsidRPr="00F02F08" w:rsidRDefault="00557B0F" w:rsidP="00F02F08">
      <w:pPr>
        <w:spacing w:before="0" w:after="0"/>
        <w:rPr>
          <w:rFonts w:ascii="Times New Roman" w:hAnsi="Times New Roman" w:cs="Times New Roman"/>
          <w:i/>
          <w:iCs/>
          <w:sz w:val="20"/>
          <w:szCs w:val="20"/>
        </w:rPr>
      </w:pPr>
      <w:r w:rsidRPr="00F02F08">
        <w:rPr>
          <w:rStyle w:val="FootnoteReference"/>
          <w:rFonts w:ascii="Times New Roman" w:hAnsi="Times New Roman" w:cs="Times New Roman"/>
          <w:i/>
          <w:iCs/>
          <w:sz w:val="20"/>
          <w:szCs w:val="20"/>
        </w:rPr>
        <w:footnoteRef/>
      </w:r>
      <w:r w:rsidRPr="00F02F08">
        <w:rPr>
          <w:rFonts w:ascii="Times New Roman" w:hAnsi="Times New Roman" w:cs="Times New Roman"/>
          <w:i/>
          <w:iCs/>
          <w:sz w:val="20"/>
          <w:szCs w:val="20"/>
        </w:rPr>
        <w:t xml:space="preserve"> Për të ardhurat deri në vitin 2003 të cilat janë konsideruara si të përdorura për pasurinë apartament banimi në Gjirokastër, analiza ligjore është bërë në trajtimin e kësaj pasurie më lart në këtë relacion. </w:t>
      </w:r>
    </w:p>
  </w:footnote>
  <w:footnote w:id="52">
    <w:p w14:paraId="514F4AE4" w14:textId="06E03354" w:rsidR="00557B0F" w:rsidRPr="000725D8" w:rsidRDefault="00557B0F" w:rsidP="00F02F08">
      <w:pPr>
        <w:spacing w:before="0" w:after="0"/>
      </w:pPr>
      <w:r w:rsidRPr="00F02F08">
        <w:rPr>
          <w:rStyle w:val="FootnoteReference"/>
          <w:rFonts w:ascii="Times New Roman" w:hAnsi="Times New Roman" w:cs="Times New Roman"/>
          <w:i/>
          <w:iCs/>
          <w:sz w:val="20"/>
          <w:szCs w:val="20"/>
        </w:rPr>
        <w:footnoteRef/>
      </w:r>
      <w:r w:rsidRPr="00F02F08">
        <w:rPr>
          <w:rFonts w:ascii="Times New Roman" w:hAnsi="Times New Roman" w:cs="Times New Roman"/>
          <w:i/>
          <w:iCs/>
          <w:sz w:val="20"/>
          <w:szCs w:val="20"/>
        </w:rPr>
        <w:t xml:space="preserve"> Përveç tërheqjes nga subjekti </w:t>
      </w:r>
      <w:del w:id="418" w:author="Sokol Çomo" w:date="2025-05-02T08:44:00Z">
        <w:r w:rsidR="00237B33" w:rsidRPr="00F02F08">
          <w:rPr>
            <w:rFonts w:ascii="Times New Roman" w:hAnsi="Times New Roman" w:cs="Times New Roman"/>
            <w:i/>
            <w:iCs/>
            <w:sz w:val="20"/>
            <w:szCs w:val="20"/>
          </w:rPr>
          <w:delText>s</w:delText>
        </w:r>
        <w:r w:rsidR="00EE48AD" w:rsidRPr="00F02F08">
          <w:rPr>
            <w:rFonts w:ascii="Times New Roman" w:hAnsi="Times New Roman" w:cs="Times New Roman"/>
            <w:i/>
            <w:iCs/>
            <w:sz w:val="20"/>
            <w:szCs w:val="20"/>
          </w:rPr>
          <w:delText>ë</w:delText>
        </w:r>
      </w:del>
      <w:ins w:id="419" w:author="Sokol Çomo" w:date="2025-05-02T08:44:00Z">
        <w:r w:rsidR="00723843">
          <w:rPr>
            <w:rFonts w:ascii="Times New Roman" w:hAnsi="Times New Roman" w:cs="Times New Roman"/>
            <w:i/>
            <w:iCs/>
            <w:sz w:val="20"/>
            <w:szCs w:val="20"/>
          </w:rPr>
          <w:t>t</w:t>
        </w:r>
        <w:r w:rsidRPr="00F02F08">
          <w:rPr>
            <w:rFonts w:ascii="Times New Roman" w:hAnsi="Times New Roman" w:cs="Times New Roman"/>
            <w:i/>
            <w:iCs/>
            <w:sz w:val="20"/>
            <w:szCs w:val="20"/>
          </w:rPr>
          <w:t>ë</w:t>
        </w:r>
      </w:ins>
      <w:r w:rsidRPr="00F02F08">
        <w:rPr>
          <w:rFonts w:ascii="Times New Roman" w:hAnsi="Times New Roman" w:cs="Times New Roman"/>
          <w:i/>
          <w:iCs/>
          <w:sz w:val="20"/>
          <w:szCs w:val="20"/>
        </w:rPr>
        <w:t xml:space="preserve"> shumës 450.000 lekë nga llogaria e saj e pagës, e cila deklarohet të jetë këmbyer në euro dhe</w:t>
      </w:r>
      <w:r>
        <w:rPr>
          <w:rFonts w:ascii="Times New Roman" w:hAnsi="Times New Roman" w:cs="Times New Roman"/>
          <w:i/>
          <w:iCs/>
          <w:sz w:val="20"/>
          <w:szCs w:val="20"/>
        </w:rPr>
        <w:t xml:space="preserve"> </w:t>
      </w:r>
      <w:r w:rsidRPr="00F02F08">
        <w:rPr>
          <w:rFonts w:ascii="Times New Roman" w:hAnsi="Times New Roman" w:cs="Times New Roman"/>
          <w:i/>
          <w:iCs/>
          <w:sz w:val="20"/>
          <w:szCs w:val="20"/>
        </w:rPr>
        <w:t xml:space="preserve">të jetë depozituar në llogarinë </w:t>
      </w:r>
      <w:r w:rsidRPr="000725D8">
        <w:rPr>
          <w:rFonts w:ascii="Times New Roman" w:hAnsi="Times New Roman" w:cs="Times New Roman"/>
          <w:i/>
          <w:iCs/>
          <w:sz w:val="20"/>
          <w:szCs w:val="20"/>
        </w:rPr>
        <w:t>rrjedh</w:t>
      </w:r>
      <w:r>
        <w:rPr>
          <w:rFonts w:ascii="Times New Roman" w:hAnsi="Times New Roman" w:cs="Times New Roman"/>
          <w:i/>
          <w:iCs/>
          <w:sz w:val="20"/>
          <w:szCs w:val="20"/>
        </w:rPr>
        <w:t>ë</w:t>
      </w:r>
      <w:r w:rsidRPr="000725D8">
        <w:rPr>
          <w:rFonts w:ascii="Times New Roman" w:hAnsi="Times New Roman" w:cs="Times New Roman"/>
          <w:i/>
          <w:iCs/>
          <w:sz w:val="20"/>
          <w:szCs w:val="20"/>
        </w:rPr>
        <w:t>se t</w:t>
      </w:r>
      <w:r>
        <w:rPr>
          <w:rFonts w:ascii="Times New Roman" w:hAnsi="Times New Roman" w:cs="Times New Roman"/>
          <w:i/>
          <w:iCs/>
          <w:sz w:val="20"/>
          <w:szCs w:val="20"/>
        </w:rPr>
        <w:t>ë</w:t>
      </w:r>
      <w:r w:rsidRPr="000725D8">
        <w:rPr>
          <w:rFonts w:ascii="Times New Roman" w:hAnsi="Times New Roman" w:cs="Times New Roman"/>
          <w:i/>
          <w:iCs/>
          <w:sz w:val="20"/>
          <w:szCs w:val="20"/>
        </w:rPr>
        <w:t xml:space="preserve"> bashk</w:t>
      </w:r>
      <w:r>
        <w:rPr>
          <w:rFonts w:ascii="Times New Roman" w:hAnsi="Times New Roman" w:cs="Times New Roman"/>
          <w:i/>
          <w:iCs/>
          <w:sz w:val="20"/>
          <w:szCs w:val="20"/>
        </w:rPr>
        <w:t>ë</w:t>
      </w:r>
      <w:r w:rsidRPr="000725D8">
        <w:rPr>
          <w:rFonts w:ascii="Times New Roman" w:hAnsi="Times New Roman" w:cs="Times New Roman"/>
          <w:i/>
          <w:iCs/>
          <w:sz w:val="20"/>
          <w:szCs w:val="20"/>
        </w:rPr>
        <w:t>shortit t</w:t>
      </w:r>
      <w:r>
        <w:rPr>
          <w:rFonts w:ascii="Times New Roman" w:hAnsi="Times New Roman" w:cs="Times New Roman"/>
          <w:i/>
          <w:iCs/>
          <w:sz w:val="20"/>
          <w:szCs w:val="20"/>
        </w:rPr>
        <w:t>ë</w:t>
      </w:r>
      <w:r w:rsidRPr="000725D8">
        <w:rPr>
          <w:rFonts w:ascii="Times New Roman" w:hAnsi="Times New Roman" w:cs="Times New Roman"/>
          <w:i/>
          <w:iCs/>
          <w:sz w:val="20"/>
          <w:szCs w:val="20"/>
        </w:rPr>
        <w:t xml:space="preserve"> saj n</w:t>
      </w:r>
      <w:r>
        <w:rPr>
          <w:rFonts w:ascii="Times New Roman" w:hAnsi="Times New Roman" w:cs="Times New Roman"/>
          <w:i/>
          <w:iCs/>
          <w:sz w:val="20"/>
          <w:szCs w:val="20"/>
        </w:rPr>
        <w:t>ë</w:t>
      </w:r>
      <w:r w:rsidRPr="000725D8">
        <w:rPr>
          <w:rFonts w:ascii="Times New Roman" w:hAnsi="Times New Roman" w:cs="Times New Roman"/>
          <w:i/>
          <w:iCs/>
          <w:sz w:val="20"/>
          <w:szCs w:val="20"/>
        </w:rPr>
        <w:t xml:space="preserve"> Tirana Bank.</w:t>
      </w:r>
    </w:p>
  </w:footnote>
  <w:footnote w:id="53">
    <w:p w14:paraId="2D6D7566" w14:textId="77777777" w:rsidR="00557B0F" w:rsidRPr="005E3C53" w:rsidRDefault="00557B0F" w:rsidP="00C333D2">
      <w:pPr>
        <w:pStyle w:val="FootnoteText"/>
        <w:spacing w:before="0"/>
        <w:rPr>
          <w:rFonts w:ascii="Times New Roman" w:hAnsi="Times New Roman" w:cs="Times New Roman"/>
          <w:i/>
          <w:iCs/>
          <w:lang w:val="it-IT"/>
        </w:rPr>
      </w:pPr>
      <w:r w:rsidRPr="00BA5C02">
        <w:rPr>
          <w:rStyle w:val="FootnoteReference"/>
          <w:rFonts w:ascii="Times New Roman" w:hAnsi="Times New Roman" w:cs="Times New Roman"/>
          <w:i/>
          <w:iCs/>
        </w:rPr>
        <w:footnoteRef/>
      </w:r>
      <w:r w:rsidRPr="00BA5C02">
        <w:rPr>
          <w:rFonts w:ascii="Times New Roman" w:hAnsi="Times New Roman" w:cs="Times New Roman"/>
          <w:i/>
          <w:iCs/>
        </w:rPr>
        <w:t xml:space="preserve"> </w:t>
      </w:r>
      <w:r w:rsidRPr="005E3C53">
        <w:rPr>
          <w:rFonts w:ascii="Times New Roman" w:hAnsi="Times New Roman" w:cs="Times New Roman"/>
          <w:i/>
          <w:iCs/>
          <w:lang w:val="it-IT"/>
        </w:rPr>
        <w:t>Deklarata noteriale  nr. 3181 rep,. nr. 1434 kol., datë 10.09.2022 e motres së subjektit Lida Gjati, deklarata noteriale nr. 3180 rep., nr. 1433 kol., datë 10.09.2022</w:t>
      </w:r>
    </w:p>
  </w:footnote>
  <w:footnote w:id="54">
    <w:p w14:paraId="52B026CC" w14:textId="7DBFF19C" w:rsidR="00557B0F" w:rsidRPr="005E3C53" w:rsidRDefault="00557B0F" w:rsidP="00BA5C02">
      <w:pPr>
        <w:pStyle w:val="FootnoteText"/>
        <w:spacing w:before="0"/>
        <w:rPr>
          <w:rFonts w:ascii="Times New Roman" w:hAnsi="Times New Roman" w:cs="Times New Roman"/>
          <w:i/>
          <w:iCs/>
          <w:sz w:val="16"/>
          <w:szCs w:val="16"/>
          <w:lang w:val="it-IT"/>
        </w:rPr>
      </w:pPr>
      <w:r w:rsidRPr="00BA5C02">
        <w:rPr>
          <w:rStyle w:val="FootnoteReference"/>
          <w:rFonts w:ascii="Times New Roman" w:hAnsi="Times New Roman" w:cs="Times New Roman"/>
          <w:i/>
          <w:iCs/>
        </w:rPr>
        <w:footnoteRef/>
      </w:r>
      <w:r w:rsidRPr="00BA5C02">
        <w:rPr>
          <w:rFonts w:ascii="Times New Roman" w:hAnsi="Times New Roman" w:cs="Times New Roman"/>
          <w:i/>
          <w:iCs/>
        </w:rPr>
        <w:t xml:space="preserve"> Kreu VII “Procedura e rivlerësimit”.</w:t>
      </w:r>
    </w:p>
  </w:footnote>
  <w:footnote w:id="55">
    <w:p w14:paraId="61A922AB" w14:textId="31350099" w:rsidR="00557B0F" w:rsidRPr="009423E6" w:rsidRDefault="00557B0F" w:rsidP="00111164">
      <w:pPr>
        <w:pStyle w:val="FootnoteText"/>
        <w:spacing w:before="0"/>
        <w:rPr>
          <w:rFonts w:ascii="Times New Roman" w:hAnsi="Times New Roman" w:cs="Times New Roman"/>
          <w:i/>
          <w:iCs/>
        </w:rPr>
      </w:pPr>
      <w:r w:rsidRPr="009423E6">
        <w:rPr>
          <w:rStyle w:val="FootnoteReference"/>
          <w:rFonts w:ascii="Times New Roman" w:hAnsi="Times New Roman" w:cs="Times New Roman"/>
          <w:i/>
          <w:iCs/>
        </w:rPr>
        <w:footnoteRef/>
      </w:r>
      <w:r w:rsidRPr="009423E6">
        <w:rPr>
          <w:rFonts w:ascii="Times New Roman" w:hAnsi="Times New Roman" w:cs="Times New Roman"/>
          <w:i/>
          <w:iCs/>
        </w:rPr>
        <w:t xml:space="preserve"> Referuar procesverbalit të ILDKPKI datë 02.02.2015</w:t>
      </w:r>
      <w:r>
        <w:rPr>
          <w:rFonts w:ascii="Times New Roman" w:hAnsi="Times New Roman" w:cs="Times New Roman"/>
          <w:i/>
          <w:iCs/>
        </w:rPr>
        <w:t>.</w:t>
      </w:r>
    </w:p>
  </w:footnote>
  <w:footnote w:id="56">
    <w:p w14:paraId="6286BFC9" w14:textId="3A8A804B" w:rsidR="00557B0F" w:rsidRPr="009423E6" w:rsidRDefault="00557B0F" w:rsidP="009423E6">
      <w:pPr>
        <w:pStyle w:val="FootnoteText"/>
        <w:spacing w:before="0"/>
        <w:rPr>
          <w:rFonts w:ascii="Times New Roman" w:hAnsi="Times New Roman" w:cs="Times New Roman"/>
          <w:i/>
          <w:iCs/>
        </w:rPr>
      </w:pPr>
      <w:r w:rsidRPr="009423E6">
        <w:rPr>
          <w:rStyle w:val="FootnoteReference"/>
          <w:rFonts w:ascii="Times New Roman" w:hAnsi="Times New Roman" w:cs="Times New Roman"/>
          <w:i/>
          <w:iCs/>
        </w:rPr>
        <w:footnoteRef/>
      </w:r>
      <w:r w:rsidRPr="009423E6">
        <w:rPr>
          <w:rFonts w:ascii="Times New Roman" w:hAnsi="Times New Roman" w:cs="Times New Roman"/>
          <w:i/>
          <w:iCs/>
        </w:rPr>
        <w:t xml:space="preserve"> Referuar DIPP 2006 subjekti ka deklaruar</w:t>
      </w:r>
      <w:r>
        <w:rPr>
          <w:rFonts w:ascii="Times New Roman" w:hAnsi="Times New Roman" w:cs="Times New Roman"/>
          <w:i/>
          <w:iCs/>
        </w:rPr>
        <w:t xml:space="preserve">: </w:t>
      </w:r>
      <w:r w:rsidRPr="009423E6">
        <w:rPr>
          <w:rFonts w:ascii="Times New Roman" w:hAnsi="Times New Roman" w:cs="Times New Roman"/>
          <w:i/>
          <w:iCs/>
        </w:rPr>
        <w:t>likuiditet bankar</w:t>
      </w:r>
      <w:r>
        <w:rPr>
          <w:rFonts w:ascii="Times New Roman" w:hAnsi="Times New Roman" w:cs="Times New Roman"/>
          <w:i/>
          <w:iCs/>
        </w:rPr>
        <w:t xml:space="preserve"> </w:t>
      </w:r>
      <w:r w:rsidRPr="009423E6">
        <w:rPr>
          <w:rFonts w:ascii="Times New Roman" w:hAnsi="Times New Roman" w:cs="Times New Roman"/>
          <w:i/>
          <w:iCs/>
        </w:rPr>
        <w:t>n</w:t>
      </w:r>
      <w:r>
        <w:rPr>
          <w:rFonts w:ascii="Times New Roman" w:hAnsi="Times New Roman" w:cs="Times New Roman"/>
          <w:i/>
          <w:iCs/>
        </w:rPr>
        <w:t>ë</w:t>
      </w:r>
      <w:r w:rsidRPr="009423E6">
        <w:rPr>
          <w:rFonts w:ascii="Times New Roman" w:hAnsi="Times New Roman" w:cs="Times New Roman"/>
          <w:i/>
          <w:iCs/>
        </w:rPr>
        <w:t xml:space="preserve"> form</w:t>
      </w:r>
      <w:r>
        <w:rPr>
          <w:rFonts w:ascii="Times New Roman" w:hAnsi="Times New Roman" w:cs="Times New Roman"/>
          <w:i/>
          <w:iCs/>
        </w:rPr>
        <w:t>ë</w:t>
      </w:r>
      <w:r w:rsidRPr="009423E6">
        <w:rPr>
          <w:rFonts w:ascii="Times New Roman" w:hAnsi="Times New Roman" w:cs="Times New Roman"/>
          <w:i/>
          <w:iCs/>
        </w:rPr>
        <w:t>n e kursimeve nga veprimtaria private e bashk</w:t>
      </w:r>
      <w:r>
        <w:rPr>
          <w:rFonts w:ascii="Times New Roman" w:hAnsi="Times New Roman" w:cs="Times New Roman"/>
          <w:i/>
          <w:iCs/>
        </w:rPr>
        <w:t>ë</w:t>
      </w:r>
      <w:r w:rsidRPr="009423E6">
        <w:rPr>
          <w:rFonts w:ascii="Times New Roman" w:hAnsi="Times New Roman" w:cs="Times New Roman"/>
          <w:i/>
          <w:iCs/>
        </w:rPr>
        <w:t>short</w:t>
      </w:r>
      <w:r>
        <w:rPr>
          <w:rFonts w:ascii="Times New Roman" w:hAnsi="Times New Roman" w:cs="Times New Roman"/>
          <w:i/>
          <w:iCs/>
        </w:rPr>
        <w:t>it</w:t>
      </w:r>
      <w:r w:rsidRPr="009423E6">
        <w:rPr>
          <w:rFonts w:ascii="Times New Roman" w:hAnsi="Times New Roman" w:cs="Times New Roman"/>
          <w:i/>
          <w:iCs/>
        </w:rPr>
        <w:t xml:space="preserve"> n</w:t>
      </w:r>
      <w:r>
        <w:rPr>
          <w:rFonts w:ascii="Times New Roman" w:hAnsi="Times New Roman" w:cs="Times New Roman"/>
          <w:i/>
          <w:iCs/>
        </w:rPr>
        <w:t>ë</w:t>
      </w:r>
      <w:r w:rsidRPr="009423E6">
        <w:rPr>
          <w:rFonts w:ascii="Times New Roman" w:hAnsi="Times New Roman" w:cs="Times New Roman"/>
          <w:i/>
          <w:iCs/>
        </w:rPr>
        <w:t xml:space="preserve"> </w:t>
      </w:r>
      <w:r>
        <w:rPr>
          <w:rFonts w:ascii="Times New Roman" w:hAnsi="Times New Roman" w:cs="Times New Roman"/>
          <w:i/>
          <w:iCs/>
        </w:rPr>
        <w:t xml:space="preserve">bankën </w:t>
      </w:r>
      <w:r w:rsidRPr="009423E6">
        <w:rPr>
          <w:rFonts w:ascii="Times New Roman" w:hAnsi="Times New Roman" w:cs="Times New Roman"/>
          <w:i/>
          <w:iCs/>
        </w:rPr>
        <w:t>Tirana</w:t>
      </w:r>
      <w:r>
        <w:rPr>
          <w:rFonts w:ascii="Times New Roman" w:hAnsi="Times New Roman" w:cs="Times New Roman"/>
          <w:i/>
          <w:iCs/>
        </w:rPr>
        <w:t xml:space="preserve"> në </w:t>
      </w:r>
      <w:r w:rsidRPr="009423E6">
        <w:rPr>
          <w:rFonts w:ascii="Times New Roman" w:hAnsi="Times New Roman" w:cs="Times New Roman"/>
          <w:i/>
          <w:iCs/>
        </w:rPr>
        <w:t>shum</w:t>
      </w:r>
      <w:r>
        <w:rPr>
          <w:rFonts w:ascii="Times New Roman" w:hAnsi="Times New Roman" w:cs="Times New Roman"/>
          <w:i/>
          <w:iCs/>
        </w:rPr>
        <w:t>ë</w:t>
      </w:r>
      <w:r w:rsidRPr="009423E6">
        <w:rPr>
          <w:rFonts w:ascii="Times New Roman" w:hAnsi="Times New Roman" w:cs="Times New Roman"/>
          <w:i/>
          <w:iCs/>
        </w:rPr>
        <w:t>n 8.000 euro, likuiditetin bankar n</w:t>
      </w:r>
      <w:r>
        <w:rPr>
          <w:rFonts w:ascii="Times New Roman" w:hAnsi="Times New Roman" w:cs="Times New Roman"/>
          <w:i/>
          <w:iCs/>
        </w:rPr>
        <w:t>ë</w:t>
      </w:r>
      <w:r w:rsidRPr="009423E6">
        <w:rPr>
          <w:rFonts w:ascii="Times New Roman" w:hAnsi="Times New Roman" w:cs="Times New Roman"/>
          <w:i/>
          <w:iCs/>
        </w:rPr>
        <w:t xml:space="preserve"> bank</w:t>
      </w:r>
      <w:r>
        <w:rPr>
          <w:rFonts w:ascii="Times New Roman" w:hAnsi="Times New Roman" w:cs="Times New Roman"/>
          <w:i/>
          <w:iCs/>
        </w:rPr>
        <w:t>ë</w:t>
      </w:r>
      <w:r w:rsidRPr="009423E6">
        <w:rPr>
          <w:rFonts w:ascii="Times New Roman" w:hAnsi="Times New Roman" w:cs="Times New Roman"/>
          <w:i/>
          <w:iCs/>
        </w:rPr>
        <w:t>n Amerikane n</w:t>
      </w:r>
      <w:r>
        <w:rPr>
          <w:rFonts w:ascii="Times New Roman" w:hAnsi="Times New Roman" w:cs="Times New Roman"/>
          <w:i/>
          <w:iCs/>
        </w:rPr>
        <w:t>ë</w:t>
      </w:r>
      <w:r w:rsidRPr="009423E6">
        <w:rPr>
          <w:rFonts w:ascii="Times New Roman" w:hAnsi="Times New Roman" w:cs="Times New Roman"/>
          <w:i/>
          <w:iCs/>
        </w:rPr>
        <w:t xml:space="preserve"> shum</w:t>
      </w:r>
      <w:r>
        <w:rPr>
          <w:rFonts w:ascii="Times New Roman" w:hAnsi="Times New Roman" w:cs="Times New Roman"/>
          <w:i/>
          <w:iCs/>
        </w:rPr>
        <w:t>ë</w:t>
      </w:r>
      <w:r w:rsidRPr="009423E6">
        <w:rPr>
          <w:rFonts w:ascii="Times New Roman" w:hAnsi="Times New Roman" w:cs="Times New Roman"/>
          <w:i/>
          <w:iCs/>
        </w:rPr>
        <w:t>n 1.000.000 lek</w:t>
      </w:r>
      <w:r>
        <w:rPr>
          <w:rFonts w:ascii="Times New Roman" w:hAnsi="Times New Roman" w:cs="Times New Roman"/>
          <w:i/>
          <w:iCs/>
        </w:rPr>
        <w:t>ë</w:t>
      </w:r>
      <w:r w:rsidRPr="009423E6">
        <w:rPr>
          <w:rFonts w:ascii="Times New Roman" w:hAnsi="Times New Roman" w:cs="Times New Roman"/>
          <w:i/>
          <w:iCs/>
        </w:rPr>
        <w:t xml:space="preserve"> si dhe kursimet nga paga e saj si gjyqt</w:t>
      </w:r>
      <w:r>
        <w:rPr>
          <w:rFonts w:ascii="Times New Roman" w:hAnsi="Times New Roman" w:cs="Times New Roman"/>
          <w:i/>
          <w:iCs/>
        </w:rPr>
        <w:t>a</w:t>
      </w:r>
      <w:r w:rsidRPr="009423E6">
        <w:rPr>
          <w:rFonts w:ascii="Times New Roman" w:hAnsi="Times New Roman" w:cs="Times New Roman"/>
          <w:i/>
          <w:iCs/>
        </w:rPr>
        <w:t>re n</w:t>
      </w:r>
      <w:r>
        <w:rPr>
          <w:rFonts w:ascii="Times New Roman" w:hAnsi="Times New Roman" w:cs="Times New Roman"/>
          <w:i/>
          <w:iCs/>
        </w:rPr>
        <w:t>ë</w:t>
      </w:r>
      <w:r w:rsidRPr="009423E6">
        <w:rPr>
          <w:rFonts w:ascii="Times New Roman" w:hAnsi="Times New Roman" w:cs="Times New Roman"/>
          <w:i/>
          <w:iCs/>
        </w:rPr>
        <w:t xml:space="preserve"> shum</w:t>
      </w:r>
      <w:r>
        <w:rPr>
          <w:rFonts w:ascii="Times New Roman" w:hAnsi="Times New Roman" w:cs="Times New Roman"/>
          <w:i/>
          <w:iCs/>
        </w:rPr>
        <w:t>ë</w:t>
      </w:r>
      <w:r w:rsidRPr="009423E6">
        <w:rPr>
          <w:rFonts w:ascii="Times New Roman" w:hAnsi="Times New Roman" w:cs="Times New Roman"/>
          <w:i/>
          <w:iCs/>
        </w:rPr>
        <w:t>n 200.000 lek</w:t>
      </w:r>
      <w:r>
        <w:rPr>
          <w:rFonts w:ascii="Times New Roman" w:hAnsi="Times New Roman" w:cs="Times New Roman"/>
          <w:i/>
          <w:iCs/>
        </w:rPr>
        <w:t>ë</w:t>
      </w:r>
      <w:r w:rsidRPr="009423E6">
        <w:rPr>
          <w:rFonts w:ascii="Times New Roman" w:hAnsi="Times New Roman" w:cs="Times New Roman"/>
          <w:i/>
          <w:iCs/>
        </w:rPr>
        <w:t xml:space="preserve"> n</w:t>
      </w:r>
      <w:r>
        <w:rPr>
          <w:rFonts w:ascii="Times New Roman" w:hAnsi="Times New Roman" w:cs="Times New Roman"/>
          <w:i/>
          <w:iCs/>
        </w:rPr>
        <w:t>ë bankën</w:t>
      </w:r>
      <w:r w:rsidRPr="009423E6">
        <w:rPr>
          <w:rFonts w:ascii="Times New Roman" w:hAnsi="Times New Roman" w:cs="Times New Roman"/>
          <w:i/>
          <w:iCs/>
        </w:rPr>
        <w:t xml:space="preserve"> Raiffeisen, t</w:t>
      </w:r>
      <w:r>
        <w:rPr>
          <w:rFonts w:ascii="Times New Roman" w:hAnsi="Times New Roman" w:cs="Times New Roman"/>
          <w:i/>
          <w:iCs/>
        </w:rPr>
        <w:t>ë</w:t>
      </w:r>
      <w:r w:rsidRPr="009423E6">
        <w:rPr>
          <w:rFonts w:ascii="Times New Roman" w:hAnsi="Times New Roman" w:cs="Times New Roman"/>
          <w:i/>
          <w:iCs/>
        </w:rPr>
        <w:t xml:space="preserve"> cilat </w:t>
      </w:r>
      <w:r>
        <w:rPr>
          <w:rFonts w:ascii="Times New Roman" w:hAnsi="Times New Roman" w:cs="Times New Roman"/>
          <w:i/>
          <w:iCs/>
        </w:rPr>
        <w:t>i</w:t>
      </w:r>
      <w:r w:rsidRPr="009423E6">
        <w:rPr>
          <w:rFonts w:ascii="Times New Roman" w:hAnsi="Times New Roman" w:cs="Times New Roman"/>
          <w:i/>
          <w:iCs/>
        </w:rPr>
        <w:t xml:space="preserve"> ka deklaruar </w:t>
      </w:r>
      <w:r>
        <w:rPr>
          <w:rFonts w:ascii="Times New Roman" w:hAnsi="Times New Roman" w:cs="Times New Roman"/>
          <w:i/>
          <w:iCs/>
        </w:rPr>
        <w:t>pra</w:t>
      </w:r>
      <w:r w:rsidRPr="009423E6">
        <w:rPr>
          <w:rFonts w:ascii="Times New Roman" w:hAnsi="Times New Roman" w:cs="Times New Roman"/>
          <w:i/>
          <w:iCs/>
        </w:rPr>
        <w:t>n</w:t>
      </w:r>
      <w:r>
        <w:rPr>
          <w:rFonts w:ascii="Times New Roman" w:hAnsi="Times New Roman" w:cs="Times New Roman"/>
          <w:i/>
          <w:iCs/>
        </w:rPr>
        <w:t>ë</w:t>
      </w:r>
      <w:r w:rsidRPr="009423E6">
        <w:rPr>
          <w:rFonts w:ascii="Times New Roman" w:hAnsi="Times New Roman" w:cs="Times New Roman"/>
          <w:i/>
          <w:iCs/>
        </w:rPr>
        <w:t xml:space="preserve"> ILDKPKI m</w:t>
      </w:r>
      <w:r>
        <w:rPr>
          <w:rFonts w:ascii="Times New Roman" w:hAnsi="Times New Roman" w:cs="Times New Roman"/>
          <w:i/>
          <w:iCs/>
        </w:rPr>
        <w:t>ë</w:t>
      </w:r>
      <w:r w:rsidRPr="009423E6">
        <w:rPr>
          <w:rFonts w:ascii="Times New Roman" w:hAnsi="Times New Roman" w:cs="Times New Roman"/>
          <w:i/>
          <w:iCs/>
        </w:rPr>
        <w:t xml:space="preserve"> dat</w:t>
      </w:r>
      <w:r>
        <w:rPr>
          <w:rFonts w:ascii="Times New Roman" w:hAnsi="Times New Roman" w:cs="Times New Roman"/>
          <w:i/>
          <w:iCs/>
        </w:rPr>
        <w:t>ë</w:t>
      </w:r>
      <w:r w:rsidRPr="009423E6">
        <w:rPr>
          <w:rFonts w:ascii="Times New Roman" w:hAnsi="Times New Roman" w:cs="Times New Roman"/>
          <w:i/>
          <w:iCs/>
        </w:rPr>
        <w:t xml:space="preserve"> 02.02.2015</w:t>
      </w:r>
      <w:r>
        <w:rPr>
          <w:rFonts w:ascii="Times New Roman" w:hAnsi="Times New Roman" w:cs="Times New Roman"/>
          <w:i/>
          <w:iCs/>
        </w:rPr>
        <w:t xml:space="preserve"> si</w:t>
      </w:r>
      <w:r w:rsidRPr="009423E6">
        <w:rPr>
          <w:rFonts w:ascii="Times New Roman" w:hAnsi="Times New Roman" w:cs="Times New Roman"/>
          <w:i/>
          <w:iCs/>
        </w:rPr>
        <w:t xml:space="preserve"> pak</w:t>
      </w:r>
      <w:r>
        <w:rPr>
          <w:rFonts w:ascii="Times New Roman" w:hAnsi="Times New Roman" w:cs="Times New Roman"/>
          <w:i/>
          <w:iCs/>
        </w:rPr>
        <w:t>ë</w:t>
      </w:r>
      <w:r w:rsidRPr="009423E6">
        <w:rPr>
          <w:rFonts w:ascii="Times New Roman" w:hAnsi="Times New Roman" w:cs="Times New Roman"/>
          <w:i/>
          <w:iCs/>
        </w:rPr>
        <w:t>s</w:t>
      </w:r>
      <w:r>
        <w:rPr>
          <w:rFonts w:ascii="Times New Roman" w:hAnsi="Times New Roman" w:cs="Times New Roman"/>
          <w:i/>
          <w:iCs/>
        </w:rPr>
        <w:t>im</w:t>
      </w:r>
      <w:r w:rsidRPr="009423E6">
        <w:rPr>
          <w:rFonts w:ascii="Times New Roman" w:hAnsi="Times New Roman" w:cs="Times New Roman"/>
          <w:i/>
          <w:iCs/>
        </w:rPr>
        <w:t xml:space="preserve"> n</w:t>
      </w:r>
      <w:r>
        <w:rPr>
          <w:rFonts w:ascii="Times New Roman" w:hAnsi="Times New Roman" w:cs="Times New Roman"/>
          <w:i/>
          <w:iCs/>
        </w:rPr>
        <w:t>ë</w:t>
      </w:r>
      <w:r w:rsidRPr="009423E6">
        <w:rPr>
          <w:rFonts w:ascii="Times New Roman" w:hAnsi="Times New Roman" w:cs="Times New Roman"/>
          <w:i/>
          <w:iCs/>
        </w:rPr>
        <w:t xml:space="preserve"> favor t</w:t>
      </w:r>
      <w:r>
        <w:rPr>
          <w:rFonts w:ascii="Times New Roman" w:hAnsi="Times New Roman" w:cs="Times New Roman"/>
          <w:i/>
          <w:iCs/>
        </w:rPr>
        <w:t>ë</w:t>
      </w:r>
      <w:r w:rsidRPr="009423E6">
        <w:rPr>
          <w:rFonts w:ascii="Times New Roman" w:hAnsi="Times New Roman" w:cs="Times New Roman"/>
          <w:i/>
          <w:iCs/>
        </w:rPr>
        <w:t xml:space="preserve"> shum</w:t>
      </w:r>
      <w:r>
        <w:rPr>
          <w:rFonts w:ascii="Times New Roman" w:hAnsi="Times New Roman" w:cs="Times New Roman"/>
          <w:i/>
          <w:iCs/>
        </w:rPr>
        <w:t>ë</w:t>
      </w:r>
      <w:r w:rsidRPr="009423E6">
        <w:rPr>
          <w:rFonts w:ascii="Times New Roman" w:hAnsi="Times New Roman" w:cs="Times New Roman"/>
          <w:i/>
          <w:iCs/>
        </w:rPr>
        <w:t>s s</w:t>
      </w:r>
      <w:r>
        <w:rPr>
          <w:rFonts w:ascii="Times New Roman" w:hAnsi="Times New Roman" w:cs="Times New Roman"/>
          <w:i/>
          <w:iCs/>
        </w:rPr>
        <w:t>ë</w:t>
      </w:r>
      <w:r w:rsidRPr="009423E6">
        <w:rPr>
          <w:rFonts w:ascii="Times New Roman" w:hAnsi="Times New Roman" w:cs="Times New Roman"/>
          <w:i/>
          <w:iCs/>
        </w:rPr>
        <w:t xml:space="preserve"> deklaruar prej saj si kontribut p</w:t>
      </w:r>
      <w:r>
        <w:rPr>
          <w:rFonts w:ascii="Times New Roman" w:hAnsi="Times New Roman" w:cs="Times New Roman"/>
          <w:i/>
          <w:iCs/>
        </w:rPr>
        <w:t>ë</w:t>
      </w:r>
      <w:r w:rsidRPr="009423E6">
        <w:rPr>
          <w:rFonts w:ascii="Times New Roman" w:hAnsi="Times New Roman" w:cs="Times New Roman"/>
          <w:i/>
          <w:iCs/>
        </w:rPr>
        <w:t>r prind</w:t>
      </w:r>
      <w:r>
        <w:rPr>
          <w:rFonts w:ascii="Times New Roman" w:hAnsi="Times New Roman" w:cs="Times New Roman"/>
          <w:i/>
          <w:iCs/>
        </w:rPr>
        <w:t>ë</w:t>
      </w:r>
      <w:r w:rsidRPr="009423E6">
        <w:rPr>
          <w:rFonts w:ascii="Times New Roman" w:hAnsi="Times New Roman" w:cs="Times New Roman"/>
          <w:i/>
          <w:iCs/>
        </w:rPr>
        <w:t>rit p</w:t>
      </w:r>
      <w:r>
        <w:rPr>
          <w:rFonts w:ascii="Times New Roman" w:hAnsi="Times New Roman" w:cs="Times New Roman"/>
          <w:i/>
          <w:iCs/>
        </w:rPr>
        <w:t>ë</w:t>
      </w:r>
      <w:r w:rsidRPr="009423E6">
        <w:rPr>
          <w:rFonts w:ascii="Times New Roman" w:hAnsi="Times New Roman" w:cs="Times New Roman"/>
          <w:i/>
          <w:iCs/>
        </w:rPr>
        <w:t>r blerjen e apartamentit n</w:t>
      </w:r>
      <w:r>
        <w:rPr>
          <w:rFonts w:ascii="Times New Roman" w:hAnsi="Times New Roman" w:cs="Times New Roman"/>
          <w:i/>
          <w:iCs/>
        </w:rPr>
        <w:t>ë</w:t>
      </w:r>
      <w:r w:rsidRPr="009423E6">
        <w:rPr>
          <w:rFonts w:ascii="Times New Roman" w:hAnsi="Times New Roman" w:cs="Times New Roman"/>
          <w:i/>
          <w:iCs/>
        </w:rPr>
        <w:t xml:space="preserve"> Tiran</w:t>
      </w:r>
      <w:r>
        <w:rPr>
          <w:rFonts w:ascii="Times New Roman" w:hAnsi="Times New Roman" w:cs="Times New Roman"/>
          <w:i/>
          <w:iCs/>
        </w:rPr>
        <w:t>ë</w:t>
      </w:r>
      <w:r w:rsidRPr="009423E6">
        <w:rPr>
          <w:rFonts w:ascii="Times New Roman" w:hAnsi="Times New Roman" w:cs="Times New Roman"/>
          <w:i/>
          <w:iCs/>
        </w:rPr>
        <w:t>.( paragrafi</w:t>
      </w:r>
      <w:r>
        <w:rPr>
          <w:rFonts w:ascii="Times New Roman" w:hAnsi="Times New Roman" w:cs="Times New Roman"/>
          <w:i/>
          <w:iCs/>
        </w:rPr>
        <w:t xml:space="preserve"> 79.2 i vendimit të Komisionit).</w:t>
      </w:r>
      <w:r w:rsidRPr="009423E6">
        <w:rPr>
          <w:rFonts w:ascii="Times New Roman" w:hAnsi="Times New Roman" w:cs="Times New Roman"/>
          <w:i/>
          <w:iCs/>
        </w:rPr>
        <w:t xml:space="preserve"> </w:t>
      </w:r>
    </w:p>
  </w:footnote>
  <w:footnote w:id="57">
    <w:p w14:paraId="7EA6D8E6" w14:textId="5F3E3D80" w:rsidR="00557B0F" w:rsidRPr="004D06B5" w:rsidRDefault="00557B0F" w:rsidP="004D06B5">
      <w:pPr>
        <w:spacing w:before="0" w:after="0"/>
        <w:rPr>
          <w:rFonts w:ascii="Times New Roman" w:hAnsi="Times New Roman" w:cs="Times New Roman"/>
          <w:i/>
          <w:iCs/>
          <w:sz w:val="20"/>
          <w:szCs w:val="20"/>
          <w:lang w:val="en-US"/>
        </w:rPr>
      </w:pPr>
      <w:r w:rsidRPr="004D06B5">
        <w:rPr>
          <w:rStyle w:val="FootnoteReference"/>
          <w:rFonts w:ascii="Times New Roman" w:hAnsi="Times New Roman" w:cs="Times New Roman"/>
          <w:i/>
          <w:iCs/>
          <w:sz w:val="20"/>
          <w:szCs w:val="20"/>
        </w:rPr>
        <w:footnoteRef/>
      </w:r>
      <w:r w:rsidRPr="004D06B5">
        <w:rPr>
          <w:rFonts w:ascii="Times New Roman" w:hAnsi="Times New Roman" w:cs="Times New Roman"/>
          <w:i/>
          <w:iCs/>
          <w:sz w:val="20"/>
          <w:szCs w:val="20"/>
        </w:rPr>
        <w:t xml:space="preserve"> </w:t>
      </w:r>
      <w:r>
        <w:rPr>
          <w:rFonts w:ascii="Times New Roman" w:hAnsi="Times New Roman" w:cs="Times New Roman"/>
          <w:i/>
          <w:iCs/>
          <w:sz w:val="20"/>
          <w:szCs w:val="20"/>
        </w:rPr>
        <w:t>O</w:t>
      </w:r>
      <w:r w:rsidRPr="004D06B5">
        <w:rPr>
          <w:rFonts w:ascii="Times New Roman" w:hAnsi="Times New Roman" w:cs="Times New Roman"/>
          <w:i/>
          <w:iCs/>
          <w:sz w:val="20"/>
          <w:szCs w:val="20"/>
        </w:rPr>
        <w:t>bjekt rregullimi i normave të etikës gjyqësore në Shqipëri dhe pjesë e standardeve ndërkombëtare për sjelljen e gjyqtarëve, si Kodi i Etikës së Gjyqtarëve, Parimet e Bangalores për Sjelljen Gjyqësore e të tjera akte ndërkombëtare, si dhe e jurisprudencës së GJEDNJ-së</w:t>
      </w:r>
      <w:r>
        <w:rPr>
          <w:rFonts w:ascii="Times New Roman" w:hAnsi="Times New Roman" w:cs="Times New Roman"/>
          <w:i/>
          <w:iCs/>
          <w:sz w:val="20"/>
          <w:szCs w:val="20"/>
        </w:rPr>
        <w:t>.</w:t>
      </w:r>
    </w:p>
  </w:footnote>
  <w:footnote w:id="58">
    <w:p w14:paraId="18ED7791" w14:textId="5ED2DA72" w:rsidR="00557B0F" w:rsidRPr="00E114EF" w:rsidRDefault="00557B0F" w:rsidP="00E114EF">
      <w:pPr>
        <w:pStyle w:val="FootnoteText"/>
        <w:spacing w:before="0"/>
        <w:rPr>
          <w:rFonts w:ascii="Times New Roman" w:hAnsi="Times New Roman" w:cs="Times New Roman"/>
        </w:rPr>
      </w:pPr>
      <w:r w:rsidRPr="00E114EF">
        <w:rPr>
          <w:rStyle w:val="FootnoteReference"/>
          <w:rFonts w:ascii="Times New Roman" w:hAnsi="Times New Roman" w:cs="Times New Roman"/>
        </w:rPr>
        <w:footnoteRef/>
      </w:r>
      <w:r w:rsidRPr="00E114EF">
        <w:rPr>
          <w:rFonts w:ascii="Times New Roman" w:hAnsi="Times New Roman" w:cs="Times New Roman"/>
        </w:rPr>
        <w:t xml:space="preserve"> </w:t>
      </w:r>
      <w:r w:rsidRPr="00E114EF">
        <w:rPr>
          <w:rFonts w:ascii="Times New Roman" w:hAnsi="Times New Roman" w:cs="Times New Roman"/>
          <w:i/>
          <w:iCs/>
        </w:rPr>
        <w:t>Sipas kësaj kontrate subjekti i rivlerësimit dhe bashkëshorti i saj kanë marrë më qira një apartament në Tiranë  në vlerën 20.000 lekë në muaj me të drejtë ripërtëritje dhe me datë 5.12.2012 kanë kryer edhe ndryshimin e vendbanimit nga Bashkia Gjirokastër në Njësinë Bashkiake nr. 4, Tiranë ku edhe janë regjistruar banorë të kësaj njësie.</w:t>
      </w:r>
    </w:p>
  </w:footnote>
  <w:footnote w:id="59">
    <w:p w14:paraId="5406D159" w14:textId="77777777" w:rsidR="00557B0F" w:rsidRPr="000725D8" w:rsidRDefault="00557B0F" w:rsidP="008F3AF5">
      <w:pPr>
        <w:pStyle w:val="ListParagraph"/>
        <w:tabs>
          <w:tab w:val="left" w:pos="0"/>
        </w:tabs>
        <w:spacing w:before="0" w:after="0"/>
        <w:ind w:left="0"/>
        <w:rPr>
          <w:rFonts w:ascii="Times New Roman" w:hAnsi="Times New Roman" w:cs="Times New Roman"/>
          <w:i/>
          <w:iCs/>
          <w:color w:val="FF0000"/>
          <w:sz w:val="20"/>
          <w:szCs w:val="20"/>
        </w:rPr>
      </w:pPr>
      <w:r w:rsidRPr="009423E6">
        <w:rPr>
          <w:rStyle w:val="FootnoteReference"/>
          <w:rFonts w:ascii="Times New Roman" w:hAnsi="Times New Roman" w:cs="Times New Roman"/>
          <w:i/>
          <w:iCs/>
          <w:sz w:val="20"/>
          <w:szCs w:val="20"/>
        </w:rPr>
        <w:footnoteRef/>
      </w:r>
      <w:r w:rsidRPr="009423E6">
        <w:rPr>
          <w:rFonts w:ascii="Times New Roman" w:hAnsi="Times New Roman" w:cs="Times New Roman"/>
          <w:i/>
          <w:iCs/>
          <w:sz w:val="20"/>
          <w:szCs w:val="20"/>
        </w:rPr>
        <w:t xml:space="preserve"> Nga shqyrtimi i dokumentacionit të dërguar nga kjo drejtori rezulton se këta shtetas janë regjistruar si banorë të kësaj njësie, bazuar në kontratën e qirasë së datës 23.11.2012, në referim të së cilës, subjekti i rivlerësimit ka marrë me qira nga shtetasi Daniel Arapi, një apartament në rrugën “Sadik Petrela”, Tiranë, në vlerën 20.000 lekë në muaj, me afat kohor 1 vit me të drejtë ripërtëritjeje.</w:t>
      </w:r>
    </w:p>
  </w:footnote>
  <w:footnote w:id="60">
    <w:p w14:paraId="7C4DE603" w14:textId="33A97452" w:rsidR="00557B0F" w:rsidRPr="005E3C53" w:rsidRDefault="00557B0F">
      <w:pPr>
        <w:pStyle w:val="FootnoteText"/>
        <w:rPr>
          <w:lang w:val="it-IT"/>
        </w:rPr>
      </w:pPr>
      <w:r>
        <w:rPr>
          <w:rStyle w:val="FootnoteReference"/>
        </w:rPr>
        <w:footnoteRef/>
      </w:r>
      <w:r>
        <w:t xml:space="preserve"> </w:t>
      </w:r>
      <w:del w:id="1766" w:author="Sokol Çomo" w:date="2025-05-02T08:44:00Z">
        <w:r w:rsidR="003F4E47" w:rsidRPr="005E3C53">
          <w:rPr>
            <w:lang w:val="it-IT"/>
          </w:rPr>
          <w:delText>Ssipas</w:delText>
        </w:r>
      </w:del>
      <w:ins w:id="1767" w:author="Sokol Çomo" w:date="2025-05-02T08:44:00Z">
        <w:r w:rsidR="004444F5">
          <w:rPr>
            <w:lang w:val="it-IT"/>
          </w:rPr>
          <w:t>S</w:t>
        </w:r>
        <w:r w:rsidRPr="005E3C53">
          <w:rPr>
            <w:lang w:val="it-IT"/>
          </w:rPr>
          <w:t>ipas</w:t>
        </w:r>
      </w:ins>
      <w:r w:rsidRPr="005E3C53">
        <w:rPr>
          <w:lang w:val="it-IT"/>
        </w:rPr>
        <w:t xml:space="preserve"> shkresës nga  Intesa Sanpaolo Bank nr. 20/44447/1, datë 14.12.2020.</w:t>
      </w:r>
    </w:p>
  </w:footnote>
  <w:footnote w:id="61">
    <w:p w14:paraId="7D5DD163" w14:textId="5F54614B" w:rsidR="00557B0F" w:rsidRPr="005656F9" w:rsidRDefault="00557B0F"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SR i referohet vendimit nr. 479, datë 3.12.2021 për subjektin e rivlerësimit Arben Dosti.</w:t>
      </w:r>
    </w:p>
  </w:footnote>
  <w:footnote w:id="62">
    <w:p w14:paraId="40AA4CD5" w14:textId="7EA02A49" w:rsidR="00557B0F" w:rsidRPr="005656F9" w:rsidRDefault="00557B0F"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r w:rsidRPr="005656F9">
        <w:rPr>
          <w:rFonts w:ascii="Times New Roman" w:eastAsia="Times New Roman" w:hAnsi="Times New Roman" w:cs="Times New Roman"/>
          <w:i/>
          <w:iCs/>
          <w:sz w:val="20"/>
          <w:szCs w:val="20"/>
        </w:rPr>
        <w:t>Në DIPP- 2006 subjekti për të ardhurat nga emigracioni ka deklaruar se “ paga mujore e bashkëshortit Dritan Marku e krijuar nga emigracioni në shtetit grek dhe veprimtaria si hidroizolues është në vlerën 2.500 euro në muaj”.</w:t>
      </w:r>
    </w:p>
  </w:footnote>
  <w:footnote w:id="63">
    <w:p w14:paraId="23F77331" w14:textId="1C40BAC5" w:rsidR="00557B0F" w:rsidRPr="005656F9" w:rsidRDefault="00557B0F" w:rsidP="009D1AF1">
      <w:pPr>
        <w:spacing w:before="0" w:after="0"/>
        <w:rPr>
          <w:rFonts w:ascii="Times New Roman" w:hAnsi="Times New Roman" w:cs="Times New Roman"/>
          <w:i/>
          <w:iCs/>
          <w:sz w:val="20"/>
          <w:szCs w:val="20"/>
          <w:lang w:val="it-IT"/>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r w:rsidRPr="005656F9">
        <w:rPr>
          <w:rFonts w:ascii="Times New Roman" w:eastAsia="Times New Roman" w:hAnsi="Times New Roman" w:cs="Times New Roman"/>
          <w:i/>
          <w:iCs/>
          <w:color w:val="000000"/>
          <w:sz w:val="20"/>
          <w:szCs w:val="20"/>
        </w:rPr>
        <w:t>Shkresa DPT nr. 7527/2 prot, datë 18.12.2020, shkresa nr.7533/2, datë 11.12.2020.</w:t>
      </w:r>
    </w:p>
  </w:footnote>
  <w:footnote w:id="64">
    <w:p w14:paraId="5848599A" w14:textId="1DDDB73E" w:rsidR="00557B0F" w:rsidRPr="005656F9" w:rsidRDefault="00557B0F" w:rsidP="009D1AF1">
      <w:pPr>
        <w:spacing w:before="0" w:after="0"/>
        <w:rPr>
          <w:lang w:val="en-US"/>
        </w:rPr>
      </w:pPr>
      <w:r w:rsidRPr="005656F9">
        <w:rPr>
          <w:rStyle w:val="FootnoteReference"/>
          <w:rFonts w:ascii="Times New Roman" w:hAnsi="Times New Roman" w:cs="Times New Roman"/>
          <w:i/>
          <w:iCs/>
          <w:sz w:val="20"/>
          <w:szCs w:val="20"/>
        </w:rPr>
        <w:footnoteRef/>
      </w:r>
      <w:r w:rsidRPr="005656F9">
        <w:rPr>
          <w:rFonts w:ascii="Times New Roman" w:hAnsi="Times New Roman" w:cs="Times New Roman"/>
          <w:i/>
          <w:iCs/>
          <w:sz w:val="20"/>
          <w:szCs w:val="20"/>
        </w:rPr>
        <w:t xml:space="preserve"> </w:t>
      </w:r>
      <w:r w:rsidRPr="005656F9">
        <w:rPr>
          <w:rFonts w:ascii="Times New Roman" w:hAnsi="Times New Roman" w:cs="Times New Roman"/>
          <w:i/>
          <w:iCs/>
          <w:sz w:val="20"/>
          <w:szCs w:val="20"/>
          <w:lang w:val="en-US"/>
        </w:rPr>
        <w:t>Shkresa nr. 7533/2, dat</w:t>
      </w:r>
      <w:r>
        <w:rPr>
          <w:rFonts w:ascii="Times New Roman" w:hAnsi="Times New Roman" w:cs="Times New Roman"/>
          <w:i/>
          <w:iCs/>
          <w:sz w:val="20"/>
          <w:szCs w:val="20"/>
          <w:lang w:val="en-US"/>
        </w:rPr>
        <w:t>ë</w:t>
      </w:r>
      <w:r w:rsidRPr="005656F9">
        <w:rPr>
          <w:rFonts w:ascii="Times New Roman" w:hAnsi="Times New Roman" w:cs="Times New Roman"/>
          <w:i/>
          <w:iCs/>
          <w:sz w:val="20"/>
          <w:szCs w:val="20"/>
          <w:lang w:val="en-US"/>
        </w:rPr>
        <w:t xml:space="preserve"> 11.12.2020</w:t>
      </w:r>
      <w:r>
        <w:rPr>
          <w:rFonts w:ascii="Times New Roman" w:hAnsi="Times New Roman" w:cs="Times New Roman"/>
          <w:i/>
          <w:iCs/>
          <w:sz w:val="20"/>
          <w:szCs w:val="20"/>
          <w:lang w:val="en-US"/>
        </w:rPr>
        <w:t>.</w:t>
      </w:r>
    </w:p>
  </w:footnote>
  <w:footnote w:id="65">
    <w:p w14:paraId="1035C889" w14:textId="5DD6882D" w:rsidR="00557B0F" w:rsidRPr="00E114EF" w:rsidRDefault="00557B0F" w:rsidP="00E114EF">
      <w:pPr>
        <w:pStyle w:val="ListParagraph"/>
        <w:tabs>
          <w:tab w:val="left" w:pos="0"/>
          <w:tab w:val="left" w:pos="426"/>
        </w:tabs>
        <w:spacing w:before="0" w:after="0"/>
        <w:ind w:left="0"/>
        <w:rPr>
          <w:rFonts w:ascii="Times New Roman" w:eastAsia="Times New Roman" w:hAnsi="Times New Roman" w:cs="Times New Roman"/>
          <w:i/>
          <w:iCs/>
          <w:sz w:val="20"/>
          <w:szCs w:val="20"/>
        </w:rPr>
      </w:pPr>
      <w:r w:rsidRPr="00E114EF">
        <w:rPr>
          <w:rStyle w:val="FootnoteReference"/>
          <w:rFonts w:ascii="Times New Roman" w:hAnsi="Times New Roman" w:cs="Times New Roman"/>
          <w:i/>
          <w:iCs/>
          <w:sz w:val="20"/>
          <w:szCs w:val="20"/>
        </w:rPr>
        <w:footnoteRef/>
      </w:r>
      <w:r w:rsidRPr="00E114EF">
        <w:rPr>
          <w:rFonts w:ascii="Times New Roman" w:hAnsi="Times New Roman" w:cs="Times New Roman"/>
          <w:i/>
          <w:iCs/>
          <w:sz w:val="20"/>
          <w:szCs w:val="20"/>
        </w:rPr>
        <w:t xml:space="preserve"> </w:t>
      </w:r>
      <w:r>
        <w:rPr>
          <w:rFonts w:ascii="Times New Roman" w:hAnsi="Times New Roman" w:cs="Times New Roman"/>
          <w:i/>
          <w:iCs/>
          <w:sz w:val="20"/>
          <w:szCs w:val="20"/>
        </w:rPr>
        <w:t xml:space="preserve">Nga lëvizjet e llogarisë së z. </w:t>
      </w:r>
      <w:r w:rsidRPr="000E2004">
        <w:rPr>
          <w:rFonts w:ascii="Times New Roman" w:eastAsia="Times New Roman" w:hAnsi="Times New Roman" w:cs="Times New Roman"/>
          <w:i/>
          <w:iCs/>
          <w:sz w:val="20"/>
          <w:szCs w:val="20"/>
        </w:rPr>
        <w:t>Baki Çibuku</w:t>
      </w:r>
      <w:r>
        <w:rPr>
          <w:rFonts w:ascii="Times New Roman" w:eastAsia="Times New Roman" w:hAnsi="Times New Roman" w:cs="Times New Roman"/>
          <w:i/>
          <w:iCs/>
          <w:sz w:val="20"/>
          <w:szCs w:val="20"/>
        </w:rPr>
        <w:t xml:space="preserve"> në </w:t>
      </w:r>
      <w:r w:rsidRPr="00E114EF">
        <w:rPr>
          <w:rFonts w:ascii="Times New Roman" w:eastAsia="Times New Roman" w:hAnsi="Times New Roman" w:cs="Times New Roman"/>
          <w:i/>
          <w:iCs/>
          <w:sz w:val="20"/>
          <w:szCs w:val="20"/>
        </w:rPr>
        <w:t xml:space="preserve">Raiffeisen Bank </w:t>
      </w:r>
      <w:r>
        <w:rPr>
          <w:rFonts w:ascii="Times New Roman" w:eastAsia="Times New Roman" w:hAnsi="Times New Roman" w:cs="Times New Roman"/>
          <w:i/>
          <w:iCs/>
          <w:sz w:val="20"/>
          <w:szCs w:val="20"/>
        </w:rPr>
        <w:t>(</w:t>
      </w:r>
      <w:r w:rsidRPr="00E114EF">
        <w:rPr>
          <w:rFonts w:ascii="Times New Roman" w:eastAsia="Times New Roman" w:hAnsi="Times New Roman" w:cs="Times New Roman"/>
          <w:i/>
          <w:iCs/>
          <w:sz w:val="20"/>
          <w:szCs w:val="20"/>
        </w:rPr>
        <w:t>klient i saj me numër llogarie 740698</w:t>
      </w:r>
      <w:r>
        <w:rPr>
          <w:rFonts w:ascii="Times New Roman" w:eastAsia="Times New Roman" w:hAnsi="Times New Roman" w:cs="Times New Roman"/>
          <w:i/>
          <w:iCs/>
          <w:sz w:val="20"/>
          <w:szCs w:val="20"/>
        </w:rPr>
        <w:t xml:space="preserve">) rezulton se </w:t>
      </w:r>
      <w:r w:rsidRPr="00E114EF">
        <w:rPr>
          <w:rFonts w:ascii="Times New Roman" w:eastAsia="Times New Roman" w:hAnsi="Times New Roman" w:cs="Times New Roman"/>
          <w:i/>
          <w:iCs/>
          <w:sz w:val="20"/>
          <w:szCs w:val="20"/>
        </w:rPr>
        <w:t>depozita e kursimit hapur më herët se data 25.02.2005</w:t>
      </w:r>
      <w:r>
        <w:rPr>
          <w:rFonts w:ascii="Times New Roman" w:eastAsia="Times New Roman" w:hAnsi="Times New Roman" w:cs="Times New Roman"/>
          <w:i/>
          <w:iCs/>
          <w:sz w:val="20"/>
          <w:szCs w:val="20"/>
        </w:rPr>
        <w:t>, n</w:t>
      </w:r>
      <w:r w:rsidRPr="00E114EF">
        <w:rPr>
          <w:rFonts w:ascii="Times New Roman" w:eastAsia="Times New Roman" w:hAnsi="Times New Roman" w:cs="Times New Roman"/>
          <w:i/>
          <w:iCs/>
          <w:sz w:val="20"/>
          <w:szCs w:val="20"/>
        </w:rPr>
        <w:t>ë datë 01.02.2010, e cila është data e vdekjes së babait të subjektit, depozita e kursimit ka pasur vlerën 377.107.63 lekë. Në datën 23.12.2010 është maturuar depozita dhe vlera e saj ka qëndruar në llogarinë e tij deri në datë 30.09.2014, ku 74 645.28 lekë është tërhequr prej znj. Barije Çibuku me përshkrim “transfertë sipas aktit të trashëgimisë 1248 Rep, Nr.498 Kol., datë 15.09.2014”. Pas kësaj date deri në datën e plotësimit të deklaratës vetting, vlera e llogarisë ka qëndruar në vlerën 298 646.12 lekë dhe në mars të vitit 2018 janë tërhequr nga Marjeta Myftari, Rozeta Shehu, Blerta Marku, Lida Gjati vlerat 74 668 përkatësisht për secilën. Pas kësaj datë llogaria rezulton e mbyllur.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9D2AE" w14:textId="77777777" w:rsidR="0002396E" w:rsidRDefault="000239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1C20CF"/>
    <w:multiLevelType w:val="hybridMultilevel"/>
    <w:tmpl w:val="DE9829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8"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0"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3"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0"/>
  </w:num>
  <w:num w:numId="4">
    <w:abstractNumId w:val="13"/>
  </w:num>
  <w:num w:numId="5">
    <w:abstractNumId w:val="21"/>
  </w:num>
  <w:num w:numId="6">
    <w:abstractNumId w:val="11"/>
  </w:num>
  <w:num w:numId="7">
    <w:abstractNumId w:val="24"/>
  </w:num>
  <w:num w:numId="8">
    <w:abstractNumId w:val="23"/>
  </w:num>
  <w:num w:numId="9">
    <w:abstractNumId w:val="15"/>
  </w:num>
  <w:num w:numId="10">
    <w:abstractNumId w:val="19"/>
  </w:num>
  <w:num w:numId="11">
    <w:abstractNumId w:val="5"/>
  </w:num>
  <w:num w:numId="12">
    <w:abstractNumId w:val="6"/>
  </w:num>
  <w:num w:numId="13">
    <w:abstractNumId w:val="0"/>
  </w:num>
  <w:num w:numId="14">
    <w:abstractNumId w:val="2"/>
  </w:num>
  <w:num w:numId="15">
    <w:abstractNumId w:val="9"/>
  </w:num>
  <w:num w:numId="16">
    <w:abstractNumId w:val="7"/>
  </w:num>
  <w:num w:numId="17">
    <w:abstractNumId w:val="22"/>
  </w:num>
  <w:num w:numId="18">
    <w:abstractNumId w:val="1"/>
  </w:num>
  <w:num w:numId="19">
    <w:abstractNumId w:val="14"/>
  </w:num>
  <w:num w:numId="20">
    <w:abstractNumId w:val="12"/>
  </w:num>
  <w:num w:numId="21">
    <w:abstractNumId w:val="8"/>
  </w:num>
  <w:num w:numId="22">
    <w:abstractNumId w:val="17"/>
  </w:num>
  <w:num w:numId="23">
    <w:abstractNumId w:val="4"/>
  </w:num>
  <w:num w:numId="24">
    <w:abstractNumId w:val="18"/>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EB1"/>
    <w:rsid w:val="00000E2B"/>
    <w:rsid w:val="0000312A"/>
    <w:rsid w:val="000054EA"/>
    <w:rsid w:val="00005A95"/>
    <w:rsid w:val="000073B5"/>
    <w:rsid w:val="00010597"/>
    <w:rsid w:val="000115F5"/>
    <w:rsid w:val="000122C9"/>
    <w:rsid w:val="00013B7E"/>
    <w:rsid w:val="00014341"/>
    <w:rsid w:val="00016F64"/>
    <w:rsid w:val="0002396E"/>
    <w:rsid w:val="00023EDC"/>
    <w:rsid w:val="00026AD6"/>
    <w:rsid w:val="00032D8D"/>
    <w:rsid w:val="00034F0A"/>
    <w:rsid w:val="00040C83"/>
    <w:rsid w:val="0004410D"/>
    <w:rsid w:val="00044B9E"/>
    <w:rsid w:val="0005416A"/>
    <w:rsid w:val="0005540D"/>
    <w:rsid w:val="00056550"/>
    <w:rsid w:val="00056A22"/>
    <w:rsid w:val="00057005"/>
    <w:rsid w:val="00057D4D"/>
    <w:rsid w:val="00061BA1"/>
    <w:rsid w:val="000622CB"/>
    <w:rsid w:val="0006372D"/>
    <w:rsid w:val="0007032B"/>
    <w:rsid w:val="00070386"/>
    <w:rsid w:val="000725D8"/>
    <w:rsid w:val="00074672"/>
    <w:rsid w:val="00080E8B"/>
    <w:rsid w:val="000811EF"/>
    <w:rsid w:val="00081440"/>
    <w:rsid w:val="000853B7"/>
    <w:rsid w:val="000866C0"/>
    <w:rsid w:val="00086DC0"/>
    <w:rsid w:val="0009184B"/>
    <w:rsid w:val="00091F5B"/>
    <w:rsid w:val="00093E42"/>
    <w:rsid w:val="000971CA"/>
    <w:rsid w:val="000A063D"/>
    <w:rsid w:val="000A6BFD"/>
    <w:rsid w:val="000B0BF8"/>
    <w:rsid w:val="000B20CC"/>
    <w:rsid w:val="000C1732"/>
    <w:rsid w:val="000C1AE9"/>
    <w:rsid w:val="000C5D74"/>
    <w:rsid w:val="000C691F"/>
    <w:rsid w:val="000C6E81"/>
    <w:rsid w:val="000D7543"/>
    <w:rsid w:val="000E2004"/>
    <w:rsid w:val="000E6787"/>
    <w:rsid w:val="000F2316"/>
    <w:rsid w:val="000F4086"/>
    <w:rsid w:val="000F5B74"/>
    <w:rsid w:val="00110533"/>
    <w:rsid w:val="00111164"/>
    <w:rsid w:val="00113206"/>
    <w:rsid w:val="001134A6"/>
    <w:rsid w:val="00113A18"/>
    <w:rsid w:val="00114429"/>
    <w:rsid w:val="001172BA"/>
    <w:rsid w:val="001205A9"/>
    <w:rsid w:val="00132336"/>
    <w:rsid w:val="001350AA"/>
    <w:rsid w:val="00136F91"/>
    <w:rsid w:val="00146ED6"/>
    <w:rsid w:val="001474B4"/>
    <w:rsid w:val="00150EBE"/>
    <w:rsid w:val="001523F2"/>
    <w:rsid w:val="0015443B"/>
    <w:rsid w:val="00156989"/>
    <w:rsid w:val="00163F99"/>
    <w:rsid w:val="00166425"/>
    <w:rsid w:val="00167C0B"/>
    <w:rsid w:val="00173EAF"/>
    <w:rsid w:val="00176EE2"/>
    <w:rsid w:val="00177D4C"/>
    <w:rsid w:val="00181D05"/>
    <w:rsid w:val="00182574"/>
    <w:rsid w:val="0018307A"/>
    <w:rsid w:val="00184174"/>
    <w:rsid w:val="001848E3"/>
    <w:rsid w:val="001866BD"/>
    <w:rsid w:val="00187663"/>
    <w:rsid w:val="00193538"/>
    <w:rsid w:val="00197CEB"/>
    <w:rsid w:val="001A1779"/>
    <w:rsid w:val="001A2B81"/>
    <w:rsid w:val="001A3195"/>
    <w:rsid w:val="001A3BA1"/>
    <w:rsid w:val="001A6BF6"/>
    <w:rsid w:val="001A7A02"/>
    <w:rsid w:val="001B3888"/>
    <w:rsid w:val="001B4970"/>
    <w:rsid w:val="001B60D7"/>
    <w:rsid w:val="001B686E"/>
    <w:rsid w:val="001C11AD"/>
    <w:rsid w:val="001C189F"/>
    <w:rsid w:val="001C2297"/>
    <w:rsid w:val="001C4F8A"/>
    <w:rsid w:val="001C6F91"/>
    <w:rsid w:val="001C7A96"/>
    <w:rsid w:val="001D1C74"/>
    <w:rsid w:val="001D3AE3"/>
    <w:rsid w:val="001D533C"/>
    <w:rsid w:val="001D59DB"/>
    <w:rsid w:val="001D5DF5"/>
    <w:rsid w:val="001D68A7"/>
    <w:rsid w:val="001D7CED"/>
    <w:rsid w:val="001D7E9A"/>
    <w:rsid w:val="001D7EFF"/>
    <w:rsid w:val="001E0017"/>
    <w:rsid w:val="001E21BB"/>
    <w:rsid w:val="001F0C62"/>
    <w:rsid w:val="001F1F57"/>
    <w:rsid w:val="001F2AA6"/>
    <w:rsid w:val="001F2ECF"/>
    <w:rsid w:val="001F7420"/>
    <w:rsid w:val="001F7B6C"/>
    <w:rsid w:val="00201F2B"/>
    <w:rsid w:val="00202F88"/>
    <w:rsid w:val="00205489"/>
    <w:rsid w:val="00205649"/>
    <w:rsid w:val="00207530"/>
    <w:rsid w:val="00207B37"/>
    <w:rsid w:val="00211B20"/>
    <w:rsid w:val="0021593C"/>
    <w:rsid w:val="00217A23"/>
    <w:rsid w:val="00217F28"/>
    <w:rsid w:val="0022202C"/>
    <w:rsid w:val="00223685"/>
    <w:rsid w:val="00223E05"/>
    <w:rsid w:val="00226037"/>
    <w:rsid w:val="002309B5"/>
    <w:rsid w:val="00230BC9"/>
    <w:rsid w:val="00232F15"/>
    <w:rsid w:val="00235144"/>
    <w:rsid w:val="00235441"/>
    <w:rsid w:val="002366DB"/>
    <w:rsid w:val="00236ECC"/>
    <w:rsid w:val="00237B33"/>
    <w:rsid w:val="00243529"/>
    <w:rsid w:val="002435A6"/>
    <w:rsid w:val="00246584"/>
    <w:rsid w:val="00246690"/>
    <w:rsid w:val="00246EAB"/>
    <w:rsid w:val="00251147"/>
    <w:rsid w:val="0025263B"/>
    <w:rsid w:val="00256A9E"/>
    <w:rsid w:val="00261F07"/>
    <w:rsid w:val="00263726"/>
    <w:rsid w:val="00265328"/>
    <w:rsid w:val="00270EA9"/>
    <w:rsid w:val="0027139E"/>
    <w:rsid w:val="002739D5"/>
    <w:rsid w:val="00273A0D"/>
    <w:rsid w:val="00275C58"/>
    <w:rsid w:val="00281F5E"/>
    <w:rsid w:val="00282DB6"/>
    <w:rsid w:val="00283167"/>
    <w:rsid w:val="00283422"/>
    <w:rsid w:val="00283C9D"/>
    <w:rsid w:val="00287180"/>
    <w:rsid w:val="00291E2E"/>
    <w:rsid w:val="00294430"/>
    <w:rsid w:val="002945ED"/>
    <w:rsid w:val="00296427"/>
    <w:rsid w:val="0029649F"/>
    <w:rsid w:val="00297735"/>
    <w:rsid w:val="002A28DC"/>
    <w:rsid w:val="002A3E9E"/>
    <w:rsid w:val="002B17A2"/>
    <w:rsid w:val="002B36ED"/>
    <w:rsid w:val="002B410D"/>
    <w:rsid w:val="002B4872"/>
    <w:rsid w:val="002B6C84"/>
    <w:rsid w:val="002C0287"/>
    <w:rsid w:val="002C151A"/>
    <w:rsid w:val="002C21A4"/>
    <w:rsid w:val="002C4B4E"/>
    <w:rsid w:val="002D055A"/>
    <w:rsid w:val="002D1B3B"/>
    <w:rsid w:val="002D6228"/>
    <w:rsid w:val="002E0325"/>
    <w:rsid w:val="002E09E7"/>
    <w:rsid w:val="002E4582"/>
    <w:rsid w:val="002E4739"/>
    <w:rsid w:val="002E5D6C"/>
    <w:rsid w:val="002E6DA4"/>
    <w:rsid w:val="002E756C"/>
    <w:rsid w:val="002F0661"/>
    <w:rsid w:val="002F3748"/>
    <w:rsid w:val="002F3A3D"/>
    <w:rsid w:val="002F5C4D"/>
    <w:rsid w:val="002F623E"/>
    <w:rsid w:val="003036A8"/>
    <w:rsid w:val="00306D36"/>
    <w:rsid w:val="00313B62"/>
    <w:rsid w:val="00320B30"/>
    <w:rsid w:val="00321043"/>
    <w:rsid w:val="00322518"/>
    <w:rsid w:val="00326942"/>
    <w:rsid w:val="00332BA9"/>
    <w:rsid w:val="00332F65"/>
    <w:rsid w:val="00333476"/>
    <w:rsid w:val="003355E1"/>
    <w:rsid w:val="00343608"/>
    <w:rsid w:val="00345E7A"/>
    <w:rsid w:val="00346E8C"/>
    <w:rsid w:val="00351DC0"/>
    <w:rsid w:val="003549EF"/>
    <w:rsid w:val="0035652A"/>
    <w:rsid w:val="003604E8"/>
    <w:rsid w:val="00363902"/>
    <w:rsid w:val="0036773F"/>
    <w:rsid w:val="00367CE7"/>
    <w:rsid w:val="0037168A"/>
    <w:rsid w:val="00371695"/>
    <w:rsid w:val="00377511"/>
    <w:rsid w:val="00380347"/>
    <w:rsid w:val="00381981"/>
    <w:rsid w:val="00383209"/>
    <w:rsid w:val="00387BFA"/>
    <w:rsid w:val="00394F4A"/>
    <w:rsid w:val="003962C1"/>
    <w:rsid w:val="00396ADF"/>
    <w:rsid w:val="003A4FAC"/>
    <w:rsid w:val="003A6B85"/>
    <w:rsid w:val="003B569B"/>
    <w:rsid w:val="003B6674"/>
    <w:rsid w:val="003B780F"/>
    <w:rsid w:val="003B79CC"/>
    <w:rsid w:val="003C0096"/>
    <w:rsid w:val="003C0865"/>
    <w:rsid w:val="003C1078"/>
    <w:rsid w:val="003C1965"/>
    <w:rsid w:val="003C3ED5"/>
    <w:rsid w:val="003C57DC"/>
    <w:rsid w:val="003C5865"/>
    <w:rsid w:val="003C78FE"/>
    <w:rsid w:val="003D1CE9"/>
    <w:rsid w:val="003D289F"/>
    <w:rsid w:val="003D414C"/>
    <w:rsid w:val="003D43E4"/>
    <w:rsid w:val="003D6F33"/>
    <w:rsid w:val="003D7D19"/>
    <w:rsid w:val="003E328A"/>
    <w:rsid w:val="003E3B88"/>
    <w:rsid w:val="003F1580"/>
    <w:rsid w:val="003F1A01"/>
    <w:rsid w:val="003F4844"/>
    <w:rsid w:val="003F4E47"/>
    <w:rsid w:val="003F5998"/>
    <w:rsid w:val="003F5F59"/>
    <w:rsid w:val="003F7733"/>
    <w:rsid w:val="003F7DC1"/>
    <w:rsid w:val="00403E28"/>
    <w:rsid w:val="00407DC8"/>
    <w:rsid w:val="00411E49"/>
    <w:rsid w:val="004122F2"/>
    <w:rsid w:val="004161AE"/>
    <w:rsid w:val="00416D1A"/>
    <w:rsid w:val="00420A28"/>
    <w:rsid w:val="00422524"/>
    <w:rsid w:val="00422E0A"/>
    <w:rsid w:val="00422E6E"/>
    <w:rsid w:val="004263A1"/>
    <w:rsid w:val="00426771"/>
    <w:rsid w:val="00430C5F"/>
    <w:rsid w:val="00431C42"/>
    <w:rsid w:val="00434DEF"/>
    <w:rsid w:val="00436F09"/>
    <w:rsid w:val="00436F16"/>
    <w:rsid w:val="00442BE2"/>
    <w:rsid w:val="004444F5"/>
    <w:rsid w:val="00445FF5"/>
    <w:rsid w:val="00446D43"/>
    <w:rsid w:val="00447E19"/>
    <w:rsid w:val="00453221"/>
    <w:rsid w:val="0045485E"/>
    <w:rsid w:val="004574C5"/>
    <w:rsid w:val="00461B62"/>
    <w:rsid w:val="00464E5C"/>
    <w:rsid w:val="00466E71"/>
    <w:rsid w:val="00467476"/>
    <w:rsid w:val="004706DE"/>
    <w:rsid w:val="0047141E"/>
    <w:rsid w:val="0048441C"/>
    <w:rsid w:val="00485489"/>
    <w:rsid w:val="00487A68"/>
    <w:rsid w:val="00490F9D"/>
    <w:rsid w:val="004910AF"/>
    <w:rsid w:val="00491BD9"/>
    <w:rsid w:val="004A30D0"/>
    <w:rsid w:val="004A4109"/>
    <w:rsid w:val="004A4678"/>
    <w:rsid w:val="004A510A"/>
    <w:rsid w:val="004A6536"/>
    <w:rsid w:val="004A6DDF"/>
    <w:rsid w:val="004B0FE6"/>
    <w:rsid w:val="004B3F18"/>
    <w:rsid w:val="004B598E"/>
    <w:rsid w:val="004B5E92"/>
    <w:rsid w:val="004B6E08"/>
    <w:rsid w:val="004B7030"/>
    <w:rsid w:val="004B7A38"/>
    <w:rsid w:val="004B7C05"/>
    <w:rsid w:val="004C00F0"/>
    <w:rsid w:val="004C19B6"/>
    <w:rsid w:val="004C522F"/>
    <w:rsid w:val="004D06B5"/>
    <w:rsid w:val="004D10B9"/>
    <w:rsid w:val="004D250D"/>
    <w:rsid w:val="004D2B99"/>
    <w:rsid w:val="004D5AEA"/>
    <w:rsid w:val="004D712D"/>
    <w:rsid w:val="004E2B16"/>
    <w:rsid w:val="004E49BD"/>
    <w:rsid w:val="004E63DA"/>
    <w:rsid w:val="004F231D"/>
    <w:rsid w:val="004F4CC8"/>
    <w:rsid w:val="004F5DE8"/>
    <w:rsid w:val="004F5F48"/>
    <w:rsid w:val="00502EAF"/>
    <w:rsid w:val="00504A26"/>
    <w:rsid w:val="00510860"/>
    <w:rsid w:val="00514552"/>
    <w:rsid w:val="0051612D"/>
    <w:rsid w:val="0052060A"/>
    <w:rsid w:val="005207B9"/>
    <w:rsid w:val="0052106B"/>
    <w:rsid w:val="00522AFE"/>
    <w:rsid w:val="005242B5"/>
    <w:rsid w:val="00534A1D"/>
    <w:rsid w:val="00535177"/>
    <w:rsid w:val="005376C2"/>
    <w:rsid w:val="005377FE"/>
    <w:rsid w:val="00551CB6"/>
    <w:rsid w:val="00557B0F"/>
    <w:rsid w:val="00557C28"/>
    <w:rsid w:val="00560820"/>
    <w:rsid w:val="00560FF1"/>
    <w:rsid w:val="00561E32"/>
    <w:rsid w:val="0056438F"/>
    <w:rsid w:val="005656F9"/>
    <w:rsid w:val="00565E9C"/>
    <w:rsid w:val="00565EED"/>
    <w:rsid w:val="00570D3F"/>
    <w:rsid w:val="00573157"/>
    <w:rsid w:val="00574211"/>
    <w:rsid w:val="00576F76"/>
    <w:rsid w:val="005837BC"/>
    <w:rsid w:val="00584324"/>
    <w:rsid w:val="00590A37"/>
    <w:rsid w:val="005911F8"/>
    <w:rsid w:val="005924F2"/>
    <w:rsid w:val="0059338B"/>
    <w:rsid w:val="005933B4"/>
    <w:rsid w:val="0059560D"/>
    <w:rsid w:val="005A233C"/>
    <w:rsid w:val="005A24E9"/>
    <w:rsid w:val="005A513F"/>
    <w:rsid w:val="005B0F04"/>
    <w:rsid w:val="005B2044"/>
    <w:rsid w:val="005B3386"/>
    <w:rsid w:val="005B357C"/>
    <w:rsid w:val="005B449E"/>
    <w:rsid w:val="005B7690"/>
    <w:rsid w:val="005C2DC7"/>
    <w:rsid w:val="005C7D7A"/>
    <w:rsid w:val="005D0BF7"/>
    <w:rsid w:val="005D1D97"/>
    <w:rsid w:val="005D5580"/>
    <w:rsid w:val="005D5AB7"/>
    <w:rsid w:val="005E04B2"/>
    <w:rsid w:val="005E1A89"/>
    <w:rsid w:val="005E2DED"/>
    <w:rsid w:val="005E3A3A"/>
    <w:rsid w:val="005E3C53"/>
    <w:rsid w:val="005F0420"/>
    <w:rsid w:val="005F0861"/>
    <w:rsid w:val="005F1778"/>
    <w:rsid w:val="005F196C"/>
    <w:rsid w:val="005F2176"/>
    <w:rsid w:val="005F5C94"/>
    <w:rsid w:val="005F726F"/>
    <w:rsid w:val="00600ECA"/>
    <w:rsid w:val="00602850"/>
    <w:rsid w:val="006036DD"/>
    <w:rsid w:val="00604D79"/>
    <w:rsid w:val="0061023F"/>
    <w:rsid w:val="0061130F"/>
    <w:rsid w:val="00611AB9"/>
    <w:rsid w:val="0061413D"/>
    <w:rsid w:val="00622016"/>
    <w:rsid w:val="00622F4C"/>
    <w:rsid w:val="00623DC1"/>
    <w:rsid w:val="006262E1"/>
    <w:rsid w:val="006275D1"/>
    <w:rsid w:val="0063237F"/>
    <w:rsid w:val="00632B90"/>
    <w:rsid w:val="00640BE3"/>
    <w:rsid w:val="00642B5B"/>
    <w:rsid w:val="00643FBE"/>
    <w:rsid w:val="00644366"/>
    <w:rsid w:val="006465C9"/>
    <w:rsid w:val="00652345"/>
    <w:rsid w:val="006540BE"/>
    <w:rsid w:val="006544CE"/>
    <w:rsid w:val="00654AB9"/>
    <w:rsid w:val="0065568D"/>
    <w:rsid w:val="0065649E"/>
    <w:rsid w:val="00656589"/>
    <w:rsid w:val="006576E8"/>
    <w:rsid w:val="006676F4"/>
    <w:rsid w:val="00670A2F"/>
    <w:rsid w:val="0067164A"/>
    <w:rsid w:val="00673333"/>
    <w:rsid w:val="0067355C"/>
    <w:rsid w:val="00673842"/>
    <w:rsid w:val="0067392D"/>
    <w:rsid w:val="00676E81"/>
    <w:rsid w:val="00677A3E"/>
    <w:rsid w:val="00677F74"/>
    <w:rsid w:val="006804AA"/>
    <w:rsid w:val="00684D0B"/>
    <w:rsid w:val="00685F82"/>
    <w:rsid w:val="0068708B"/>
    <w:rsid w:val="00693D39"/>
    <w:rsid w:val="00694037"/>
    <w:rsid w:val="00697CBB"/>
    <w:rsid w:val="006A1F46"/>
    <w:rsid w:val="006A42A3"/>
    <w:rsid w:val="006A44F9"/>
    <w:rsid w:val="006A5B67"/>
    <w:rsid w:val="006B050B"/>
    <w:rsid w:val="006B2275"/>
    <w:rsid w:val="006B23BC"/>
    <w:rsid w:val="006B255F"/>
    <w:rsid w:val="006B27B6"/>
    <w:rsid w:val="006B298C"/>
    <w:rsid w:val="006B375A"/>
    <w:rsid w:val="006B4280"/>
    <w:rsid w:val="006B4DC8"/>
    <w:rsid w:val="006B711E"/>
    <w:rsid w:val="006C36E1"/>
    <w:rsid w:val="006C454B"/>
    <w:rsid w:val="006C4678"/>
    <w:rsid w:val="006D0280"/>
    <w:rsid w:val="006D084B"/>
    <w:rsid w:val="006D1DF2"/>
    <w:rsid w:val="006D25AB"/>
    <w:rsid w:val="006D2D2C"/>
    <w:rsid w:val="006D3004"/>
    <w:rsid w:val="006D32FB"/>
    <w:rsid w:val="006D728B"/>
    <w:rsid w:val="006D7AB6"/>
    <w:rsid w:val="006E03DB"/>
    <w:rsid w:val="006E1ABD"/>
    <w:rsid w:val="006E2113"/>
    <w:rsid w:val="006E74BA"/>
    <w:rsid w:val="006F1DF1"/>
    <w:rsid w:val="006F4DA1"/>
    <w:rsid w:val="006F4DE6"/>
    <w:rsid w:val="00701E82"/>
    <w:rsid w:val="00701F3E"/>
    <w:rsid w:val="00702234"/>
    <w:rsid w:val="00704688"/>
    <w:rsid w:val="007078BA"/>
    <w:rsid w:val="00715339"/>
    <w:rsid w:val="007171E0"/>
    <w:rsid w:val="007177FD"/>
    <w:rsid w:val="00717B30"/>
    <w:rsid w:val="00723843"/>
    <w:rsid w:val="007243B5"/>
    <w:rsid w:val="00724D75"/>
    <w:rsid w:val="00725E77"/>
    <w:rsid w:val="00733E36"/>
    <w:rsid w:val="00734451"/>
    <w:rsid w:val="00741AF2"/>
    <w:rsid w:val="00745B92"/>
    <w:rsid w:val="00745F64"/>
    <w:rsid w:val="0074642B"/>
    <w:rsid w:val="00746771"/>
    <w:rsid w:val="007471BF"/>
    <w:rsid w:val="007570D2"/>
    <w:rsid w:val="00765F11"/>
    <w:rsid w:val="007673FF"/>
    <w:rsid w:val="00772AF3"/>
    <w:rsid w:val="00775004"/>
    <w:rsid w:val="00775ADF"/>
    <w:rsid w:val="00777E13"/>
    <w:rsid w:val="00782028"/>
    <w:rsid w:val="007867C2"/>
    <w:rsid w:val="00786EC7"/>
    <w:rsid w:val="007879AB"/>
    <w:rsid w:val="007915D6"/>
    <w:rsid w:val="00791644"/>
    <w:rsid w:val="00792409"/>
    <w:rsid w:val="0079414C"/>
    <w:rsid w:val="007952DF"/>
    <w:rsid w:val="007973C4"/>
    <w:rsid w:val="007A01C0"/>
    <w:rsid w:val="007A4CAF"/>
    <w:rsid w:val="007A53C8"/>
    <w:rsid w:val="007B358B"/>
    <w:rsid w:val="007B4667"/>
    <w:rsid w:val="007C6821"/>
    <w:rsid w:val="007D0BBD"/>
    <w:rsid w:val="007D2679"/>
    <w:rsid w:val="007E6522"/>
    <w:rsid w:val="007E6FA1"/>
    <w:rsid w:val="007F0661"/>
    <w:rsid w:val="007F069E"/>
    <w:rsid w:val="007F579F"/>
    <w:rsid w:val="00800908"/>
    <w:rsid w:val="008046A9"/>
    <w:rsid w:val="00804C42"/>
    <w:rsid w:val="008062CE"/>
    <w:rsid w:val="0080718F"/>
    <w:rsid w:val="00810F93"/>
    <w:rsid w:val="00811A6E"/>
    <w:rsid w:val="0081553C"/>
    <w:rsid w:val="0082026B"/>
    <w:rsid w:val="00822CE7"/>
    <w:rsid w:val="00824956"/>
    <w:rsid w:val="008323EF"/>
    <w:rsid w:val="00832886"/>
    <w:rsid w:val="008328A6"/>
    <w:rsid w:val="00832C88"/>
    <w:rsid w:val="00834808"/>
    <w:rsid w:val="008363D2"/>
    <w:rsid w:val="00837AEF"/>
    <w:rsid w:val="00837F55"/>
    <w:rsid w:val="00842E67"/>
    <w:rsid w:val="00847CE7"/>
    <w:rsid w:val="00847D27"/>
    <w:rsid w:val="00850C3C"/>
    <w:rsid w:val="00851B72"/>
    <w:rsid w:val="008523D3"/>
    <w:rsid w:val="0085423F"/>
    <w:rsid w:val="00862B54"/>
    <w:rsid w:val="00870C8F"/>
    <w:rsid w:val="008741C6"/>
    <w:rsid w:val="0087464F"/>
    <w:rsid w:val="008756B9"/>
    <w:rsid w:val="00875D09"/>
    <w:rsid w:val="00876FFC"/>
    <w:rsid w:val="00884E90"/>
    <w:rsid w:val="00885D79"/>
    <w:rsid w:val="008917D9"/>
    <w:rsid w:val="0089419D"/>
    <w:rsid w:val="008A19FE"/>
    <w:rsid w:val="008B0095"/>
    <w:rsid w:val="008B3A5F"/>
    <w:rsid w:val="008B3F5F"/>
    <w:rsid w:val="008B4ED9"/>
    <w:rsid w:val="008B4F7A"/>
    <w:rsid w:val="008C1961"/>
    <w:rsid w:val="008C1D62"/>
    <w:rsid w:val="008C4EFF"/>
    <w:rsid w:val="008C6278"/>
    <w:rsid w:val="008D12EC"/>
    <w:rsid w:val="008D49B5"/>
    <w:rsid w:val="008E1008"/>
    <w:rsid w:val="008E12F7"/>
    <w:rsid w:val="008E268A"/>
    <w:rsid w:val="008E4560"/>
    <w:rsid w:val="008E4A54"/>
    <w:rsid w:val="008E63FD"/>
    <w:rsid w:val="008E71FF"/>
    <w:rsid w:val="008F11C2"/>
    <w:rsid w:val="008F34E7"/>
    <w:rsid w:val="008F3AF5"/>
    <w:rsid w:val="008F3B05"/>
    <w:rsid w:val="008F4BAF"/>
    <w:rsid w:val="008F6F93"/>
    <w:rsid w:val="00904A64"/>
    <w:rsid w:val="009124E0"/>
    <w:rsid w:val="0091358F"/>
    <w:rsid w:val="0091408B"/>
    <w:rsid w:val="009176AB"/>
    <w:rsid w:val="00921175"/>
    <w:rsid w:val="0092180C"/>
    <w:rsid w:val="0092223C"/>
    <w:rsid w:val="009250EF"/>
    <w:rsid w:val="0092682F"/>
    <w:rsid w:val="00936FEB"/>
    <w:rsid w:val="00941D17"/>
    <w:rsid w:val="009423E6"/>
    <w:rsid w:val="009439F2"/>
    <w:rsid w:val="00945172"/>
    <w:rsid w:val="00950D35"/>
    <w:rsid w:val="00950F9F"/>
    <w:rsid w:val="009575AE"/>
    <w:rsid w:val="00960E64"/>
    <w:rsid w:val="0096226C"/>
    <w:rsid w:val="009664EC"/>
    <w:rsid w:val="00970551"/>
    <w:rsid w:val="00970D72"/>
    <w:rsid w:val="00971596"/>
    <w:rsid w:val="0097289F"/>
    <w:rsid w:val="00972F41"/>
    <w:rsid w:val="00973C85"/>
    <w:rsid w:val="009752B9"/>
    <w:rsid w:val="00977C3C"/>
    <w:rsid w:val="00985555"/>
    <w:rsid w:val="0099173F"/>
    <w:rsid w:val="00991C4F"/>
    <w:rsid w:val="00993DCC"/>
    <w:rsid w:val="0099707D"/>
    <w:rsid w:val="009978E4"/>
    <w:rsid w:val="009A17EE"/>
    <w:rsid w:val="009A4215"/>
    <w:rsid w:val="009A4FCC"/>
    <w:rsid w:val="009A5762"/>
    <w:rsid w:val="009B3ABF"/>
    <w:rsid w:val="009B4C6E"/>
    <w:rsid w:val="009B6A29"/>
    <w:rsid w:val="009B6A7F"/>
    <w:rsid w:val="009B6DEE"/>
    <w:rsid w:val="009C03D2"/>
    <w:rsid w:val="009C0FAB"/>
    <w:rsid w:val="009C2937"/>
    <w:rsid w:val="009C60B3"/>
    <w:rsid w:val="009C7EB1"/>
    <w:rsid w:val="009D1AF1"/>
    <w:rsid w:val="009D22A5"/>
    <w:rsid w:val="009D4313"/>
    <w:rsid w:val="009D4356"/>
    <w:rsid w:val="009D527C"/>
    <w:rsid w:val="009D61B9"/>
    <w:rsid w:val="009D74C6"/>
    <w:rsid w:val="009E5F13"/>
    <w:rsid w:val="009E6809"/>
    <w:rsid w:val="009F3A21"/>
    <w:rsid w:val="009F7CC2"/>
    <w:rsid w:val="00A00269"/>
    <w:rsid w:val="00A03045"/>
    <w:rsid w:val="00A04E4C"/>
    <w:rsid w:val="00A0593F"/>
    <w:rsid w:val="00A05E6F"/>
    <w:rsid w:val="00A10F7E"/>
    <w:rsid w:val="00A115BE"/>
    <w:rsid w:val="00A12AC3"/>
    <w:rsid w:val="00A13244"/>
    <w:rsid w:val="00A21FB3"/>
    <w:rsid w:val="00A22386"/>
    <w:rsid w:val="00A24CA7"/>
    <w:rsid w:val="00A26716"/>
    <w:rsid w:val="00A27171"/>
    <w:rsid w:val="00A31EF4"/>
    <w:rsid w:val="00A3225C"/>
    <w:rsid w:val="00A32735"/>
    <w:rsid w:val="00A3388A"/>
    <w:rsid w:val="00A362CC"/>
    <w:rsid w:val="00A37C53"/>
    <w:rsid w:val="00A37D72"/>
    <w:rsid w:val="00A40EDC"/>
    <w:rsid w:val="00A41C61"/>
    <w:rsid w:val="00A45B33"/>
    <w:rsid w:val="00A51222"/>
    <w:rsid w:val="00A51D13"/>
    <w:rsid w:val="00A53DAA"/>
    <w:rsid w:val="00A546C7"/>
    <w:rsid w:val="00A558BD"/>
    <w:rsid w:val="00A6438C"/>
    <w:rsid w:val="00A64CEF"/>
    <w:rsid w:val="00A6682C"/>
    <w:rsid w:val="00A67EB4"/>
    <w:rsid w:val="00A722A7"/>
    <w:rsid w:val="00A72673"/>
    <w:rsid w:val="00A73391"/>
    <w:rsid w:val="00A76764"/>
    <w:rsid w:val="00A8132B"/>
    <w:rsid w:val="00A81B2F"/>
    <w:rsid w:val="00A83033"/>
    <w:rsid w:val="00A837F8"/>
    <w:rsid w:val="00A83986"/>
    <w:rsid w:val="00A86471"/>
    <w:rsid w:val="00A87442"/>
    <w:rsid w:val="00A9157C"/>
    <w:rsid w:val="00A92A64"/>
    <w:rsid w:val="00A93209"/>
    <w:rsid w:val="00A9619B"/>
    <w:rsid w:val="00A973CA"/>
    <w:rsid w:val="00A97483"/>
    <w:rsid w:val="00AA1982"/>
    <w:rsid w:val="00AA43A6"/>
    <w:rsid w:val="00AA6849"/>
    <w:rsid w:val="00AA766D"/>
    <w:rsid w:val="00AA79FF"/>
    <w:rsid w:val="00AB0DFD"/>
    <w:rsid w:val="00AB19F7"/>
    <w:rsid w:val="00AB33F3"/>
    <w:rsid w:val="00AB3884"/>
    <w:rsid w:val="00AB3BAA"/>
    <w:rsid w:val="00AB5FAE"/>
    <w:rsid w:val="00AB731E"/>
    <w:rsid w:val="00AB7815"/>
    <w:rsid w:val="00AB7C56"/>
    <w:rsid w:val="00AB7D70"/>
    <w:rsid w:val="00AC435D"/>
    <w:rsid w:val="00AC521F"/>
    <w:rsid w:val="00AC5FAC"/>
    <w:rsid w:val="00AD1535"/>
    <w:rsid w:val="00AD1B16"/>
    <w:rsid w:val="00AD2FCE"/>
    <w:rsid w:val="00AE4BFC"/>
    <w:rsid w:val="00AE52DA"/>
    <w:rsid w:val="00AE6994"/>
    <w:rsid w:val="00AE717F"/>
    <w:rsid w:val="00AE7CA7"/>
    <w:rsid w:val="00AE7DCF"/>
    <w:rsid w:val="00AF0734"/>
    <w:rsid w:val="00AF2372"/>
    <w:rsid w:val="00AF573B"/>
    <w:rsid w:val="00AF583C"/>
    <w:rsid w:val="00AF5A22"/>
    <w:rsid w:val="00AF5F89"/>
    <w:rsid w:val="00B00A15"/>
    <w:rsid w:val="00B00F4F"/>
    <w:rsid w:val="00B059A9"/>
    <w:rsid w:val="00B11A2D"/>
    <w:rsid w:val="00B1241F"/>
    <w:rsid w:val="00B133AD"/>
    <w:rsid w:val="00B152CA"/>
    <w:rsid w:val="00B1609C"/>
    <w:rsid w:val="00B16287"/>
    <w:rsid w:val="00B17813"/>
    <w:rsid w:val="00B262A6"/>
    <w:rsid w:val="00B27A3E"/>
    <w:rsid w:val="00B36842"/>
    <w:rsid w:val="00B40A53"/>
    <w:rsid w:val="00B41714"/>
    <w:rsid w:val="00B658C0"/>
    <w:rsid w:val="00B66024"/>
    <w:rsid w:val="00B67F7A"/>
    <w:rsid w:val="00B736D4"/>
    <w:rsid w:val="00B7529F"/>
    <w:rsid w:val="00B81F7D"/>
    <w:rsid w:val="00B82885"/>
    <w:rsid w:val="00B84774"/>
    <w:rsid w:val="00B858F3"/>
    <w:rsid w:val="00B87585"/>
    <w:rsid w:val="00B91104"/>
    <w:rsid w:val="00B92D15"/>
    <w:rsid w:val="00B94E53"/>
    <w:rsid w:val="00B95276"/>
    <w:rsid w:val="00B96F21"/>
    <w:rsid w:val="00B970CB"/>
    <w:rsid w:val="00B9767F"/>
    <w:rsid w:val="00BA0E10"/>
    <w:rsid w:val="00BA1EC1"/>
    <w:rsid w:val="00BA343C"/>
    <w:rsid w:val="00BA4730"/>
    <w:rsid w:val="00BA4E28"/>
    <w:rsid w:val="00BA5132"/>
    <w:rsid w:val="00BA5C02"/>
    <w:rsid w:val="00BB4FED"/>
    <w:rsid w:val="00BB6050"/>
    <w:rsid w:val="00BC05D9"/>
    <w:rsid w:val="00BC5985"/>
    <w:rsid w:val="00BE0469"/>
    <w:rsid w:val="00BE1B7B"/>
    <w:rsid w:val="00BE24DB"/>
    <w:rsid w:val="00BE3206"/>
    <w:rsid w:val="00BE3515"/>
    <w:rsid w:val="00BE4561"/>
    <w:rsid w:val="00BE68F9"/>
    <w:rsid w:val="00BF00F3"/>
    <w:rsid w:val="00BF4793"/>
    <w:rsid w:val="00C052D2"/>
    <w:rsid w:val="00C05B95"/>
    <w:rsid w:val="00C06E8E"/>
    <w:rsid w:val="00C132BE"/>
    <w:rsid w:val="00C15A82"/>
    <w:rsid w:val="00C16492"/>
    <w:rsid w:val="00C166EB"/>
    <w:rsid w:val="00C166FE"/>
    <w:rsid w:val="00C167AD"/>
    <w:rsid w:val="00C201E9"/>
    <w:rsid w:val="00C23F78"/>
    <w:rsid w:val="00C24730"/>
    <w:rsid w:val="00C261AE"/>
    <w:rsid w:val="00C262B7"/>
    <w:rsid w:val="00C26CDB"/>
    <w:rsid w:val="00C273BE"/>
    <w:rsid w:val="00C31722"/>
    <w:rsid w:val="00C333D2"/>
    <w:rsid w:val="00C349CC"/>
    <w:rsid w:val="00C34FE9"/>
    <w:rsid w:val="00C3627E"/>
    <w:rsid w:val="00C3691B"/>
    <w:rsid w:val="00C36C5E"/>
    <w:rsid w:val="00C4288B"/>
    <w:rsid w:val="00C43347"/>
    <w:rsid w:val="00C4532D"/>
    <w:rsid w:val="00C45E81"/>
    <w:rsid w:val="00C5186B"/>
    <w:rsid w:val="00C51872"/>
    <w:rsid w:val="00C56C96"/>
    <w:rsid w:val="00C56F2A"/>
    <w:rsid w:val="00C60F71"/>
    <w:rsid w:val="00C6621C"/>
    <w:rsid w:val="00C666E8"/>
    <w:rsid w:val="00C714F1"/>
    <w:rsid w:val="00C73883"/>
    <w:rsid w:val="00C7671A"/>
    <w:rsid w:val="00C7758A"/>
    <w:rsid w:val="00C8081B"/>
    <w:rsid w:val="00C809A9"/>
    <w:rsid w:val="00C81698"/>
    <w:rsid w:val="00C8263E"/>
    <w:rsid w:val="00C83AD7"/>
    <w:rsid w:val="00C85C70"/>
    <w:rsid w:val="00C901EB"/>
    <w:rsid w:val="00C90240"/>
    <w:rsid w:val="00C904AC"/>
    <w:rsid w:val="00C93D38"/>
    <w:rsid w:val="00C962B2"/>
    <w:rsid w:val="00CA3055"/>
    <w:rsid w:val="00CA464A"/>
    <w:rsid w:val="00CA51C4"/>
    <w:rsid w:val="00CB012D"/>
    <w:rsid w:val="00CD0D48"/>
    <w:rsid w:val="00CE1FAF"/>
    <w:rsid w:val="00CE3E63"/>
    <w:rsid w:val="00CE4151"/>
    <w:rsid w:val="00CE5795"/>
    <w:rsid w:val="00CE6113"/>
    <w:rsid w:val="00CE7EEC"/>
    <w:rsid w:val="00CF0B13"/>
    <w:rsid w:val="00CF1D7F"/>
    <w:rsid w:val="00CF2994"/>
    <w:rsid w:val="00CF4427"/>
    <w:rsid w:val="00CF576D"/>
    <w:rsid w:val="00D02557"/>
    <w:rsid w:val="00D02BA0"/>
    <w:rsid w:val="00D03E87"/>
    <w:rsid w:val="00D03FB2"/>
    <w:rsid w:val="00D07CED"/>
    <w:rsid w:val="00D10D3C"/>
    <w:rsid w:val="00D11A90"/>
    <w:rsid w:val="00D21C25"/>
    <w:rsid w:val="00D3066D"/>
    <w:rsid w:val="00D307F1"/>
    <w:rsid w:val="00D320E0"/>
    <w:rsid w:val="00D332FC"/>
    <w:rsid w:val="00D357CF"/>
    <w:rsid w:val="00D37718"/>
    <w:rsid w:val="00D41389"/>
    <w:rsid w:val="00D42499"/>
    <w:rsid w:val="00D42540"/>
    <w:rsid w:val="00D42C08"/>
    <w:rsid w:val="00D42ED5"/>
    <w:rsid w:val="00D44853"/>
    <w:rsid w:val="00D473FA"/>
    <w:rsid w:val="00D47FAD"/>
    <w:rsid w:val="00D5331D"/>
    <w:rsid w:val="00D5521F"/>
    <w:rsid w:val="00D56080"/>
    <w:rsid w:val="00D62870"/>
    <w:rsid w:val="00D62916"/>
    <w:rsid w:val="00D63D2A"/>
    <w:rsid w:val="00D64689"/>
    <w:rsid w:val="00D64EBD"/>
    <w:rsid w:val="00D64F69"/>
    <w:rsid w:val="00D666D1"/>
    <w:rsid w:val="00D72864"/>
    <w:rsid w:val="00D74596"/>
    <w:rsid w:val="00D77959"/>
    <w:rsid w:val="00D81B66"/>
    <w:rsid w:val="00D83B97"/>
    <w:rsid w:val="00D86BE8"/>
    <w:rsid w:val="00D9075F"/>
    <w:rsid w:val="00D950A2"/>
    <w:rsid w:val="00D97BE0"/>
    <w:rsid w:val="00DA1708"/>
    <w:rsid w:val="00DA38D0"/>
    <w:rsid w:val="00DA7168"/>
    <w:rsid w:val="00DA7D73"/>
    <w:rsid w:val="00DB24F5"/>
    <w:rsid w:val="00DB3691"/>
    <w:rsid w:val="00DB474D"/>
    <w:rsid w:val="00DB56A7"/>
    <w:rsid w:val="00DB74FD"/>
    <w:rsid w:val="00DC0F7D"/>
    <w:rsid w:val="00DC1B9C"/>
    <w:rsid w:val="00DC4160"/>
    <w:rsid w:val="00DC67F6"/>
    <w:rsid w:val="00DD283B"/>
    <w:rsid w:val="00DD3B90"/>
    <w:rsid w:val="00DD406C"/>
    <w:rsid w:val="00DD41EB"/>
    <w:rsid w:val="00DD5C3D"/>
    <w:rsid w:val="00DE5FA2"/>
    <w:rsid w:val="00DE75F0"/>
    <w:rsid w:val="00DE792B"/>
    <w:rsid w:val="00DF04B3"/>
    <w:rsid w:val="00DF0570"/>
    <w:rsid w:val="00DF0BDA"/>
    <w:rsid w:val="00DF3F7B"/>
    <w:rsid w:val="00DF5AC3"/>
    <w:rsid w:val="00DF6581"/>
    <w:rsid w:val="00E013F1"/>
    <w:rsid w:val="00E0523E"/>
    <w:rsid w:val="00E10660"/>
    <w:rsid w:val="00E114EF"/>
    <w:rsid w:val="00E123C8"/>
    <w:rsid w:val="00E125A0"/>
    <w:rsid w:val="00E13B02"/>
    <w:rsid w:val="00E148BE"/>
    <w:rsid w:val="00E15188"/>
    <w:rsid w:val="00E176BB"/>
    <w:rsid w:val="00E17728"/>
    <w:rsid w:val="00E20618"/>
    <w:rsid w:val="00E20CB3"/>
    <w:rsid w:val="00E2343E"/>
    <w:rsid w:val="00E2513D"/>
    <w:rsid w:val="00E264DE"/>
    <w:rsid w:val="00E343BF"/>
    <w:rsid w:val="00E343F9"/>
    <w:rsid w:val="00E369AD"/>
    <w:rsid w:val="00E36D51"/>
    <w:rsid w:val="00E41244"/>
    <w:rsid w:val="00E469F7"/>
    <w:rsid w:val="00E4715C"/>
    <w:rsid w:val="00E47A0B"/>
    <w:rsid w:val="00E47FA8"/>
    <w:rsid w:val="00E57BE5"/>
    <w:rsid w:val="00E6229E"/>
    <w:rsid w:val="00E64975"/>
    <w:rsid w:val="00E7088D"/>
    <w:rsid w:val="00E7135E"/>
    <w:rsid w:val="00E718B8"/>
    <w:rsid w:val="00E74AEB"/>
    <w:rsid w:val="00E82D8D"/>
    <w:rsid w:val="00E86C87"/>
    <w:rsid w:val="00E90B34"/>
    <w:rsid w:val="00E91D1A"/>
    <w:rsid w:val="00E9589A"/>
    <w:rsid w:val="00E97333"/>
    <w:rsid w:val="00EA2F65"/>
    <w:rsid w:val="00EA5170"/>
    <w:rsid w:val="00EA6B58"/>
    <w:rsid w:val="00EB0621"/>
    <w:rsid w:val="00EB0BC2"/>
    <w:rsid w:val="00EB1D69"/>
    <w:rsid w:val="00EC0D26"/>
    <w:rsid w:val="00EC3211"/>
    <w:rsid w:val="00EC648A"/>
    <w:rsid w:val="00ED2D1D"/>
    <w:rsid w:val="00ED2DD4"/>
    <w:rsid w:val="00ED61AA"/>
    <w:rsid w:val="00EE07FC"/>
    <w:rsid w:val="00EE48AD"/>
    <w:rsid w:val="00EE5C25"/>
    <w:rsid w:val="00EE6805"/>
    <w:rsid w:val="00EF109B"/>
    <w:rsid w:val="00EF1775"/>
    <w:rsid w:val="00EF26E8"/>
    <w:rsid w:val="00EF2DDC"/>
    <w:rsid w:val="00EF325C"/>
    <w:rsid w:val="00EF5181"/>
    <w:rsid w:val="00EF52FF"/>
    <w:rsid w:val="00EF5E5F"/>
    <w:rsid w:val="00EF622F"/>
    <w:rsid w:val="00EF6398"/>
    <w:rsid w:val="00EF7DAD"/>
    <w:rsid w:val="00F02144"/>
    <w:rsid w:val="00F026B0"/>
    <w:rsid w:val="00F02EB2"/>
    <w:rsid w:val="00F02F08"/>
    <w:rsid w:val="00F03A62"/>
    <w:rsid w:val="00F06775"/>
    <w:rsid w:val="00F143D2"/>
    <w:rsid w:val="00F158B1"/>
    <w:rsid w:val="00F20414"/>
    <w:rsid w:val="00F20EE9"/>
    <w:rsid w:val="00F2101E"/>
    <w:rsid w:val="00F262DA"/>
    <w:rsid w:val="00F30410"/>
    <w:rsid w:val="00F31298"/>
    <w:rsid w:val="00F31DF3"/>
    <w:rsid w:val="00F33332"/>
    <w:rsid w:val="00F36913"/>
    <w:rsid w:val="00F44EAD"/>
    <w:rsid w:val="00F475FF"/>
    <w:rsid w:val="00F5139F"/>
    <w:rsid w:val="00F5202B"/>
    <w:rsid w:val="00F53741"/>
    <w:rsid w:val="00F60623"/>
    <w:rsid w:val="00F60794"/>
    <w:rsid w:val="00F64AFF"/>
    <w:rsid w:val="00F65B41"/>
    <w:rsid w:val="00F705F3"/>
    <w:rsid w:val="00F70A59"/>
    <w:rsid w:val="00F72A0E"/>
    <w:rsid w:val="00F72B77"/>
    <w:rsid w:val="00F748B4"/>
    <w:rsid w:val="00F76134"/>
    <w:rsid w:val="00F80A92"/>
    <w:rsid w:val="00F84726"/>
    <w:rsid w:val="00F85A3B"/>
    <w:rsid w:val="00F86669"/>
    <w:rsid w:val="00F950A1"/>
    <w:rsid w:val="00FA1F80"/>
    <w:rsid w:val="00FA29CD"/>
    <w:rsid w:val="00FA3236"/>
    <w:rsid w:val="00FA5390"/>
    <w:rsid w:val="00FA77AA"/>
    <w:rsid w:val="00FA78B8"/>
    <w:rsid w:val="00FB1B09"/>
    <w:rsid w:val="00FB3D5F"/>
    <w:rsid w:val="00FB62ED"/>
    <w:rsid w:val="00FC3573"/>
    <w:rsid w:val="00FC3EAF"/>
    <w:rsid w:val="00FC5CF3"/>
    <w:rsid w:val="00FD19FE"/>
    <w:rsid w:val="00FD2D73"/>
    <w:rsid w:val="00FD4A4F"/>
    <w:rsid w:val="00FD644D"/>
    <w:rsid w:val="00FE017F"/>
    <w:rsid w:val="00FE3150"/>
    <w:rsid w:val="00FE6F70"/>
    <w:rsid w:val="00FE798A"/>
    <w:rsid w:val="00FF1864"/>
    <w:rsid w:val="00FF33DB"/>
    <w:rsid w:val="00FF3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8CDA0-8C94-42C5-A3F7-9C38C2C1D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7598</TotalTime>
  <Pages>39</Pages>
  <Words>22149</Words>
  <Characters>126251</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1</cp:revision>
  <cp:lastPrinted>2025-04-18T11:50:00Z</cp:lastPrinted>
  <dcterms:created xsi:type="dcterms:W3CDTF">2025-03-28T09:52:00Z</dcterms:created>
  <dcterms:modified xsi:type="dcterms:W3CDTF">2025-05-02T06:44:00Z</dcterms:modified>
</cp:coreProperties>
</file>