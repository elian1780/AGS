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D46880" w14:textId="77777777"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noProof/>
          <w:kern w:val="0"/>
          <w:sz w:val="24"/>
          <w:szCs w:val="24"/>
          <w:lang w:eastAsia="en-GB"/>
          <w14:ligatures w14:val="none"/>
        </w:rPr>
        <w:drawing>
          <wp:anchor distT="0" distB="0" distL="114300" distR="114300" simplePos="0" relativeHeight="251659264" behindDoc="1" locked="0" layoutInCell="1" allowOverlap="1" wp14:anchorId="69EFD812" wp14:editId="3141275F">
            <wp:simplePos x="0" y="0"/>
            <wp:positionH relativeFrom="margin">
              <wp:align>center</wp:align>
            </wp:positionH>
            <wp:positionV relativeFrom="margin">
              <wp:posOffset>-370575</wp:posOffset>
            </wp:positionV>
            <wp:extent cx="5638800" cy="888365"/>
            <wp:effectExtent l="0" t="0" r="0" b="6985"/>
            <wp:wrapTight wrapText="bothSides">
              <wp:wrapPolygon edited="0">
                <wp:start x="0" y="0"/>
                <wp:lineTo x="0" y="21307"/>
                <wp:lineTo x="21527" y="21307"/>
                <wp:lineTo x="2152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8800" cy="888365"/>
                    </a:xfrm>
                    <a:prstGeom prst="rect">
                      <a:avLst/>
                    </a:prstGeom>
                    <a:noFill/>
                    <a:ln>
                      <a:noFill/>
                    </a:ln>
                  </pic:spPr>
                </pic:pic>
              </a:graphicData>
            </a:graphic>
          </wp:anchor>
        </w:drawing>
      </w:r>
      <w:r w:rsidRPr="00860957">
        <w:rPr>
          <w:rFonts w:ascii="Times New Roman" w:hAnsi="Times New Roman" w:cs="Times New Roman"/>
          <w:b/>
          <w:kern w:val="0"/>
          <w:sz w:val="24"/>
          <w:szCs w:val="24"/>
          <w14:ligatures w14:val="none"/>
        </w:rPr>
        <w:t>GJYKATA KUSHTETUESE</w:t>
      </w:r>
    </w:p>
    <w:p w14:paraId="4EB9DECD" w14:textId="1E3BE7D7"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KOLEGJI I POSAÇËM I APELIMIT</w:t>
      </w:r>
    </w:p>
    <w:p w14:paraId="4BA53251" w14:textId="7B39D59B"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NJËSIA E SHËRBIMIT LIGJOR</w:t>
      </w:r>
    </w:p>
    <w:p w14:paraId="1B883115" w14:textId="77777777" w:rsidR="00D05F67" w:rsidRPr="00860957" w:rsidRDefault="00D05F67" w:rsidP="00C03AA8">
      <w:pPr>
        <w:spacing w:after="0" w:line="240" w:lineRule="auto"/>
        <w:jc w:val="both"/>
        <w:rPr>
          <w:rFonts w:ascii="Times New Roman" w:hAnsi="Times New Roman" w:cs="Times New Roman"/>
          <w:kern w:val="0"/>
          <w:sz w:val="24"/>
          <w:szCs w:val="24"/>
          <w14:ligatures w14:val="none"/>
        </w:rPr>
      </w:pPr>
    </w:p>
    <w:p w14:paraId="52CFBC6F" w14:textId="100C57D4" w:rsidR="00D05F67" w:rsidRPr="00860957" w:rsidRDefault="00D05F67" w:rsidP="00C03AA8">
      <w:pPr>
        <w:tabs>
          <w:tab w:val="left" w:pos="6705"/>
        </w:tabs>
        <w:spacing w:after="0" w:line="240" w:lineRule="auto"/>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Nr. 15/2023 Regjistri (JR)                                                                         </w:t>
      </w:r>
      <w:r w:rsidR="009A45D2" w:rsidRPr="00860957">
        <w:rPr>
          <w:rFonts w:ascii="Times New Roman" w:hAnsi="Times New Roman" w:cs="Times New Roman"/>
          <w:b/>
          <w:kern w:val="0"/>
          <w:sz w:val="24"/>
          <w:szCs w:val="24"/>
          <w14:ligatures w14:val="none"/>
        </w:rPr>
        <w:t xml:space="preserve"> </w:t>
      </w:r>
      <w:r w:rsidRPr="00860957">
        <w:rPr>
          <w:rFonts w:ascii="Times New Roman" w:hAnsi="Times New Roman" w:cs="Times New Roman"/>
          <w:b/>
          <w:kern w:val="0"/>
          <w:sz w:val="24"/>
          <w:szCs w:val="24"/>
          <w14:ligatures w14:val="none"/>
        </w:rPr>
        <w:t>Tiranë, më __.06.2025</w:t>
      </w:r>
    </w:p>
    <w:p w14:paraId="067CC4F2" w14:textId="33DE8509" w:rsidR="00D05F67" w:rsidRPr="00860957" w:rsidRDefault="00D05F67" w:rsidP="00C03AA8">
      <w:pPr>
        <w:spacing w:after="0" w:line="240" w:lineRule="auto"/>
        <w:ind w:hanging="36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Datë 14.04.2023                    </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 xml:space="preserve">    </w:t>
      </w:r>
    </w:p>
    <w:p w14:paraId="7B9C2A7D" w14:textId="77777777" w:rsidR="00D05F67" w:rsidRPr="00860957" w:rsidRDefault="00D05F67" w:rsidP="00C03AA8">
      <w:pPr>
        <w:spacing w:after="0" w:line="240" w:lineRule="auto"/>
        <w:jc w:val="both"/>
        <w:rPr>
          <w:rFonts w:ascii="Times New Roman" w:hAnsi="Times New Roman" w:cs="Times New Roman"/>
          <w:b/>
          <w:bCs/>
          <w:kern w:val="0"/>
          <w:sz w:val="24"/>
          <w:szCs w:val="24"/>
          <w14:ligatures w14:val="none"/>
        </w:rPr>
      </w:pPr>
    </w:p>
    <w:p w14:paraId="3116EE8E" w14:textId="74C4857B" w:rsidR="00D05F67" w:rsidRPr="00860957" w:rsidRDefault="00D05F67" w:rsidP="00E854F6">
      <w:pPr>
        <w:spacing w:after="0" w:line="240" w:lineRule="auto"/>
        <w:jc w:val="center"/>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RELACION LIGJOR</w:t>
      </w:r>
    </w:p>
    <w:p w14:paraId="57CA7BDA" w14:textId="77777777" w:rsidR="00D05F67" w:rsidRPr="00860957" w:rsidRDefault="00D05F67" w:rsidP="00C03AA8">
      <w:pPr>
        <w:spacing w:after="0" w:line="240" w:lineRule="auto"/>
        <w:jc w:val="both"/>
        <w:rPr>
          <w:rFonts w:ascii="Times New Roman" w:hAnsi="Times New Roman" w:cs="Times New Roman"/>
          <w:b/>
          <w:kern w:val="0"/>
          <w:sz w:val="24"/>
          <w:szCs w:val="24"/>
          <w14:ligatures w14:val="none"/>
        </w:rPr>
      </w:pPr>
    </w:p>
    <w:p w14:paraId="0DFE31DD" w14:textId="77777777" w:rsidR="00D05F67" w:rsidRPr="00860957" w:rsidRDefault="00D05F67" w:rsidP="00C03AA8">
      <w:pPr>
        <w:spacing w:after="0" w:line="240" w:lineRule="auto"/>
        <w:ind w:left="2340" w:hanging="2340"/>
        <w:jc w:val="both"/>
        <w:rPr>
          <w:rFonts w:ascii="Times New Roman" w:eastAsia="Times New Roman" w:hAnsi="Times New Roman" w:cs="Times New Roman"/>
          <w:sz w:val="24"/>
          <w:szCs w:val="24"/>
          <w:lang w:eastAsia="en-GB"/>
        </w:rPr>
      </w:pPr>
      <w:r w:rsidRPr="00860957">
        <w:rPr>
          <w:rFonts w:ascii="Times New Roman" w:eastAsia="Times New Roman" w:hAnsi="Times New Roman" w:cs="Times New Roman"/>
          <w:b/>
          <w:sz w:val="24"/>
          <w:szCs w:val="24"/>
          <w:lang w:eastAsia="en-GB"/>
        </w:rPr>
        <w:t>DREJTUAR:</w:t>
      </w:r>
      <w:r w:rsidRPr="00860957">
        <w:rPr>
          <w:rFonts w:ascii="Times New Roman" w:eastAsia="Times New Roman" w:hAnsi="Times New Roman" w:cs="Times New Roman"/>
          <w:sz w:val="24"/>
          <w:szCs w:val="24"/>
          <w:lang w:eastAsia="en-GB"/>
        </w:rPr>
        <w:tab/>
        <w:t xml:space="preserve">  Trupit Gjykues të Kolegjit të Posaçëm të Apelimit, pranë Gjykatës    </w:t>
      </w:r>
    </w:p>
    <w:p w14:paraId="6BCBB2B1" w14:textId="77777777" w:rsidR="00D05F67" w:rsidRPr="00860957" w:rsidRDefault="00D05F67" w:rsidP="00C03AA8">
      <w:pPr>
        <w:spacing w:after="0" w:line="240" w:lineRule="auto"/>
        <w:ind w:left="2340" w:hanging="2340"/>
        <w:jc w:val="both"/>
        <w:rPr>
          <w:rFonts w:ascii="Times New Roman" w:eastAsia="Times New Roman" w:hAnsi="Times New Roman" w:cs="Times New Roman"/>
          <w:sz w:val="24"/>
          <w:szCs w:val="24"/>
          <w:lang w:eastAsia="en-GB"/>
        </w:rPr>
      </w:pPr>
      <w:r w:rsidRPr="00860957">
        <w:rPr>
          <w:rFonts w:ascii="Times New Roman" w:eastAsia="Times New Roman" w:hAnsi="Times New Roman" w:cs="Times New Roman"/>
          <w:b/>
          <w:sz w:val="24"/>
          <w:szCs w:val="24"/>
          <w:lang w:eastAsia="en-GB"/>
        </w:rPr>
        <w:t xml:space="preserve">                                         </w:t>
      </w:r>
      <w:r w:rsidRPr="00860957">
        <w:rPr>
          <w:rFonts w:ascii="Times New Roman" w:eastAsia="Times New Roman" w:hAnsi="Times New Roman" w:cs="Times New Roman"/>
          <w:sz w:val="24"/>
          <w:szCs w:val="24"/>
          <w:lang w:eastAsia="en-GB"/>
        </w:rPr>
        <w:t>Kushtetuese, i përbërë nga:</w:t>
      </w:r>
    </w:p>
    <w:p w14:paraId="00930E1D" w14:textId="77777777" w:rsidR="00D05F67" w:rsidRPr="00860957" w:rsidRDefault="00D05F67" w:rsidP="00C03AA8">
      <w:pPr>
        <w:spacing w:after="0" w:line="240" w:lineRule="auto"/>
        <w:ind w:left="2340" w:hanging="2340"/>
        <w:jc w:val="both"/>
        <w:rPr>
          <w:rFonts w:ascii="Times New Roman" w:hAnsi="Times New Roman" w:cs="Times New Roman"/>
          <w:b/>
          <w:kern w:val="0"/>
          <w:sz w:val="24"/>
          <w:szCs w:val="24"/>
          <w14:ligatures w14:val="none"/>
        </w:rPr>
      </w:pPr>
    </w:p>
    <w:p w14:paraId="249131E6" w14:textId="3F35FED4" w:rsidR="00D05F67" w:rsidRPr="00860957" w:rsidRDefault="00D05F67" w:rsidP="00C03AA8">
      <w:pPr>
        <w:spacing w:after="0" w:line="240" w:lineRule="auto"/>
        <w:ind w:left="1440" w:firstLine="720"/>
        <w:jc w:val="both"/>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 xml:space="preserve">     </w:t>
      </w:r>
      <w:proofErr w:type="spellStart"/>
      <w:r w:rsidRPr="00860957">
        <w:rPr>
          <w:rFonts w:ascii="Times New Roman" w:hAnsi="Times New Roman" w:cs="Times New Roman"/>
          <w:b/>
          <w:kern w:val="0"/>
          <w:sz w:val="24"/>
          <w:szCs w:val="24"/>
          <w14:ligatures w14:val="none"/>
        </w:rPr>
        <w:t>Rezarta</w:t>
      </w:r>
      <w:proofErr w:type="spellEnd"/>
      <w:r w:rsidRPr="00860957">
        <w:rPr>
          <w:rFonts w:ascii="Times New Roman" w:hAnsi="Times New Roman" w:cs="Times New Roman"/>
          <w:b/>
          <w:kern w:val="0"/>
          <w:sz w:val="24"/>
          <w:szCs w:val="24"/>
          <w14:ligatures w14:val="none"/>
        </w:rPr>
        <w:t xml:space="preserve"> </w:t>
      </w:r>
      <w:proofErr w:type="spellStart"/>
      <w:r w:rsidRPr="00860957">
        <w:rPr>
          <w:rFonts w:ascii="Times New Roman" w:hAnsi="Times New Roman" w:cs="Times New Roman"/>
          <w:b/>
          <w:kern w:val="0"/>
          <w:sz w:val="24"/>
          <w:szCs w:val="24"/>
          <w14:ligatures w14:val="none"/>
        </w:rPr>
        <w:t>Schuetz</w:t>
      </w:r>
      <w:proofErr w:type="spellEnd"/>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Kryesuese</w:t>
      </w:r>
    </w:p>
    <w:p w14:paraId="71340358" w14:textId="77777777" w:rsidR="00D05F67" w:rsidRPr="00860957" w:rsidRDefault="00D05F67" w:rsidP="00C03AA8">
      <w:pPr>
        <w:spacing w:after="0" w:line="240" w:lineRule="auto"/>
        <w:ind w:left="1440" w:firstLine="72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Sokol Çomo</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Relator</w:t>
      </w:r>
    </w:p>
    <w:p w14:paraId="7371348C" w14:textId="157DD69F" w:rsidR="00D05F67" w:rsidRPr="00860957" w:rsidRDefault="00D05F67" w:rsidP="00C03AA8">
      <w:pPr>
        <w:spacing w:after="0" w:line="240" w:lineRule="auto"/>
        <w:ind w:left="1440" w:firstLine="720"/>
        <w:jc w:val="both"/>
        <w:rPr>
          <w:rFonts w:ascii="Times New Roman" w:hAnsi="Times New Roman" w:cs="Times New Roman"/>
          <w:b/>
          <w:kern w:val="0"/>
          <w:sz w:val="24"/>
          <w:szCs w:val="24"/>
          <w14:ligatures w14:val="none"/>
        </w:rPr>
      </w:pPr>
      <w:r w:rsidRPr="00860957">
        <w:rPr>
          <w:rFonts w:ascii="Times New Roman" w:hAnsi="Times New Roman" w:cs="Times New Roman"/>
          <w:b/>
          <w:kern w:val="0"/>
          <w:sz w:val="24"/>
          <w:szCs w:val="24"/>
          <w14:ligatures w14:val="none"/>
        </w:rPr>
        <w:t xml:space="preserve">     </w:t>
      </w:r>
      <w:proofErr w:type="spellStart"/>
      <w:r w:rsidRPr="00860957">
        <w:rPr>
          <w:rFonts w:ascii="Times New Roman" w:hAnsi="Times New Roman" w:cs="Times New Roman"/>
          <w:b/>
          <w:kern w:val="0"/>
          <w:sz w:val="24"/>
          <w:szCs w:val="24"/>
          <w14:ligatures w14:val="none"/>
        </w:rPr>
        <w:t>Natasha</w:t>
      </w:r>
      <w:proofErr w:type="spellEnd"/>
      <w:r w:rsidRPr="00860957">
        <w:rPr>
          <w:rFonts w:ascii="Times New Roman" w:hAnsi="Times New Roman" w:cs="Times New Roman"/>
          <w:b/>
          <w:kern w:val="0"/>
          <w:sz w:val="24"/>
          <w:szCs w:val="24"/>
          <w14:ligatures w14:val="none"/>
        </w:rPr>
        <w:t xml:space="preserve"> </w:t>
      </w:r>
      <w:proofErr w:type="spellStart"/>
      <w:r w:rsidRPr="00860957">
        <w:rPr>
          <w:rFonts w:ascii="Times New Roman" w:hAnsi="Times New Roman" w:cs="Times New Roman"/>
          <w:b/>
          <w:kern w:val="0"/>
          <w:sz w:val="24"/>
          <w:szCs w:val="24"/>
          <w14:ligatures w14:val="none"/>
        </w:rPr>
        <w:t>Mulaj</w:t>
      </w:r>
      <w:proofErr w:type="spellEnd"/>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Anëtare</w:t>
      </w:r>
    </w:p>
    <w:p w14:paraId="58F9E4E8" w14:textId="4A35F4F1" w:rsidR="00D05F67" w:rsidRPr="00860957" w:rsidRDefault="00D05F67" w:rsidP="00C03AA8">
      <w:pPr>
        <w:spacing w:after="0" w:line="240" w:lineRule="auto"/>
        <w:ind w:left="1440" w:firstLine="72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Ina Rama</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Anëtare</w:t>
      </w:r>
    </w:p>
    <w:p w14:paraId="05CF707A" w14:textId="13028D62" w:rsidR="00D05F67" w:rsidRPr="00860957" w:rsidRDefault="00D05F67" w:rsidP="00C03AA8">
      <w:pPr>
        <w:spacing w:after="0" w:line="240" w:lineRule="auto"/>
        <w:ind w:left="2430" w:hanging="27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 xml:space="preserve">     Albana Shtylla</w:t>
      </w:r>
      <w:r w:rsidRPr="00860957">
        <w:rPr>
          <w:rFonts w:ascii="Times New Roman" w:hAnsi="Times New Roman" w:cs="Times New Roman"/>
          <w:b/>
          <w:kern w:val="0"/>
          <w:sz w:val="24"/>
          <w:szCs w:val="24"/>
          <w14:ligatures w14:val="none"/>
        </w:rPr>
        <w:tab/>
      </w:r>
      <w:r w:rsidRPr="00860957">
        <w:rPr>
          <w:rFonts w:ascii="Times New Roman" w:hAnsi="Times New Roman" w:cs="Times New Roman"/>
          <w:b/>
          <w:kern w:val="0"/>
          <w:sz w:val="24"/>
          <w:szCs w:val="24"/>
          <w14:ligatures w14:val="none"/>
        </w:rPr>
        <w:tab/>
        <w:t xml:space="preserve">Anëtare </w:t>
      </w:r>
    </w:p>
    <w:p w14:paraId="021AA3C8" w14:textId="77777777" w:rsidR="00D05F67" w:rsidRPr="00860957" w:rsidRDefault="00D05F67" w:rsidP="00C03AA8">
      <w:pPr>
        <w:spacing w:after="0" w:line="240" w:lineRule="auto"/>
        <w:ind w:left="450" w:hanging="810"/>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ab/>
      </w:r>
    </w:p>
    <w:p w14:paraId="5309F09E" w14:textId="43285B9F" w:rsidR="00D05F67" w:rsidRPr="00860957" w:rsidRDefault="00D05F67" w:rsidP="00C03AA8">
      <w:pPr>
        <w:spacing w:after="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 xml:space="preserve">ANKIMUES: </w:t>
      </w:r>
      <w:r w:rsidRPr="00860957">
        <w:rPr>
          <w:rFonts w:ascii="Times New Roman" w:hAnsi="Times New Roman" w:cs="Times New Roman"/>
          <w:b/>
          <w:kern w:val="0"/>
          <w:sz w:val="24"/>
          <w:szCs w:val="24"/>
          <w14:ligatures w14:val="none"/>
        </w:rPr>
        <w:tab/>
        <w:t xml:space="preserve">    </w:t>
      </w:r>
      <w:r w:rsidRPr="00860957">
        <w:rPr>
          <w:rFonts w:ascii="Times New Roman" w:hAnsi="Times New Roman" w:cs="Times New Roman"/>
          <w:kern w:val="0"/>
          <w:sz w:val="24"/>
          <w:szCs w:val="24"/>
          <w14:ligatures w14:val="none"/>
        </w:rPr>
        <w:t>Subjekti i rivlerësimit Saimir</w:t>
      </w:r>
      <w:r w:rsidR="00AF61BF"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Bahiti, me detyrë prokuror në                </w:t>
      </w:r>
      <w:r w:rsidRPr="00860957">
        <w:rPr>
          <w:rFonts w:ascii="Times New Roman" w:hAnsi="Times New Roman" w:cs="Times New Roman"/>
          <w:kern w:val="0"/>
          <w:sz w:val="24"/>
          <w:szCs w:val="24"/>
          <w14:ligatures w14:val="none"/>
        </w:rPr>
        <w:br/>
        <w:t xml:space="preserve">                                        Prokurorin</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FA0D71" w:rsidRPr="00860957">
        <w:rPr>
          <w:rFonts w:ascii="Times New Roman" w:hAnsi="Times New Roman" w:cs="Times New Roman"/>
          <w:kern w:val="0"/>
          <w:sz w:val="24"/>
          <w:szCs w:val="24"/>
          <w14:ligatures w14:val="none"/>
        </w:rPr>
        <w:t>pran</w:t>
      </w:r>
      <w:r w:rsidR="00D72FB2" w:rsidRPr="00860957">
        <w:rPr>
          <w:rFonts w:ascii="Times New Roman" w:hAnsi="Times New Roman" w:cs="Times New Roman"/>
          <w:kern w:val="0"/>
          <w:sz w:val="24"/>
          <w:szCs w:val="24"/>
          <w14:ligatures w14:val="none"/>
        </w:rPr>
        <w:t>ë</w:t>
      </w:r>
      <w:r w:rsidR="00FA0D71"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Gjykatës s</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Rrethit Gjyqësor Shkod</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w:t>
      </w:r>
    </w:p>
    <w:p w14:paraId="3F60C9BF" w14:textId="77777777" w:rsidR="00D05F67" w:rsidRPr="00860957" w:rsidRDefault="00D05F67" w:rsidP="00C03AA8">
      <w:pPr>
        <w:spacing w:after="0" w:line="240" w:lineRule="auto"/>
        <w:ind w:left="2430" w:hanging="2430"/>
        <w:jc w:val="both"/>
        <w:rPr>
          <w:rFonts w:ascii="Times New Roman" w:hAnsi="Times New Roman" w:cs="Times New Roman"/>
          <w:bCs/>
          <w:kern w:val="0"/>
          <w:sz w:val="24"/>
          <w:szCs w:val="24"/>
          <w14:ligatures w14:val="none"/>
        </w:rPr>
      </w:pPr>
    </w:p>
    <w:p w14:paraId="7F2887E3" w14:textId="7D354813" w:rsidR="00D05F67" w:rsidRPr="00860957" w:rsidRDefault="00D05F67" w:rsidP="00C03AA8">
      <w:pPr>
        <w:tabs>
          <w:tab w:val="left" w:pos="2070"/>
          <w:tab w:val="left" w:pos="2160"/>
        </w:tabs>
        <w:spacing w:after="0" w:line="240" w:lineRule="auto"/>
        <w:ind w:left="2430" w:hanging="2430"/>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 xml:space="preserve">OBJEKTI:        </w:t>
      </w:r>
      <w:r w:rsidRPr="00860957">
        <w:rPr>
          <w:rFonts w:ascii="Times New Roman" w:hAnsi="Times New Roman" w:cs="Times New Roman"/>
          <w:b/>
          <w:kern w:val="0"/>
          <w:sz w:val="24"/>
          <w:szCs w:val="24"/>
          <w14:ligatures w14:val="none"/>
        </w:rPr>
        <w:tab/>
        <w:t xml:space="preserve">      </w:t>
      </w:r>
      <w:r w:rsidRPr="00860957">
        <w:rPr>
          <w:rFonts w:ascii="Times New Roman" w:hAnsi="Times New Roman" w:cs="Times New Roman"/>
          <w:kern w:val="0"/>
          <w:sz w:val="24"/>
          <w:szCs w:val="24"/>
          <w14:ligatures w14:val="none"/>
        </w:rPr>
        <w:t>Shqyrtimi i vendimit nr. 612, datë 13.01.2023 të Komisionit të Pavarur të Kualifikimit.</w:t>
      </w:r>
    </w:p>
    <w:p w14:paraId="50F2180F" w14:textId="77777777" w:rsidR="00D05F67" w:rsidRPr="00860957" w:rsidRDefault="00D05F67" w:rsidP="00C03AA8">
      <w:pPr>
        <w:tabs>
          <w:tab w:val="left" w:pos="2070"/>
        </w:tabs>
        <w:spacing w:after="0" w:line="240" w:lineRule="auto"/>
        <w:jc w:val="both"/>
        <w:rPr>
          <w:rFonts w:ascii="Times New Roman" w:hAnsi="Times New Roman" w:cs="Times New Roman"/>
          <w:bCs/>
          <w:kern w:val="0"/>
          <w:sz w:val="24"/>
          <w:szCs w:val="24"/>
          <w14:ligatures w14:val="none"/>
        </w:rPr>
      </w:pPr>
    </w:p>
    <w:p w14:paraId="7291D661" w14:textId="5588F4CF" w:rsidR="00D05F67" w:rsidRPr="00860957" w:rsidRDefault="00D05F67" w:rsidP="00C03AA8">
      <w:pPr>
        <w:tabs>
          <w:tab w:val="left" w:pos="2520"/>
        </w:tabs>
        <w:spacing w:after="0" w:line="240" w:lineRule="auto"/>
        <w:ind w:left="2430" w:hanging="2430"/>
        <w:jc w:val="both"/>
        <w:rPr>
          <w:rFonts w:ascii="Times New Roman" w:hAnsi="Times New Roman" w:cs="Times New Roman"/>
          <w:bCs/>
          <w:kern w:val="0"/>
          <w:sz w:val="24"/>
          <w:szCs w:val="24"/>
          <w14:ligatures w14:val="none"/>
        </w:rPr>
      </w:pPr>
      <w:r w:rsidRPr="00860957">
        <w:rPr>
          <w:rFonts w:ascii="Times New Roman" w:hAnsi="Times New Roman" w:cs="Times New Roman"/>
          <w:b/>
          <w:kern w:val="0"/>
          <w:sz w:val="24"/>
          <w:szCs w:val="24"/>
          <w14:ligatures w14:val="none"/>
        </w:rPr>
        <w:t>BAZA LIGJORE:</w:t>
      </w:r>
      <w:r w:rsidRPr="00860957">
        <w:rPr>
          <w:rFonts w:ascii="Times New Roman" w:hAnsi="Times New Roman" w:cs="Times New Roman"/>
          <w:kern w:val="0"/>
          <w:sz w:val="24"/>
          <w:szCs w:val="24"/>
          <w14:ligatures w14:val="none"/>
        </w:rPr>
        <w:tab/>
        <w:t>Neni F i Aneksit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Kushtetut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 nen</w:t>
      </w:r>
      <w:r w:rsidR="00FA0D71" w:rsidRPr="00860957">
        <w:rPr>
          <w:rFonts w:ascii="Times New Roman" w:hAnsi="Times New Roman" w:cs="Times New Roman"/>
          <w:kern w:val="0"/>
          <w:sz w:val="24"/>
          <w:szCs w:val="24"/>
          <w14:ligatures w14:val="none"/>
        </w:rPr>
        <w:t>et</w:t>
      </w:r>
      <w:r w:rsidRPr="00860957">
        <w:rPr>
          <w:rFonts w:ascii="Times New Roman" w:hAnsi="Times New Roman" w:cs="Times New Roman"/>
          <w:kern w:val="0"/>
          <w:sz w:val="24"/>
          <w:szCs w:val="24"/>
          <w14:ligatures w14:val="none"/>
        </w:rPr>
        <w:t xml:space="preserve"> 42 dhe 179/b, pika 5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Kushtetut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w:t>
      </w:r>
      <w:bookmarkStart w:id="0" w:name="_Hlk150760082"/>
      <w:r w:rsidRPr="00860957">
        <w:rPr>
          <w:rFonts w:ascii="Times New Roman" w:hAnsi="Times New Roman" w:cs="Times New Roman"/>
          <w:kern w:val="0"/>
          <w:sz w:val="24"/>
          <w:szCs w:val="24"/>
          <w14:ligatures w14:val="none"/>
        </w:rPr>
        <w:t>, nenet 1, 2, 62, 63 dhe 66, pika 1, germa “b”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ligjit nr. 84/2016 “P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 rivler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simin kalimtar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gjyqtar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ve dhe prokuror</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ve n</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Republikën e Shqipërisë”. Neni 6 i Konvent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 Evropiane 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Drejtat e Njeriut. Ligji nr. 44/2015 “Kodi i Procedurave Administrative t</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Republik</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s s </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Shqip</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ris</w:t>
      </w:r>
      <w:r w:rsidR="00FA0D71"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Neni 46 e vijues i ligjit nr. </w:t>
      </w:r>
      <w:r w:rsidR="00FA0D71" w:rsidRPr="00860957">
        <w:rPr>
          <w:rFonts w:ascii="Times New Roman" w:hAnsi="Times New Roman" w:cs="Times New Roman"/>
          <w:kern w:val="0"/>
          <w:sz w:val="24"/>
          <w:szCs w:val="24"/>
          <w14:ligatures w14:val="none"/>
        </w:rPr>
        <w:t>49/2012 “Për gjykatat administrative dhe gjykimin e mosmarrëveshjeve administrative”, i ndryshuar. Neni 442 e vijues i Kodit të Procedurës Civile të Republikës së Shqipërisë”.</w:t>
      </w:r>
    </w:p>
    <w:p w14:paraId="5FDA4CC2" w14:textId="77777777" w:rsidR="00D05F67" w:rsidRPr="00051FCD" w:rsidRDefault="00D05F67" w:rsidP="00C03AA8">
      <w:pPr>
        <w:tabs>
          <w:tab w:val="left" w:pos="2520"/>
        </w:tabs>
        <w:spacing w:after="0" w:line="240" w:lineRule="auto"/>
        <w:jc w:val="both"/>
        <w:rPr>
          <w:rFonts w:ascii="Times New Roman" w:hAnsi="Times New Roman"/>
          <w:kern w:val="0"/>
          <w:sz w:val="24"/>
          <w14:ligatures w14:val="none"/>
          <w:rPrChange w:id="1" w:author="Admin" w:date="2025-07-08T11:03:00Z">
            <w:rPr>
              <w:rFonts w:ascii="Times New Roman" w:hAnsi="Times New Roman"/>
              <w:kern w:val="0"/>
              <w:sz w:val="16"/>
              <w14:ligatures w14:val="none"/>
            </w:rPr>
          </w:rPrChange>
        </w:rPr>
      </w:pPr>
    </w:p>
    <w:p w14:paraId="54BFA2B0" w14:textId="60D0A45F" w:rsidR="00D05F67" w:rsidRPr="00860957" w:rsidRDefault="00D05F67" w:rsidP="00C03AA8">
      <w:pPr>
        <w:spacing w:after="120" w:line="240" w:lineRule="auto"/>
        <w:jc w:val="both"/>
        <w:rPr>
          <w:rFonts w:ascii="Times New Roman" w:eastAsia="Times New Roman" w:hAnsi="Times New Roman" w:cs="Times New Roman"/>
          <w:kern w:val="0"/>
          <w:sz w:val="24"/>
          <w:szCs w:val="24"/>
          <w14:ligatures w14:val="none"/>
        </w:rPr>
      </w:pPr>
      <w:del w:id="2" w:author="Admin" w:date="2025-07-08T11:03:00Z">
        <w:r w:rsidRPr="007038D9">
          <w:rPr>
            <w:rFonts w:ascii="Times New Roman" w:hAnsi="Times New Roman" w:cs="Times New Roman"/>
            <w:b/>
            <w:kern w:val="0"/>
            <w:sz w:val="24"/>
            <w:szCs w:val="24"/>
            <w14:ligatures w14:val="none"/>
          </w:rPr>
          <w:delText>V</w:delText>
        </w:r>
        <w:r w:rsidRPr="007038D9">
          <w:rPr>
            <w:rFonts w:ascii="Times New Roman" w:eastAsia="Times New Roman" w:hAnsi="Times New Roman" w:cs="Times New Roman"/>
            <w:b/>
            <w:kern w:val="0"/>
            <w:sz w:val="24"/>
            <w:szCs w:val="24"/>
            <w:lang w:eastAsia="en-GB"/>
            <w14:ligatures w14:val="none"/>
          </w:rPr>
          <w:delText>ËZHGUES NDËRKOMBËTAR</w:delText>
        </w:r>
      </w:del>
      <w:ins w:id="3" w:author="Admin" w:date="2025-07-08T11:03:00Z">
        <w:r w:rsidR="0067634D" w:rsidRPr="00860957">
          <w:rPr>
            <w:rFonts w:ascii="Times New Roman" w:hAnsi="Times New Roman" w:cs="Times New Roman"/>
            <w:b/>
            <w:kern w:val="0"/>
            <w:sz w:val="24"/>
            <w:szCs w:val="24"/>
            <w14:ligatures w14:val="none"/>
          </w:rPr>
          <w:t>V</w:t>
        </w:r>
        <w:r w:rsidR="0067634D" w:rsidRPr="00860957">
          <w:rPr>
            <w:rFonts w:ascii="Times New Roman" w:eastAsia="Times New Roman" w:hAnsi="Times New Roman" w:cs="Times New Roman"/>
            <w:b/>
            <w:kern w:val="0"/>
            <w:sz w:val="24"/>
            <w:szCs w:val="24"/>
            <w:lang w:eastAsia="en-GB"/>
            <w14:ligatures w14:val="none"/>
          </w:rPr>
          <w:t>ëzhgues Ndërkombëtar</w:t>
        </w:r>
      </w:ins>
      <w:r w:rsidRPr="00860957">
        <w:rPr>
          <w:rFonts w:ascii="Times New Roman" w:eastAsia="Times New Roman" w:hAnsi="Times New Roman" w:cs="Times New Roman"/>
          <w:b/>
          <w:kern w:val="0"/>
          <w:sz w:val="24"/>
          <w:szCs w:val="24"/>
          <w:lang w:eastAsia="en-GB"/>
          <w14:ligatures w14:val="none"/>
        </w:rPr>
        <w:t xml:space="preserve">: </w:t>
      </w:r>
      <w:r w:rsidR="00E22DC3" w:rsidRPr="00860957">
        <w:rPr>
          <w:rFonts w:ascii="Times New Roman" w:hAnsi="Times New Roman" w:cs="Times New Roman"/>
          <w:b/>
          <w:kern w:val="0"/>
          <w:sz w:val="24"/>
          <w:szCs w:val="24"/>
          <w14:ligatures w14:val="none"/>
        </w:rPr>
        <w:t>z.</w:t>
      </w:r>
      <w:ins w:id="4" w:author="Admin" w:date="2025-07-08T11:03:00Z">
        <w:r w:rsidR="006C5C36">
          <w:rPr>
            <w:rFonts w:ascii="Times New Roman" w:hAnsi="Times New Roman" w:cs="Times New Roman"/>
            <w:b/>
            <w:kern w:val="0"/>
            <w:sz w:val="24"/>
            <w:szCs w:val="24"/>
            <w14:ligatures w14:val="none"/>
          </w:rPr>
          <w:t xml:space="preserve"> </w:t>
        </w:r>
      </w:ins>
      <w:proofErr w:type="spellStart"/>
      <w:r w:rsidR="00F45343" w:rsidRPr="00860957">
        <w:rPr>
          <w:rFonts w:ascii="Times New Roman" w:hAnsi="Times New Roman" w:cs="Times New Roman"/>
          <w:b/>
          <w:kern w:val="0"/>
          <w:sz w:val="24"/>
          <w:szCs w:val="24"/>
          <w14:ligatures w14:val="none"/>
        </w:rPr>
        <w:t>Theo</w:t>
      </w:r>
      <w:proofErr w:type="spellEnd"/>
      <w:r w:rsidR="00F45343" w:rsidRPr="00860957">
        <w:rPr>
          <w:rFonts w:ascii="Times New Roman" w:hAnsi="Times New Roman" w:cs="Times New Roman"/>
          <w:b/>
          <w:kern w:val="0"/>
          <w:sz w:val="24"/>
          <w:szCs w:val="24"/>
          <w14:ligatures w14:val="none"/>
        </w:rPr>
        <w:t xml:space="preserve"> </w:t>
      </w:r>
      <w:proofErr w:type="spellStart"/>
      <w:r w:rsidR="00F45343" w:rsidRPr="00860957">
        <w:rPr>
          <w:rFonts w:ascii="Times New Roman" w:hAnsi="Times New Roman" w:cs="Times New Roman"/>
          <w:b/>
          <w:kern w:val="0"/>
          <w:sz w:val="24"/>
          <w:szCs w:val="24"/>
          <w14:ligatures w14:val="none"/>
        </w:rPr>
        <w:t>Jakobs</w:t>
      </w:r>
      <w:proofErr w:type="spellEnd"/>
    </w:p>
    <w:p w14:paraId="56D12F93" w14:textId="77777777" w:rsidR="00D05F67" w:rsidRPr="00860957" w:rsidRDefault="00D05F67" w:rsidP="00C03AA8">
      <w:pPr>
        <w:spacing w:after="12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lang w:eastAsia="sq-AL" w:bidi="en-US"/>
          <w14:ligatures w14:val="none"/>
        </w:rPr>
        <w:t>Bazuar në nenin 23, pika 1, shkronjat “a” dhe “b” të ligjit nr. 84/2016 “Për rivlerësimin kalimtar të gjyqtarëve dhe</w:t>
      </w:r>
      <w:r w:rsidRPr="00860957">
        <w:rPr>
          <w:rFonts w:ascii="Times New Roman" w:hAnsi="Times New Roman" w:cs="Times New Roman"/>
          <w:kern w:val="0"/>
          <w:sz w:val="24"/>
          <w:szCs w:val="24"/>
          <w14:ligatures w14:val="none"/>
        </w:rPr>
        <w:t xml:space="preserve"> prokurorëve në Republikën e Shqipërisë” (në vijim “ligji nr. 84/2016”), pas studimit të dosjes gjyqësore të depozituar në Kolegjin e Posaçëm të Apelimit (në vijim “Kolegji”) nga Komisioni i Pavarur i Kualifikimit (në vijim “Komisioni”) për çështjen objekt gjykimi, në përputhje me paragrafin 4 të nenit 20 të Rregullores “Për veprimtarinë e Kolegjit të Posaçëm të Apelimit të Gjykatës Kushtetuese”, i ndryshuar, është përgatitur relacioni si më poshtë vijon:</w:t>
      </w:r>
      <w:bookmarkEnd w:id="0"/>
    </w:p>
    <w:p w14:paraId="501B748E" w14:textId="3639BFE9"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Cs/>
          <w:kern w:val="0"/>
          <w:sz w:val="24"/>
          <w:szCs w:val="24"/>
          <w14:ligatures w14:val="none"/>
        </w:rPr>
      </w:pPr>
      <w:bookmarkStart w:id="5" w:name="_Hlk150760204"/>
      <w:r w:rsidRPr="00860957">
        <w:rPr>
          <w:rFonts w:ascii="Times New Roman" w:hAnsi="Times New Roman" w:cs="Times New Roman"/>
          <w:b/>
          <w:kern w:val="0"/>
          <w:sz w:val="24"/>
          <w:szCs w:val="24"/>
          <w14:ligatures w14:val="none"/>
        </w:rPr>
        <w:t>Rrethanat e çështjes</w:t>
      </w:r>
    </w:p>
    <w:p w14:paraId="5E2F928F" w14:textId="7B81033F" w:rsidR="00FA0D71"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Subjekti i rivlerësimit </w:t>
      </w:r>
      <w:r w:rsidR="00FA0D71" w:rsidRPr="00860957">
        <w:rPr>
          <w:rFonts w:ascii="Times New Roman" w:hAnsi="Times New Roman" w:cs="Times New Roman"/>
          <w:kern w:val="0"/>
          <w:sz w:val="24"/>
          <w:szCs w:val="24"/>
          <w14:ligatures w14:val="none"/>
        </w:rPr>
        <w:t>Saimir Bahiti</w:t>
      </w:r>
      <w:r w:rsidRPr="00860957">
        <w:rPr>
          <w:rFonts w:ascii="Times New Roman" w:hAnsi="Times New Roman" w:cs="Times New Roman"/>
          <w:kern w:val="0"/>
          <w:sz w:val="24"/>
          <w:szCs w:val="24"/>
          <w14:ligatures w14:val="none"/>
        </w:rPr>
        <w:t xml:space="preserve"> (në vijim “subjekti i rivlerësimit”)</w:t>
      </w:r>
      <w:r w:rsidR="00FA0D71" w:rsidRPr="00860957">
        <w:rPr>
          <w:rFonts w:ascii="Times New Roman" w:hAnsi="Times New Roman" w:cs="Times New Roman"/>
          <w:kern w:val="0"/>
          <w:sz w:val="24"/>
          <w:szCs w:val="24"/>
          <w14:ligatures w14:val="none"/>
        </w:rPr>
        <w:t xml:space="preserve"> prokuror në Prokurorinë pran</w:t>
      </w:r>
      <w:r w:rsidR="00D72FB2" w:rsidRPr="00860957">
        <w:rPr>
          <w:rFonts w:ascii="Times New Roman" w:hAnsi="Times New Roman" w:cs="Times New Roman"/>
          <w:kern w:val="0"/>
          <w:sz w:val="24"/>
          <w:szCs w:val="24"/>
          <w14:ligatures w14:val="none"/>
        </w:rPr>
        <w:t>ë</w:t>
      </w:r>
      <w:r w:rsidR="00FA0D71" w:rsidRPr="00860957">
        <w:rPr>
          <w:rFonts w:ascii="Times New Roman" w:hAnsi="Times New Roman" w:cs="Times New Roman"/>
          <w:kern w:val="0"/>
          <w:sz w:val="24"/>
          <w:szCs w:val="24"/>
          <w14:ligatures w14:val="none"/>
        </w:rPr>
        <w:t xml:space="preserve"> Gjykatës së Rrethit Gjyqësor Shkodër </w:t>
      </w:r>
      <w:r w:rsidRPr="00860957">
        <w:rPr>
          <w:rFonts w:ascii="Times New Roman" w:hAnsi="Times New Roman" w:cs="Times New Roman"/>
          <w:kern w:val="0"/>
          <w:sz w:val="24"/>
          <w:szCs w:val="24"/>
          <w14:ligatures w14:val="none"/>
        </w:rPr>
        <w:t xml:space="preserve">bazuar në nenet 179/b, pika 3 e Kushtetutës dhe 3, pika 16 e ligjit nr. 84/2016, i është nënshtruar procesit të rivlerësimit kalimtar </w:t>
      </w:r>
      <w:proofErr w:type="spellStart"/>
      <w:r w:rsidRPr="00860957">
        <w:rPr>
          <w:rFonts w:ascii="Times New Roman" w:hAnsi="Times New Roman" w:cs="Times New Roman"/>
          <w:i/>
          <w:kern w:val="0"/>
          <w:sz w:val="24"/>
          <w:szCs w:val="24"/>
          <w14:ligatures w14:val="none"/>
        </w:rPr>
        <w:t>ex</w:t>
      </w:r>
      <w:proofErr w:type="spellEnd"/>
      <w:r w:rsidRPr="00860957">
        <w:rPr>
          <w:rFonts w:ascii="Times New Roman" w:hAnsi="Times New Roman" w:cs="Times New Roman"/>
          <w:i/>
          <w:kern w:val="0"/>
          <w:sz w:val="24"/>
          <w:szCs w:val="24"/>
          <w14:ligatures w14:val="none"/>
        </w:rPr>
        <w:t xml:space="preserve"> </w:t>
      </w:r>
      <w:proofErr w:type="spellStart"/>
      <w:r w:rsidRPr="00860957">
        <w:rPr>
          <w:rFonts w:ascii="Times New Roman" w:hAnsi="Times New Roman" w:cs="Times New Roman"/>
          <w:i/>
          <w:kern w:val="0"/>
          <w:sz w:val="24"/>
          <w:szCs w:val="24"/>
          <w14:ligatures w14:val="none"/>
        </w:rPr>
        <w:t>officio</w:t>
      </w:r>
      <w:proofErr w:type="spellEnd"/>
      <w:r w:rsidRPr="00860957">
        <w:rPr>
          <w:rFonts w:ascii="Times New Roman" w:hAnsi="Times New Roman" w:cs="Times New Roman"/>
          <w:i/>
          <w:kern w:val="0"/>
          <w:sz w:val="24"/>
          <w:szCs w:val="24"/>
          <w14:ligatures w14:val="none"/>
        </w:rPr>
        <w:t>,</w:t>
      </w:r>
      <w:bookmarkEnd w:id="5"/>
    </w:p>
    <w:p w14:paraId="35D9CB1A" w14:textId="51803C3E" w:rsidR="00C36C0A" w:rsidRPr="00860957" w:rsidRDefault="00C36C0A"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lastRenderedPageBreak/>
        <w:t xml:space="preserve">Për këtë subjekt rivlerësimi u administruan raportet e vlerësimit të hartuara nga Inspektorati i Lartë i Deklarimit dhe Kontrollit të Pasurive dhe Konfliktit të Interesave (në vijim ILDKPKI), sipas neneve 31 - 33 </w:t>
      </w:r>
      <w:proofErr w:type="spellStart"/>
      <w:r w:rsidRPr="00860957">
        <w:rPr>
          <w:rFonts w:ascii="Times New Roman" w:hAnsi="Times New Roman" w:cs="Times New Roman"/>
          <w:sz w:val="24"/>
          <w:szCs w:val="24"/>
        </w:rPr>
        <w:t>tё</w:t>
      </w:r>
      <w:proofErr w:type="spellEnd"/>
      <w:r w:rsidRPr="00860957">
        <w:rPr>
          <w:rFonts w:ascii="Times New Roman" w:hAnsi="Times New Roman" w:cs="Times New Roman"/>
          <w:sz w:val="24"/>
          <w:szCs w:val="24"/>
        </w:rPr>
        <w:t xml:space="preserve"> ligjit nr. 84/2016, Drejtoria e Sigurimit të Informacionit të Klasifikuar (në vijim DSIK), sipas neneve 34 - 39 </w:t>
      </w:r>
      <w:proofErr w:type="spellStart"/>
      <w:r w:rsidRPr="00860957">
        <w:rPr>
          <w:rFonts w:ascii="Times New Roman" w:hAnsi="Times New Roman" w:cs="Times New Roman"/>
          <w:sz w:val="24"/>
          <w:szCs w:val="24"/>
        </w:rPr>
        <w:t>tё</w:t>
      </w:r>
      <w:proofErr w:type="spellEnd"/>
      <w:r w:rsidRPr="00860957">
        <w:rPr>
          <w:rFonts w:ascii="Times New Roman" w:hAnsi="Times New Roman" w:cs="Times New Roman"/>
          <w:sz w:val="24"/>
          <w:szCs w:val="24"/>
        </w:rPr>
        <w:t xml:space="preserve"> ligjit nr. 84/2016 dhe Këshilli i Lartë i Prokurorisë (në vijim KLP), sipas neneve 40 - 44 </w:t>
      </w:r>
      <w:proofErr w:type="spellStart"/>
      <w:r w:rsidRPr="00860957">
        <w:rPr>
          <w:rFonts w:ascii="Times New Roman" w:hAnsi="Times New Roman" w:cs="Times New Roman"/>
          <w:sz w:val="24"/>
          <w:szCs w:val="24"/>
        </w:rPr>
        <w:t>tё</w:t>
      </w:r>
      <w:proofErr w:type="spellEnd"/>
      <w:r w:rsidRPr="00860957">
        <w:rPr>
          <w:rFonts w:ascii="Times New Roman" w:hAnsi="Times New Roman" w:cs="Times New Roman"/>
          <w:sz w:val="24"/>
          <w:szCs w:val="24"/>
        </w:rPr>
        <w:t xml:space="preserve"> ligjit nr. 84/2016.</w:t>
      </w:r>
    </w:p>
    <w:p w14:paraId="3F72A30F" w14:textId="71F10671" w:rsidR="00D05F67"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eastAsia="Batang" w:hAnsi="Times New Roman" w:cs="Times New Roman"/>
          <w:kern w:val="0"/>
          <w:sz w:val="24"/>
          <w:szCs w:val="24"/>
          <w14:ligatures w14:val="none"/>
        </w:rPr>
        <w:t xml:space="preserve">Bazuar në pikën 1 të nenit 4 të ligjit nr. 84/2016, për subjektin e rivlerësimit </w:t>
      </w:r>
      <w:r w:rsidR="00FA0D71" w:rsidRPr="00860957">
        <w:rPr>
          <w:rFonts w:ascii="Times New Roman" w:eastAsia="Batang" w:hAnsi="Times New Roman" w:cs="Times New Roman"/>
          <w:kern w:val="0"/>
          <w:sz w:val="24"/>
          <w:szCs w:val="24"/>
          <w14:ligatures w14:val="none"/>
        </w:rPr>
        <w:t>u zhvillua</w:t>
      </w:r>
      <w:r w:rsidRPr="00860957">
        <w:rPr>
          <w:rFonts w:ascii="Times New Roman" w:eastAsia="Batang" w:hAnsi="Times New Roman" w:cs="Times New Roman"/>
          <w:kern w:val="0"/>
          <w:sz w:val="24"/>
          <w:szCs w:val="24"/>
          <w14:ligatures w14:val="none"/>
        </w:rPr>
        <w:t xml:space="preserve"> procesi i rivlerësimit me qëllim vlerësimin e të gjitha fakteve dhe rrethanave të nevojshme për këtë procedurë rivlerësimit.</w:t>
      </w:r>
      <w:r w:rsidR="00285F68"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Komisioni, bazuar </w:t>
      </w:r>
      <w:r w:rsidR="00DC4B35" w:rsidRPr="00860957">
        <w:rPr>
          <w:rFonts w:ascii="Times New Roman" w:eastAsia="Batang" w:hAnsi="Times New Roman" w:cs="Times New Roman"/>
          <w:kern w:val="0"/>
          <w:sz w:val="24"/>
          <w:szCs w:val="24"/>
          <w14:ligatures w14:val="none"/>
        </w:rPr>
        <w:t>n</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 xml:space="preserve"> vler</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simin t</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r</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sor t</w:t>
      </w:r>
      <w:r w:rsidR="00D72FB2" w:rsidRPr="00860957">
        <w:rPr>
          <w:rFonts w:ascii="Times New Roman" w:eastAsia="Batang" w:hAnsi="Times New Roman" w:cs="Times New Roman"/>
          <w:kern w:val="0"/>
          <w:sz w:val="24"/>
          <w:szCs w:val="24"/>
          <w14:ligatures w14:val="none"/>
        </w:rPr>
        <w:t>ë</w:t>
      </w:r>
      <w:r w:rsidR="00DC4B35" w:rsidRPr="00860957">
        <w:rPr>
          <w:rFonts w:ascii="Times New Roman" w:eastAsia="Batang" w:hAnsi="Times New Roman" w:cs="Times New Roman"/>
          <w:kern w:val="0"/>
          <w:sz w:val="24"/>
          <w:szCs w:val="24"/>
          <w14:ligatures w14:val="none"/>
        </w:rPr>
        <w:t xml:space="preserve"> procedurave </w:t>
      </w:r>
      <w:r w:rsidR="00285F68" w:rsidRPr="00860957">
        <w:rPr>
          <w:rFonts w:ascii="Times New Roman" w:eastAsia="Batang" w:hAnsi="Times New Roman" w:cs="Times New Roman"/>
          <w:kern w:val="0"/>
          <w:sz w:val="24"/>
          <w:szCs w:val="24"/>
          <w14:ligatures w14:val="none"/>
        </w:rPr>
        <w:t>sipas parashikimit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pik</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s 2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nenit 4, t</w:t>
      </w:r>
      <w:r w:rsidR="00D72FB2" w:rsidRPr="00860957">
        <w:rPr>
          <w:rFonts w:ascii="Times New Roman" w:eastAsia="Batang" w:hAnsi="Times New Roman" w:cs="Times New Roman"/>
          <w:kern w:val="0"/>
          <w:sz w:val="24"/>
          <w:szCs w:val="24"/>
          <w14:ligatures w14:val="none"/>
        </w:rPr>
        <w:t>ë</w:t>
      </w:r>
      <w:r w:rsidR="00285F68" w:rsidRPr="00860957">
        <w:rPr>
          <w:rFonts w:ascii="Times New Roman" w:eastAsia="Batang" w:hAnsi="Times New Roman" w:cs="Times New Roman"/>
          <w:kern w:val="0"/>
          <w:sz w:val="24"/>
          <w:szCs w:val="24"/>
          <w14:ligatures w14:val="none"/>
        </w:rPr>
        <w:t xml:space="preserve"> ligjit nr. 84/2016 </w:t>
      </w:r>
      <w:r w:rsidRPr="00860957">
        <w:rPr>
          <w:rFonts w:ascii="Times New Roman" w:eastAsia="Batang" w:hAnsi="Times New Roman" w:cs="Times New Roman"/>
          <w:kern w:val="0"/>
          <w:sz w:val="24"/>
          <w:szCs w:val="24"/>
          <w14:ligatures w14:val="none"/>
        </w:rPr>
        <w:t xml:space="preserve">mori vendimin nr. </w:t>
      </w:r>
      <w:r w:rsidR="00DC4B35" w:rsidRPr="00860957">
        <w:rPr>
          <w:rFonts w:ascii="Times New Roman" w:eastAsia="Batang" w:hAnsi="Times New Roman" w:cs="Times New Roman"/>
          <w:kern w:val="0"/>
          <w:sz w:val="24"/>
          <w:szCs w:val="24"/>
          <w14:ligatures w14:val="none"/>
        </w:rPr>
        <w:t>612</w:t>
      </w:r>
      <w:r w:rsidRPr="00860957">
        <w:rPr>
          <w:rFonts w:ascii="Times New Roman" w:eastAsia="Batang" w:hAnsi="Times New Roman" w:cs="Times New Roman"/>
          <w:kern w:val="0"/>
          <w:sz w:val="24"/>
          <w:szCs w:val="24"/>
          <w14:ligatures w14:val="none"/>
        </w:rPr>
        <w:t xml:space="preserve"> datë </w:t>
      </w:r>
      <w:r w:rsidR="00DC4B35" w:rsidRPr="00860957">
        <w:rPr>
          <w:rFonts w:ascii="Times New Roman" w:eastAsia="Batang" w:hAnsi="Times New Roman" w:cs="Times New Roman"/>
          <w:kern w:val="0"/>
          <w:sz w:val="24"/>
          <w:szCs w:val="24"/>
          <w14:ligatures w14:val="none"/>
        </w:rPr>
        <w:t>13.01.2023</w:t>
      </w:r>
      <w:r w:rsidRPr="00860957">
        <w:rPr>
          <w:rFonts w:ascii="Times New Roman" w:eastAsia="Batang" w:hAnsi="Times New Roman" w:cs="Times New Roman"/>
          <w:kern w:val="0"/>
          <w:sz w:val="24"/>
          <w:szCs w:val="24"/>
          <w14:ligatures w14:val="none"/>
        </w:rPr>
        <w:t>.</w:t>
      </w:r>
    </w:p>
    <w:p w14:paraId="2BE65E87" w14:textId="77777777" w:rsidR="00D05F67" w:rsidRPr="00860957" w:rsidRDefault="00D05F67" w:rsidP="00C03AA8">
      <w:pPr>
        <w:spacing w:after="0" w:line="240" w:lineRule="auto"/>
        <w:jc w:val="both"/>
        <w:rPr>
          <w:rFonts w:ascii="Times New Roman" w:hAnsi="Times New Roman" w:cs="Times New Roman"/>
          <w:bCs/>
          <w:iCs/>
          <w:kern w:val="0"/>
          <w:sz w:val="16"/>
          <w:szCs w:val="16"/>
          <w14:ligatures w14:val="none"/>
        </w:rPr>
      </w:pPr>
    </w:p>
    <w:p w14:paraId="0868D035" w14:textId="759EBDF7"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Vendimi i Komisionit të Pavarur të Kualifikimit</w:t>
      </w:r>
    </w:p>
    <w:p w14:paraId="6B0E2F6A" w14:textId="1F4C46C5" w:rsidR="00285F68"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Komisioni, me vendimin </w:t>
      </w:r>
      <w:r w:rsidRPr="00860957">
        <w:rPr>
          <w:rFonts w:ascii="Times New Roman" w:eastAsia="Batang" w:hAnsi="Times New Roman" w:cs="Times New Roman"/>
          <w:kern w:val="0"/>
          <w:sz w:val="24"/>
          <w:szCs w:val="24"/>
          <w14:ligatures w14:val="none"/>
        </w:rPr>
        <w:t xml:space="preserve">nr. </w:t>
      </w:r>
      <w:r w:rsidR="00DC4B35" w:rsidRPr="00860957">
        <w:rPr>
          <w:rFonts w:ascii="Times New Roman" w:eastAsia="Batang" w:hAnsi="Times New Roman" w:cs="Times New Roman"/>
          <w:kern w:val="0"/>
          <w:sz w:val="24"/>
          <w:szCs w:val="24"/>
          <w14:ligatures w14:val="none"/>
        </w:rPr>
        <w:t>612</w:t>
      </w:r>
      <w:r w:rsidRPr="00860957">
        <w:rPr>
          <w:rFonts w:ascii="Times New Roman" w:eastAsia="Batang" w:hAnsi="Times New Roman" w:cs="Times New Roman"/>
          <w:kern w:val="0"/>
          <w:sz w:val="24"/>
          <w:szCs w:val="24"/>
          <w14:ligatures w14:val="none"/>
        </w:rPr>
        <w:t xml:space="preserve">, datë </w:t>
      </w:r>
      <w:r w:rsidR="00DC4B35" w:rsidRPr="00860957">
        <w:rPr>
          <w:rFonts w:ascii="Times New Roman" w:eastAsia="Batang" w:hAnsi="Times New Roman" w:cs="Times New Roman"/>
          <w:kern w:val="0"/>
          <w:sz w:val="24"/>
          <w:szCs w:val="24"/>
          <w14:ligatures w14:val="none"/>
        </w:rPr>
        <w:t>13.01.2023</w:t>
      </w:r>
      <w:r w:rsidRPr="00860957">
        <w:rPr>
          <w:rFonts w:ascii="Times New Roman" w:hAnsi="Times New Roman" w:cs="Times New Roman"/>
          <w:kern w:val="0"/>
          <w:sz w:val="24"/>
          <w:szCs w:val="24"/>
          <w14:ligatures w14:val="none"/>
        </w:rPr>
        <w:t xml:space="preserve">, vendosi: </w:t>
      </w:r>
      <w:r w:rsidRPr="00860957">
        <w:rPr>
          <w:rFonts w:ascii="Times New Roman" w:hAnsi="Times New Roman" w:cs="Times New Roman"/>
          <w:i/>
          <w:iCs/>
          <w:kern w:val="0"/>
          <w:sz w:val="24"/>
          <w:szCs w:val="24"/>
          <w14:ligatures w14:val="none"/>
        </w:rPr>
        <w:t xml:space="preserve">“Shkarkimin nga detyra të subjektit të rivlerësimit, </w:t>
      </w:r>
      <w:r w:rsidR="00285F68" w:rsidRPr="00860957">
        <w:rPr>
          <w:rFonts w:ascii="Times New Roman" w:hAnsi="Times New Roman" w:cs="Times New Roman"/>
          <w:i/>
          <w:iCs/>
          <w:kern w:val="0"/>
          <w:sz w:val="24"/>
          <w:szCs w:val="24"/>
          <w14:ligatures w14:val="none"/>
        </w:rPr>
        <w:t>Saimir Bahiti</w:t>
      </w:r>
      <w:r w:rsidRPr="00860957">
        <w:rPr>
          <w:rFonts w:ascii="Times New Roman" w:hAnsi="Times New Roman" w:cs="Times New Roman"/>
          <w:i/>
          <w:iCs/>
          <w:kern w:val="0"/>
          <w:sz w:val="24"/>
          <w:szCs w:val="24"/>
          <w14:ligatures w14:val="none"/>
        </w:rPr>
        <w:t xml:space="preserve">, </w:t>
      </w:r>
      <w:r w:rsidR="00285F68" w:rsidRPr="00860957">
        <w:rPr>
          <w:rFonts w:ascii="Times New Roman" w:hAnsi="Times New Roman" w:cs="Times New Roman"/>
          <w:i/>
          <w:iCs/>
          <w:kern w:val="0"/>
          <w:sz w:val="24"/>
          <w:szCs w:val="24"/>
          <w14:ligatures w14:val="none"/>
        </w:rPr>
        <w:t>prokuror pran</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 xml:space="preserve"> Gjykat</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s s</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 xml:space="preserve"> Rrethit Gjyq</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sor Shkod</w:t>
      </w:r>
      <w:r w:rsidR="00D72FB2" w:rsidRPr="00860957">
        <w:rPr>
          <w:rFonts w:ascii="Times New Roman" w:hAnsi="Times New Roman" w:cs="Times New Roman"/>
          <w:i/>
          <w:iCs/>
          <w:kern w:val="0"/>
          <w:sz w:val="24"/>
          <w:szCs w:val="24"/>
          <w14:ligatures w14:val="none"/>
        </w:rPr>
        <w:t>ë</w:t>
      </w:r>
      <w:r w:rsidR="00285F68" w:rsidRPr="00860957">
        <w:rPr>
          <w:rFonts w:ascii="Times New Roman" w:hAnsi="Times New Roman" w:cs="Times New Roman"/>
          <w:i/>
          <w:iCs/>
          <w:kern w:val="0"/>
          <w:sz w:val="24"/>
          <w:szCs w:val="24"/>
          <w14:ligatures w14:val="none"/>
        </w:rPr>
        <w:t>r</w:t>
      </w:r>
      <w:r w:rsidRPr="00860957">
        <w:rPr>
          <w:rFonts w:ascii="Times New Roman" w:eastAsia="Batang" w:hAnsi="Times New Roman" w:cs="Times New Roman"/>
          <w:i/>
          <w:iCs/>
          <w:kern w:val="0"/>
          <w:sz w:val="24"/>
          <w:szCs w:val="24"/>
          <w14:ligatures w14:val="none"/>
        </w:rPr>
        <w:t>”</w:t>
      </w:r>
      <w:r w:rsidRPr="00860957">
        <w:rPr>
          <w:rFonts w:ascii="Times New Roman" w:eastAsia="Batang"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 </w:t>
      </w:r>
      <w:r w:rsidR="00C36C0A" w:rsidRPr="00860957">
        <w:rPr>
          <w:rFonts w:ascii="Times New Roman" w:hAnsi="Times New Roman" w:cs="Times New Roman"/>
          <w:kern w:val="0"/>
          <w:sz w:val="24"/>
          <w:szCs w:val="24"/>
          <w14:ligatures w14:val="none"/>
        </w:rPr>
        <w:t xml:space="preserve">Ky vendim </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sht</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 xml:space="preserve"> marr</w:t>
      </w:r>
      <w:r w:rsidR="00B5745E" w:rsidRPr="00860957">
        <w:rPr>
          <w:rFonts w:ascii="Times New Roman" w:hAnsi="Times New Roman" w:cs="Times New Roman"/>
          <w:kern w:val="0"/>
          <w:sz w:val="24"/>
          <w:szCs w:val="24"/>
          <w14:ligatures w14:val="none"/>
        </w:rPr>
        <w:t>ë</w:t>
      </w:r>
      <w:r w:rsidR="00C36C0A"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bazuar në nenin 61, pika 5 të ligjit nr. 84/2016, mbështetur në konkluzionin </w:t>
      </w:r>
      <w:r w:rsidR="009129E1" w:rsidRPr="00860957">
        <w:rPr>
          <w:rFonts w:ascii="Times New Roman" w:hAnsi="Times New Roman" w:cs="Times New Roman"/>
          <w:kern w:val="0"/>
          <w:sz w:val="24"/>
          <w:szCs w:val="24"/>
          <w14:ligatures w14:val="none"/>
        </w:rPr>
        <w:t>p</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rfundimtar </w:t>
      </w:r>
      <w:r w:rsidRPr="00860957">
        <w:rPr>
          <w:rFonts w:ascii="Times New Roman" w:hAnsi="Times New Roman" w:cs="Times New Roman"/>
          <w:kern w:val="0"/>
          <w:sz w:val="24"/>
          <w:szCs w:val="24"/>
          <w14:ligatures w14:val="none"/>
        </w:rPr>
        <w:t xml:space="preserve">si më poshtë: </w:t>
      </w:r>
    </w:p>
    <w:p w14:paraId="1F0F3B24" w14:textId="14D149C0" w:rsidR="00D05F67" w:rsidRPr="00860957" w:rsidRDefault="00285F68" w:rsidP="00C03AA8">
      <w:pPr>
        <w:spacing w:before="120" w:after="0" w:line="240" w:lineRule="auto"/>
        <w:jc w:val="both"/>
        <w:rPr>
          <w:rFonts w:ascii="Times New Roman" w:hAnsi="Times New Roman" w:cs="Times New Roman"/>
          <w:bCs/>
          <w:kern w:val="0"/>
          <w:sz w:val="24"/>
          <w:szCs w:val="24"/>
          <w14:ligatures w14:val="none"/>
        </w:rPr>
      </w:pPr>
      <w:r w:rsidRPr="00860957">
        <w:rPr>
          <w:rFonts w:ascii="Times New Roman" w:hAnsi="Times New Roman" w:cs="Times New Roman"/>
          <w:i/>
          <w:iCs/>
          <w:sz w:val="24"/>
          <w:szCs w:val="24"/>
        </w:rPr>
        <w:t>1</w:t>
      </w:r>
      <w:r w:rsidR="009A45D2" w:rsidRPr="00860957">
        <w:rPr>
          <w:rFonts w:ascii="Times New Roman" w:hAnsi="Times New Roman" w:cs="Times New Roman"/>
          <w:i/>
          <w:iCs/>
          <w:sz w:val="24"/>
          <w:szCs w:val="24"/>
        </w:rPr>
        <w:t>81</w:t>
      </w:r>
      <w:r w:rsidRPr="00860957">
        <w:rPr>
          <w:rFonts w:ascii="Times New Roman" w:hAnsi="Times New Roman" w:cs="Times New Roman"/>
          <w:i/>
          <w:iCs/>
          <w:sz w:val="24"/>
          <w:szCs w:val="24"/>
        </w:rPr>
        <w:t>. Bazuar në parimet e parashikuara në pikën 5, të nenit 4, të ligjit nr. 84/2016, në Aneksin e Kushtetutës dhe në nenin 51 të ligjit nr. 84/2016, trupi gjykues vlerësoi që vendimmarrja për subjektin Saimir Bahiti të bazohet në përfundimet në vlerësimin tërësor të procedurave sipas parashikimit të pikës 2, të nenit 4, të ligjit nr. 84/2014. Në përfundim të procesit të rivlerësimit, në një vlerësim tërësor t</w:t>
      </w:r>
      <w:r w:rsidR="00D72FB2"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rrethanave për të tria kriteret e vlerësimit, trajtuar hollësisht në këtë vendim, Komisioni krijoi bindjen se subjekti i rivlerësimit Saimir Bahiti ka cenuar besimin e publikut te sistemi i drejtësisë, sipas parashikimit të nenit 61/5 të ligjit nr. 84/2016. </w:t>
      </w:r>
    </w:p>
    <w:p w14:paraId="265C865B" w14:textId="77777777" w:rsidR="00D05F67" w:rsidRPr="00860957" w:rsidRDefault="00D05F67" w:rsidP="00C03AA8">
      <w:pPr>
        <w:spacing w:after="0" w:line="240" w:lineRule="auto"/>
        <w:contextualSpacing/>
        <w:jc w:val="both"/>
        <w:rPr>
          <w:rFonts w:ascii="Times New Roman" w:eastAsia="Batang" w:hAnsi="Times New Roman" w:cs="Times New Roman"/>
          <w:kern w:val="0"/>
          <w:sz w:val="16"/>
          <w:szCs w:val="16"/>
          <w14:ligatures w14:val="none"/>
        </w:rPr>
      </w:pPr>
    </w:p>
    <w:p w14:paraId="491A331D" w14:textId="273452CC" w:rsidR="00D05F67" w:rsidRPr="00860957" w:rsidRDefault="00D05F67" w:rsidP="00C03AA8">
      <w:pPr>
        <w:numPr>
          <w:ilvl w:val="0"/>
          <w:numId w:val="2"/>
        </w:numPr>
        <w:spacing w:before="120" w:after="0" w:line="240" w:lineRule="auto"/>
        <w:ind w:left="360" w:hanging="360"/>
        <w:contextualSpacing/>
        <w:jc w:val="both"/>
        <w:rPr>
          <w:rFonts w:ascii="Times New Roman" w:hAnsi="Times New Roman" w:cs="Times New Roman"/>
          <w:b/>
          <w:bCs/>
          <w:kern w:val="0"/>
          <w:sz w:val="24"/>
          <w:szCs w:val="24"/>
          <w14:ligatures w14:val="none"/>
        </w:rPr>
      </w:pPr>
      <w:r w:rsidRPr="00860957">
        <w:rPr>
          <w:rFonts w:ascii="Times New Roman" w:hAnsi="Times New Roman" w:cs="Times New Roman"/>
          <w:b/>
          <w:kern w:val="0"/>
          <w:sz w:val="24"/>
          <w:szCs w:val="24"/>
          <w14:ligatures w14:val="none"/>
        </w:rPr>
        <w:t>Ankimi</w:t>
      </w:r>
      <w:r w:rsidR="00B5745E" w:rsidRPr="00860957">
        <w:rPr>
          <w:rFonts w:ascii="Times New Roman" w:hAnsi="Times New Roman" w:cs="Times New Roman"/>
          <w:b/>
          <w:kern w:val="0"/>
          <w:sz w:val="24"/>
          <w:szCs w:val="24"/>
          <w14:ligatures w14:val="none"/>
        </w:rPr>
        <w:t xml:space="preserve"> i subjektit të rivlerësimit</w:t>
      </w:r>
    </w:p>
    <w:p w14:paraId="1F6A43B1" w14:textId="77777777" w:rsidR="00B5745E" w:rsidRPr="00860957" w:rsidRDefault="00D05F67"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Subjekti i rivlerësimit, më datë </w:t>
      </w:r>
      <w:r w:rsidR="00285F68" w:rsidRPr="00860957">
        <w:rPr>
          <w:rFonts w:ascii="Times New Roman" w:hAnsi="Times New Roman" w:cs="Times New Roman"/>
          <w:kern w:val="0"/>
          <w:sz w:val="24"/>
          <w:szCs w:val="24"/>
          <w14:ligatures w14:val="none"/>
        </w:rPr>
        <w:t>16.03.2023</w:t>
      </w:r>
      <w:r w:rsidRPr="00860957">
        <w:rPr>
          <w:rFonts w:ascii="Times New Roman" w:hAnsi="Times New Roman" w:cs="Times New Roman"/>
          <w:kern w:val="0"/>
          <w:sz w:val="24"/>
          <w:szCs w:val="24"/>
          <w14:ligatures w14:val="none"/>
        </w:rPr>
        <w:t xml:space="preserve">, ka paraqitur ankim kundër vendimit të Komisionit nr. </w:t>
      </w:r>
      <w:r w:rsidR="00285F68" w:rsidRPr="00860957">
        <w:rPr>
          <w:rFonts w:ascii="Times New Roman" w:hAnsi="Times New Roman" w:cs="Times New Roman"/>
          <w:kern w:val="0"/>
          <w:sz w:val="24"/>
          <w:szCs w:val="24"/>
          <w14:ligatures w14:val="none"/>
        </w:rPr>
        <w:t>612, dat</w:t>
      </w:r>
      <w:r w:rsidR="00D72FB2" w:rsidRPr="00860957">
        <w:rPr>
          <w:rFonts w:ascii="Times New Roman" w:hAnsi="Times New Roman" w:cs="Times New Roman"/>
          <w:kern w:val="0"/>
          <w:sz w:val="24"/>
          <w:szCs w:val="24"/>
          <w14:ligatures w14:val="none"/>
        </w:rPr>
        <w:t>ë</w:t>
      </w:r>
      <w:r w:rsidR="00285F68" w:rsidRPr="00860957">
        <w:rPr>
          <w:rFonts w:ascii="Times New Roman" w:hAnsi="Times New Roman" w:cs="Times New Roman"/>
          <w:kern w:val="0"/>
          <w:sz w:val="24"/>
          <w:szCs w:val="24"/>
          <w14:ligatures w14:val="none"/>
        </w:rPr>
        <w:t xml:space="preserve"> 13.01.2023</w:t>
      </w:r>
      <w:r w:rsidRPr="00860957">
        <w:rPr>
          <w:rFonts w:ascii="Times New Roman" w:hAnsi="Times New Roman" w:cs="Times New Roman"/>
          <w:kern w:val="0"/>
          <w:sz w:val="24"/>
          <w:szCs w:val="24"/>
          <w14:ligatures w14:val="none"/>
        </w:rPr>
        <w:t xml:space="preserve"> duke pretenduar se</w:t>
      </w:r>
      <w:r w:rsidR="00D72FB2" w:rsidRPr="00860957">
        <w:rPr>
          <w:rFonts w:ascii="Times New Roman" w:hAnsi="Times New Roman" w:cs="Times New Roman"/>
          <w:kern w:val="0"/>
          <w:sz w:val="24"/>
          <w:szCs w:val="24"/>
          <w14:ligatures w14:val="none"/>
        </w:rPr>
        <w:t xml:space="preserve"> vendimi </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sht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9129E1" w:rsidRPr="00860957">
        <w:rPr>
          <w:rFonts w:ascii="Times New Roman" w:hAnsi="Times New Roman" w:cs="Times New Roman"/>
          <w:kern w:val="0"/>
          <w:sz w:val="24"/>
          <w:szCs w:val="24"/>
          <w14:ligatures w14:val="none"/>
        </w:rPr>
        <w:t>i pa</w:t>
      </w:r>
      <w:r w:rsidR="00D72FB2" w:rsidRPr="00860957">
        <w:rPr>
          <w:rFonts w:ascii="Times New Roman" w:hAnsi="Times New Roman" w:cs="Times New Roman"/>
          <w:kern w:val="0"/>
          <w:sz w:val="24"/>
          <w:szCs w:val="24"/>
          <w14:ligatures w14:val="none"/>
        </w:rPr>
        <w:t xml:space="preserve">bazuar </w:t>
      </w:r>
      <w:r w:rsidR="009129E1" w:rsidRPr="00860957">
        <w:rPr>
          <w:rFonts w:ascii="Times New Roman" w:hAnsi="Times New Roman" w:cs="Times New Roman"/>
          <w:kern w:val="0"/>
          <w:sz w:val="24"/>
          <w:szCs w:val="24"/>
          <w14:ligatures w14:val="none"/>
        </w:rPr>
        <w:t>n</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ligj dhe rezultat i cenimit dhe shkeljes s</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normave dhe rregullave </w:t>
      </w:r>
      <w:r w:rsidR="00D72FB2" w:rsidRPr="00860957">
        <w:rPr>
          <w:rFonts w:ascii="Times New Roman" w:hAnsi="Times New Roman" w:cs="Times New Roman"/>
          <w:kern w:val="0"/>
          <w:sz w:val="24"/>
          <w:szCs w:val="24"/>
          <w14:ligatures w14:val="none"/>
        </w:rPr>
        <w:t>procedurale</w:t>
      </w:r>
      <w:r w:rsidR="009129E1" w:rsidRPr="00860957">
        <w:rPr>
          <w:rFonts w:ascii="Times New Roman" w:hAnsi="Times New Roman" w:cs="Times New Roman"/>
          <w:kern w:val="0"/>
          <w:sz w:val="24"/>
          <w:szCs w:val="24"/>
          <w14:ligatures w14:val="none"/>
        </w:rPr>
        <w:t xml:space="preserve"> p</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r zhvillimin e nj</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procesi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rregullt ligjor por edhe vler</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simit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 xml:space="preserve">gabuar </w:t>
      </w:r>
      <w:r w:rsidR="009129E1" w:rsidRPr="00860957">
        <w:rPr>
          <w:rFonts w:ascii="Times New Roman" w:hAnsi="Times New Roman" w:cs="Times New Roman"/>
          <w:kern w:val="0"/>
          <w:sz w:val="24"/>
          <w:szCs w:val="24"/>
          <w14:ligatures w14:val="none"/>
        </w:rPr>
        <w:t xml:space="preserve">ose jo në mënyrë të plotë </w:t>
      </w:r>
      <w:r w:rsidR="00D72FB2" w:rsidRPr="00860957">
        <w:rPr>
          <w:rFonts w:ascii="Times New Roman" w:hAnsi="Times New Roman" w:cs="Times New Roman"/>
          <w:kern w:val="0"/>
          <w:sz w:val="24"/>
          <w:szCs w:val="24"/>
          <w14:ligatures w14:val="none"/>
        </w:rPr>
        <w:t>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9129E1" w:rsidRPr="00860957">
        <w:rPr>
          <w:rFonts w:ascii="Times New Roman" w:hAnsi="Times New Roman" w:cs="Times New Roman"/>
          <w:kern w:val="0"/>
          <w:sz w:val="24"/>
          <w:szCs w:val="24"/>
          <w14:ligatures w14:val="none"/>
        </w:rPr>
        <w:t>rrethanave faktike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rezultuara e 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v</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rtetuara gjat</w:t>
      </w:r>
      <w:r w:rsidR="002A1FA8" w:rsidRPr="00860957">
        <w:rPr>
          <w:rFonts w:ascii="Times New Roman" w:hAnsi="Times New Roman" w:cs="Times New Roman"/>
          <w:kern w:val="0"/>
          <w:sz w:val="24"/>
          <w:szCs w:val="24"/>
          <w14:ligatures w14:val="none"/>
        </w:rPr>
        <w:t>ë</w:t>
      </w:r>
      <w:r w:rsidR="009129E1" w:rsidRPr="00860957">
        <w:rPr>
          <w:rFonts w:ascii="Times New Roman" w:hAnsi="Times New Roman" w:cs="Times New Roman"/>
          <w:kern w:val="0"/>
          <w:sz w:val="24"/>
          <w:szCs w:val="24"/>
          <w14:ligatures w14:val="none"/>
        </w:rPr>
        <w:t xml:space="preserve"> procesit administrativ. </w:t>
      </w:r>
      <w:r w:rsidR="00D72FB2" w:rsidRPr="00860957">
        <w:rPr>
          <w:rFonts w:ascii="Times New Roman" w:hAnsi="Times New Roman" w:cs="Times New Roman"/>
          <w:kern w:val="0"/>
          <w:sz w:val="24"/>
          <w:szCs w:val="24"/>
          <w14:ligatures w14:val="none"/>
        </w:rPr>
        <w:t>Sipas tij,</w:t>
      </w:r>
      <w:r w:rsidR="00536B09" w:rsidRPr="00860957">
        <w:rPr>
          <w:rFonts w:ascii="Times New Roman" w:hAnsi="Times New Roman" w:cs="Times New Roman"/>
          <w:kern w:val="0"/>
          <w:sz w:val="24"/>
          <w:szCs w:val="24"/>
          <w14:ligatures w14:val="none"/>
        </w:rPr>
        <w:t xml:space="preserve"> trupa gjykuese e Komisionit n</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hetimin dhe vendimmarrjen p</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r subjektin e rivler</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simit Saimir Bahiti ka vepruar me doza t</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larta paragjykimi</w:t>
      </w:r>
      <w:r w:rsidR="00D72FB2" w:rsidRPr="00860957">
        <w:rPr>
          <w:rFonts w:ascii="Times New Roman" w:hAnsi="Times New Roman" w:cs="Times New Roman"/>
          <w:kern w:val="0"/>
          <w:sz w:val="24"/>
          <w:szCs w:val="24"/>
          <w14:ligatures w14:val="none"/>
        </w:rPr>
        <w:t xml:space="preserve"> dhe p</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r k</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arsye, p</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r zgjidhjen e drejt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w:t>
      </w:r>
      <w:r w:rsidR="005B1EED" w:rsidRPr="00860957">
        <w:rPr>
          <w:rFonts w:ascii="Times New Roman" w:hAnsi="Times New Roman" w:cs="Times New Roman"/>
          <w:kern w:val="0"/>
          <w:sz w:val="24"/>
          <w:szCs w:val="24"/>
          <w14:ligatures w14:val="none"/>
        </w:rPr>
        <w:t>çështjes</w:t>
      </w:r>
      <w:r w:rsidR="00D72FB2" w:rsidRPr="00860957">
        <w:rPr>
          <w:rFonts w:ascii="Times New Roman" w:hAnsi="Times New Roman" w:cs="Times New Roman"/>
          <w:kern w:val="0"/>
          <w:sz w:val="24"/>
          <w:szCs w:val="24"/>
          <w14:ligatures w14:val="none"/>
        </w:rPr>
        <w:t xml:space="preserve"> </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sht</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 e nevojshme debati gjyq</w:t>
      </w:r>
      <w:r w:rsidR="005B1EED" w:rsidRPr="00860957">
        <w:rPr>
          <w:rFonts w:ascii="Times New Roman" w:hAnsi="Times New Roman" w:cs="Times New Roman"/>
          <w:kern w:val="0"/>
          <w:sz w:val="24"/>
          <w:szCs w:val="24"/>
          <w14:ligatures w14:val="none"/>
        </w:rPr>
        <w:t>ë</w:t>
      </w:r>
      <w:r w:rsidR="00D72FB2" w:rsidRPr="00860957">
        <w:rPr>
          <w:rFonts w:ascii="Times New Roman" w:hAnsi="Times New Roman" w:cs="Times New Roman"/>
          <w:kern w:val="0"/>
          <w:sz w:val="24"/>
          <w:szCs w:val="24"/>
          <w14:ligatures w14:val="none"/>
        </w:rPr>
        <w:t xml:space="preserve">sor si </w:t>
      </w:r>
      <w:r w:rsidR="005B1EED" w:rsidRPr="00860957">
        <w:rPr>
          <w:rFonts w:ascii="Times New Roman" w:hAnsi="Times New Roman" w:cs="Times New Roman"/>
          <w:kern w:val="0"/>
          <w:sz w:val="24"/>
          <w:szCs w:val="24"/>
          <w14:ligatures w14:val="none"/>
        </w:rPr>
        <w:t>dhe marrja dhe vlerësimi i provave të paraqitura nga subjekti</w:t>
      </w:r>
      <w:r w:rsidR="009129E1" w:rsidRPr="00860957">
        <w:rPr>
          <w:rFonts w:ascii="Times New Roman" w:hAnsi="Times New Roman" w:cs="Times New Roman"/>
          <w:kern w:val="0"/>
          <w:sz w:val="24"/>
          <w:szCs w:val="24"/>
          <w14:ligatures w14:val="none"/>
        </w:rPr>
        <w:t>.</w:t>
      </w:r>
    </w:p>
    <w:p w14:paraId="27606001" w14:textId="3EA8176E" w:rsidR="00536B09" w:rsidRPr="00860957" w:rsidRDefault="00B5745E" w:rsidP="00C03AA8">
      <w:pPr>
        <w:numPr>
          <w:ilvl w:val="0"/>
          <w:numId w:val="1"/>
        </w:numPr>
        <w:spacing w:before="120"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 xml:space="preserve">Në ankim </w:t>
      </w:r>
      <w:r w:rsidRPr="00860957">
        <w:rPr>
          <w:rFonts w:ascii="Times New Roman" w:hAnsi="Times New Roman" w:cs="Times New Roman"/>
          <w:kern w:val="0"/>
          <w:sz w:val="24"/>
          <w:szCs w:val="24"/>
          <w14:ligatures w14:val="none"/>
        </w:rPr>
        <w:t>s</w:t>
      </w:r>
      <w:r w:rsidR="00E22DC3" w:rsidRPr="00860957">
        <w:rPr>
          <w:rFonts w:ascii="Times New Roman" w:hAnsi="Times New Roman" w:cs="Times New Roman"/>
          <w:kern w:val="0"/>
          <w:sz w:val="24"/>
          <w:szCs w:val="24"/>
          <w14:ligatures w14:val="none"/>
        </w:rPr>
        <w:t>ubjekti i</w:t>
      </w:r>
      <w:r w:rsidRPr="00860957">
        <w:rPr>
          <w:rFonts w:ascii="Times New Roman" w:hAnsi="Times New Roman" w:cs="Times New Roman"/>
          <w:kern w:val="0"/>
          <w:sz w:val="24"/>
          <w:szCs w:val="24"/>
          <w14:ligatures w14:val="none"/>
        </w:rPr>
        <w:t xml:space="preserve"> rivlerësimit ka </w:t>
      </w:r>
      <w:r w:rsidR="00D05F67" w:rsidRPr="00860957">
        <w:rPr>
          <w:rFonts w:ascii="Times New Roman" w:hAnsi="Times New Roman" w:cs="Times New Roman"/>
          <w:kern w:val="0"/>
          <w:sz w:val="24"/>
          <w:szCs w:val="24"/>
          <w14:ligatures w14:val="none"/>
        </w:rPr>
        <w:t>kërkuar</w:t>
      </w:r>
      <w:r w:rsidR="00536B09"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që</w:t>
      </w:r>
      <w:r w:rsidR="00536B09" w:rsidRPr="00860957">
        <w:rPr>
          <w:rFonts w:ascii="Times New Roman" w:hAnsi="Times New Roman" w:cs="Times New Roman"/>
          <w:kern w:val="0"/>
          <w:sz w:val="24"/>
          <w:szCs w:val="24"/>
          <w14:ligatures w14:val="none"/>
        </w:rPr>
        <w:t xml:space="preserve"> Kolegji</w:t>
      </w:r>
      <w:r w:rsidRPr="00860957">
        <w:rPr>
          <w:rFonts w:ascii="Times New Roman" w:hAnsi="Times New Roman" w:cs="Times New Roman"/>
          <w:kern w:val="0"/>
          <w:sz w:val="24"/>
          <w:szCs w:val="24"/>
          <w14:ligatures w14:val="none"/>
        </w:rPr>
        <w:t xml:space="preserve"> të marrë në shqyrtim shkaqet e ankimit dhe të vendosë</w:t>
      </w:r>
      <w:r w:rsidR="00D72FB2" w:rsidRPr="00860957">
        <w:rPr>
          <w:rFonts w:ascii="Times New Roman" w:hAnsi="Times New Roman" w:cs="Times New Roman"/>
          <w:kern w:val="0"/>
          <w:sz w:val="24"/>
          <w:szCs w:val="24"/>
          <w14:ligatures w14:val="none"/>
        </w:rPr>
        <w:t>:</w:t>
      </w:r>
    </w:p>
    <w:p w14:paraId="5CCA56C0" w14:textId="3FC0E1D8" w:rsidR="00D72FB2" w:rsidRPr="00860957" w:rsidRDefault="009A45D2"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 xml:space="preserve">Gjykimin e </w:t>
      </w:r>
      <w:r w:rsidR="00F45343" w:rsidRPr="00860957">
        <w:rPr>
          <w:rFonts w:ascii="Times New Roman" w:hAnsi="Times New Roman" w:cs="Times New Roman"/>
          <w:kern w:val="0"/>
          <w:sz w:val="24"/>
          <w:szCs w:val="24"/>
          <w14:ligatures w14:val="none"/>
        </w:rPr>
        <w:t>çështjes</w:t>
      </w:r>
      <w:r w:rsidRPr="00860957">
        <w:rPr>
          <w:rFonts w:ascii="Times New Roman" w:hAnsi="Times New Roman" w:cs="Times New Roman"/>
          <w:kern w:val="0"/>
          <w:sz w:val="24"/>
          <w:szCs w:val="24"/>
          <w14:ligatures w14:val="none"/>
        </w:rPr>
        <w:t xml:space="preserve"> në</w:t>
      </w:r>
      <w:r w:rsidR="00536B09" w:rsidRPr="00860957">
        <w:rPr>
          <w:rFonts w:ascii="Times New Roman" w:hAnsi="Times New Roman" w:cs="Times New Roman"/>
          <w:kern w:val="0"/>
          <w:sz w:val="24"/>
          <w:szCs w:val="24"/>
          <w14:ligatures w14:val="none"/>
        </w:rPr>
        <w:t xml:space="preserve"> seanc</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 xml:space="preserve"> gjyq</w:t>
      </w:r>
      <w:r w:rsidR="00D72FB2" w:rsidRPr="00860957">
        <w:rPr>
          <w:rFonts w:ascii="Times New Roman" w:hAnsi="Times New Roman" w:cs="Times New Roman"/>
          <w:kern w:val="0"/>
          <w:sz w:val="24"/>
          <w:szCs w:val="24"/>
          <w14:ligatures w14:val="none"/>
        </w:rPr>
        <w:t>ë</w:t>
      </w:r>
      <w:r w:rsidR="00536B09" w:rsidRPr="00860957">
        <w:rPr>
          <w:rFonts w:ascii="Times New Roman" w:hAnsi="Times New Roman" w:cs="Times New Roman"/>
          <w:kern w:val="0"/>
          <w:sz w:val="24"/>
          <w:szCs w:val="24"/>
          <w14:ligatures w14:val="none"/>
        </w:rPr>
        <w:t>sore publike</w:t>
      </w:r>
      <w:r w:rsidR="00D72FB2" w:rsidRPr="00860957">
        <w:rPr>
          <w:rFonts w:ascii="Times New Roman" w:hAnsi="Times New Roman" w:cs="Times New Roman"/>
          <w:kern w:val="0"/>
          <w:sz w:val="24"/>
          <w:szCs w:val="24"/>
          <w14:ligatures w14:val="none"/>
        </w:rPr>
        <w:t>;</w:t>
      </w:r>
    </w:p>
    <w:p w14:paraId="5122D9B1" w14:textId="2AB402BF"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Administrimin e provave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reja bashk</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lidhur ankimit;</w:t>
      </w:r>
    </w:p>
    <w:p w14:paraId="702E741F" w14:textId="4C1E22F9"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Konstatimin e shkeljeve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proofErr w:type="spellStart"/>
      <w:r w:rsidRPr="00860957">
        <w:rPr>
          <w:rFonts w:ascii="Times New Roman" w:hAnsi="Times New Roman" w:cs="Times New Roman"/>
          <w:kern w:val="0"/>
          <w:sz w:val="24"/>
          <w:szCs w:val="24"/>
          <w14:ligatures w14:val="none"/>
        </w:rPr>
        <w:t>t</w:t>
      </w:r>
      <w:r w:rsidR="00D72FB2" w:rsidRPr="00860957">
        <w:rPr>
          <w:rFonts w:ascii="Times New Roman" w:hAnsi="Times New Roman" w:cs="Times New Roman"/>
          <w:kern w:val="0"/>
          <w:sz w:val="24"/>
          <w:szCs w:val="24"/>
          <w14:ligatures w14:val="none"/>
        </w:rPr>
        <w:t>ë</w:t>
      </w:r>
      <w:proofErr w:type="spellEnd"/>
      <w:r w:rsidRPr="00860957">
        <w:rPr>
          <w:rFonts w:ascii="Times New Roman" w:hAnsi="Times New Roman" w:cs="Times New Roman"/>
          <w:kern w:val="0"/>
          <w:sz w:val="24"/>
          <w:szCs w:val="24"/>
          <w14:ligatures w14:val="none"/>
        </w:rPr>
        <w:t xml:space="preserve"> drejtave kushtetuese si dhe ato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parashikuara nga </w:t>
      </w:r>
      <w:proofErr w:type="spellStart"/>
      <w:r w:rsidRPr="00860957">
        <w:rPr>
          <w:rFonts w:ascii="Times New Roman" w:hAnsi="Times New Roman" w:cs="Times New Roman"/>
          <w:kern w:val="0"/>
          <w:sz w:val="24"/>
          <w:szCs w:val="24"/>
          <w14:ligatures w14:val="none"/>
        </w:rPr>
        <w:t>KEDNj</w:t>
      </w:r>
      <w:proofErr w:type="spellEnd"/>
      <w:r w:rsidRPr="00860957">
        <w:rPr>
          <w:rFonts w:ascii="Times New Roman" w:hAnsi="Times New Roman" w:cs="Times New Roman"/>
          <w:kern w:val="0"/>
          <w:sz w:val="24"/>
          <w:szCs w:val="24"/>
          <w14:ligatures w14:val="none"/>
        </w:rPr>
        <w:t xml:space="preserve"> ndaj ankuesit Saimir Bahiti;</w:t>
      </w:r>
    </w:p>
    <w:p w14:paraId="4BEAED48" w14:textId="549A46BD" w:rsidR="00D72FB2" w:rsidRPr="00860957" w:rsidRDefault="00536B09" w:rsidP="00C03AA8">
      <w:pPr>
        <w:pStyle w:val="ListParagraph"/>
        <w:numPr>
          <w:ilvl w:val="0"/>
          <w:numId w:val="4"/>
        </w:numPr>
        <w:spacing w:before="120"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kern w:val="0"/>
          <w:sz w:val="24"/>
          <w:szCs w:val="24"/>
          <w14:ligatures w14:val="none"/>
        </w:rPr>
        <w:t>Ndryshimin</w:t>
      </w:r>
      <w:r w:rsidR="008D4408"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e </w:t>
      </w:r>
      <w:r w:rsidR="00D72FB2" w:rsidRPr="00860957">
        <w:rPr>
          <w:rFonts w:ascii="Times New Roman" w:hAnsi="Times New Roman" w:cs="Times New Roman"/>
          <w:kern w:val="0"/>
          <w:sz w:val="24"/>
          <w:szCs w:val="24"/>
          <w14:ligatures w14:val="none"/>
        </w:rPr>
        <w:t>v</w:t>
      </w:r>
      <w:r w:rsidRPr="00860957">
        <w:rPr>
          <w:rFonts w:ascii="Times New Roman" w:hAnsi="Times New Roman" w:cs="Times New Roman"/>
          <w:kern w:val="0"/>
          <w:sz w:val="24"/>
          <w:szCs w:val="24"/>
          <w14:ligatures w14:val="none"/>
        </w:rPr>
        <w:t>endimit nr. 612, dat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13.01.2023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Komisionit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Pavarur</w:t>
      </w:r>
      <w:r w:rsidRPr="00860957">
        <w:rPr>
          <w:rFonts w:ascii="Times New Roman" w:hAnsi="Times New Roman" w:cs="Times New Roman"/>
          <w:kern w:val="0"/>
          <w:sz w:val="24"/>
          <w:szCs w:val="24"/>
          <w14:ligatures w14:val="none"/>
        </w:rPr>
        <w:t xml:space="preser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Kualifikimit dhe </w:t>
      </w:r>
      <w:r w:rsidR="00D72FB2" w:rsidRPr="00860957">
        <w:rPr>
          <w:rFonts w:ascii="Times New Roman" w:hAnsi="Times New Roman" w:cs="Times New Roman"/>
          <w:kern w:val="0"/>
          <w:sz w:val="24"/>
          <w:szCs w:val="24"/>
          <w14:ligatures w14:val="none"/>
        </w:rPr>
        <w:t>konfirmim</w:t>
      </w:r>
      <w:r w:rsidRPr="00860957">
        <w:rPr>
          <w:rFonts w:ascii="Times New Roman" w:hAnsi="Times New Roman" w:cs="Times New Roman"/>
          <w:kern w:val="0"/>
          <w:sz w:val="24"/>
          <w:szCs w:val="24"/>
          <w14:ligatures w14:val="none"/>
        </w:rPr>
        <w:t xml:space="preserve"> n</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w:t>
      </w:r>
      <w:r w:rsidR="00D72FB2" w:rsidRPr="00860957">
        <w:rPr>
          <w:rFonts w:ascii="Times New Roman" w:hAnsi="Times New Roman" w:cs="Times New Roman"/>
          <w:kern w:val="0"/>
          <w:sz w:val="24"/>
          <w:szCs w:val="24"/>
          <w14:ligatures w14:val="none"/>
        </w:rPr>
        <w:t>detyrë</w:t>
      </w:r>
      <w:r w:rsidRPr="00860957">
        <w:rPr>
          <w:rFonts w:ascii="Times New Roman" w:hAnsi="Times New Roman" w:cs="Times New Roman"/>
          <w:kern w:val="0"/>
          <w:sz w:val="24"/>
          <w:szCs w:val="24"/>
          <w14:ligatures w14:val="none"/>
        </w:rPr>
        <w:t xml:space="preserve">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subjektit t</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rivler</w:t>
      </w:r>
      <w:r w:rsidR="00D72FB2"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simit Saimir</w:t>
      </w:r>
      <w:r w:rsidR="00D72FB2"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Bahiti </w:t>
      </w:r>
      <w:r w:rsidR="00D72FB2" w:rsidRPr="00860957">
        <w:rPr>
          <w:rFonts w:ascii="Times New Roman" w:hAnsi="Times New Roman" w:cs="Times New Roman"/>
          <w:kern w:val="0"/>
          <w:sz w:val="24"/>
          <w:szCs w:val="24"/>
          <w14:ligatures w14:val="none"/>
        </w:rPr>
        <w:t>prokuror në Prokurorinë pranë gjykatës së Shkallës së Parë Durrës.</w:t>
      </w:r>
    </w:p>
    <w:p w14:paraId="242B5D1D" w14:textId="77777777" w:rsidR="00104328" w:rsidRPr="00860957" w:rsidRDefault="00104328" w:rsidP="00C03AA8">
      <w:pPr>
        <w:pStyle w:val="ListParagraph"/>
        <w:spacing w:before="120" w:after="0" w:line="240" w:lineRule="auto"/>
        <w:ind w:left="0"/>
        <w:jc w:val="both"/>
        <w:rPr>
          <w:rFonts w:ascii="Times New Roman" w:hAnsi="Times New Roman" w:cs="Times New Roman"/>
          <w:bCs/>
          <w:kern w:val="0"/>
          <w:sz w:val="16"/>
          <w:szCs w:val="16"/>
          <w14:ligatures w14:val="none"/>
        </w:rPr>
      </w:pPr>
    </w:p>
    <w:p w14:paraId="491B6719" w14:textId="4AC525DE" w:rsidR="00FB7A29" w:rsidRPr="00860957" w:rsidRDefault="00FB7A29" w:rsidP="006773DA">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14:ligatures w14:val="none"/>
        </w:rPr>
      </w:pPr>
      <w:proofErr w:type="spellStart"/>
      <w:r w:rsidRPr="00860957">
        <w:rPr>
          <w:rFonts w:ascii="Times New Roman" w:hAnsi="Times New Roman" w:cs="Times New Roman"/>
          <w:kern w:val="0"/>
          <w:sz w:val="24"/>
          <w:szCs w:val="24"/>
          <w14:ligatures w14:val="none"/>
        </w:rPr>
        <w:t>Sëbashku</w:t>
      </w:r>
      <w:proofErr w:type="spellEnd"/>
      <w:r w:rsidRPr="00860957">
        <w:rPr>
          <w:rFonts w:ascii="Times New Roman" w:hAnsi="Times New Roman" w:cs="Times New Roman"/>
          <w:kern w:val="0"/>
          <w:sz w:val="24"/>
          <w:szCs w:val="24"/>
          <w14:ligatures w14:val="none"/>
        </w:rPr>
        <w:t xml:space="preserve"> me ankimin subjekti i rivlerësimit ka </w:t>
      </w:r>
      <w:r w:rsidR="00B5745E" w:rsidRPr="00860957">
        <w:rPr>
          <w:rFonts w:ascii="Times New Roman" w:hAnsi="Times New Roman" w:cs="Times New Roman"/>
          <w:kern w:val="0"/>
          <w:sz w:val="24"/>
          <w:szCs w:val="24"/>
          <w14:ligatures w14:val="none"/>
        </w:rPr>
        <w:t>paraqitur</w:t>
      </w:r>
      <w:r w:rsidRPr="00860957">
        <w:rPr>
          <w:rFonts w:ascii="Times New Roman" w:hAnsi="Times New Roman" w:cs="Times New Roman"/>
          <w:kern w:val="0"/>
          <w:sz w:val="24"/>
          <w:szCs w:val="24"/>
          <w14:ligatures w14:val="none"/>
        </w:rPr>
        <w:t xml:space="preserve"> provat të reja si më poshtë listuar, të cilat</w:t>
      </w:r>
      <w:r w:rsidR="00A16759"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sipas tij i shërbejnë hetimit të plotë e të gjithanshëm të çështjes:</w:t>
      </w:r>
    </w:p>
    <w:p w14:paraId="7D7075DD" w14:textId="77777777" w:rsidR="006773DA" w:rsidRPr="00860957"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Shkresa nr. 57</w:t>
      </w:r>
      <w:r w:rsidR="009A45D2"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prot., dat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03.03.2017 nga Avokati i Popullit</w:t>
      </w:r>
      <w:r w:rsidR="00EC666B"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drejtuar Kryetarit 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Kuvendit;</w:t>
      </w:r>
    </w:p>
    <w:p w14:paraId="1DF0D503" w14:textId="77777777" w:rsidR="006773DA" w:rsidRPr="00860957" w:rsidRDefault="0026227C" w:rsidP="006773DA">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Shkres</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kthim p</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rgjigje nr. 170/1 prot., dat</w:t>
      </w:r>
      <w:r w:rsidR="00AF792B"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17.07.2020 nga Avokati i Popullit drejtuar z. Gentian </w:t>
      </w:r>
      <w:r w:rsidR="00AF792B" w:rsidRPr="00860957">
        <w:rPr>
          <w:rFonts w:ascii="Times New Roman" w:hAnsi="Times New Roman" w:cs="Times New Roman"/>
          <w:kern w:val="0"/>
          <w:sz w:val="24"/>
          <w:szCs w:val="24"/>
          <w14:ligatures w14:val="none"/>
        </w:rPr>
        <w:t>Trenova;</w:t>
      </w:r>
    </w:p>
    <w:p w14:paraId="293CE11A" w14:textId="74B5DE94" w:rsidR="003C736B" w:rsidRPr="00860957" w:rsidRDefault="00AF792B" w:rsidP="008D4408">
      <w:pPr>
        <w:pStyle w:val="ListParagraph"/>
        <w:numPr>
          <w:ilvl w:val="0"/>
          <w:numId w:val="24"/>
        </w:numPr>
        <w:tabs>
          <w:tab w:val="left" w:pos="0"/>
        </w:tabs>
        <w:spacing w:after="0" w:line="240" w:lineRule="auto"/>
        <w:ind w:left="36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t>Vërtetim i gjendjes gjyqësore nr. 11 prot., datë 15.03.2023 p</w:t>
      </w:r>
      <w:r w:rsidR="0096663C"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r z. </w:t>
      </w:r>
      <w:proofErr w:type="spellStart"/>
      <w:r w:rsidRPr="00860957">
        <w:rPr>
          <w:rFonts w:ascii="Times New Roman" w:hAnsi="Times New Roman" w:cs="Times New Roman"/>
          <w:kern w:val="0"/>
          <w:sz w:val="24"/>
          <w:szCs w:val="24"/>
          <w14:ligatures w14:val="none"/>
        </w:rPr>
        <w:t>Paulin</w:t>
      </w:r>
      <w:proofErr w:type="spellEnd"/>
      <w:r w:rsidRPr="00860957">
        <w:rPr>
          <w:rFonts w:ascii="Times New Roman" w:hAnsi="Times New Roman" w:cs="Times New Roman"/>
          <w:kern w:val="0"/>
          <w:sz w:val="24"/>
          <w:szCs w:val="24"/>
          <w14:ligatures w14:val="none"/>
        </w:rPr>
        <w:t xml:space="preserve"> Gega</w:t>
      </w:r>
      <w:r w:rsidR="00C36C0A" w:rsidRPr="00860957">
        <w:rPr>
          <w:rFonts w:ascii="Times New Roman" w:hAnsi="Times New Roman" w:cs="Times New Roman"/>
          <w:kern w:val="0"/>
          <w:sz w:val="24"/>
          <w:szCs w:val="24"/>
          <w14:ligatures w14:val="none"/>
        </w:rPr>
        <w:t>.</w:t>
      </w:r>
    </w:p>
    <w:p w14:paraId="35AF8D00" w14:textId="77777777" w:rsidR="008D4408" w:rsidRPr="00860957" w:rsidRDefault="008D4408" w:rsidP="009D3B6D">
      <w:pPr>
        <w:tabs>
          <w:tab w:val="left" w:pos="0"/>
        </w:tabs>
        <w:spacing w:after="0" w:line="240" w:lineRule="auto"/>
        <w:jc w:val="both"/>
        <w:rPr>
          <w:rFonts w:ascii="Times New Roman" w:hAnsi="Times New Roman" w:cs="Times New Roman"/>
          <w:kern w:val="0"/>
          <w:sz w:val="16"/>
          <w:szCs w:val="16"/>
          <w14:ligatures w14:val="none"/>
        </w:rPr>
      </w:pPr>
    </w:p>
    <w:p w14:paraId="604CC494" w14:textId="47D4D101" w:rsidR="00E22DC3" w:rsidRPr="00860957" w:rsidRDefault="003C736B" w:rsidP="00510EC2">
      <w:pPr>
        <w:pStyle w:val="ListParagraph"/>
        <w:numPr>
          <w:ilvl w:val="1"/>
          <w:numId w:val="1"/>
        </w:numPr>
        <w:tabs>
          <w:tab w:val="left" w:pos="0"/>
        </w:tabs>
        <w:spacing w:after="0" w:line="240" w:lineRule="auto"/>
        <w:ind w:left="0" w:firstLine="0"/>
        <w:jc w:val="both"/>
        <w:rPr>
          <w:rFonts w:ascii="Times New Roman" w:hAnsi="Times New Roman" w:cs="Times New Roman"/>
          <w:kern w:val="0"/>
          <w:sz w:val="24"/>
          <w:szCs w:val="24"/>
          <w14:ligatures w14:val="none"/>
        </w:rPr>
      </w:pPr>
      <w:r w:rsidRPr="00860957">
        <w:rPr>
          <w:rFonts w:ascii="Times New Roman" w:hAnsi="Times New Roman" w:cs="Times New Roman"/>
          <w:kern w:val="0"/>
          <w:sz w:val="24"/>
          <w:szCs w:val="24"/>
          <w14:ligatures w14:val="none"/>
        </w:rPr>
        <w:lastRenderedPageBreak/>
        <w:t>Kërkesa e subjektit për marrjen e në cilësinë e provës së akteve të paraqitura bashkëlidhur ankimit u analizua në këndvështrimin e dispozitës ligjore në lidhje me pranimin e provave të reja sipas nenit 47 të ligjit nr. 49/2012</w:t>
      </w:r>
      <w:r w:rsidR="00191800" w:rsidRPr="00860957">
        <w:rPr>
          <w:rFonts w:ascii="Times New Roman" w:hAnsi="Times New Roman" w:cs="Times New Roman"/>
          <w:kern w:val="0"/>
          <w:sz w:val="24"/>
          <w:szCs w:val="24"/>
          <w14:ligatures w14:val="none"/>
        </w:rPr>
        <w:t xml:space="preserve"> si dhe sipas nenit 49, pika 6 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ligjit nr. 84/2016</w:t>
      </w:r>
      <w:r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kern w:val="0"/>
          <w:sz w:val="24"/>
          <w:szCs w:val="24"/>
          <w14:ligatures w14:val="none"/>
        </w:rPr>
        <w:t>K</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shtu, sa i takon</w:t>
      </w:r>
      <w:r w:rsidRPr="00860957">
        <w:rPr>
          <w:rFonts w:ascii="Times New Roman" w:hAnsi="Times New Roman" w:cs="Times New Roman"/>
          <w:kern w:val="0"/>
          <w:sz w:val="24"/>
          <w:szCs w:val="24"/>
          <w14:ligatures w14:val="none"/>
        </w:rPr>
        <w:t xml:space="preserve"> </w:t>
      </w:r>
      <w:r w:rsidR="008D4408" w:rsidRPr="00860957">
        <w:rPr>
          <w:rFonts w:ascii="Times New Roman" w:hAnsi="Times New Roman" w:cs="Times New Roman"/>
          <w:kern w:val="0"/>
          <w:sz w:val="24"/>
          <w:szCs w:val="24"/>
          <w14:ligatures w14:val="none"/>
        </w:rPr>
        <w:t>shkres</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 xml:space="preserve"> nr. 57 prot., datë 03.03.2017 nga Avokati i Popullit drejtuar Kryetarit të Kuvendit dhe </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hkresë</w:t>
      </w:r>
      <w:r w:rsidR="00337490" w:rsidRPr="00860957">
        <w:rPr>
          <w:rFonts w:ascii="Times New Roman" w:hAnsi="Times New Roman" w:cs="Times New Roman"/>
          <w:kern w:val="0"/>
          <w:sz w:val="24"/>
          <w:szCs w:val="24"/>
          <w14:ligatures w14:val="none"/>
        </w:rPr>
        <w:t>s</w:t>
      </w:r>
      <w:r w:rsidR="008D4408" w:rsidRPr="00860957">
        <w:rPr>
          <w:rFonts w:ascii="Times New Roman" w:hAnsi="Times New Roman" w:cs="Times New Roman"/>
          <w:kern w:val="0"/>
          <w:sz w:val="24"/>
          <w:szCs w:val="24"/>
          <w14:ligatures w14:val="none"/>
        </w:rPr>
        <w:t xml:space="preserve"> kthim përgjigje nr. 170/1 prot., datë 17.07.2020 nga Avokati i Popullit drejtuar z. Gentian Trenova</w:t>
      </w:r>
      <w:r w:rsidR="00191800" w:rsidRPr="00860957">
        <w:rPr>
          <w:rFonts w:ascii="Times New Roman" w:hAnsi="Times New Roman" w:cs="Times New Roman"/>
          <w:kern w:val="0"/>
          <w:sz w:val="24"/>
          <w:szCs w:val="24"/>
          <w14:ligatures w14:val="none"/>
        </w:rPr>
        <w:t>,</w:t>
      </w:r>
      <w:r w:rsidR="008D4408"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vihet re se ato paraqiten për herë të parë në Kolegj në mbështetje të pretendimit të subjektit se Komisioni nuk përmbush kriteret për tu konsideruar gjykatë</w:t>
      </w:r>
      <w:r w:rsidR="00337490" w:rsidRPr="00860957">
        <w:rPr>
          <w:rFonts w:ascii="Times New Roman" w:hAnsi="Times New Roman" w:cs="Times New Roman"/>
          <w:kern w:val="0"/>
          <w:sz w:val="24"/>
          <w:szCs w:val="24"/>
          <w14:ligatures w14:val="none"/>
        </w:rPr>
        <w:t xml:space="preserve">. Nga </w:t>
      </w:r>
      <w:r w:rsidRPr="00860957">
        <w:rPr>
          <w:rFonts w:ascii="Times New Roman" w:hAnsi="Times New Roman" w:cs="Times New Roman"/>
          <w:kern w:val="0"/>
          <w:sz w:val="24"/>
          <w:szCs w:val="24"/>
          <w14:ligatures w14:val="none"/>
        </w:rPr>
        <w:t>verifikimi i akteve në fashikull NJSHL verën se nuk rezulton që subjekti i rivlerësimit të ketë ngritur pretendime gjatë hetimit administrativ në Komision në lidhje me përbërjen e turpit gjykues që ka shqyrtuar çështjen e tij</w:t>
      </w:r>
      <w:r w:rsidR="00191800" w:rsidRPr="00860957">
        <w:rPr>
          <w:rFonts w:ascii="Times New Roman" w:hAnsi="Times New Roman" w:cs="Times New Roman"/>
          <w:kern w:val="0"/>
          <w:sz w:val="24"/>
          <w:szCs w:val="24"/>
          <w14:ligatures w14:val="none"/>
        </w:rPr>
        <w:t xml:space="preserve"> dhe ky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pretendim i ri</w:t>
      </w:r>
      <w:r w:rsidRPr="00860957">
        <w:rPr>
          <w:rFonts w:ascii="Times New Roman" w:hAnsi="Times New Roman" w:cs="Times New Roman"/>
          <w:kern w:val="0"/>
          <w:sz w:val="24"/>
          <w:szCs w:val="24"/>
          <w14:ligatures w14:val="none"/>
        </w:rPr>
        <w:t xml:space="preserve">. </w:t>
      </w:r>
      <w:r w:rsidR="008D4408" w:rsidRPr="00860957">
        <w:rPr>
          <w:rFonts w:ascii="Times New Roman" w:hAnsi="Times New Roman" w:cs="Times New Roman"/>
          <w:kern w:val="0"/>
          <w:sz w:val="24"/>
          <w:szCs w:val="24"/>
          <w14:ligatures w14:val="none"/>
        </w:rPr>
        <w:t>Sa i takon dokumentit vërtetim i gjendjes gjyq</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sore p</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r z. </w:t>
      </w:r>
      <w:proofErr w:type="spellStart"/>
      <w:r w:rsidR="008D4408" w:rsidRPr="00860957">
        <w:rPr>
          <w:rFonts w:ascii="Times New Roman" w:hAnsi="Times New Roman" w:cs="Times New Roman"/>
          <w:kern w:val="0"/>
          <w:sz w:val="24"/>
          <w:szCs w:val="24"/>
          <w14:ligatures w14:val="none"/>
        </w:rPr>
        <w:t>Paulin</w:t>
      </w:r>
      <w:proofErr w:type="spellEnd"/>
      <w:r w:rsidR="008D4408" w:rsidRPr="00860957">
        <w:rPr>
          <w:rFonts w:ascii="Times New Roman" w:hAnsi="Times New Roman" w:cs="Times New Roman"/>
          <w:kern w:val="0"/>
          <w:sz w:val="24"/>
          <w:szCs w:val="24"/>
          <w14:ligatures w14:val="none"/>
        </w:rPr>
        <w:t xml:space="preserve"> Gega, paraqitur nga subjekti n</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funksion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shkakut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ankimit p</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r kund</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rshtimin e konstatimit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Komisionit n</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paragrafin 141 t</w:t>
      </w:r>
      <w:r w:rsidR="006B5217" w:rsidRPr="00860957">
        <w:rPr>
          <w:rFonts w:ascii="Times New Roman" w:hAnsi="Times New Roman" w:cs="Times New Roman"/>
          <w:kern w:val="0"/>
          <w:sz w:val="24"/>
          <w:szCs w:val="24"/>
          <w14:ligatures w14:val="none"/>
        </w:rPr>
        <w:t>ë</w:t>
      </w:r>
      <w:r w:rsidR="008D4408" w:rsidRPr="00860957">
        <w:rPr>
          <w:rFonts w:ascii="Times New Roman" w:hAnsi="Times New Roman" w:cs="Times New Roman"/>
          <w:kern w:val="0"/>
          <w:sz w:val="24"/>
          <w:szCs w:val="24"/>
          <w14:ligatures w14:val="none"/>
        </w:rPr>
        <w:t xml:space="preserve"> vendimit</w:t>
      </w:r>
      <w:r w:rsidR="00191800" w:rsidRPr="00860957">
        <w:rPr>
          <w:rFonts w:ascii="Times New Roman" w:hAnsi="Times New Roman" w:cs="Times New Roman"/>
          <w:kern w:val="0"/>
          <w:sz w:val="24"/>
          <w:szCs w:val="24"/>
          <w14:ligatures w14:val="none"/>
        </w:rPr>
        <w:t>, ku Komisioni rezulton 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jet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shprehur </w:t>
      </w:r>
      <w:r w:rsidR="008D4408" w:rsidRPr="00860957">
        <w:rPr>
          <w:rFonts w:ascii="Times New Roman" w:hAnsi="Times New Roman" w:cs="Times New Roman"/>
          <w:kern w:val="0"/>
          <w:sz w:val="24"/>
          <w:szCs w:val="24"/>
          <w14:ligatures w14:val="none"/>
        </w:rPr>
        <w:t xml:space="preserve">se </w:t>
      </w:r>
      <w:del w:id="6" w:author="Admin" w:date="2025-07-08T11:03:00Z">
        <w:r w:rsidR="00191800" w:rsidRPr="007038D9">
          <w:rPr>
            <w:rFonts w:ascii="Times New Roman" w:hAnsi="Times New Roman" w:cs="Times New Roman"/>
            <w:kern w:val="0"/>
            <w:sz w:val="24"/>
            <w:szCs w:val="24"/>
            <w14:ligatures w14:val="none"/>
          </w:rPr>
          <w:delText>“</w:delText>
        </w:r>
      </w:del>
      <w:r w:rsidR="00337490" w:rsidRPr="00860957">
        <w:rPr>
          <w:rFonts w:ascii="Times New Roman" w:hAnsi="Times New Roman" w:cs="Times New Roman"/>
          <w:kern w:val="0"/>
          <w:sz w:val="24"/>
          <w:szCs w:val="24"/>
          <w14:ligatures w14:val="none"/>
        </w:rPr>
        <w:t>shoq</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ria “</w:t>
      </w:r>
      <w:proofErr w:type="spellStart"/>
      <w:r w:rsidR="00337490" w:rsidRPr="00860957">
        <w:rPr>
          <w:rFonts w:ascii="Times New Roman" w:hAnsi="Times New Roman" w:cs="Times New Roman"/>
          <w:kern w:val="0"/>
          <w:sz w:val="24"/>
          <w:szCs w:val="24"/>
          <w14:ligatures w14:val="none"/>
        </w:rPr>
        <w:t>Genkaludis</w:t>
      </w:r>
      <w:proofErr w:type="spellEnd"/>
      <w:r w:rsidR="00337490" w:rsidRPr="00860957">
        <w:rPr>
          <w:rFonts w:ascii="Times New Roman" w:hAnsi="Times New Roman" w:cs="Times New Roman"/>
          <w:kern w:val="0"/>
          <w:sz w:val="24"/>
          <w:szCs w:val="24"/>
          <w14:ligatures w14:val="none"/>
        </w:rPr>
        <w:t xml:space="preserve">” SHA </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shoq</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ri me precedent</w:t>
      </w:r>
      <w:r w:rsidR="006B5217" w:rsidRPr="00860957">
        <w:rPr>
          <w:rFonts w:ascii="Times New Roman" w:hAnsi="Times New Roman" w:cs="Times New Roman"/>
          <w:kern w:val="0"/>
          <w:sz w:val="24"/>
          <w:szCs w:val="24"/>
          <w14:ligatures w14:val="none"/>
        </w:rPr>
        <w:t>ë</w:t>
      </w:r>
      <w:r w:rsidR="00337490" w:rsidRPr="00860957">
        <w:rPr>
          <w:rFonts w:ascii="Times New Roman" w:hAnsi="Times New Roman" w:cs="Times New Roman"/>
          <w:kern w:val="0"/>
          <w:sz w:val="24"/>
          <w:szCs w:val="24"/>
          <w14:ligatures w14:val="none"/>
        </w:rPr>
        <w:t xml:space="preserve"> penal</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w:t>
      </w:r>
      <w:r w:rsidR="00337490"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kern w:val="0"/>
          <w:sz w:val="24"/>
          <w:szCs w:val="24"/>
          <w14:ligatures w14:val="none"/>
        </w:rPr>
        <w:t>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sipas subjektit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nj</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p</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rfundim 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w:t>
      </w:r>
      <w:del w:id="7" w:author="Admin" w:date="2025-07-08T11:03:00Z">
        <w:r w:rsidR="00191800" w:rsidRPr="007038D9">
          <w:rPr>
            <w:rFonts w:ascii="Times New Roman" w:hAnsi="Times New Roman" w:cs="Times New Roman"/>
            <w:kern w:val="0"/>
            <w:sz w:val="24"/>
            <w:szCs w:val="24"/>
            <w14:ligatures w14:val="none"/>
          </w:rPr>
          <w:delText xml:space="preserve">nuk </w:delText>
        </w:r>
      </w:del>
      <w:r w:rsidR="00191800" w:rsidRPr="00860957">
        <w:rPr>
          <w:rFonts w:ascii="Times New Roman" w:hAnsi="Times New Roman" w:cs="Times New Roman"/>
          <w:kern w:val="0"/>
          <w:sz w:val="24"/>
          <w:szCs w:val="24"/>
          <w14:ligatures w14:val="none"/>
        </w:rPr>
        <w:t xml:space="preserve">i </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b</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r</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me dije </w:t>
      </w:r>
      <w:r w:rsidR="006B5217" w:rsidRPr="00860957">
        <w:rPr>
          <w:rFonts w:ascii="Times New Roman" w:hAnsi="Times New Roman" w:cs="Times New Roman"/>
          <w:kern w:val="0"/>
          <w:sz w:val="24"/>
          <w:szCs w:val="24"/>
          <w14:ligatures w14:val="none"/>
        </w:rPr>
        <w:t>vetëm në vendim,</w:t>
      </w:r>
      <w:r w:rsidR="00191800" w:rsidRPr="00860957">
        <w:rPr>
          <w:rFonts w:ascii="Times New Roman" w:hAnsi="Times New Roman" w:cs="Times New Roman"/>
          <w:kern w:val="0"/>
          <w:sz w:val="24"/>
          <w:szCs w:val="24"/>
          <w14:ligatures w14:val="none"/>
        </w:rPr>
        <w:t xml:space="preserve"> </w:t>
      </w:r>
      <w:r w:rsidRPr="00860957">
        <w:rPr>
          <w:rFonts w:ascii="Times New Roman" w:hAnsi="Times New Roman" w:cs="Times New Roman"/>
          <w:kern w:val="0"/>
          <w:sz w:val="24"/>
          <w:szCs w:val="24"/>
          <w14:ligatures w14:val="none"/>
        </w:rPr>
        <w:t xml:space="preserve">NJSHL </w:t>
      </w:r>
      <w:r w:rsidR="00191800" w:rsidRPr="00860957">
        <w:rPr>
          <w:rFonts w:ascii="Times New Roman" w:hAnsi="Times New Roman" w:cs="Times New Roman"/>
          <w:sz w:val="24"/>
          <w:szCs w:val="24"/>
        </w:rPr>
        <w:t>vler</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son se</w:t>
      </w:r>
      <w:r w:rsidR="00510EC2" w:rsidRPr="00860957">
        <w:rPr>
          <w:rFonts w:ascii="Times New Roman" w:hAnsi="Times New Roman" w:cs="Times New Roman"/>
          <w:sz w:val="24"/>
          <w:szCs w:val="24"/>
        </w:rPr>
        <w:t>,</w:t>
      </w:r>
      <w:r w:rsidR="00191800" w:rsidRPr="00860957">
        <w:rPr>
          <w:rFonts w:ascii="Times New Roman" w:hAnsi="Times New Roman" w:cs="Times New Roman"/>
          <w:sz w:val="24"/>
          <w:szCs w:val="24"/>
        </w:rPr>
        <w:t xml:space="preserve"> </w:t>
      </w:r>
      <w:r w:rsidR="006B5217" w:rsidRPr="00860957">
        <w:rPr>
          <w:rFonts w:ascii="Times New Roman" w:hAnsi="Times New Roman" w:cs="Times New Roman"/>
          <w:kern w:val="0"/>
          <w:sz w:val="24"/>
          <w:szCs w:val="24"/>
          <w14:ligatures w14:val="none"/>
        </w:rPr>
        <w:t>referuar rezultateve të hetimit, Komisioni ka kryer verifikime 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lidhje me gjendje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mundshme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konfliktit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interesit 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subjektit me huadh</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sin </w:t>
      </w:r>
      <w:proofErr w:type="spellStart"/>
      <w:r w:rsidR="006B5217" w:rsidRPr="00860957">
        <w:rPr>
          <w:rFonts w:ascii="Times New Roman" w:hAnsi="Times New Roman" w:cs="Times New Roman"/>
          <w:kern w:val="0"/>
          <w:sz w:val="24"/>
          <w:szCs w:val="24"/>
          <w14:ligatures w14:val="none"/>
        </w:rPr>
        <w:t>Paulin</w:t>
      </w:r>
      <w:proofErr w:type="spellEnd"/>
      <w:r w:rsidR="006B5217" w:rsidRPr="00860957">
        <w:rPr>
          <w:rFonts w:ascii="Times New Roman" w:hAnsi="Times New Roman" w:cs="Times New Roman"/>
          <w:kern w:val="0"/>
          <w:sz w:val="24"/>
          <w:szCs w:val="24"/>
          <w14:ligatures w14:val="none"/>
        </w:rPr>
        <w:t xml:space="preserve"> Gega, bashk</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shorte</w:t>
      </w:r>
      <w:r w:rsidR="00510EC2" w:rsidRPr="00860957">
        <w:rPr>
          <w:rFonts w:ascii="Times New Roman" w:hAnsi="Times New Roman" w:cs="Times New Roman"/>
          <w:kern w:val="0"/>
          <w:sz w:val="24"/>
          <w:szCs w:val="24"/>
          <w14:ligatures w14:val="none"/>
        </w:rPr>
        <w:t>n</w:t>
      </w:r>
      <w:r w:rsidR="006B5217" w:rsidRPr="00860957">
        <w:rPr>
          <w:rFonts w:ascii="Times New Roman" w:hAnsi="Times New Roman" w:cs="Times New Roman"/>
          <w:kern w:val="0"/>
          <w:sz w:val="24"/>
          <w:szCs w:val="24"/>
          <w14:ligatures w14:val="none"/>
        </w:rPr>
        <w:t xml:space="preserve"> </w:t>
      </w:r>
      <w:del w:id="8" w:author="Admin" w:date="2025-07-08T11:03:00Z">
        <w:r w:rsidR="006B5217" w:rsidRPr="007038D9">
          <w:rPr>
            <w:rFonts w:ascii="Times New Roman" w:hAnsi="Times New Roman" w:cs="Times New Roman"/>
            <w:kern w:val="0"/>
            <w:sz w:val="24"/>
            <w:szCs w:val="24"/>
            <w14:ligatures w14:val="none"/>
          </w:rPr>
          <w:delText>s</w:delText>
        </w:r>
        <w:r w:rsidR="00510EC2" w:rsidRPr="007038D9">
          <w:rPr>
            <w:rFonts w:ascii="Times New Roman" w:hAnsi="Times New Roman" w:cs="Times New Roman"/>
            <w:kern w:val="0"/>
            <w:sz w:val="24"/>
            <w:szCs w:val="24"/>
            <w14:ligatures w14:val="none"/>
          </w:rPr>
          <w:delText>ë</w:delText>
        </w:r>
      </w:del>
      <w:ins w:id="9" w:author="Admin" w:date="2025-07-08T11:03:00Z">
        <w:r w:rsidR="00660471" w:rsidRPr="00860957">
          <w:rPr>
            <w:rFonts w:ascii="Times New Roman" w:hAnsi="Times New Roman" w:cs="Times New Roman"/>
            <w:kern w:val="0"/>
            <w:sz w:val="24"/>
            <w:szCs w:val="24"/>
            <w14:ligatures w14:val="none"/>
          </w:rPr>
          <w:t>e</w:t>
        </w:r>
      </w:ins>
      <w:r w:rsidR="006B5217" w:rsidRPr="00860957">
        <w:rPr>
          <w:rFonts w:ascii="Times New Roman" w:hAnsi="Times New Roman" w:cs="Times New Roman"/>
          <w:kern w:val="0"/>
          <w:sz w:val="24"/>
          <w:szCs w:val="24"/>
          <w14:ligatures w14:val="none"/>
        </w:rPr>
        <w:t xml:space="preserve"> tij si dhe n</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lidhje me shoq</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rit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q</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 xml:space="preserve"> </w:t>
      </w:r>
      <w:r w:rsidR="00890E6C" w:rsidRPr="00860957">
        <w:rPr>
          <w:rFonts w:ascii="Times New Roman" w:hAnsi="Times New Roman" w:cs="Times New Roman"/>
          <w:kern w:val="0"/>
          <w:sz w:val="24"/>
          <w:szCs w:val="24"/>
          <w14:ligatures w14:val="none"/>
        </w:rPr>
        <w:t>k</w:t>
      </w:r>
      <w:r w:rsidR="006B5217" w:rsidRPr="00860957">
        <w:rPr>
          <w:rFonts w:ascii="Times New Roman" w:hAnsi="Times New Roman" w:cs="Times New Roman"/>
          <w:kern w:val="0"/>
          <w:sz w:val="24"/>
          <w:szCs w:val="24"/>
          <w14:ligatures w14:val="none"/>
        </w:rPr>
        <w:t>y shtetas zot</w:t>
      </w:r>
      <w:r w:rsidR="00510EC2" w:rsidRPr="00860957">
        <w:rPr>
          <w:rFonts w:ascii="Times New Roman" w:hAnsi="Times New Roman" w:cs="Times New Roman"/>
          <w:kern w:val="0"/>
          <w:sz w:val="24"/>
          <w:szCs w:val="24"/>
          <w14:ligatures w14:val="none"/>
        </w:rPr>
        <w:t>ë</w:t>
      </w:r>
      <w:r w:rsidR="006B5217" w:rsidRPr="00860957">
        <w:rPr>
          <w:rFonts w:ascii="Times New Roman" w:hAnsi="Times New Roman" w:cs="Times New Roman"/>
          <w:kern w:val="0"/>
          <w:sz w:val="24"/>
          <w:szCs w:val="24"/>
          <w14:ligatures w14:val="none"/>
        </w:rPr>
        <w:t>ronte</w:t>
      </w:r>
      <w:r w:rsidR="00510EC2" w:rsidRPr="00860957">
        <w:rPr>
          <w:rFonts w:ascii="Times New Roman" w:hAnsi="Times New Roman" w:cs="Times New Roman"/>
          <w:kern w:val="0"/>
          <w:sz w:val="24"/>
          <w:szCs w:val="24"/>
          <w14:ligatures w14:val="none"/>
        </w:rPr>
        <w:t>/administronte</w:t>
      </w:r>
      <w:r w:rsidR="006B5217" w:rsidRPr="00860957">
        <w:rPr>
          <w:rFonts w:ascii="Times New Roman" w:hAnsi="Times New Roman" w:cs="Times New Roman"/>
          <w:kern w:val="0"/>
          <w:sz w:val="24"/>
          <w:szCs w:val="24"/>
          <w14:ligatures w14:val="none"/>
        </w:rPr>
        <w:t xml:space="preserve"> </w:t>
      </w:r>
      <w:r w:rsidR="00890E6C" w:rsidRPr="00860957">
        <w:rPr>
          <w:rFonts w:ascii="Times New Roman" w:hAnsi="Times New Roman" w:cs="Times New Roman"/>
          <w:kern w:val="0"/>
          <w:sz w:val="24"/>
          <w:szCs w:val="24"/>
          <w14:ligatures w14:val="none"/>
        </w:rPr>
        <w:t>por</w:t>
      </w:r>
      <w:r w:rsidR="00510EC2" w:rsidRPr="00860957">
        <w:rPr>
          <w:rFonts w:ascii="Times New Roman" w:hAnsi="Times New Roman" w:cs="Times New Roman"/>
          <w:kern w:val="0"/>
          <w:sz w:val="24"/>
          <w:szCs w:val="24"/>
          <w14:ligatures w14:val="none"/>
        </w:rPr>
        <w:t>,</w:t>
      </w:r>
      <w:r w:rsidR="006B5217" w:rsidRPr="00860957">
        <w:rPr>
          <w:rFonts w:ascii="Times New Roman" w:hAnsi="Times New Roman" w:cs="Times New Roman"/>
          <w:kern w:val="0"/>
          <w:sz w:val="24"/>
          <w:szCs w:val="24"/>
          <w14:ligatures w14:val="none"/>
        </w:rPr>
        <w:t xml:space="preserve"> nuk rezulton që Komisioni ti ketë kaluar barrën e provës </w:t>
      </w:r>
      <w:del w:id="10" w:author="Admin" w:date="2025-07-08T11:03:00Z">
        <w:r w:rsidR="006B5217" w:rsidRPr="007038D9">
          <w:rPr>
            <w:rFonts w:ascii="Times New Roman" w:hAnsi="Times New Roman" w:cs="Times New Roman"/>
            <w:kern w:val="0"/>
            <w:sz w:val="24"/>
            <w:szCs w:val="24"/>
            <w14:ligatures w14:val="none"/>
          </w:rPr>
          <w:delText>subjekti</w:delText>
        </w:r>
      </w:del>
      <w:ins w:id="11" w:author="Admin" w:date="2025-07-08T11:03:00Z">
        <w:r w:rsidR="006B5217" w:rsidRPr="00860957">
          <w:rPr>
            <w:rFonts w:ascii="Times New Roman" w:hAnsi="Times New Roman" w:cs="Times New Roman"/>
            <w:kern w:val="0"/>
            <w:sz w:val="24"/>
            <w:szCs w:val="24"/>
            <w14:ligatures w14:val="none"/>
          </w:rPr>
          <w:t>subjekti</w:t>
        </w:r>
        <w:r w:rsidR="00BF2B98" w:rsidRPr="00860957">
          <w:rPr>
            <w:rFonts w:ascii="Times New Roman" w:hAnsi="Times New Roman" w:cs="Times New Roman"/>
            <w:kern w:val="0"/>
            <w:sz w:val="24"/>
            <w:szCs w:val="24"/>
            <w14:ligatures w14:val="none"/>
          </w:rPr>
          <w:t>t</w:t>
        </w:r>
      </w:ins>
      <w:r w:rsidR="006B5217" w:rsidRPr="00860957">
        <w:rPr>
          <w:rFonts w:ascii="Times New Roman" w:hAnsi="Times New Roman" w:cs="Times New Roman"/>
          <w:kern w:val="0"/>
          <w:sz w:val="24"/>
          <w:szCs w:val="24"/>
          <w14:ligatures w14:val="none"/>
        </w:rPr>
        <w:t xml:space="preserve"> të rivlerësimit në mënyrë të shprehur </w:t>
      </w:r>
      <w:r w:rsidR="00890E6C" w:rsidRPr="00860957">
        <w:rPr>
          <w:rFonts w:ascii="Times New Roman" w:hAnsi="Times New Roman" w:cs="Times New Roman"/>
          <w:kern w:val="0"/>
          <w:sz w:val="24"/>
          <w:szCs w:val="24"/>
          <w14:ligatures w14:val="none"/>
        </w:rPr>
        <w:t>n</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lidhje me faktin se z. </w:t>
      </w:r>
      <w:proofErr w:type="spellStart"/>
      <w:r w:rsidR="00890E6C" w:rsidRPr="00860957">
        <w:rPr>
          <w:rFonts w:ascii="Times New Roman" w:hAnsi="Times New Roman" w:cs="Times New Roman"/>
          <w:kern w:val="0"/>
          <w:sz w:val="24"/>
          <w:szCs w:val="24"/>
          <w14:ligatures w14:val="none"/>
        </w:rPr>
        <w:t>Paulin</w:t>
      </w:r>
      <w:proofErr w:type="spellEnd"/>
      <w:r w:rsidR="00890E6C" w:rsidRPr="00860957">
        <w:rPr>
          <w:rFonts w:ascii="Times New Roman" w:hAnsi="Times New Roman" w:cs="Times New Roman"/>
          <w:kern w:val="0"/>
          <w:sz w:val="24"/>
          <w:szCs w:val="24"/>
          <w14:ligatures w14:val="none"/>
        </w:rPr>
        <w:t xml:space="preserve"> Gega </w:t>
      </w:r>
      <w:r w:rsidR="00510EC2" w:rsidRPr="00860957">
        <w:rPr>
          <w:rFonts w:ascii="Times New Roman" w:hAnsi="Times New Roman" w:cs="Times New Roman"/>
          <w:kern w:val="0"/>
          <w:sz w:val="24"/>
          <w:szCs w:val="24"/>
          <w14:ligatures w14:val="none"/>
        </w:rPr>
        <w:t xml:space="preserve">apo </w:t>
      </w:r>
      <w:r w:rsidR="00890E6C" w:rsidRPr="00860957">
        <w:rPr>
          <w:rFonts w:ascii="Times New Roman" w:hAnsi="Times New Roman" w:cs="Times New Roman"/>
          <w:kern w:val="0"/>
          <w:sz w:val="24"/>
          <w:szCs w:val="24"/>
          <w14:ligatures w14:val="none"/>
        </w:rPr>
        <w:t>shoq</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ria “Genklaudis” SHA rezultojn</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me precedent</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penal</w:t>
      </w:r>
      <w:r w:rsidR="00510EC2" w:rsidRPr="00860957">
        <w:rPr>
          <w:rFonts w:ascii="Times New Roman" w:hAnsi="Times New Roman" w:cs="Times New Roman"/>
          <w:kern w:val="0"/>
          <w:sz w:val="24"/>
          <w:szCs w:val="24"/>
          <w14:ligatures w14:val="none"/>
        </w:rPr>
        <w:t>. P</w:t>
      </w:r>
      <w:r w:rsidR="00890E6C" w:rsidRPr="00860957">
        <w:rPr>
          <w:rFonts w:ascii="Times New Roman" w:hAnsi="Times New Roman" w:cs="Times New Roman"/>
          <w:kern w:val="0"/>
          <w:sz w:val="24"/>
          <w:szCs w:val="24"/>
          <w14:ligatures w14:val="none"/>
        </w:rPr>
        <w:t>avar</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sisht sa m</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 sip</w:t>
      </w:r>
      <w:r w:rsidR="00510EC2" w:rsidRPr="00860957">
        <w:rPr>
          <w:rFonts w:ascii="Times New Roman" w:hAnsi="Times New Roman" w:cs="Times New Roman"/>
          <w:kern w:val="0"/>
          <w:sz w:val="24"/>
          <w:szCs w:val="24"/>
          <w14:ligatures w14:val="none"/>
        </w:rPr>
        <w:t>ë</w:t>
      </w:r>
      <w:r w:rsidR="00890E6C" w:rsidRPr="00860957">
        <w:rPr>
          <w:rFonts w:ascii="Times New Roman" w:hAnsi="Times New Roman" w:cs="Times New Roman"/>
          <w:kern w:val="0"/>
          <w:sz w:val="24"/>
          <w:szCs w:val="24"/>
          <w14:ligatures w14:val="none"/>
        </w:rPr>
        <w:t xml:space="preserve">r, </w:t>
      </w:r>
      <w:r w:rsidR="00191800" w:rsidRPr="00860957">
        <w:rPr>
          <w:rFonts w:ascii="Times New Roman" w:hAnsi="Times New Roman" w:cs="Times New Roman"/>
          <w:sz w:val="24"/>
          <w:szCs w:val="24"/>
        </w:rPr>
        <w:t>marrja e k</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tij akti 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cil</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sin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e prov</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s </w:t>
      </w:r>
      <w:r w:rsidR="008D4408" w:rsidRPr="00860957">
        <w:rPr>
          <w:rFonts w:ascii="Times New Roman" w:hAnsi="Times New Roman" w:cs="Times New Roman"/>
          <w:sz w:val="24"/>
          <w:szCs w:val="24"/>
        </w:rPr>
        <w:t>s</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re</w:t>
      </w:r>
      <w:r w:rsidR="008D4408" w:rsidRPr="00860957">
        <w:rPr>
          <w:rFonts w:ascii="Times New Roman" w:hAnsi="Times New Roman" w:cs="Times New Roman"/>
          <w:sz w:val="24"/>
          <w:szCs w:val="24"/>
        </w:rPr>
        <w:t xml:space="preserve"> </w:t>
      </w:r>
      <w:r w:rsidR="00191800" w:rsidRPr="00860957">
        <w:rPr>
          <w:rFonts w:ascii="Times New Roman" w:hAnsi="Times New Roman" w:cs="Times New Roman"/>
          <w:sz w:val="24"/>
          <w:szCs w:val="24"/>
        </w:rPr>
        <w:t>vler</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sohet pa </w:t>
      </w:r>
      <w:proofErr w:type="spellStart"/>
      <w:r w:rsidR="00191800" w:rsidRPr="00860957">
        <w:rPr>
          <w:rFonts w:ascii="Times New Roman" w:hAnsi="Times New Roman" w:cs="Times New Roman"/>
          <w:sz w:val="24"/>
          <w:szCs w:val="24"/>
        </w:rPr>
        <w:t>relevanc</w:t>
      </w:r>
      <w:r w:rsidR="006B5217" w:rsidRPr="00860957">
        <w:rPr>
          <w:rFonts w:ascii="Times New Roman" w:hAnsi="Times New Roman" w:cs="Times New Roman"/>
          <w:sz w:val="24"/>
          <w:szCs w:val="24"/>
        </w:rPr>
        <w:t>ë</w:t>
      </w:r>
      <w:proofErr w:type="spellEnd"/>
      <w:r w:rsidR="00191800" w:rsidRPr="00860957">
        <w:rPr>
          <w:rFonts w:ascii="Times New Roman" w:hAnsi="Times New Roman" w:cs="Times New Roman"/>
          <w:sz w:val="24"/>
          <w:szCs w:val="24"/>
        </w:rPr>
        <w:t xml:space="preserve"> n</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 xml:space="preserve"> raport me faktin </w:t>
      </w:r>
      <w:r w:rsidR="008D4408" w:rsidRPr="00860957">
        <w:rPr>
          <w:rFonts w:ascii="Times New Roman" w:hAnsi="Times New Roman" w:cs="Times New Roman"/>
          <w:sz w:val="24"/>
          <w:szCs w:val="24"/>
        </w:rPr>
        <w:t xml:space="preserve">që kërkohet të provohet </w:t>
      </w:r>
      <w:r w:rsidR="00191800" w:rsidRPr="00860957">
        <w:rPr>
          <w:rFonts w:ascii="Times New Roman" w:hAnsi="Times New Roman" w:cs="Times New Roman"/>
          <w:sz w:val="24"/>
          <w:szCs w:val="24"/>
        </w:rPr>
        <w:t>p</w:t>
      </w:r>
      <w:r w:rsidR="006B5217" w:rsidRPr="00860957">
        <w:rPr>
          <w:rFonts w:ascii="Times New Roman" w:hAnsi="Times New Roman" w:cs="Times New Roman"/>
          <w:sz w:val="24"/>
          <w:szCs w:val="24"/>
        </w:rPr>
        <w:t>ë</w:t>
      </w:r>
      <w:r w:rsidR="00191800" w:rsidRPr="00860957">
        <w:rPr>
          <w:rFonts w:ascii="Times New Roman" w:hAnsi="Times New Roman" w:cs="Times New Roman"/>
          <w:sz w:val="24"/>
          <w:szCs w:val="24"/>
        </w:rPr>
        <w:t>r sa koh</w:t>
      </w:r>
      <w:r w:rsidR="006B5217" w:rsidRPr="00860957">
        <w:rPr>
          <w:rFonts w:ascii="Times New Roman" w:hAnsi="Times New Roman" w:cs="Times New Roman"/>
          <w:sz w:val="24"/>
          <w:szCs w:val="24"/>
        </w:rPr>
        <w:t>ë</w:t>
      </w:r>
      <w:ins w:id="12" w:author="Admin" w:date="2025-07-08T11:03:00Z">
        <w:r w:rsidR="00BF2B98" w:rsidRPr="00860957">
          <w:rPr>
            <w:rFonts w:ascii="Times New Roman" w:hAnsi="Times New Roman" w:cs="Times New Roman"/>
            <w:sz w:val="24"/>
            <w:szCs w:val="24"/>
          </w:rPr>
          <w:t>,</w:t>
        </w:r>
      </w:ins>
      <w:r w:rsidR="00191800" w:rsidRPr="00860957">
        <w:rPr>
          <w:rFonts w:ascii="Times New Roman" w:hAnsi="Times New Roman" w:cs="Times New Roman"/>
          <w:sz w:val="24"/>
          <w:szCs w:val="24"/>
        </w:rPr>
        <w:t xml:space="preserve"> </w:t>
      </w:r>
      <w:r w:rsidR="008D4408" w:rsidRPr="00860957">
        <w:rPr>
          <w:rFonts w:ascii="Times New Roman" w:hAnsi="Times New Roman" w:cs="Times New Roman"/>
          <w:sz w:val="24"/>
          <w:szCs w:val="24"/>
        </w:rPr>
        <w:t xml:space="preserve">Komisioni nuk i ka atribuuar subjektit të rivlerësimit ndonjë pasojë ligjore </w:t>
      </w:r>
      <w:r w:rsidR="00191800" w:rsidRPr="00860957">
        <w:rPr>
          <w:rFonts w:ascii="Times New Roman" w:hAnsi="Times New Roman" w:cs="Times New Roman"/>
          <w:kern w:val="0"/>
          <w:sz w:val="24"/>
          <w:szCs w:val="24"/>
          <w14:ligatures w14:val="none"/>
        </w:rPr>
        <w:t>q</w:t>
      </w:r>
      <w:r w:rsidR="006B5217" w:rsidRPr="00860957">
        <w:rPr>
          <w:rFonts w:ascii="Times New Roman" w:hAnsi="Times New Roman" w:cs="Times New Roman"/>
          <w:kern w:val="0"/>
          <w:sz w:val="24"/>
          <w:szCs w:val="24"/>
          <w14:ligatures w14:val="none"/>
        </w:rPr>
        <w:t>ë</w:t>
      </w:r>
      <w:r w:rsidR="00191800" w:rsidRPr="00860957">
        <w:rPr>
          <w:rFonts w:ascii="Times New Roman" w:hAnsi="Times New Roman" w:cs="Times New Roman"/>
          <w:kern w:val="0"/>
          <w:sz w:val="24"/>
          <w:szCs w:val="24"/>
          <w14:ligatures w14:val="none"/>
        </w:rPr>
        <w:t xml:space="preserve"> lidhet me</w:t>
      </w:r>
      <w:r w:rsidRPr="00860957">
        <w:rPr>
          <w:rFonts w:ascii="Times New Roman" w:hAnsi="Times New Roman" w:cs="Times New Roman"/>
          <w:kern w:val="0"/>
          <w:sz w:val="24"/>
          <w:szCs w:val="24"/>
          <w14:ligatures w14:val="none"/>
        </w:rPr>
        <w:t xml:space="preserve"> gjendjen gjyq</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sore t</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shtetasit </w:t>
      </w:r>
      <w:proofErr w:type="spellStart"/>
      <w:r w:rsidRPr="00860957">
        <w:rPr>
          <w:rFonts w:ascii="Times New Roman" w:hAnsi="Times New Roman" w:cs="Times New Roman"/>
          <w:kern w:val="0"/>
          <w:sz w:val="24"/>
          <w:szCs w:val="24"/>
          <w14:ligatures w14:val="none"/>
        </w:rPr>
        <w:t>Paulin</w:t>
      </w:r>
      <w:proofErr w:type="spellEnd"/>
      <w:r w:rsidRPr="00860957">
        <w:rPr>
          <w:rFonts w:ascii="Times New Roman" w:hAnsi="Times New Roman" w:cs="Times New Roman"/>
          <w:kern w:val="0"/>
          <w:sz w:val="24"/>
          <w:szCs w:val="24"/>
          <w14:ligatures w14:val="none"/>
        </w:rPr>
        <w:t xml:space="preserve"> Gega dhe as nuk </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sht</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 xml:space="preserve"> ngarkuar me p</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rgjegj</w:t>
      </w:r>
      <w:r w:rsidR="006B5217" w:rsidRPr="00860957">
        <w:rPr>
          <w:rFonts w:ascii="Times New Roman" w:hAnsi="Times New Roman" w:cs="Times New Roman"/>
          <w:kern w:val="0"/>
          <w:sz w:val="24"/>
          <w:szCs w:val="24"/>
          <w14:ligatures w14:val="none"/>
        </w:rPr>
        <w:t>ë</w:t>
      </w:r>
      <w:r w:rsidRPr="00860957">
        <w:rPr>
          <w:rFonts w:ascii="Times New Roman" w:hAnsi="Times New Roman" w:cs="Times New Roman"/>
          <w:kern w:val="0"/>
          <w:sz w:val="24"/>
          <w:szCs w:val="24"/>
          <w14:ligatures w14:val="none"/>
        </w:rPr>
        <w:t>si</w:t>
      </w:r>
      <w:r w:rsidR="006773DA" w:rsidRPr="00860957">
        <w:rPr>
          <w:rFonts w:ascii="Times New Roman" w:hAnsi="Times New Roman" w:cs="Times New Roman"/>
          <w:kern w:val="0"/>
          <w:sz w:val="24"/>
          <w:szCs w:val="24"/>
          <w14:ligatures w14:val="none"/>
        </w:rPr>
        <w:t xml:space="preserve"> p</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r k</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t</w:t>
      </w:r>
      <w:r w:rsidR="006B5217" w:rsidRPr="00860957">
        <w:rPr>
          <w:rFonts w:ascii="Times New Roman" w:hAnsi="Times New Roman" w:cs="Times New Roman"/>
          <w:kern w:val="0"/>
          <w:sz w:val="24"/>
          <w:szCs w:val="24"/>
          <w14:ligatures w14:val="none"/>
        </w:rPr>
        <w:t>ë</w:t>
      </w:r>
      <w:r w:rsidR="006773DA" w:rsidRPr="00860957">
        <w:rPr>
          <w:rFonts w:ascii="Times New Roman" w:hAnsi="Times New Roman" w:cs="Times New Roman"/>
          <w:kern w:val="0"/>
          <w:sz w:val="24"/>
          <w:szCs w:val="24"/>
          <w14:ligatures w14:val="none"/>
        </w:rPr>
        <w:t xml:space="preserve"> fakt</w:t>
      </w:r>
      <w:r w:rsidR="00510EC2" w:rsidRPr="00860957">
        <w:rPr>
          <w:rFonts w:ascii="Times New Roman" w:hAnsi="Times New Roman" w:cs="Times New Roman"/>
          <w:kern w:val="0"/>
          <w:sz w:val="24"/>
          <w:szCs w:val="24"/>
          <w14:ligatures w14:val="none"/>
        </w:rPr>
        <w:t xml:space="preserve"> dhe thelbi i p</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rfundimit t</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 xml:space="preserve"> Komisionit q</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ndron n</w:t>
      </w:r>
      <w:r w:rsidR="00AC1B39" w:rsidRPr="00860957">
        <w:rPr>
          <w:rFonts w:ascii="Times New Roman" w:hAnsi="Times New Roman" w:cs="Times New Roman"/>
          <w:kern w:val="0"/>
          <w:sz w:val="24"/>
          <w:szCs w:val="24"/>
          <w14:ligatures w14:val="none"/>
        </w:rPr>
        <w:t>ë</w:t>
      </w:r>
      <w:r w:rsidR="00510EC2" w:rsidRPr="00860957">
        <w:rPr>
          <w:rFonts w:ascii="Times New Roman" w:hAnsi="Times New Roman" w:cs="Times New Roman"/>
          <w:kern w:val="0"/>
          <w:sz w:val="24"/>
          <w:szCs w:val="24"/>
          <w14:ligatures w14:val="none"/>
        </w:rPr>
        <w:t xml:space="preserve"> </w:t>
      </w:r>
      <w:r w:rsidR="00AC1B39" w:rsidRPr="00860957">
        <w:rPr>
          <w:rFonts w:ascii="Times New Roman" w:hAnsi="Times New Roman" w:cs="Times New Roman"/>
          <w:kern w:val="0"/>
          <w:sz w:val="24"/>
          <w:szCs w:val="24"/>
          <w14:ligatures w14:val="none"/>
        </w:rPr>
        <w:t>sjellje që vijnë në kundërshtim me etikën për shkaqe</w:t>
      </w:r>
      <w:r w:rsidR="00BF2B98" w:rsidRPr="00860957">
        <w:rPr>
          <w:rFonts w:ascii="Times New Roman" w:hAnsi="Times New Roman" w:cs="Times New Roman"/>
          <w:kern w:val="0"/>
          <w:sz w:val="24"/>
          <w:szCs w:val="24"/>
          <w14:ligatures w14:val="none"/>
        </w:rPr>
        <w:t xml:space="preserve"> që</w:t>
      </w:r>
      <w:r w:rsidR="00BF2B98" w:rsidRPr="00860957">
        <w:rPr>
          <w:rFonts w:ascii="Times New Roman" w:hAnsi="Times New Roman"/>
          <w:sz w:val="24"/>
          <w:rPrChange w:id="13" w:author="Admin" w:date="2025-07-08T11:03:00Z">
            <w:rPr>
              <w:rFonts w:ascii="Times New Roman" w:hAnsi="Times New Roman"/>
              <w:kern w:val="0"/>
              <w:sz w:val="24"/>
              <w14:ligatures w14:val="none"/>
            </w:rPr>
          </w:rPrChange>
        </w:rPr>
        <w:t xml:space="preserve"> </w:t>
      </w:r>
      <w:del w:id="14" w:author="Admin" w:date="2025-07-08T11:03:00Z">
        <w:r w:rsidR="00AC1B39" w:rsidRPr="007038D9">
          <w:rPr>
            <w:rFonts w:ascii="Times New Roman" w:hAnsi="Times New Roman" w:cs="Times New Roman"/>
            <w:kern w:val="0"/>
            <w:sz w:val="24"/>
            <w:szCs w:val="24"/>
            <w14:ligatures w14:val="none"/>
          </w:rPr>
          <w:delText xml:space="preserve">nuk </w:delText>
        </w:r>
      </w:del>
      <w:r w:rsidR="00BF2B98" w:rsidRPr="00860957">
        <w:rPr>
          <w:rFonts w:ascii="Times New Roman" w:hAnsi="Times New Roman"/>
          <w:sz w:val="24"/>
          <w:rPrChange w:id="15" w:author="Admin" w:date="2025-07-08T11:03:00Z">
            <w:rPr>
              <w:rFonts w:ascii="Times New Roman" w:hAnsi="Times New Roman"/>
              <w:kern w:val="0"/>
              <w:sz w:val="24"/>
              <w14:ligatures w14:val="none"/>
            </w:rPr>
          </w:rPrChange>
        </w:rPr>
        <w:t xml:space="preserve">lidhen me </w:t>
      </w:r>
      <w:ins w:id="16" w:author="Admin" w:date="2025-07-08T11:03:00Z">
        <w:r w:rsidR="00BF2B98" w:rsidRPr="00860957">
          <w:rPr>
            <w:rFonts w:ascii="Times New Roman" w:hAnsi="Times New Roman" w:cs="Times New Roman"/>
            <w:sz w:val="24"/>
          </w:rPr>
          <w:t xml:space="preserve">kredinë e dhënë në favor </w:t>
        </w:r>
      </w:ins>
      <w:r w:rsidR="00BF2B98" w:rsidRPr="00860957">
        <w:rPr>
          <w:rFonts w:ascii="Times New Roman" w:hAnsi="Times New Roman"/>
          <w:sz w:val="24"/>
          <w:rPrChange w:id="17" w:author="Admin" w:date="2025-07-08T11:03:00Z">
            <w:rPr>
              <w:rFonts w:ascii="Times New Roman" w:hAnsi="Times New Roman"/>
              <w:kern w:val="0"/>
              <w:sz w:val="24"/>
              <w14:ligatures w14:val="none"/>
            </w:rPr>
          </w:rPrChange>
        </w:rPr>
        <w:t xml:space="preserve">të </w:t>
      </w:r>
      <w:del w:id="18" w:author="Admin" w:date="2025-07-08T11:03:00Z">
        <w:r w:rsidR="00AC1B39" w:rsidRPr="007038D9">
          <w:rPr>
            <w:rFonts w:ascii="Times New Roman" w:hAnsi="Times New Roman" w:cs="Times New Roman"/>
            <w:kern w:val="0"/>
            <w:sz w:val="24"/>
            <w:szCs w:val="24"/>
            <w14:ligatures w14:val="none"/>
          </w:rPr>
          <w:delText>shkuarën kriminale</w:delText>
        </w:r>
      </w:del>
      <w:ins w:id="19" w:author="Admin" w:date="2025-07-08T11:03:00Z">
        <w:r w:rsidR="00BF2B98" w:rsidRPr="00860957">
          <w:rPr>
            <w:rFonts w:ascii="Times New Roman" w:hAnsi="Times New Roman" w:cs="Times New Roman"/>
            <w:sz w:val="24"/>
          </w:rPr>
          <w:t>subjektit</w:t>
        </w:r>
      </w:ins>
      <w:r w:rsidR="00BF2B98" w:rsidRPr="00860957">
        <w:rPr>
          <w:rFonts w:ascii="Times New Roman" w:hAnsi="Times New Roman"/>
          <w:sz w:val="24"/>
          <w:rPrChange w:id="20" w:author="Admin" w:date="2025-07-08T11:03:00Z">
            <w:rPr>
              <w:rFonts w:ascii="Times New Roman" w:hAnsi="Times New Roman"/>
              <w:kern w:val="0"/>
              <w:sz w:val="24"/>
              <w14:ligatures w14:val="none"/>
            </w:rPr>
          </w:rPrChange>
        </w:rPr>
        <w:t xml:space="preserve"> të </w:t>
      </w:r>
      <w:del w:id="21" w:author="Admin" w:date="2025-07-08T11:03:00Z">
        <w:r w:rsidR="00AC1B39" w:rsidRPr="007038D9">
          <w:rPr>
            <w:rFonts w:ascii="Times New Roman" w:hAnsi="Times New Roman" w:cs="Times New Roman"/>
            <w:kern w:val="0"/>
            <w:sz w:val="24"/>
            <w:szCs w:val="24"/>
            <w14:ligatures w14:val="none"/>
          </w:rPr>
          <w:delText>huadhënësit</w:delText>
        </w:r>
      </w:del>
      <w:ins w:id="22" w:author="Admin" w:date="2025-07-08T11:03:00Z">
        <w:r w:rsidR="00BF2B98" w:rsidRPr="00860957">
          <w:rPr>
            <w:rFonts w:ascii="Times New Roman" w:hAnsi="Times New Roman" w:cs="Times New Roman"/>
            <w:sz w:val="24"/>
          </w:rPr>
          <w:t>rivlerësimit</w:t>
        </w:r>
      </w:ins>
      <w:r w:rsidR="006773DA" w:rsidRPr="00860957">
        <w:rPr>
          <w:rFonts w:ascii="Times New Roman" w:hAnsi="Times New Roman" w:cs="Times New Roman"/>
          <w:kern w:val="0"/>
          <w:sz w:val="24"/>
          <w:szCs w:val="24"/>
          <w14:ligatures w14:val="none"/>
        </w:rPr>
        <w:t>.</w:t>
      </w:r>
      <w:r w:rsidR="00890E6C" w:rsidRPr="00860957">
        <w:rPr>
          <w:rFonts w:ascii="Times New Roman" w:hAnsi="Times New Roman" w:cs="Times New Roman"/>
          <w:kern w:val="0"/>
          <w:sz w:val="24"/>
          <w:szCs w:val="24"/>
          <w14:ligatures w14:val="none"/>
        </w:rPr>
        <w:t xml:space="preserve"> </w:t>
      </w:r>
      <w:r w:rsidR="00191800" w:rsidRPr="00860957">
        <w:rPr>
          <w:rFonts w:ascii="Times New Roman" w:hAnsi="Times New Roman" w:cs="Times New Roman"/>
          <w:sz w:val="24"/>
          <w:szCs w:val="24"/>
        </w:rPr>
        <w:t>Për këto arsye, marrja e këtyre akteve në cilësinë e provës vlerësohet se nuk ndikon në marrjen e vendimit, sipas nenit 49, pika 6, shkronja “d” e ligjit nr. 84/2016.</w:t>
      </w:r>
    </w:p>
    <w:p w14:paraId="2F6F8344" w14:textId="77777777" w:rsidR="00AC1B39" w:rsidRPr="00860957" w:rsidRDefault="00AC1B39" w:rsidP="00AC1B39">
      <w:pPr>
        <w:pStyle w:val="ListParagraph"/>
        <w:tabs>
          <w:tab w:val="left" w:pos="0"/>
        </w:tabs>
        <w:spacing w:after="0" w:line="240" w:lineRule="auto"/>
        <w:ind w:left="0"/>
        <w:jc w:val="both"/>
        <w:rPr>
          <w:rFonts w:ascii="Times New Roman" w:hAnsi="Times New Roman" w:cs="Times New Roman"/>
          <w:kern w:val="0"/>
          <w:sz w:val="16"/>
          <w:szCs w:val="16"/>
          <w14:ligatures w14:val="none"/>
        </w:rPr>
      </w:pPr>
    </w:p>
    <w:p w14:paraId="61614F5C" w14:textId="55212279" w:rsidR="00D05F67" w:rsidRPr="00860957" w:rsidRDefault="00D05F67" w:rsidP="00AC1B39">
      <w:pPr>
        <w:pStyle w:val="ListParagraph"/>
        <w:numPr>
          <w:ilvl w:val="0"/>
          <w:numId w:val="2"/>
        </w:numPr>
        <w:spacing w:before="120" w:after="0" w:line="240" w:lineRule="auto"/>
        <w:ind w:left="0" w:firstLine="0"/>
        <w:jc w:val="both"/>
        <w:rPr>
          <w:rFonts w:ascii="Times New Roman" w:hAnsi="Times New Roman" w:cs="Times New Roman"/>
          <w:b/>
          <w:i/>
          <w:iCs/>
          <w:kern w:val="0"/>
          <w:sz w:val="24"/>
          <w:szCs w:val="24"/>
          <w14:ligatures w14:val="none"/>
        </w:rPr>
      </w:pPr>
      <w:r w:rsidRPr="00860957">
        <w:rPr>
          <w:rFonts w:ascii="Times New Roman" w:hAnsi="Times New Roman" w:cs="Times New Roman"/>
          <w:b/>
          <w:i/>
          <w:iCs/>
          <w:kern w:val="0"/>
          <w:sz w:val="24"/>
          <w:szCs w:val="24"/>
          <w14:ligatures w14:val="none"/>
        </w:rPr>
        <w:t>Vlerësimi i NJSHL në lidhje me formën e gjykimit</w:t>
      </w:r>
    </w:p>
    <w:p w14:paraId="6D2E57E8" w14:textId="77777777" w:rsidR="00D05F67" w:rsidRPr="00860957" w:rsidRDefault="00D05F67" w:rsidP="00AC1B39">
      <w:pPr>
        <w:spacing w:after="0" w:line="240" w:lineRule="auto"/>
        <w:jc w:val="both"/>
        <w:rPr>
          <w:rFonts w:ascii="Times New Roman" w:hAnsi="Times New Roman" w:cs="Times New Roman"/>
          <w:bCs/>
          <w:kern w:val="0"/>
          <w:sz w:val="16"/>
          <w:szCs w:val="16"/>
          <w14:ligatures w14:val="none"/>
        </w:rPr>
      </w:pPr>
    </w:p>
    <w:p w14:paraId="22D9721C" w14:textId="1AD4E78B" w:rsidR="009129E1" w:rsidRPr="00860957" w:rsidRDefault="00D05F67" w:rsidP="00C03AA8">
      <w:pPr>
        <w:numPr>
          <w:ilvl w:val="0"/>
          <w:numId w:val="3"/>
        </w:numPr>
        <w:spacing w:before="120" w:after="0" w:line="240" w:lineRule="auto"/>
        <w:ind w:left="0" w:firstLine="0"/>
        <w:contextualSpacing/>
        <w:jc w:val="both"/>
        <w:rPr>
          <w:rFonts w:ascii="Times New Roman" w:hAnsi="Times New Roman" w:cs="Times New Roman"/>
          <w:b/>
          <w:i/>
          <w:iCs/>
          <w:kern w:val="0"/>
          <w:sz w:val="24"/>
          <w:szCs w:val="24"/>
          <w14:ligatures w14:val="none"/>
        </w:rPr>
      </w:pPr>
      <w:r w:rsidRPr="00860957">
        <w:rPr>
          <w:rFonts w:ascii="Times New Roman" w:hAnsi="Times New Roman" w:cs="Times New Roman"/>
          <w:b/>
          <w:i/>
          <w:iCs/>
          <w:kern w:val="0"/>
          <w:sz w:val="24"/>
          <w:szCs w:val="24"/>
          <w14:ligatures w14:val="none"/>
        </w:rPr>
        <w:t>Procesi gjyqësor në Kolegjin e Posaçëm të Apelimit</w:t>
      </w:r>
    </w:p>
    <w:p w14:paraId="4863484F" w14:textId="77777777" w:rsidR="006C533B" w:rsidRPr="00860957" w:rsidRDefault="006C533B" w:rsidP="00C03AA8">
      <w:pPr>
        <w:spacing w:before="120" w:after="0" w:line="240" w:lineRule="auto"/>
        <w:contextualSpacing/>
        <w:jc w:val="both"/>
        <w:rPr>
          <w:rFonts w:ascii="Times New Roman" w:hAnsi="Times New Roman" w:cs="Times New Roman"/>
          <w:bCs/>
          <w:kern w:val="0"/>
          <w:sz w:val="16"/>
          <w:szCs w:val="16"/>
          <w14:ligatures w14:val="none"/>
        </w:rPr>
      </w:pPr>
    </w:p>
    <w:p w14:paraId="38A4BF01" w14:textId="47F5EF15" w:rsidR="009129E1" w:rsidRPr="00860957" w:rsidRDefault="009129E1" w:rsidP="00C03AA8">
      <w:pPr>
        <w:pStyle w:val="ListParagraph"/>
        <w:numPr>
          <w:ilvl w:val="0"/>
          <w:numId w:val="1"/>
        </w:numPr>
        <w:spacing w:after="0" w:line="240" w:lineRule="auto"/>
        <w:ind w:left="0"/>
        <w:jc w:val="both"/>
        <w:rPr>
          <w:rFonts w:ascii="Times New Roman" w:hAnsi="Times New Roman" w:cs="Times New Roman"/>
          <w:b/>
          <w:bCs/>
          <w:sz w:val="24"/>
          <w:szCs w:val="24"/>
        </w:rPr>
      </w:pPr>
      <w:r w:rsidRPr="00860957">
        <w:rPr>
          <w:rFonts w:ascii="Times New Roman" w:hAnsi="Times New Roman" w:cs="Times New Roman"/>
          <w:sz w:val="24"/>
          <w:szCs w:val="24"/>
        </w:rPr>
        <w:t xml:space="preserve">Në përputhje me nenin 65, pika 1 e ligjit nr. 84/2016, si rregull, shqyrtimi i ankimit në rastin kur vendimi i Komisionit </w:t>
      </w:r>
      <w:proofErr w:type="spellStart"/>
      <w:r w:rsidRPr="00860957">
        <w:rPr>
          <w:rFonts w:ascii="Times New Roman" w:hAnsi="Times New Roman" w:cs="Times New Roman"/>
          <w:sz w:val="24"/>
          <w:szCs w:val="24"/>
        </w:rPr>
        <w:t>ankimohet</w:t>
      </w:r>
      <w:proofErr w:type="spellEnd"/>
      <w:r w:rsidRPr="00860957">
        <w:rPr>
          <w:rFonts w:ascii="Times New Roman" w:hAnsi="Times New Roman" w:cs="Times New Roman"/>
          <w:sz w:val="24"/>
          <w:szCs w:val="24"/>
        </w:rPr>
        <w:t xml:space="preserve"> nga subjekti i rivlerësimit, kryhet në dhomë këshillimi. Për të </w:t>
      </w:r>
      <w:proofErr w:type="spellStart"/>
      <w:r w:rsidRPr="00860957">
        <w:rPr>
          <w:rFonts w:ascii="Times New Roman" w:hAnsi="Times New Roman" w:cs="Times New Roman"/>
          <w:sz w:val="24"/>
          <w:szCs w:val="24"/>
        </w:rPr>
        <w:t>konkluduar</w:t>
      </w:r>
      <w:proofErr w:type="spellEnd"/>
      <w:r w:rsidRPr="00860957">
        <w:rPr>
          <w:rFonts w:ascii="Times New Roman" w:hAnsi="Times New Roman" w:cs="Times New Roman"/>
          <w:sz w:val="24"/>
          <w:szCs w:val="24"/>
        </w:rPr>
        <w:t xml:space="preserve"> mbi formën e gjykimit të çështjes si dhe për të evidentuar shkelje procedurale që do të cenonin procesin e rregullt ligjor të sanksionuar në nenin 42, pika 2 e Kushtetutës dhe neni</w:t>
      </w:r>
      <w:r w:rsidR="00E22DC3" w:rsidRPr="00860957">
        <w:rPr>
          <w:rFonts w:ascii="Times New Roman" w:hAnsi="Times New Roman" w:cs="Times New Roman"/>
          <w:sz w:val="24"/>
          <w:szCs w:val="24"/>
        </w:rPr>
        <w:t>n</w:t>
      </w:r>
      <w:r w:rsidRPr="00860957">
        <w:rPr>
          <w:rFonts w:ascii="Times New Roman" w:hAnsi="Times New Roman" w:cs="Times New Roman"/>
          <w:sz w:val="24"/>
          <w:szCs w:val="24"/>
        </w:rPr>
        <w:t xml:space="preserve"> </w:t>
      </w:r>
      <w:r w:rsidR="00B5745E" w:rsidRPr="00860957">
        <w:rPr>
          <w:rFonts w:ascii="Times New Roman" w:hAnsi="Times New Roman" w:cs="Times New Roman"/>
          <w:sz w:val="24"/>
          <w:szCs w:val="24"/>
        </w:rPr>
        <w:t xml:space="preserve">6 </w:t>
      </w:r>
      <w:r w:rsidRPr="00860957">
        <w:rPr>
          <w:rFonts w:ascii="Times New Roman" w:hAnsi="Times New Roman" w:cs="Times New Roman"/>
          <w:sz w:val="24"/>
          <w:szCs w:val="24"/>
        </w:rPr>
        <w:t xml:space="preserve">të </w:t>
      </w:r>
      <w:r w:rsidR="00B5745E" w:rsidRPr="00860957">
        <w:rPr>
          <w:rFonts w:ascii="Times New Roman" w:hAnsi="Times New Roman" w:cs="Times New Roman"/>
          <w:sz w:val="24"/>
          <w:szCs w:val="24"/>
        </w:rPr>
        <w:t>K</w:t>
      </w:r>
      <w:r w:rsidRPr="00860957">
        <w:rPr>
          <w:rFonts w:ascii="Times New Roman" w:hAnsi="Times New Roman" w:cs="Times New Roman"/>
          <w:sz w:val="24"/>
          <w:szCs w:val="24"/>
        </w:rPr>
        <w:t>EDNJ, u morën në analizë fillimisht shkaqet e ankimit me natyrë procedurale.</w:t>
      </w:r>
    </w:p>
    <w:p w14:paraId="0EA68DD6" w14:textId="77777777" w:rsidR="004F17A1" w:rsidRPr="00860957" w:rsidRDefault="004F17A1" w:rsidP="00C03AA8">
      <w:pPr>
        <w:pStyle w:val="ListParagraph"/>
        <w:spacing w:after="0" w:line="240" w:lineRule="auto"/>
        <w:ind w:left="0"/>
        <w:jc w:val="both"/>
        <w:rPr>
          <w:rFonts w:ascii="Times New Roman" w:hAnsi="Times New Roman" w:cs="Times New Roman"/>
          <w:b/>
          <w:bCs/>
          <w:sz w:val="16"/>
          <w:szCs w:val="16"/>
        </w:rPr>
      </w:pPr>
    </w:p>
    <w:p w14:paraId="3FF96133" w14:textId="6EA48D88" w:rsidR="00754B1E" w:rsidRPr="00860957" w:rsidRDefault="004F17A1" w:rsidP="00FD6472">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simit pretendon n</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se </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gjykuar nga nj</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gjykat</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E22DC3" w:rsidRPr="00860957">
        <w:rPr>
          <w:rFonts w:ascii="Times New Roman" w:hAnsi="Times New Roman" w:cs="Times New Roman"/>
          <w:sz w:val="24"/>
          <w:szCs w:val="24"/>
        </w:rPr>
        <w:t xml:space="preserve">ku trupa gjykuese e Komisionit nuk ka qenë e pavarur dhe e paanshme, sikurse e kërkon ligjit pasi: (a) Komisioni duke qenë një organ disiplinor duhet të përbëhet nga gjyqtarë; (b) kur një organ disiplinor si Komisioni luan një rol në hetimin paraprak nuk mund të ketë edhe rol në vendimmarrjen e çështjes, pasi kemi të bëjmë me një dublim të funksioneve, </w:t>
      </w:r>
      <w:r w:rsidR="00755C25" w:rsidRPr="00860957">
        <w:rPr>
          <w:rFonts w:ascii="Times New Roman" w:hAnsi="Times New Roman" w:cs="Times New Roman"/>
          <w:sz w:val="24"/>
          <w:szCs w:val="24"/>
        </w:rPr>
        <w:t>fakt q</w:t>
      </w:r>
      <w:r w:rsidR="00383FC7" w:rsidRPr="00860957">
        <w:rPr>
          <w:rFonts w:ascii="Times New Roman" w:hAnsi="Times New Roman" w:cs="Times New Roman"/>
          <w:sz w:val="24"/>
          <w:szCs w:val="24"/>
        </w:rPr>
        <w:t>ë</w:t>
      </w:r>
      <w:r w:rsidR="00E22DC3" w:rsidRPr="00860957">
        <w:rPr>
          <w:rFonts w:ascii="Times New Roman" w:hAnsi="Times New Roman" w:cs="Times New Roman"/>
          <w:sz w:val="24"/>
          <w:szCs w:val="24"/>
        </w:rPr>
        <w:t xml:space="preserve"> ngre dyshime për objektivitetin dhe paanshmërinë e anëtarëve.</w:t>
      </w:r>
    </w:p>
    <w:p w14:paraId="13FCDF23" w14:textId="7F4B1904" w:rsidR="00FB7A29" w:rsidRPr="00860957" w:rsidRDefault="00FB7A29"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2A1FA8"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w:t>
      </w:r>
      <w:r w:rsidR="00E22DC3" w:rsidRPr="00860957">
        <w:rPr>
          <w:rFonts w:ascii="Times New Roman" w:hAnsi="Times New Roman" w:cs="Times New Roman"/>
          <w:sz w:val="24"/>
          <w:szCs w:val="24"/>
        </w:rPr>
        <w:t xml:space="preserve"> </w:t>
      </w:r>
      <w:r w:rsidR="00755C25" w:rsidRPr="00860957">
        <w:rPr>
          <w:rFonts w:ascii="Times New Roman" w:hAnsi="Times New Roman" w:cs="Times New Roman"/>
          <w:sz w:val="24"/>
          <w:szCs w:val="24"/>
        </w:rPr>
        <w:t>sa m</w:t>
      </w:r>
      <w:r w:rsidR="00383FC7" w:rsidRPr="00860957">
        <w:rPr>
          <w:rFonts w:ascii="Times New Roman" w:hAnsi="Times New Roman" w:cs="Times New Roman"/>
          <w:sz w:val="24"/>
          <w:szCs w:val="24"/>
        </w:rPr>
        <w:t>ë</w:t>
      </w:r>
      <w:r w:rsidR="00755C25" w:rsidRPr="00860957">
        <w:rPr>
          <w:rFonts w:ascii="Times New Roman" w:hAnsi="Times New Roman" w:cs="Times New Roman"/>
          <w:sz w:val="24"/>
          <w:szCs w:val="24"/>
        </w:rPr>
        <w:t xml:space="preserve"> sip</w:t>
      </w:r>
      <w:r w:rsidR="00383FC7" w:rsidRPr="00860957">
        <w:rPr>
          <w:rFonts w:ascii="Times New Roman" w:hAnsi="Times New Roman" w:cs="Times New Roman"/>
          <w:sz w:val="24"/>
          <w:szCs w:val="24"/>
        </w:rPr>
        <w:t>ë</w:t>
      </w:r>
      <w:r w:rsidR="00755C25" w:rsidRPr="00860957">
        <w:rPr>
          <w:rFonts w:ascii="Times New Roman" w:hAnsi="Times New Roman" w:cs="Times New Roman"/>
          <w:sz w:val="24"/>
          <w:szCs w:val="24"/>
        </w:rPr>
        <w:t>r</w:t>
      </w:r>
      <w:r w:rsidR="00754B1E" w:rsidRPr="00860957">
        <w:rPr>
          <w:rFonts w:ascii="Times New Roman" w:hAnsi="Times New Roman" w:cs="Times New Roman"/>
          <w:i/>
          <w:iCs/>
          <w:sz w:val="24"/>
          <w:szCs w:val="24"/>
        </w:rPr>
        <w:t xml:space="preserve">, </w:t>
      </w:r>
      <w:r w:rsidR="006C533B" w:rsidRPr="00860957">
        <w:rPr>
          <w:rFonts w:ascii="Times New Roman" w:hAnsi="Times New Roman" w:cs="Times New Roman"/>
          <w:sz w:val="24"/>
          <w:szCs w:val="24"/>
        </w:rPr>
        <w:t>NJSHL</w:t>
      </w:r>
      <w:r w:rsidR="00754B1E" w:rsidRPr="00860957">
        <w:rPr>
          <w:rFonts w:ascii="Times New Roman" w:hAnsi="Times New Roman" w:cs="Times New Roman"/>
          <w:sz w:val="24"/>
          <w:szCs w:val="24"/>
        </w:rPr>
        <w:t xml:space="preserve"> </w:t>
      </w:r>
      <w:r w:rsidR="00E22DC3" w:rsidRPr="00860957">
        <w:rPr>
          <w:rFonts w:ascii="Times New Roman" w:hAnsi="Times New Roman" w:cs="Times New Roman"/>
          <w:sz w:val="24"/>
          <w:szCs w:val="24"/>
        </w:rPr>
        <w:t>vler</w:t>
      </w:r>
      <w:r w:rsidR="00F45343" w:rsidRPr="00860957">
        <w:rPr>
          <w:rFonts w:ascii="Times New Roman" w:hAnsi="Times New Roman" w:cs="Times New Roman"/>
          <w:sz w:val="24"/>
          <w:szCs w:val="24"/>
        </w:rPr>
        <w:t>ë</w:t>
      </w:r>
      <w:r w:rsidR="00E22DC3" w:rsidRPr="00860957">
        <w:rPr>
          <w:rFonts w:ascii="Times New Roman" w:hAnsi="Times New Roman" w:cs="Times New Roman"/>
          <w:sz w:val="24"/>
          <w:szCs w:val="24"/>
        </w:rPr>
        <w:t>son</w:t>
      </w:r>
      <w:r w:rsidR="00754B1E" w:rsidRPr="00860957">
        <w:rPr>
          <w:rFonts w:ascii="Times New Roman" w:hAnsi="Times New Roman" w:cs="Times New Roman"/>
          <w:sz w:val="24"/>
          <w:szCs w:val="24"/>
        </w:rPr>
        <w:t xml:space="preserve"> se</w:t>
      </w:r>
      <w:r w:rsidR="006C533B" w:rsidRPr="00860957">
        <w:rPr>
          <w:rFonts w:ascii="Times New Roman" w:hAnsi="Times New Roman" w:cs="Times New Roman"/>
          <w:i/>
          <w:iCs/>
          <w:sz w:val="24"/>
          <w:szCs w:val="24"/>
        </w:rPr>
        <w:t xml:space="preserve"> </w:t>
      </w:r>
      <w:r w:rsidR="006C533B" w:rsidRPr="00860957">
        <w:rPr>
          <w:rFonts w:ascii="Times New Roman" w:hAnsi="Times New Roman" w:cs="Times New Roman"/>
          <w:sz w:val="24"/>
          <w:szCs w:val="24"/>
        </w:rPr>
        <w:t>k</w:t>
      </w:r>
      <w:r w:rsidR="00754B1E" w:rsidRPr="00860957">
        <w:rPr>
          <w:rFonts w:ascii="Times New Roman" w:hAnsi="Times New Roman" w:cs="Times New Roman"/>
          <w:sz w:val="24"/>
          <w:szCs w:val="24"/>
        </w:rPr>
        <w:t>ëto pretendime të subjektit janë çështje,</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të cilat janë trajtuar tashmë nga jurisprudenca e Kolegjit,</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e cila</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i ka konsideruar ato të</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pabazuara ligjërisht, qëndrim të cilin,</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gjithashtu</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 xml:space="preserve">e ka konfirmuar edhe </w:t>
      </w:r>
      <w:proofErr w:type="spellStart"/>
      <w:r w:rsidR="00754B1E" w:rsidRPr="00860957">
        <w:rPr>
          <w:rFonts w:ascii="Times New Roman" w:hAnsi="Times New Roman" w:cs="Times New Roman"/>
          <w:sz w:val="24"/>
          <w:szCs w:val="24"/>
        </w:rPr>
        <w:t>G</w:t>
      </w:r>
      <w:r w:rsidR="00686896" w:rsidRPr="00860957">
        <w:rPr>
          <w:rFonts w:ascii="Times New Roman" w:hAnsi="Times New Roman" w:cs="Times New Roman"/>
          <w:sz w:val="24"/>
          <w:szCs w:val="24"/>
        </w:rPr>
        <w:t>J</w:t>
      </w:r>
      <w:r w:rsidR="00754B1E" w:rsidRPr="00860957">
        <w:rPr>
          <w:rFonts w:ascii="Times New Roman" w:hAnsi="Times New Roman" w:cs="Times New Roman"/>
          <w:sz w:val="24"/>
          <w:szCs w:val="24"/>
        </w:rPr>
        <w:t>EDNj</w:t>
      </w:r>
      <w:proofErr w:type="spellEnd"/>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ja</w:t>
      </w:r>
      <w:r w:rsidR="006C533B" w:rsidRPr="00860957">
        <w:rPr>
          <w:rFonts w:ascii="Times New Roman" w:hAnsi="Times New Roman" w:cs="Times New Roman"/>
          <w:sz w:val="24"/>
          <w:szCs w:val="24"/>
        </w:rPr>
        <w:t xml:space="preserve"> </w:t>
      </w:r>
      <w:r w:rsidR="00754B1E" w:rsidRPr="00860957">
        <w:rPr>
          <w:rFonts w:ascii="Times New Roman" w:hAnsi="Times New Roman" w:cs="Times New Roman"/>
          <w:sz w:val="24"/>
          <w:szCs w:val="24"/>
        </w:rPr>
        <w:t xml:space="preserve">në arsyetimin e çështjes </w:t>
      </w:r>
      <w:r w:rsidR="00754B1E" w:rsidRPr="00860957">
        <w:rPr>
          <w:rFonts w:ascii="Times New Roman" w:hAnsi="Times New Roman" w:cs="Times New Roman"/>
          <w:i/>
          <w:iCs/>
          <w:sz w:val="24"/>
          <w:szCs w:val="24"/>
        </w:rPr>
        <w:t xml:space="preserve">A. </w:t>
      </w:r>
      <w:proofErr w:type="spellStart"/>
      <w:r w:rsidR="00754B1E" w:rsidRPr="00860957">
        <w:rPr>
          <w:rFonts w:ascii="Times New Roman" w:hAnsi="Times New Roman" w:cs="Times New Roman"/>
          <w:i/>
          <w:iCs/>
          <w:sz w:val="24"/>
          <w:szCs w:val="24"/>
        </w:rPr>
        <w:t>Xhoxhaj</w:t>
      </w:r>
      <w:proofErr w:type="spellEnd"/>
      <w:r w:rsidR="00754B1E" w:rsidRPr="00860957">
        <w:rPr>
          <w:rFonts w:ascii="Times New Roman" w:hAnsi="Times New Roman" w:cs="Times New Roman"/>
          <w:i/>
          <w:iCs/>
          <w:sz w:val="24"/>
          <w:szCs w:val="24"/>
        </w:rPr>
        <w:t xml:space="preserve"> </w:t>
      </w:r>
      <w:proofErr w:type="spellStart"/>
      <w:r w:rsidR="00754B1E" w:rsidRPr="00860957">
        <w:rPr>
          <w:rFonts w:ascii="Times New Roman" w:hAnsi="Times New Roman" w:cs="Times New Roman"/>
          <w:i/>
          <w:iCs/>
          <w:sz w:val="24"/>
          <w:szCs w:val="24"/>
        </w:rPr>
        <w:t>vs</w:t>
      </w:r>
      <w:proofErr w:type="spellEnd"/>
      <w:r w:rsidR="00754B1E" w:rsidRPr="00860957">
        <w:rPr>
          <w:rFonts w:ascii="Times New Roman" w:hAnsi="Times New Roman" w:cs="Times New Roman"/>
          <w:i/>
          <w:iCs/>
          <w:sz w:val="24"/>
          <w:szCs w:val="24"/>
        </w:rPr>
        <w:t xml:space="preserve"> Shqipërisë</w:t>
      </w:r>
      <w:r w:rsidR="00754B1E" w:rsidRPr="00860957">
        <w:rPr>
          <w:rFonts w:ascii="Times New Roman" w:hAnsi="Times New Roman" w:cs="Times New Roman"/>
          <w:sz w:val="24"/>
          <w:szCs w:val="24"/>
        </w:rPr>
        <w:t>, në të cilën analizohen këto aspekte të procesit të rivlerësimit kalimtar të gjyqtarëve dhe prokurorëve në Shqipëri</w:t>
      </w:r>
      <w:r w:rsidR="006C533B" w:rsidRPr="00860957">
        <w:rPr>
          <w:rFonts w:ascii="Times New Roman" w:hAnsi="Times New Roman" w:cs="Times New Roman"/>
          <w:sz w:val="24"/>
          <w:szCs w:val="24"/>
        </w:rPr>
        <w:t xml:space="preserve">. </w:t>
      </w:r>
    </w:p>
    <w:p w14:paraId="26EF9BF7" w14:textId="77777777" w:rsidR="004F17A1" w:rsidRPr="00860957" w:rsidRDefault="004F17A1" w:rsidP="00C03AA8">
      <w:pPr>
        <w:pStyle w:val="ListParagraph"/>
        <w:spacing w:line="240" w:lineRule="auto"/>
        <w:jc w:val="both"/>
        <w:rPr>
          <w:rFonts w:ascii="Times New Roman" w:hAnsi="Times New Roman" w:cs="Times New Roman"/>
          <w:sz w:val="16"/>
          <w:szCs w:val="16"/>
        </w:rPr>
      </w:pPr>
    </w:p>
    <w:p w14:paraId="7631CF1C" w14:textId="67DF1999" w:rsidR="009B5EFC" w:rsidRPr="00860957" w:rsidRDefault="002A1FA8"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pretendon se K</w:t>
      </w:r>
      <w:r w:rsidR="00B5745E" w:rsidRPr="00860957">
        <w:rPr>
          <w:rFonts w:ascii="Times New Roman" w:hAnsi="Times New Roman" w:cs="Times New Roman"/>
          <w:sz w:val="24"/>
          <w:szCs w:val="24"/>
        </w:rPr>
        <w:t>olegji</w:t>
      </w:r>
      <w:r w:rsidRPr="00860957">
        <w:rPr>
          <w:rFonts w:ascii="Times New Roman" w:hAnsi="Times New Roman" w:cs="Times New Roman"/>
          <w:sz w:val="24"/>
          <w:szCs w:val="24"/>
        </w:rPr>
        <w:t xml:space="preserve"> ka pranuar në jurisprudencën e tij se nuk ka kompetencë të shqyrtojë përmbushjen ose jo të kushteve të zgjedhshmërisë së anëtarëve të KPA dhe</w:t>
      </w:r>
      <w:r w:rsidR="00330C1E"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KPK, dhe </w:t>
      </w:r>
      <w:r w:rsidRPr="00860957">
        <w:rPr>
          <w:rFonts w:ascii="Times New Roman" w:hAnsi="Times New Roman" w:cs="Times New Roman"/>
          <w:sz w:val="24"/>
          <w:szCs w:val="24"/>
        </w:rPr>
        <w:lastRenderedPageBreak/>
        <w:t>në këto kushte ai nuk ka një mundësi për të sfiduar përmbajtjen e trupit gjykues të Komisionit. Ky q</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ndrim i mbajtur deri tani nga KPA </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 n</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kund</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 xml:space="preserve">rshtim me Aneksin e </w:t>
      </w:r>
      <w:r w:rsidR="00330C1E" w:rsidRPr="00860957">
        <w:rPr>
          <w:rFonts w:ascii="Times New Roman" w:hAnsi="Times New Roman" w:cs="Times New Roman"/>
          <w:sz w:val="24"/>
          <w:szCs w:val="24"/>
        </w:rPr>
        <w:t>K</w:t>
      </w:r>
      <w:r w:rsidRPr="00860957">
        <w:rPr>
          <w:rFonts w:ascii="Times New Roman" w:hAnsi="Times New Roman" w:cs="Times New Roman"/>
          <w:sz w:val="24"/>
          <w:szCs w:val="24"/>
        </w:rPr>
        <w:t>ushtetut</w:t>
      </w:r>
      <w:r w:rsidR="00330C1E" w:rsidRPr="00860957">
        <w:rPr>
          <w:rFonts w:ascii="Times New Roman" w:hAnsi="Times New Roman" w:cs="Times New Roman"/>
          <w:sz w:val="24"/>
          <w:szCs w:val="24"/>
        </w:rPr>
        <w:t>ë</w:t>
      </w:r>
      <w:r w:rsidRPr="00860957">
        <w:rPr>
          <w:rFonts w:ascii="Times New Roman" w:hAnsi="Times New Roman" w:cs="Times New Roman"/>
          <w:sz w:val="24"/>
          <w:szCs w:val="24"/>
        </w:rPr>
        <w:t>s</w:t>
      </w:r>
      <w:r w:rsidR="00330C1E" w:rsidRPr="00860957">
        <w:rPr>
          <w:rFonts w:ascii="Times New Roman" w:hAnsi="Times New Roman" w:cs="Times New Roman"/>
          <w:sz w:val="24"/>
          <w:szCs w:val="24"/>
        </w:rPr>
        <w:t xml:space="preserve"> dhe vendimet e GJEDNJ në çështjet: </w:t>
      </w:r>
      <w:proofErr w:type="spellStart"/>
      <w:r w:rsidR="00330C1E" w:rsidRPr="00860957">
        <w:rPr>
          <w:rFonts w:ascii="Times New Roman" w:hAnsi="Times New Roman" w:cs="Times New Roman"/>
          <w:i/>
          <w:iCs/>
          <w:sz w:val="24"/>
          <w:szCs w:val="24"/>
        </w:rPr>
        <w:t>Xhoxhaj</w:t>
      </w:r>
      <w:proofErr w:type="spellEnd"/>
      <w:r w:rsidR="00330C1E" w:rsidRPr="00860957">
        <w:rPr>
          <w:rFonts w:ascii="Times New Roman" w:hAnsi="Times New Roman" w:cs="Times New Roman"/>
          <w:sz w:val="24"/>
          <w:szCs w:val="24"/>
        </w:rPr>
        <w:t xml:space="preserve"> kundër Shqipërisë, </w:t>
      </w:r>
      <w:proofErr w:type="spellStart"/>
      <w:r w:rsidR="00330C1E" w:rsidRPr="00860957">
        <w:rPr>
          <w:rFonts w:ascii="Times New Roman" w:hAnsi="Times New Roman" w:cs="Times New Roman"/>
          <w:i/>
          <w:iCs/>
          <w:sz w:val="24"/>
          <w:szCs w:val="24"/>
        </w:rPr>
        <w:t>Cani</w:t>
      </w:r>
      <w:proofErr w:type="spellEnd"/>
      <w:r w:rsidR="00330C1E" w:rsidRPr="00860957">
        <w:rPr>
          <w:rFonts w:ascii="Times New Roman" w:hAnsi="Times New Roman" w:cs="Times New Roman"/>
          <w:sz w:val="24"/>
          <w:szCs w:val="24"/>
        </w:rPr>
        <w:t xml:space="preserve"> kundër Shqipërisë si dhe </w:t>
      </w:r>
      <w:proofErr w:type="spellStart"/>
      <w:r w:rsidR="00330C1E" w:rsidRPr="00860957">
        <w:rPr>
          <w:rFonts w:ascii="Times New Roman" w:hAnsi="Times New Roman" w:cs="Times New Roman"/>
          <w:i/>
          <w:iCs/>
          <w:sz w:val="24"/>
          <w:szCs w:val="24"/>
        </w:rPr>
        <w:t>Sevdari</w:t>
      </w:r>
      <w:proofErr w:type="spellEnd"/>
      <w:r w:rsidR="00330C1E" w:rsidRPr="00860957">
        <w:rPr>
          <w:rFonts w:ascii="Times New Roman" w:hAnsi="Times New Roman" w:cs="Times New Roman"/>
          <w:i/>
          <w:iCs/>
          <w:sz w:val="24"/>
          <w:szCs w:val="24"/>
        </w:rPr>
        <w:t xml:space="preserve"> </w:t>
      </w:r>
      <w:r w:rsidR="00330C1E" w:rsidRPr="00860957">
        <w:rPr>
          <w:rFonts w:ascii="Times New Roman" w:hAnsi="Times New Roman" w:cs="Times New Roman"/>
          <w:sz w:val="24"/>
          <w:szCs w:val="24"/>
        </w:rPr>
        <w:t xml:space="preserve">kundër Shqipërisë dhe për këtë arsye Kolegji duhet të ndryshojë praktikën e tij duke shqyrtuar pretendimet e ankuesit në lidhje me </w:t>
      </w:r>
      <w:proofErr w:type="spellStart"/>
      <w:r w:rsidR="007C70C6" w:rsidRPr="00860957">
        <w:rPr>
          <w:rFonts w:ascii="Times New Roman" w:hAnsi="Times New Roman" w:cs="Times New Roman"/>
          <w:sz w:val="24"/>
          <w:szCs w:val="24"/>
        </w:rPr>
        <w:t>mospërmbushjen</w:t>
      </w:r>
      <w:proofErr w:type="spellEnd"/>
      <w:r w:rsidR="00330C1E" w:rsidRPr="00860957">
        <w:rPr>
          <w:rFonts w:ascii="Times New Roman" w:hAnsi="Times New Roman" w:cs="Times New Roman"/>
          <w:sz w:val="24"/>
          <w:szCs w:val="24"/>
        </w:rPr>
        <w:t xml:space="preserve"> e kritereve ligjore nga anëtarët e institucioneve të rivlerësimit. </w:t>
      </w:r>
      <w:r w:rsidR="009B5EFC" w:rsidRPr="00860957">
        <w:rPr>
          <w:rFonts w:ascii="Times New Roman" w:hAnsi="Times New Roman" w:cs="Times New Roman"/>
          <w:sz w:val="24"/>
          <w:szCs w:val="24"/>
        </w:rPr>
        <w:t xml:space="preserve">Subjekti po ashtu pretendon se shkarkimi i tij nga detyra </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sht</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rrjedhoj</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e zgjedhjes s</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an</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tar</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ve q</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shqyrtuan çështjen e tij n</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 xml:space="preserve"> kund</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rshtim me Kushtetut</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n dhe ligjin</w:t>
      </w:r>
      <w:r w:rsidR="00300367" w:rsidRPr="00860957">
        <w:rPr>
          <w:rFonts w:ascii="Times New Roman" w:hAnsi="Times New Roman" w:cs="Times New Roman"/>
          <w:sz w:val="24"/>
          <w:szCs w:val="24"/>
        </w:rPr>
        <w:t>. Sipas tij</w:t>
      </w:r>
      <w:r w:rsidR="00755C25" w:rsidRPr="00860957">
        <w:rPr>
          <w:rFonts w:ascii="Times New Roman" w:hAnsi="Times New Roman" w:cs="Times New Roman"/>
          <w:sz w:val="24"/>
          <w:szCs w:val="24"/>
        </w:rPr>
        <w:t>,</w:t>
      </w:r>
      <w:r w:rsidR="00300367" w:rsidRPr="00860957">
        <w:rPr>
          <w:rFonts w:ascii="Times New Roman" w:hAnsi="Times New Roman" w:cs="Times New Roman"/>
          <w:sz w:val="24"/>
          <w:szCs w:val="24"/>
        </w:rPr>
        <w:t xml:space="preserve"> vet</w:t>
      </w:r>
      <w:r w:rsidR="00F45343" w:rsidRPr="00860957">
        <w:rPr>
          <w:rFonts w:ascii="Times New Roman" w:hAnsi="Times New Roman" w:cs="Times New Roman"/>
          <w:sz w:val="24"/>
          <w:szCs w:val="24"/>
        </w:rPr>
        <w:t>ë</w:t>
      </w:r>
      <w:r w:rsidR="00300367" w:rsidRPr="00860957">
        <w:rPr>
          <w:rFonts w:ascii="Times New Roman" w:hAnsi="Times New Roman" w:cs="Times New Roman"/>
          <w:sz w:val="24"/>
          <w:szCs w:val="24"/>
        </w:rPr>
        <w:t xml:space="preserve"> Kushtetuta ka parashikuar shprehimisht se parimi i pavarësisë dhe paanësisë nuk zbatohen plotësisht për anëtarët e KPK dhe KPA dhe ky është një parashikim i paprecedentë.</w:t>
      </w:r>
    </w:p>
    <w:p w14:paraId="6A54DADC" w14:textId="41894C0A" w:rsidR="00755C25" w:rsidRPr="00860957" w:rsidRDefault="00755C25" w:rsidP="00755C25">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to pretendime t</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w:t>
      </w:r>
      <w:r w:rsidR="009B5EFC" w:rsidRPr="00860957">
        <w:rPr>
          <w:rFonts w:ascii="Times New Roman" w:hAnsi="Times New Roman" w:cs="Times New Roman"/>
          <w:sz w:val="24"/>
          <w:szCs w:val="24"/>
        </w:rPr>
        <w:t>NJSHL vler</w:t>
      </w:r>
      <w:r w:rsidR="000C2FDC" w:rsidRPr="00860957">
        <w:rPr>
          <w:rFonts w:ascii="Times New Roman" w:hAnsi="Times New Roman" w:cs="Times New Roman"/>
          <w:sz w:val="24"/>
          <w:szCs w:val="24"/>
        </w:rPr>
        <w:t>ë</w:t>
      </w:r>
      <w:r w:rsidR="009B5EFC" w:rsidRPr="00860957">
        <w:rPr>
          <w:rFonts w:ascii="Times New Roman" w:hAnsi="Times New Roman" w:cs="Times New Roman"/>
          <w:sz w:val="24"/>
          <w:szCs w:val="24"/>
        </w:rPr>
        <w:t>son se</w:t>
      </w:r>
      <w:r w:rsidR="00504080" w:rsidRPr="00860957">
        <w:rPr>
          <w:rFonts w:ascii="Times New Roman" w:hAnsi="Times New Roman" w:cs="Times New Roman"/>
          <w:sz w:val="24"/>
          <w:szCs w:val="24"/>
        </w:rPr>
        <w:t xml:space="preserve"> </w:t>
      </w:r>
      <w:r w:rsidR="00041BFF" w:rsidRPr="00860957">
        <w:rPr>
          <w:rFonts w:ascii="Times New Roman" w:hAnsi="Times New Roman" w:cs="Times New Roman"/>
          <w:sz w:val="24"/>
          <w:szCs w:val="24"/>
        </w:rPr>
        <w:t>detyrat e institucioneve 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rivler</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simit jan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rcaktuar qart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Kushtetut</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dhe n</w:t>
      </w:r>
      <w:r w:rsidR="00F45343" w:rsidRPr="00860957">
        <w:rPr>
          <w:rFonts w:ascii="Times New Roman" w:hAnsi="Times New Roman" w:cs="Times New Roman"/>
          <w:sz w:val="24"/>
          <w:szCs w:val="24"/>
        </w:rPr>
        <w:t>ë</w:t>
      </w:r>
      <w:r w:rsidR="00041BFF" w:rsidRPr="00860957">
        <w:rPr>
          <w:rFonts w:ascii="Times New Roman" w:hAnsi="Times New Roman" w:cs="Times New Roman"/>
          <w:sz w:val="24"/>
          <w:szCs w:val="24"/>
        </w:rPr>
        <w:t xml:space="preserve"> ligjin nr. 84/2016. </w:t>
      </w:r>
      <w:r w:rsidRPr="00860957">
        <w:rPr>
          <w:rFonts w:ascii="Times New Roman" w:hAnsi="Times New Roman" w:cs="Times New Roman"/>
          <w:sz w:val="24"/>
          <w:szCs w:val="24"/>
        </w:rPr>
        <w:t xml:space="preserve">Normat kushtetuese dhe ligjore që garantojnë pavarësinë e organeve të rivlerësimit janë vlerësuar nga Gjykata Kushtetuese në vendimin nr. 2/2017, e cila </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383FC7"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shprehur se </w:t>
      </w:r>
      <w:r w:rsidRPr="00860957">
        <w:rPr>
          <w:rFonts w:ascii="Times New Roman" w:hAnsi="Times New Roman" w:cs="Times New Roman"/>
          <w:i/>
          <w:iCs/>
          <w:sz w:val="24"/>
          <w:szCs w:val="24"/>
        </w:rPr>
        <w:t xml:space="preserve">[...] Gjykata, duke bërë një interpretim sistematik të dispozitave të ligjit të kundërshtuar, nga konteksti i tyre, si dhe nisur nga kuptimi i përgjithshëm i këtij ligji, vlerëson se qëllimi i tyre është përcaktimi i rregullave që do të ndiqen gjatë procesit të rivlerësimit nga organet kushtetuese të pavarura, të cilat janë të vetmet organe që kanë kompetencën për të realizuar kontrollin e pasurisë, të figurës dhe të aftësive profesionale të subjekteve të rivlerësimit, si dhe kriteret dhe mënyra e realizimit të këtij procesi. […]. </w:t>
      </w:r>
      <w:r w:rsidRPr="00860957">
        <w:rPr>
          <w:rFonts w:ascii="Times New Roman" w:hAnsi="Times New Roman" w:cs="Times New Roman"/>
          <w:sz w:val="24"/>
          <w:szCs w:val="24"/>
        </w:rPr>
        <w:t xml:space="preserve">Gjithashtu, edhe </w:t>
      </w:r>
      <w:proofErr w:type="spellStart"/>
      <w:r w:rsidRPr="00860957">
        <w:rPr>
          <w:rFonts w:ascii="Times New Roman" w:hAnsi="Times New Roman" w:cs="Times New Roman"/>
          <w:sz w:val="24"/>
          <w:szCs w:val="24"/>
        </w:rPr>
        <w:t>GJEDNj</w:t>
      </w:r>
      <w:proofErr w:type="spellEnd"/>
      <w:r w:rsidRPr="00860957">
        <w:rPr>
          <w:rFonts w:ascii="Times New Roman" w:hAnsi="Times New Roman" w:cs="Times New Roman"/>
          <w:sz w:val="24"/>
          <w:szCs w:val="24"/>
        </w:rPr>
        <w:t>-ja ka mbajtur qëndrim, duke vlerësuar të pabazuara pretendimet lidhur me pavarësinë e organeve të rivlerësimit, për sa subjektet e rivlerësimit që i kanë ngritur ato nuk kanë kontestuar paanësinë subjektive të anëtarëve të këtyre organeve. Për rrjedhojë, pretendimet e subjektit, lidhur me kuadrin kushtetues dhe ligjor të rivlerësimit kalimtar, proces me natyrë të jashtëzakonshme vlerësohen tërësisht të pabazuara.</w:t>
      </w:r>
    </w:p>
    <w:p w14:paraId="58F1571E" w14:textId="77777777" w:rsidR="00755C25" w:rsidRPr="00860957" w:rsidRDefault="00755C25" w:rsidP="00755C25">
      <w:pPr>
        <w:pStyle w:val="ListParagraph"/>
        <w:spacing w:after="0" w:line="240" w:lineRule="auto"/>
        <w:ind w:left="0"/>
        <w:jc w:val="both"/>
        <w:rPr>
          <w:rFonts w:ascii="Times New Roman" w:hAnsi="Times New Roman" w:cs="Times New Roman"/>
          <w:sz w:val="16"/>
          <w:szCs w:val="16"/>
        </w:rPr>
      </w:pPr>
    </w:p>
    <w:p w14:paraId="570555FF" w14:textId="3759FD0D" w:rsidR="00100429" w:rsidRPr="00860957" w:rsidRDefault="009B5EFC"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simit pretendon se trupa gjykuese ka marr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vendime dhe ka arritur n</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ndryshme me konkluzionet e arritura n</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procese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p</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r subjekte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r </w:t>
      </w:r>
      <w:r w:rsidR="000C2FDC" w:rsidRPr="00860957">
        <w:rPr>
          <w:rFonts w:ascii="Times New Roman" w:hAnsi="Times New Roman" w:cs="Times New Roman"/>
          <w:sz w:val="24"/>
          <w:szCs w:val="24"/>
        </w:rPr>
        <w:t>çështje</w:t>
      </w:r>
      <w:r w:rsidRPr="00860957">
        <w:rPr>
          <w:rFonts w:ascii="Times New Roman" w:hAnsi="Times New Roman" w:cs="Times New Roman"/>
          <w:sz w:val="24"/>
          <w:szCs w:val="24"/>
        </w:rPr>
        <w:t xml:space="preserve"> t</w:t>
      </w:r>
      <w:r w:rsidR="000C2FDC" w:rsidRPr="00860957">
        <w:rPr>
          <w:rFonts w:ascii="Times New Roman" w:hAnsi="Times New Roman" w:cs="Times New Roman"/>
          <w:sz w:val="24"/>
          <w:szCs w:val="24"/>
        </w:rPr>
        <w:t>ë</w:t>
      </w:r>
      <w:r w:rsidRPr="00860957">
        <w:rPr>
          <w:rFonts w:ascii="Times New Roman" w:hAnsi="Times New Roman" w:cs="Times New Roman"/>
          <w:sz w:val="24"/>
          <w:szCs w:val="24"/>
        </w:rPr>
        <w:t xml:space="preserve"> ngjashme</w:t>
      </w:r>
      <w:r w:rsidR="00177C5A" w:rsidRPr="00860957">
        <w:rPr>
          <w:rFonts w:ascii="Times New Roman" w:hAnsi="Times New Roman" w:cs="Times New Roman"/>
          <w:sz w:val="24"/>
          <w:szCs w:val="24"/>
        </w:rPr>
        <w:t xml:space="preserve"> dhe se n</w:t>
      </w:r>
      <w:r w:rsidR="000D3621" w:rsidRPr="00860957">
        <w:rPr>
          <w:rFonts w:ascii="Times New Roman" w:hAnsi="Times New Roman" w:cs="Times New Roman"/>
          <w:sz w:val="24"/>
          <w:szCs w:val="24"/>
        </w:rPr>
        <w:t>ë</w:t>
      </w:r>
      <w:r w:rsidR="00177C5A" w:rsidRPr="00860957">
        <w:rPr>
          <w:rFonts w:ascii="Times New Roman" w:hAnsi="Times New Roman" w:cs="Times New Roman"/>
          <w:sz w:val="24"/>
          <w:szCs w:val="24"/>
        </w:rPr>
        <w:t xml:space="preserve"> rastin e tij</w:t>
      </w:r>
      <w:r w:rsidR="000C2FDC" w:rsidRPr="00860957">
        <w:rPr>
          <w:rFonts w:ascii="Times New Roman" w:hAnsi="Times New Roman" w:cs="Times New Roman"/>
          <w:sz w:val="24"/>
          <w:szCs w:val="24"/>
        </w:rPr>
        <w:t xml:space="preserve"> Komisioni ka qen</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 xml:space="preserve"> i nj</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ansh</w:t>
      </w:r>
      <w:r w:rsidR="00991A8F" w:rsidRPr="00860957">
        <w:rPr>
          <w:rFonts w:ascii="Times New Roman" w:hAnsi="Times New Roman" w:cs="Times New Roman"/>
          <w:sz w:val="24"/>
          <w:szCs w:val="24"/>
        </w:rPr>
        <w:t>ë</w:t>
      </w:r>
      <w:r w:rsidR="000C2FDC" w:rsidRPr="00860957">
        <w:rPr>
          <w:rFonts w:ascii="Times New Roman" w:hAnsi="Times New Roman" w:cs="Times New Roman"/>
          <w:sz w:val="24"/>
          <w:szCs w:val="24"/>
        </w:rPr>
        <w:t xml:space="preserve">m dhe </w:t>
      </w:r>
      <w:r w:rsidR="007C70C6" w:rsidRPr="00860957">
        <w:rPr>
          <w:rFonts w:ascii="Times New Roman" w:hAnsi="Times New Roman" w:cs="Times New Roman"/>
          <w:sz w:val="24"/>
          <w:szCs w:val="24"/>
        </w:rPr>
        <w:t>rezultati</w:t>
      </w:r>
      <w:r w:rsidR="000C2FDC" w:rsidRPr="00860957">
        <w:rPr>
          <w:rFonts w:ascii="Times New Roman" w:hAnsi="Times New Roman" w:cs="Times New Roman"/>
          <w:sz w:val="24"/>
          <w:szCs w:val="24"/>
        </w:rPr>
        <w:t xml:space="preserve"> i hetimeve ishte subjektiv dhe</w:t>
      </w:r>
      <w:r w:rsidR="00B22142" w:rsidRPr="00860957">
        <w:rPr>
          <w:rFonts w:ascii="Times New Roman" w:hAnsi="Times New Roman" w:cs="Times New Roman"/>
          <w:sz w:val="24"/>
          <w:szCs w:val="24"/>
        </w:rPr>
        <w:t xml:space="preserve"> </w:t>
      </w:r>
      <w:r w:rsidR="000C2FDC" w:rsidRPr="00860957">
        <w:rPr>
          <w:rFonts w:ascii="Times New Roman" w:hAnsi="Times New Roman" w:cs="Times New Roman"/>
          <w:sz w:val="24"/>
          <w:szCs w:val="24"/>
        </w:rPr>
        <w:t>i paravendosur.</w:t>
      </w:r>
    </w:p>
    <w:p w14:paraId="20E99A33" w14:textId="2405D926" w:rsidR="00B22142" w:rsidRPr="00860957" w:rsidRDefault="007C0B3D"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pretendim NJSHL konstaton se subjekti i rivler</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simit nuk refer</w:t>
      </w:r>
      <w:r w:rsidR="00AF792B" w:rsidRPr="00860957">
        <w:rPr>
          <w:rFonts w:ascii="Times New Roman" w:hAnsi="Times New Roman" w:cs="Times New Roman"/>
          <w:sz w:val="24"/>
          <w:szCs w:val="24"/>
        </w:rPr>
        <w:t>on</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ndonj</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dhënë në aktet e administruara dhe as në parashtrimet e </w:t>
      </w:r>
      <w:r w:rsidR="00AF792B" w:rsidRPr="00860957">
        <w:rPr>
          <w:rFonts w:ascii="Times New Roman" w:hAnsi="Times New Roman" w:cs="Times New Roman"/>
          <w:sz w:val="24"/>
          <w:szCs w:val="24"/>
        </w:rPr>
        <w:t>tij</w:t>
      </w:r>
      <w:r w:rsidR="00D36CA8" w:rsidRPr="00860957">
        <w:rPr>
          <w:rFonts w:ascii="Times New Roman" w:hAnsi="Times New Roman" w:cs="Times New Roman"/>
          <w:sz w:val="24"/>
          <w:szCs w:val="24"/>
        </w:rPr>
        <w:t xml:space="preserve"> gjat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hetimit administrativ</w:t>
      </w:r>
      <w:r w:rsidRPr="00860957">
        <w:rPr>
          <w:rFonts w:ascii="Times New Roman" w:hAnsi="Times New Roman" w:cs="Times New Roman"/>
          <w:sz w:val="24"/>
          <w:szCs w:val="24"/>
        </w:rPr>
        <w:t xml:space="preserve"> </w:t>
      </w:r>
      <w:r w:rsidR="00AF792B" w:rsidRPr="00860957">
        <w:rPr>
          <w:rFonts w:ascii="Times New Roman" w:hAnsi="Times New Roman" w:cs="Times New Roman"/>
          <w:sz w:val="24"/>
          <w:szCs w:val="24"/>
        </w:rPr>
        <w:t>q</w:t>
      </w:r>
      <w:r w:rsidR="0096663C" w:rsidRPr="00860957">
        <w:rPr>
          <w:rFonts w:ascii="Times New Roman" w:hAnsi="Times New Roman" w:cs="Times New Roman"/>
          <w:sz w:val="24"/>
          <w:szCs w:val="24"/>
        </w:rPr>
        <w:t>ë</w:t>
      </w:r>
      <w:r w:rsidRPr="00860957">
        <w:rPr>
          <w:rFonts w:ascii="Times New Roman" w:hAnsi="Times New Roman" w:cs="Times New Roman"/>
          <w:sz w:val="24"/>
          <w:szCs w:val="24"/>
        </w:rPr>
        <w:t xml:space="preser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tregoj</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indicie</w:t>
      </w:r>
      <w:proofErr w:type="spellEnd"/>
      <w:r w:rsidRPr="00860957">
        <w:rPr>
          <w:rFonts w:ascii="Times New Roman" w:hAnsi="Times New Roman" w:cs="Times New Roman"/>
          <w:sz w:val="24"/>
          <w:szCs w:val="24"/>
        </w:rPr>
        <w:t xml:space="preserve"> të anshmërisë, subjektivitetit dhe vendimit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paravendosur</w:t>
      </w:r>
      <w:r w:rsidR="00100429" w:rsidRPr="00860957">
        <w:rPr>
          <w:rFonts w:ascii="Times New Roman" w:hAnsi="Times New Roman" w:cs="Times New Roman"/>
          <w:sz w:val="24"/>
          <w:szCs w:val="24"/>
        </w:rPr>
        <w:t xml:space="preserve"> nga ana e Komisionit</w:t>
      </w:r>
      <w:r w:rsidRPr="00860957">
        <w:rPr>
          <w:rFonts w:ascii="Times New Roman" w:hAnsi="Times New Roman" w:cs="Times New Roman"/>
          <w:sz w:val="24"/>
          <w:szCs w:val="24"/>
        </w:rPr>
        <w:t>. Pretendimet e subjektit për paracaktim të vendimit mb</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shteten n</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krahasim e p</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rgjithsh</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m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konkluzioneve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Komisioni</w:t>
      </w:r>
      <w:r w:rsidR="00D36CA8"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 xml:space="preserve">me </w:t>
      </w:r>
      <w:r w:rsidRPr="00860957">
        <w:rPr>
          <w:rFonts w:ascii="Times New Roman" w:hAnsi="Times New Roman" w:cs="Times New Roman"/>
          <w:sz w:val="24"/>
          <w:szCs w:val="24"/>
        </w:rPr>
        <w:t>raste t</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D36CA8" w:rsidRPr="00860957">
        <w:rPr>
          <w:rFonts w:ascii="Times New Roman" w:hAnsi="Times New Roman" w:cs="Times New Roman"/>
          <w:sz w:val="24"/>
          <w:szCs w:val="24"/>
        </w:rPr>
        <w:t>ngjashme 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subjekteve t</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tjer</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 xml:space="preserve"> pa u mb</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shtetur</w:t>
      </w:r>
      <w:r w:rsidRPr="00860957">
        <w:rPr>
          <w:rFonts w:ascii="Times New Roman" w:hAnsi="Times New Roman" w:cs="Times New Roman"/>
          <w:sz w:val="24"/>
          <w:szCs w:val="24"/>
        </w:rPr>
        <w:t xml:space="preserve"> në fakte</w:t>
      </w:r>
      <w:r w:rsidR="00300367" w:rsidRPr="00860957">
        <w:rPr>
          <w:rFonts w:ascii="Times New Roman" w:hAnsi="Times New Roman" w:cs="Times New Roman"/>
          <w:sz w:val="24"/>
          <w:szCs w:val="24"/>
        </w:rPr>
        <w:t xml:space="preserve"> konkrete</w:t>
      </w:r>
      <w:r w:rsidRPr="00860957">
        <w:rPr>
          <w:rFonts w:ascii="Times New Roman" w:hAnsi="Times New Roman" w:cs="Times New Roman"/>
          <w:sz w:val="24"/>
          <w:szCs w:val="24"/>
        </w:rPr>
        <w:t xml:space="preserve"> dhe</w:t>
      </w:r>
      <w:r w:rsidR="00D36CA8" w:rsidRPr="00860957">
        <w:rPr>
          <w:rFonts w:ascii="Times New Roman" w:hAnsi="Times New Roman" w:cs="Times New Roman"/>
          <w:sz w:val="24"/>
          <w:szCs w:val="24"/>
        </w:rPr>
        <w:t xml:space="preserve"> vler</w:t>
      </w:r>
      <w:r w:rsidR="00AF792B" w:rsidRPr="00860957">
        <w:rPr>
          <w:rFonts w:ascii="Times New Roman" w:hAnsi="Times New Roman" w:cs="Times New Roman"/>
          <w:sz w:val="24"/>
          <w:szCs w:val="24"/>
        </w:rPr>
        <w:t>ë</w:t>
      </w:r>
      <w:r w:rsidR="00D36CA8" w:rsidRPr="00860957">
        <w:rPr>
          <w:rFonts w:ascii="Times New Roman" w:hAnsi="Times New Roman" w:cs="Times New Roman"/>
          <w:sz w:val="24"/>
          <w:szCs w:val="24"/>
        </w:rPr>
        <w:t>sohen</w:t>
      </w:r>
      <w:r w:rsidRPr="00860957">
        <w:rPr>
          <w:rFonts w:ascii="Times New Roman" w:hAnsi="Times New Roman" w:cs="Times New Roman"/>
          <w:sz w:val="24"/>
          <w:szCs w:val="24"/>
        </w:rPr>
        <w:t xml:space="preserve"> si një përpjekje me synim </w:t>
      </w:r>
      <w:proofErr w:type="spellStart"/>
      <w:r w:rsidRPr="00860957">
        <w:rPr>
          <w:rFonts w:ascii="Times New Roman" w:hAnsi="Times New Roman" w:cs="Times New Roman"/>
          <w:sz w:val="24"/>
          <w:szCs w:val="24"/>
        </w:rPr>
        <w:t>delegjitimimi</w:t>
      </w:r>
      <w:r w:rsidR="00AF792B" w:rsidRPr="00860957">
        <w:rPr>
          <w:rFonts w:ascii="Times New Roman" w:hAnsi="Times New Roman" w:cs="Times New Roman"/>
          <w:sz w:val="24"/>
          <w:szCs w:val="24"/>
        </w:rPr>
        <w:t>n</w:t>
      </w:r>
      <w:proofErr w:type="spellEnd"/>
      <w:r w:rsidR="00AF792B" w:rsidRPr="00860957">
        <w:rPr>
          <w:rFonts w:ascii="Times New Roman" w:hAnsi="Times New Roman" w:cs="Times New Roman"/>
          <w:sz w:val="24"/>
          <w:szCs w:val="24"/>
        </w:rPr>
        <w:t xml:space="preserve"> e</w:t>
      </w:r>
      <w:r w:rsidRPr="00860957">
        <w:rPr>
          <w:rFonts w:ascii="Times New Roman" w:hAnsi="Times New Roman" w:cs="Times New Roman"/>
          <w:sz w:val="24"/>
          <w:szCs w:val="24"/>
        </w:rPr>
        <w:t xml:space="preserve"> procesit të kryer në kontekstin e themelit, duke ngritur shkaqe ankimi mbi rrethana që</w:t>
      </w:r>
      <w:r w:rsidR="00D36CA8"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konstatohen se ekzistojnë</w:t>
      </w:r>
      <w:r w:rsidR="00D36CA8" w:rsidRPr="00860957">
        <w:rPr>
          <w:rFonts w:ascii="Times New Roman" w:hAnsi="Times New Roman" w:cs="Times New Roman"/>
          <w:sz w:val="24"/>
          <w:szCs w:val="24"/>
        </w:rPr>
        <w:t>.</w:t>
      </w:r>
    </w:p>
    <w:p w14:paraId="372546D8" w14:textId="77777777" w:rsidR="00B22142" w:rsidRPr="00860957" w:rsidRDefault="00B22142" w:rsidP="00C03AA8">
      <w:pPr>
        <w:pStyle w:val="ListParagraph"/>
        <w:spacing w:after="0" w:line="240" w:lineRule="auto"/>
        <w:ind w:left="480"/>
        <w:jc w:val="both"/>
        <w:rPr>
          <w:rFonts w:ascii="Times New Roman" w:hAnsi="Times New Roman" w:cs="Times New Roman"/>
          <w:sz w:val="16"/>
          <w:szCs w:val="16"/>
        </w:rPr>
      </w:pPr>
    </w:p>
    <w:p w14:paraId="43B6085E" w14:textId="582BC5FB" w:rsidR="00343116" w:rsidRPr="00860957" w:rsidRDefault="00B22142" w:rsidP="00C03AA8">
      <w:pPr>
        <w:pStyle w:val="ListParagraph"/>
        <w:numPr>
          <w:ilvl w:val="0"/>
          <w:numId w:val="1"/>
        </w:numPr>
        <w:spacing w:before="120" w:after="0" w:line="240" w:lineRule="auto"/>
        <w:ind w:left="0"/>
        <w:jc w:val="both"/>
        <w:rPr>
          <w:rFonts w:ascii="Times New Roman" w:hAnsi="Times New Roman" w:cs="Times New Roman"/>
          <w:bCs/>
          <w:i/>
          <w:iCs/>
          <w:kern w:val="0"/>
          <w:sz w:val="24"/>
          <w:szCs w:val="24"/>
          <w14:ligatures w14:val="none"/>
        </w:rPr>
      </w:pPr>
      <w:r w:rsidRPr="00860957">
        <w:rPr>
          <w:rFonts w:ascii="Times New Roman" w:hAnsi="Times New Roman" w:cs="Times New Roman"/>
          <w:sz w:val="24"/>
          <w:szCs w:val="24"/>
        </w:rPr>
        <w:t>Subjekti pretendon se gjat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administrativ nuk i </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njoftuar ndonj</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gjetje e cila mund t</w:t>
      </w:r>
      <w:r w:rsidR="00991A8F" w:rsidRPr="00860957">
        <w:rPr>
          <w:rFonts w:ascii="Times New Roman" w:hAnsi="Times New Roman" w:cs="Times New Roman"/>
          <w:sz w:val="24"/>
          <w:szCs w:val="24"/>
        </w:rPr>
        <w:t>ë</w:t>
      </w:r>
      <w:r w:rsidRPr="00860957">
        <w:rPr>
          <w:rFonts w:ascii="Times New Roman" w:hAnsi="Times New Roman" w:cs="Times New Roman"/>
          <w:sz w:val="24"/>
          <w:szCs w:val="24"/>
        </w:rPr>
        <w:t xml:space="preserve"> referonte tek masa disiplinore e parashikuar nga neni 61, pika 5 e ligjit nr. 84/2016</w:t>
      </w:r>
      <w:r w:rsidR="001E309C" w:rsidRPr="00860957">
        <w:rPr>
          <w:rFonts w:ascii="Times New Roman" w:hAnsi="Times New Roman" w:cs="Times New Roman"/>
          <w:sz w:val="24"/>
          <w:szCs w:val="24"/>
        </w:rPr>
        <w:t xml:space="preserve"> dhe se Komisioni nuk ka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rmbushur detyrimin ligjor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r ti komunikuar atij </w:t>
      </w:r>
      <w:del w:id="23" w:author="Admin" w:date="2025-07-08T11:03:00Z">
        <w:r w:rsidR="001E309C" w:rsidRPr="007038D9">
          <w:rPr>
            <w:rFonts w:ascii="Times New Roman" w:hAnsi="Times New Roman" w:cs="Times New Roman"/>
            <w:sz w:val="24"/>
            <w:szCs w:val="24"/>
          </w:rPr>
          <w:delText>element</w:delText>
        </w:r>
        <w:r w:rsidR="00991A8F" w:rsidRPr="007038D9">
          <w:rPr>
            <w:rFonts w:ascii="Times New Roman" w:hAnsi="Times New Roman" w:cs="Times New Roman"/>
            <w:sz w:val="24"/>
            <w:szCs w:val="24"/>
          </w:rPr>
          <w:delText>ë</w:delText>
        </w:r>
        <w:r w:rsidR="001E309C" w:rsidRPr="007038D9">
          <w:rPr>
            <w:rFonts w:ascii="Times New Roman" w:hAnsi="Times New Roman" w:cs="Times New Roman"/>
            <w:sz w:val="24"/>
            <w:szCs w:val="24"/>
          </w:rPr>
          <w:delText>t</w:delText>
        </w:r>
      </w:del>
      <w:ins w:id="24" w:author="Admin" w:date="2025-07-08T11:03:00Z">
        <w:r w:rsidR="00BF2B98" w:rsidRPr="00860957">
          <w:rPr>
            <w:rFonts w:ascii="Times New Roman" w:hAnsi="Times New Roman" w:cs="Times New Roman"/>
            <w:sz w:val="24"/>
            <w:szCs w:val="24"/>
          </w:rPr>
          <w:t>gjetjet</w:t>
        </w:r>
      </w:ins>
      <w:r w:rsidR="00BF2B98" w:rsidRPr="00860957">
        <w:rPr>
          <w:rFonts w:ascii="Times New Roman" w:hAnsi="Times New Roman" w:cs="Times New Roman"/>
          <w:sz w:val="24"/>
          <w:szCs w:val="24"/>
        </w:rPr>
        <w:t xml:space="preserve"> e</w:t>
      </w:r>
      <w:r w:rsidR="001E309C" w:rsidRPr="00860957">
        <w:rPr>
          <w:rFonts w:ascii="Times New Roman" w:hAnsi="Times New Roman" w:cs="Times New Roman"/>
          <w:sz w:val="24"/>
          <w:szCs w:val="24"/>
        </w:rPr>
        <w:t xml:space="preserve"> </w:t>
      </w:r>
      <w:del w:id="25" w:author="Admin" w:date="2025-07-08T11:03:00Z">
        <w:r w:rsidR="001E309C" w:rsidRPr="007038D9">
          <w:rPr>
            <w:rFonts w:ascii="Times New Roman" w:hAnsi="Times New Roman" w:cs="Times New Roman"/>
            <w:sz w:val="24"/>
            <w:szCs w:val="24"/>
          </w:rPr>
          <w:delText>konstatuar</w:delText>
        </w:r>
      </w:del>
      <w:ins w:id="26" w:author="Admin" w:date="2025-07-08T11:03:00Z">
        <w:r w:rsidR="001E309C" w:rsidRPr="00860957">
          <w:rPr>
            <w:rFonts w:ascii="Times New Roman" w:hAnsi="Times New Roman" w:cs="Times New Roman"/>
            <w:sz w:val="24"/>
            <w:szCs w:val="24"/>
          </w:rPr>
          <w:t>konstatuar</w:t>
        </w:r>
        <w:r w:rsidR="00BF2B98" w:rsidRPr="00860957">
          <w:rPr>
            <w:rFonts w:ascii="Times New Roman" w:hAnsi="Times New Roman" w:cs="Times New Roman"/>
            <w:sz w:val="24"/>
            <w:szCs w:val="24"/>
          </w:rPr>
          <w:t>a</w:t>
        </w:r>
      </w:ins>
      <w:r w:rsidR="001E309C" w:rsidRPr="00860957">
        <w:rPr>
          <w:rFonts w:ascii="Times New Roman" w:hAnsi="Times New Roman" w:cs="Times New Roman"/>
          <w:sz w:val="24"/>
          <w:szCs w:val="24"/>
        </w:rPr>
        <w:t xml:space="preserve"> gjat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hetimit administrativ </w:t>
      </w:r>
      <w:del w:id="27" w:author="Admin" w:date="2025-07-08T11:03:00Z">
        <w:r w:rsidR="001E309C" w:rsidRPr="007038D9">
          <w:rPr>
            <w:rFonts w:ascii="Times New Roman" w:hAnsi="Times New Roman" w:cs="Times New Roman"/>
            <w:sz w:val="24"/>
            <w:szCs w:val="24"/>
          </w:rPr>
          <w:delText>t</w:delText>
        </w:r>
        <w:r w:rsidR="00991A8F" w:rsidRPr="007038D9">
          <w:rPr>
            <w:rFonts w:ascii="Times New Roman" w:hAnsi="Times New Roman" w:cs="Times New Roman"/>
            <w:sz w:val="24"/>
            <w:szCs w:val="24"/>
          </w:rPr>
          <w:delText>ë</w:delText>
        </w:r>
        <w:r w:rsidR="001E309C" w:rsidRPr="007038D9">
          <w:rPr>
            <w:rFonts w:ascii="Times New Roman" w:hAnsi="Times New Roman" w:cs="Times New Roman"/>
            <w:sz w:val="24"/>
            <w:szCs w:val="24"/>
          </w:rPr>
          <w:delText xml:space="preserve"> cil</w:delText>
        </w:r>
        <w:r w:rsidR="00991A8F" w:rsidRPr="007038D9">
          <w:rPr>
            <w:rFonts w:ascii="Times New Roman" w:hAnsi="Times New Roman" w:cs="Times New Roman"/>
            <w:sz w:val="24"/>
            <w:szCs w:val="24"/>
          </w:rPr>
          <w:delText>ë</w:delText>
        </w:r>
        <w:r w:rsidR="001E309C" w:rsidRPr="007038D9">
          <w:rPr>
            <w:rFonts w:ascii="Times New Roman" w:hAnsi="Times New Roman" w:cs="Times New Roman"/>
            <w:sz w:val="24"/>
            <w:szCs w:val="24"/>
          </w:rPr>
          <w:delText>t</w:delText>
        </w:r>
      </w:del>
      <w:ins w:id="28" w:author="Admin" w:date="2025-07-08T11:03:00Z">
        <w:r w:rsidR="00BF2B98" w:rsidRPr="00860957">
          <w:rPr>
            <w:rFonts w:ascii="Times New Roman" w:hAnsi="Times New Roman" w:cs="Times New Roman"/>
            <w:sz w:val="24"/>
            <w:szCs w:val="24"/>
          </w:rPr>
          <w:t>që</w:t>
        </w:r>
      </w:ins>
      <w:r w:rsidR="001E309C" w:rsidRPr="00860957">
        <w:rPr>
          <w:rFonts w:ascii="Times New Roman" w:hAnsi="Times New Roman" w:cs="Times New Roman"/>
          <w:sz w:val="24"/>
          <w:szCs w:val="24"/>
        </w:rPr>
        <w:t xml:space="preserve"> </w:t>
      </w:r>
      <w:proofErr w:type="spellStart"/>
      <w:r w:rsidR="001E309C" w:rsidRPr="00860957">
        <w:rPr>
          <w:rFonts w:ascii="Times New Roman" w:hAnsi="Times New Roman" w:cs="Times New Roman"/>
          <w:sz w:val="24"/>
          <w:szCs w:val="24"/>
        </w:rPr>
        <w:t>prezumoheshin</w:t>
      </w:r>
      <w:proofErr w:type="spellEnd"/>
      <w:r w:rsidR="001E309C" w:rsidRPr="00860957">
        <w:rPr>
          <w:rFonts w:ascii="Times New Roman" w:hAnsi="Times New Roman" w:cs="Times New Roman"/>
          <w:sz w:val="24"/>
          <w:szCs w:val="24"/>
        </w:rPr>
        <w:t xml:space="preserve"> se mund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çonin drejt vendosjes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mas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s disiplinore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shkarkimit nga detyra </w:t>
      </w:r>
      <w:r w:rsidR="00D014C6"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rputhje me nenit 87 t</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Kodit t</w:t>
      </w:r>
      <w:r w:rsidR="00F45343" w:rsidRPr="00860957">
        <w:rPr>
          <w:rFonts w:ascii="Times New Roman" w:hAnsi="Times New Roman" w:cs="Times New Roman"/>
          <w:sz w:val="24"/>
          <w:szCs w:val="24"/>
        </w:rPr>
        <w:t>ë</w:t>
      </w:r>
      <w:r w:rsidR="00D014C6" w:rsidRPr="00860957">
        <w:rPr>
          <w:rFonts w:ascii="Times New Roman" w:hAnsi="Times New Roman" w:cs="Times New Roman"/>
          <w:sz w:val="24"/>
          <w:szCs w:val="24"/>
        </w:rPr>
        <w:t xml:space="preserve"> Procedurave Administrative.</w:t>
      </w:r>
      <w:r w:rsidR="001E309C" w:rsidRPr="00860957">
        <w:rPr>
          <w:rFonts w:ascii="Times New Roman" w:hAnsi="Times New Roman" w:cs="Times New Roman"/>
          <w:sz w:val="24"/>
          <w:szCs w:val="24"/>
        </w:rPr>
        <w:t xml:space="preserve"> Ky moment procedural sipas </w:t>
      </w:r>
      <w:r w:rsidR="00755C25" w:rsidRPr="00860957">
        <w:rPr>
          <w:rFonts w:ascii="Times New Roman" w:hAnsi="Times New Roman" w:cs="Times New Roman"/>
          <w:sz w:val="24"/>
          <w:szCs w:val="24"/>
        </w:rPr>
        <w:t>tij</w:t>
      </w:r>
      <w:r w:rsidR="001E309C" w:rsidRPr="00860957">
        <w:rPr>
          <w:rFonts w:ascii="Times New Roman" w:hAnsi="Times New Roman" w:cs="Times New Roman"/>
          <w:sz w:val="24"/>
          <w:szCs w:val="24"/>
        </w:rPr>
        <w:t xml:space="preserve"> duhet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jet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i qart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dhe i komunikuar drejtp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rdrejt </w:t>
      </w:r>
      <w:r w:rsidR="00991A8F" w:rsidRPr="00860957">
        <w:rPr>
          <w:rFonts w:ascii="Times New Roman" w:hAnsi="Times New Roman" w:cs="Times New Roman"/>
          <w:sz w:val="24"/>
          <w:szCs w:val="24"/>
        </w:rPr>
        <w:t>subjektit</w:t>
      </w:r>
      <w:r w:rsidR="001E309C" w:rsidRPr="00860957">
        <w:rPr>
          <w:rFonts w:ascii="Times New Roman" w:hAnsi="Times New Roman" w:cs="Times New Roman"/>
          <w:sz w:val="24"/>
          <w:szCs w:val="24"/>
        </w:rPr>
        <w:t xml:space="preserve"> n</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garantim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drejt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s s</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tij p</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r t</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paraqitur prova dhe mbrojtur n</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m</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nyr</w:t>
      </w:r>
      <w:r w:rsidR="00991A8F" w:rsidRPr="00860957">
        <w:rPr>
          <w:rFonts w:ascii="Times New Roman" w:hAnsi="Times New Roman" w:cs="Times New Roman"/>
          <w:sz w:val="24"/>
          <w:szCs w:val="24"/>
        </w:rPr>
        <w:t>ë</w:t>
      </w:r>
      <w:r w:rsidR="001E309C" w:rsidRPr="00860957">
        <w:rPr>
          <w:rFonts w:ascii="Times New Roman" w:hAnsi="Times New Roman" w:cs="Times New Roman"/>
          <w:sz w:val="24"/>
          <w:szCs w:val="24"/>
        </w:rPr>
        <w:t xml:space="preserve"> efektive.</w:t>
      </w:r>
    </w:p>
    <w:p w14:paraId="2726218B" w14:textId="5FC04A35" w:rsidR="00B8045C" w:rsidRPr="00860957" w:rsidRDefault="00130757" w:rsidP="00C03AA8">
      <w:pPr>
        <w:pStyle w:val="ListParagraph"/>
        <w:numPr>
          <w:ilvl w:val="1"/>
          <w:numId w:val="1"/>
        </w:numPr>
        <w:spacing w:before="120" w:after="0" w:line="240" w:lineRule="auto"/>
        <w:ind w:left="0" w:firstLine="0"/>
        <w:jc w:val="both"/>
        <w:rPr>
          <w:rFonts w:ascii="Times New Roman" w:hAnsi="Times New Roman" w:cs="Times New Roman"/>
          <w:bCs/>
          <w:i/>
          <w:iCs/>
          <w:kern w:val="0"/>
          <w:sz w:val="24"/>
          <w:szCs w:val="24"/>
          <w14:ligatures w14:val="none"/>
        </w:rPr>
      </w:pPr>
      <w:r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1E309C" w:rsidRPr="00860957">
        <w:rPr>
          <w:rFonts w:ascii="Times New Roman" w:hAnsi="Times New Roman" w:cs="Times New Roman"/>
          <w:sz w:val="24"/>
          <w:szCs w:val="24"/>
        </w:rPr>
        <w:t xml:space="preserve"> </w:t>
      </w:r>
      <w:r w:rsidRPr="00860957">
        <w:rPr>
          <w:rFonts w:ascii="Times New Roman" w:hAnsi="Times New Roman" w:cs="Times New Roman"/>
          <w:sz w:val="24"/>
          <w:szCs w:val="24"/>
        </w:rPr>
        <w:t>lidhje me k</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pretendim NJSHL v</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ren se nga analizimi i relacionit të rezultateve të hetimit administrativ, rezulton q</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në të janë pasqyruar të gjitha provat e administruara, shpjegimet e subjektit të rivlerësimit në përgjigje të pyetësorëve të drejtuar nga Komisioni, si dhe janë pasqyruar qartë konstatimet, për të cilat, në bazë të parashikimeve të nenit 52 të ligjit nr. 84/2016, Komisioni i ka kaluar subjektit të rivlerësimit barrën e provës. Dispozitat e kuadrit </w:t>
      </w:r>
      <w:r w:rsidRPr="00860957">
        <w:rPr>
          <w:rFonts w:ascii="Times New Roman" w:hAnsi="Times New Roman" w:cs="Times New Roman"/>
          <w:sz w:val="24"/>
          <w:szCs w:val="24"/>
        </w:rPr>
        <w:lastRenderedPageBreak/>
        <w:t xml:space="preserve">ligjor të rivlerësimit nuk parashikojnë detyrimin që Komisioni, në këtë akt procedural, të shprehet lidhur me </w:t>
      </w:r>
      <w:proofErr w:type="spellStart"/>
      <w:r w:rsidRPr="00860957">
        <w:rPr>
          <w:rFonts w:ascii="Times New Roman" w:hAnsi="Times New Roman" w:cs="Times New Roman"/>
          <w:sz w:val="24"/>
          <w:szCs w:val="24"/>
        </w:rPr>
        <w:t>prezumimin</w:t>
      </w:r>
      <w:proofErr w:type="spellEnd"/>
      <w:r w:rsidRPr="00860957">
        <w:rPr>
          <w:rFonts w:ascii="Times New Roman" w:hAnsi="Times New Roman" w:cs="Times New Roman"/>
          <w:sz w:val="24"/>
          <w:szCs w:val="24"/>
        </w:rPr>
        <w:t xml:space="preserve"> e masës disiplinore, për më tepër, subjektet e rivlerësimit, me formimin e tyre profesional, kanë aftësitë për të vlerësuar peshën e konstatimit në raport me parashikimet e ligjit nr. 84/2016, për aplikim të masës disiplinore të parashikuar nga po i njëjti ligj, kjo edhe në referim të parashikimeve të nenit 87 të ligjit nr. 44/2015 “Kodi i Procedurave Administrative”</w:t>
      </w:r>
    </w:p>
    <w:p w14:paraId="57B3B566" w14:textId="77777777" w:rsidR="00D014C6" w:rsidRPr="00860957" w:rsidRDefault="00D014C6" w:rsidP="00D014C6">
      <w:pPr>
        <w:pStyle w:val="ListParagraph"/>
        <w:spacing w:before="120" w:after="0" w:line="240" w:lineRule="auto"/>
        <w:ind w:left="0"/>
        <w:jc w:val="both"/>
        <w:rPr>
          <w:rFonts w:ascii="Times New Roman" w:hAnsi="Times New Roman" w:cs="Times New Roman"/>
          <w:bCs/>
          <w:kern w:val="0"/>
          <w:sz w:val="16"/>
          <w:szCs w:val="16"/>
          <w14:ligatures w14:val="none"/>
        </w:rPr>
      </w:pPr>
    </w:p>
    <w:p w14:paraId="0C70F3E8" w14:textId="46A8F61A" w:rsidR="00100429" w:rsidRPr="00860957" w:rsidRDefault="00177C5A" w:rsidP="00C03AA8">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pretendon se c</w:t>
      </w:r>
      <w:r w:rsidR="00991A8F" w:rsidRPr="00860957">
        <w:rPr>
          <w:rFonts w:ascii="Times New Roman" w:hAnsi="Times New Roman" w:cs="Times New Roman"/>
          <w:bCs/>
          <w:kern w:val="0"/>
          <w:sz w:val="24"/>
          <w:szCs w:val="24"/>
          <w14:ligatures w14:val="none"/>
        </w:rPr>
        <w:t>enimi i besimit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publikut te sistemi i </w:t>
      </w:r>
      <w:r w:rsidR="00104328" w:rsidRPr="00860957">
        <w:rPr>
          <w:rFonts w:ascii="Times New Roman" w:hAnsi="Times New Roman" w:cs="Times New Roman"/>
          <w:bCs/>
          <w:kern w:val="0"/>
          <w:sz w:val="24"/>
          <w:szCs w:val="24"/>
          <w14:ligatures w14:val="none"/>
        </w:rPr>
        <w:t>drejtësisë</w:t>
      </w:r>
      <w:r w:rsidR="00991A8F" w:rsidRPr="00860957">
        <w:rPr>
          <w:rFonts w:ascii="Times New Roman" w:hAnsi="Times New Roman" w:cs="Times New Roman"/>
          <w:bCs/>
          <w:kern w:val="0"/>
          <w:sz w:val="24"/>
          <w:szCs w:val="24"/>
          <w14:ligatures w14:val="none"/>
        </w:rPr>
        <w:t xml:space="preserve"> nuk ka qen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objekt diskutimi gjat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gjith</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procedur</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s administrative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zhvilluar nga Komisioni.</w:t>
      </w:r>
      <w:r w:rsidR="00A16759" w:rsidRPr="00860957">
        <w:rPr>
          <w:rFonts w:ascii="Times New Roman" w:hAnsi="Times New Roman" w:cs="Times New Roman"/>
          <w:bCs/>
          <w:kern w:val="0"/>
          <w:sz w:val="24"/>
          <w:szCs w:val="24"/>
          <w14:ligatures w14:val="none"/>
        </w:rPr>
        <w:t xml:space="preserve"> </w:t>
      </w:r>
      <w:r w:rsidR="00104328" w:rsidRPr="00860957">
        <w:rPr>
          <w:rFonts w:ascii="Times New Roman" w:hAnsi="Times New Roman" w:cs="Times New Roman"/>
          <w:bCs/>
          <w:kern w:val="0"/>
          <w:sz w:val="24"/>
          <w:szCs w:val="24"/>
          <w14:ligatures w14:val="none"/>
        </w:rPr>
        <w:t>Sipa</w:t>
      </w:r>
      <w:r w:rsidR="003474EB" w:rsidRPr="00860957">
        <w:rPr>
          <w:rFonts w:ascii="Times New Roman" w:hAnsi="Times New Roman" w:cs="Times New Roman"/>
          <w:bCs/>
          <w:kern w:val="0"/>
          <w:sz w:val="24"/>
          <w:szCs w:val="24"/>
          <w14:ligatures w14:val="none"/>
        </w:rPr>
        <w:t>s tij</w:t>
      </w:r>
      <w:r w:rsidR="00104328" w:rsidRPr="00860957">
        <w:rPr>
          <w:rFonts w:ascii="Times New Roman" w:hAnsi="Times New Roman" w:cs="Times New Roman"/>
          <w:bCs/>
          <w:kern w:val="0"/>
          <w:sz w:val="24"/>
          <w:szCs w:val="24"/>
          <w14:ligatures w14:val="none"/>
        </w:rPr>
        <w:t xml:space="preserve"> ai </w:t>
      </w:r>
      <w:r w:rsidR="00A16759" w:rsidRPr="00860957">
        <w:rPr>
          <w:rFonts w:ascii="Times New Roman" w:hAnsi="Times New Roman" w:cs="Times New Roman"/>
          <w:bCs/>
          <w:kern w:val="0"/>
          <w:sz w:val="24"/>
          <w:szCs w:val="24"/>
          <w14:ligatures w14:val="none"/>
        </w:rPr>
        <w:t>është</w:t>
      </w:r>
      <w:r w:rsidR="00991A8F" w:rsidRPr="00860957">
        <w:rPr>
          <w:rFonts w:ascii="Times New Roman" w:hAnsi="Times New Roman" w:cs="Times New Roman"/>
          <w:bCs/>
          <w:kern w:val="0"/>
          <w:sz w:val="24"/>
          <w:szCs w:val="24"/>
          <w14:ligatures w14:val="none"/>
        </w:rPr>
        <w:t xml:space="preserve"> d</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nuar administrativisht p</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 fakte, rrethana apo gjetje 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cilat nuk i jan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b</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me dije gjat</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hetimit administrativ</w:t>
      </w:r>
      <w:r w:rsidR="00104328" w:rsidRPr="00860957">
        <w:rPr>
          <w:rFonts w:ascii="Times New Roman" w:hAnsi="Times New Roman" w:cs="Times New Roman"/>
          <w:bCs/>
          <w:kern w:val="0"/>
          <w:sz w:val="24"/>
          <w:szCs w:val="24"/>
          <w14:ligatures w14:val="none"/>
        </w:rPr>
        <w:t xml:space="preserve"> nga Komisioni </w:t>
      </w:r>
      <w:r w:rsidR="00602880" w:rsidRPr="00860957">
        <w:rPr>
          <w:rFonts w:ascii="Times New Roman" w:hAnsi="Times New Roman" w:cs="Times New Roman"/>
          <w:bCs/>
          <w:kern w:val="0"/>
          <w:sz w:val="24"/>
          <w:szCs w:val="24"/>
          <w14:ligatures w14:val="none"/>
        </w:rPr>
        <w:t>n</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cenim t</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parimit t</w:t>
      </w:r>
      <w:r w:rsidR="007C3EB6" w:rsidRPr="00860957">
        <w:rPr>
          <w:rFonts w:ascii="Times New Roman" w:hAnsi="Times New Roman" w:cs="Times New Roman"/>
          <w:bCs/>
          <w:kern w:val="0"/>
          <w:sz w:val="24"/>
          <w:szCs w:val="24"/>
          <w14:ligatures w14:val="none"/>
        </w:rPr>
        <w:t>ë</w:t>
      </w:r>
      <w:r w:rsidR="00602880" w:rsidRPr="00860957">
        <w:rPr>
          <w:rFonts w:ascii="Times New Roman" w:hAnsi="Times New Roman" w:cs="Times New Roman"/>
          <w:bCs/>
          <w:kern w:val="0"/>
          <w:sz w:val="24"/>
          <w:szCs w:val="24"/>
          <w14:ligatures w14:val="none"/>
        </w:rPr>
        <w:t xml:space="preserve"> </w:t>
      </w:r>
      <w:proofErr w:type="spellStart"/>
      <w:r w:rsidR="00602880" w:rsidRPr="00860957">
        <w:rPr>
          <w:rFonts w:ascii="Times New Roman" w:hAnsi="Times New Roman" w:cs="Times New Roman"/>
          <w:bCs/>
          <w:kern w:val="0"/>
          <w:sz w:val="24"/>
          <w:szCs w:val="24"/>
          <w14:ligatures w14:val="none"/>
        </w:rPr>
        <w:t>kondradiktoritetit</w:t>
      </w:r>
      <w:proofErr w:type="spellEnd"/>
      <w:r w:rsidR="00602880" w:rsidRPr="00860957">
        <w:rPr>
          <w:rFonts w:ascii="Times New Roman" w:hAnsi="Times New Roman" w:cs="Times New Roman"/>
          <w:bCs/>
          <w:kern w:val="0"/>
          <w:sz w:val="24"/>
          <w:szCs w:val="24"/>
          <w14:ligatures w14:val="none"/>
        </w:rPr>
        <w:t xml:space="preserve"> </w:t>
      </w:r>
      <w:r w:rsidR="00104328" w:rsidRPr="00860957">
        <w:rPr>
          <w:rFonts w:ascii="Times New Roman" w:hAnsi="Times New Roman" w:cs="Times New Roman"/>
          <w:bCs/>
          <w:kern w:val="0"/>
          <w:sz w:val="24"/>
          <w:szCs w:val="24"/>
          <w14:ligatures w14:val="none"/>
        </w:rPr>
        <w:t>(</w:t>
      </w:r>
      <w:r w:rsidR="00991A8F" w:rsidRPr="00860957">
        <w:rPr>
          <w:rFonts w:ascii="Times New Roman" w:hAnsi="Times New Roman" w:cs="Times New Roman"/>
          <w:bCs/>
          <w:kern w:val="0"/>
          <w:sz w:val="24"/>
          <w:szCs w:val="24"/>
          <w14:ligatures w14:val="none"/>
        </w:rPr>
        <w:t>n</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vendim thuhet se subjekti ka marre hua nga nj</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shoq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ri 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ka precedent penal, nd</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rkoh</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q</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nj</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fakt i till</w:t>
      </w:r>
      <w:r w:rsidR="00104328" w:rsidRPr="00860957">
        <w:rPr>
          <w:rFonts w:ascii="Times New Roman" w:hAnsi="Times New Roman" w:cs="Times New Roman"/>
          <w:bCs/>
          <w:kern w:val="0"/>
          <w:sz w:val="24"/>
          <w:szCs w:val="24"/>
          <w14:ligatures w14:val="none"/>
        </w:rPr>
        <w:t>ë</w:t>
      </w:r>
      <w:r w:rsidR="00991A8F" w:rsidRPr="00860957">
        <w:rPr>
          <w:rFonts w:ascii="Times New Roman" w:hAnsi="Times New Roman" w:cs="Times New Roman"/>
          <w:bCs/>
          <w:kern w:val="0"/>
          <w:sz w:val="24"/>
          <w:szCs w:val="24"/>
          <w14:ligatures w14:val="none"/>
        </w:rPr>
        <w:t xml:space="preserve"> </w:t>
      </w:r>
      <w:r w:rsidR="001C6E2D" w:rsidRPr="00860957">
        <w:rPr>
          <w:rFonts w:ascii="Times New Roman" w:hAnsi="Times New Roman" w:cs="Times New Roman"/>
          <w:bCs/>
          <w:kern w:val="0"/>
          <w:sz w:val="24"/>
          <w:szCs w:val="24"/>
          <w14:ligatures w14:val="none"/>
        </w:rPr>
        <w:t>jo vet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m nuk ekziston por ankuesi nuk ka pasur mund</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si 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mbrohet ndaj k</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saj rrethane, e cila ka ndikuar 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marrjen e mas</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 disiplinore ndaj tij dhe 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sht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sh</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nuar vet</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m 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vendimin p</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rfundimtar, nd</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rkohe 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marr</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dh</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nia e huas nuk ka qen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me shoq</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rin</w:t>
      </w:r>
      <w:r w:rsidR="00104328" w:rsidRPr="00860957">
        <w:rPr>
          <w:rFonts w:ascii="Times New Roman" w:hAnsi="Times New Roman" w:cs="Times New Roman"/>
          <w:bCs/>
          <w:kern w:val="0"/>
          <w:sz w:val="24"/>
          <w:szCs w:val="24"/>
          <w14:ligatures w14:val="none"/>
        </w:rPr>
        <w:t>ë</w:t>
      </w:r>
      <w:r w:rsidR="001C6E2D" w:rsidRPr="00860957">
        <w:rPr>
          <w:rFonts w:ascii="Times New Roman" w:hAnsi="Times New Roman" w:cs="Times New Roman"/>
          <w:bCs/>
          <w:kern w:val="0"/>
          <w:sz w:val="24"/>
          <w:szCs w:val="24"/>
          <w14:ligatures w14:val="none"/>
        </w:rPr>
        <w:t xml:space="preserve"> tregtare</w:t>
      </w:r>
      <w:r w:rsidR="00104328" w:rsidRPr="00860957">
        <w:rPr>
          <w:rFonts w:ascii="Times New Roman" w:hAnsi="Times New Roman" w:cs="Times New Roman"/>
          <w:bCs/>
          <w:kern w:val="0"/>
          <w:sz w:val="24"/>
          <w:szCs w:val="24"/>
          <w14:ligatures w14:val="none"/>
        </w:rPr>
        <w:t xml:space="preserve">). </w:t>
      </w:r>
    </w:p>
    <w:p w14:paraId="73EBDBEE" w14:textId="18CD1D65" w:rsidR="00383D7D" w:rsidRPr="00860957" w:rsidRDefault="00DD18DE" w:rsidP="00755C25">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Pretendimet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lidhje me k</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sh</w:t>
      </w:r>
      <w:r w:rsidR="00383FC7" w:rsidRPr="00860957">
        <w:rPr>
          <w:rFonts w:ascii="Times New Roman" w:hAnsi="Times New Roman" w:cs="Times New Roman"/>
          <w:bCs/>
          <w:kern w:val="0"/>
          <w:sz w:val="24"/>
          <w:szCs w:val="24"/>
          <w14:ligatures w14:val="none"/>
        </w:rPr>
        <w:t>kak</w:t>
      </w:r>
      <w:r w:rsidRPr="00860957">
        <w:rPr>
          <w:rFonts w:ascii="Times New Roman" w:hAnsi="Times New Roman" w:cs="Times New Roman"/>
          <w:bCs/>
          <w:kern w:val="0"/>
          <w:sz w:val="24"/>
          <w:szCs w:val="24"/>
          <w14:ligatures w14:val="none"/>
        </w:rPr>
        <w:t xml:space="preserve"> ankimi do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analizohen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nyr</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integruar me pretendimet e subjektit sa i takon konkluzioneve t</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Komisionit n</w:t>
      </w:r>
      <w:r w:rsidR="00383FC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lidhje me procedimin penal nr. 877</w:t>
      </w:r>
      <w:r w:rsidR="00383FC7" w:rsidRPr="00860957">
        <w:rPr>
          <w:rFonts w:ascii="Times New Roman" w:hAnsi="Times New Roman" w:cs="Times New Roman"/>
          <w:bCs/>
          <w:kern w:val="0"/>
          <w:sz w:val="24"/>
          <w:szCs w:val="24"/>
          <w14:ligatures w14:val="none"/>
        </w:rPr>
        <w:t>/2009.</w:t>
      </w:r>
    </w:p>
    <w:p w14:paraId="25C201C8" w14:textId="77777777" w:rsidR="00001E9D" w:rsidRPr="00860957" w:rsidRDefault="00001E9D" w:rsidP="00C03AA8">
      <w:pPr>
        <w:pStyle w:val="ListParagraph"/>
        <w:spacing w:after="0" w:line="240" w:lineRule="auto"/>
        <w:ind w:left="0"/>
        <w:jc w:val="both"/>
        <w:rPr>
          <w:rFonts w:ascii="Times New Roman" w:hAnsi="Times New Roman" w:cs="Times New Roman"/>
          <w:bCs/>
          <w:kern w:val="0"/>
          <w:sz w:val="16"/>
          <w:szCs w:val="16"/>
          <w14:ligatures w14:val="none"/>
        </w:rPr>
      </w:pPr>
    </w:p>
    <w:p w14:paraId="3DD9D42D" w14:textId="6147079D" w:rsidR="00FF2900" w:rsidRPr="00860957" w:rsidRDefault="00A16759" w:rsidP="00383FC7">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pretendon se rregullat e p</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rcaktuar</w:t>
      </w:r>
      <w:r w:rsidR="003474EB" w:rsidRPr="00860957">
        <w:rPr>
          <w:rFonts w:ascii="Times New Roman" w:hAnsi="Times New Roman" w:cs="Times New Roman"/>
          <w:bCs/>
          <w:kern w:val="0"/>
          <w:sz w:val="24"/>
          <w:szCs w:val="24"/>
          <w14:ligatures w14:val="none"/>
        </w:rPr>
        <w:t>a</w:t>
      </w:r>
      <w:r w:rsidRPr="00860957">
        <w:rPr>
          <w:rFonts w:ascii="Times New Roman" w:hAnsi="Times New Roman" w:cs="Times New Roman"/>
          <w:bCs/>
          <w:kern w:val="0"/>
          <w:sz w:val="24"/>
          <w:szCs w:val="24"/>
          <w14:ligatures w14:val="none"/>
        </w:rPr>
        <w:t xml:space="preserve"> p</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procesin e rivler</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simit dhe ato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aplikuara ndaj tij jan</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padrejta dhe n</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shkelje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parimit t</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siguris</w:t>
      </w:r>
      <w:r w:rsidR="00112AD7"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juridike.</w:t>
      </w:r>
      <w:r w:rsidR="00112AD7" w:rsidRPr="00860957">
        <w:rPr>
          <w:rFonts w:ascii="Times New Roman" w:hAnsi="Times New Roman" w:cs="Times New Roman"/>
          <w:bCs/>
          <w:kern w:val="0"/>
          <w:sz w:val="24"/>
          <w:szCs w:val="24"/>
          <w14:ligatures w14:val="none"/>
        </w:rPr>
        <w:t xml:space="preserve"> Në vendimmarrjen e trupave të rivlerësimit ka një qëndrim të ndryshëm nga rasti i ankuesit për vlerësimin e situatave kur subjektet kanë marrë hua nga një shoqëri tregtare, administrator, </w:t>
      </w:r>
      <w:proofErr w:type="spellStart"/>
      <w:r w:rsidR="00112AD7" w:rsidRPr="00860957">
        <w:rPr>
          <w:rFonts w:ascii="Times New Roman" w:hAnsi="Times New Roman" w:cs="Times New Roman"/>
          <w:bCs/>
          <w:kern w:val="0"/>
          <w:sz w:val="24"/>
          <w:szCs w:val="24"/>
          <w14:ligatures w14:val="none"/>
        </w:rPr>
        <w:t>aksioner</w:t>
      </w:r>
      <w:proofErr w:type="spellEnd"/>
      <w:r w:rsidR="00112AD7" w:rsidRPr="00860957">
        <w:rPr>
          <w:rFonts w:ascii="Times New Roman" w:hAnsi="Times New Roman" w:cs="Times New Roman"/>
          <w:bCs/>
          <w:kern w:val="0"/>
          <w:sz w:val="24"/>
          <w:szCs w:val="24"/>
          <w14:ligatures w14:val="none"/>
        </w:rPr>
        <w:t xml:space="preserve"> apo individ</w:t>
      </w:r>
      <w:r w:rsidR="00112AD7" w:rsidRPr="00860957">
        <w:rPr>
          <w:rStyle w:val="FootnoteReference"/>
          <w:rFonts w:ascii="Times New Roman" w:hAnsi="Times New Roman" w:cs="Times New Roman"/>
          <w:bCs/>
          <w:kern w:val="0"/>
          <w:sz w:val="24"/>
          <w:szCs w:val="24"/>
          <w14:ligatures w14:val="none"/>
        </w:rPr>
        <w:footnoteReference w:id="2"/>
      </w:r>
      <w:r w:rsidR="00112AD7" w:rsidRPr="00860957">
        <w:rPr>
          <w:rFonts w:ascii="Times New Roman" w:hAnsi="Times New Roman" w:cs="Times New Roman"/>
          <w:bCs/>
          <w:kern w:val="0"/>
          <w:sz w:val="24"/>
          <w:szCs w:val="24"/>
          <w14:ligatures w14:val="none"/>
        </w:rPr>
        <w:t>, ku mangësitë apo shkeljet etike sipas konkluzioneve të Komisionit, të ngjashme me ato të subjektit apo në një shkallë më të rëndë nuk janë bërë shkak për dhënie të masës disiplinore të shkarkimit nga detyra.</w:t>
      </w:r>
      <w:r w:rsidR="000B4FC5" w:rsidRPr="00860957">
        <w:rPr>
          <w:rFonts w:ascii="Times New Roman" w:hAnsi="Times New Roman" w:cs="Times New Roman"/>
          <w:bCs/>
          <w:kern w:val="0"/>
          <w:sz w:val="24"/>
          <w:szCs w:val="24"/>
          <w14:ligatures w14:val="none"/>
        </w:rPr>
        <w:t xml:space="preserve"> Nga ana tjetër ligji nr. 84/2016 nuk ka parashikuar masat e nevojshme procedurale për të parandaluar zbatimin arbitrar të ligjit material duke cenuar në këtë mënyrë parimin e sigurisë juridike. </w:t>
      </w:r>
    </w:p>
    <w:p w14:paraId="2D85C42D" w14:textId="6A7A60AE" w:rsidR="00112AD7" w:rsidRPr="00860957" w:rsidRDefault="00FF2900"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t>Lidhur me pretendimin e m</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F70FA7" w:rsidRPr="00860957">
        <w:rPr>
          <w:rFonts w:ascii="Times New Roman" w:hAnsi="Times New Roman" w:cs="Times New Roman"/>
          <w:sz w:val="24"/>
          <w:szCs w:val="24"/>
        </w:rPr>
        <w:t>ër</w:t>
      </w:r>
      <w:r w:rsidRPr="00860957">
        <w:rPr>
          <w:rFonts w:ascii="Times New Roman" w:hAnsi="Times New Roman" w:cs="Times New Roman"/>
          <w:sz w:val="24"/>
          <w:szCs w:val="24"/>
        </w:rPr>
        <w:t>m</w:t>
      </w:r>
      <w:r w:rsidR="004A5E68" w:rsidRPr="00860957">
        <w:rPr>
          <w:rFonts w:ascii="Times New Roman" w:hAnsi="Times New Roman" w:cs="Times New Roman"/>
          <w:sz w:val="24"/>
          <w:szCs w:val="24"/>
        </w:rPr>
        <w:t xml:space="preserve"> NJSHL vler</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son se ai</w:t>
      </w:r>
      <w:r w:rsidRPr="00860957">
        <w:rPr>
          <w:rFonts w:ascii="Times New Roman" w:hAnsi="Times New Roman" w:cs="Times New Roman"/>
          <w:sz w:val="24"/>
          <w:szCs w:val="24"/>
        </w:rPr>
        <w:t xml:space="preserve"> </w:t>
      </w:r>
      <w:r w:rsidR="004A5E68" w:rsidRPr="00860957">
        <w:rPr>
          <w:rFonts w:ascii="Times New Roman" w:hAnsi="Times New Roman" w:cs="Times New Roman"/>
          <w:sz w:val="24"/>
          <w:szCs w:val="24"/>
        </w:rPr>
        <w:t>n</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thelb lidhet me </w:t>
      </w:r>
      <w:r w:rsidRPr="00860957">
        <w:rPr>
          <w:rFonts w:ascii="Times New Roman" w:hAnsi="Times New Roman" w:cs="Times New Roman"/>
          <w:sz w:val="24"/>
          <w:szCs w:val="24"/>
        </w:rPr>
        <w:t>cen</w:t>
      </w:r>
      <w:r w:rsidR="004A5E68" w:rsidRPr="00860957">
        <w:rPr>
          <w:rFonts w:ascii="Times New Roman" w:hAnsi="Times New Roman" w:cs="Times New Roman"/>
          <w:sz w:val="24"/>
          <w:szCs w:val="24"/>
        </w:rPr>
        <w:t>imit t</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parimi</w:t>
      </w:r>
      <w:r w:rsidR="004A5E68"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4A5E68" w:rsidRPr="00860957">
        <w:rPr>
          <w:rFonts w:ascii="Times New Roman" w:hAnsi="Times New Roman" w:cs="Times New Roman"/>
          <w:sz w:val="24"/>
          <w:szCs w:val="24"/>
        </w:rPr>
        <w:t>t</w:t>
      </w:r>
      <w:r w:rsidR="00F70FA7" w:rsidRPr="00860957">
        <w:rPr>
          <w:rFonts w:ascii="Times New Roman" w:hAnsi="Times New Roman" w:cs="Times New Roman"/>
          <w:sz w:val="24"/>
          <w:szCs w:val="24"/>
        </w:rPr>
        <w:t>ë</w:t>
      </w:r>
      <w:r w:rsidRPr="00860957">
        <w:rPr>
          <w:rFonts w:ascii="Times New Roman" w:hAnsi="Times New Roman" w:cs="Times New Roman"/>
          <w:sz w:val="24"/>
          <w:szCs w:val="24"/>
        </w:rPr>
        <w:t xml:space="preserve"> barazisë para ligjit dhe </w:t>
      </w:r>
      <w:proofErr w:type="spellStart"/>
      <w:r w:rsidRPr="00860957">
        <w:rPr>
          <w:rFonts w:ascii="Times New Roman" w:hAnsi="Times New Roman" w:cs="Times New Roman"/>
          <w:sz w:val="24"/>
          <w:szCs w:val="24"/>
        </w:rPr>
        <w:t>mosdiskriminimit</w:t>
      </w:r>
      <w:proofErr w:type="spellEnd"/>
      <w:r w:rsidRPr="00860957">
        <w:rPr>
          <w:rFonts w:ascii="Times New Roman" w:hAnsi="Times New Roman" w:cs="Times New Roman"/>
          <w:sz w:val="24"/>
          <w:szCs w:val="24"/>
        </w:rPr>
        <w:t>,</w:t>
      </w:r>
      <w:r w:rsidR="004A5E68" w:rsidRPr="00860957">
        <w:rPr>
          <w:rFonts w:ascii="Times New Roman" w:hAnsi="Times New Roman" w:cs="Times New Roman"/>
          <w:sz w:val="24"/>
          <w:szCs w:val="24"/>
        </w:rPr>
        <w:t xml:space="preserve"> p</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r sa duket se subjekti pretendon 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jet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trajtuar </w:t>
      </w:r>
      <w:r w:rsidRPr="00860957">
        <w:rPr>
          <w:rFonts w:ascii="Times New Roman" w:hAnsi="Times New Roman" w:cs="Times New Roman"/>
          <w:sz w:val="24"/>
          <w:szCs w:val="24"/>
        </w:rPr>
        <w:t xml:space="preserve">në mënyrë të diferencuar, pasi për subjekte të tjera rivlerësimi, në raste të njëjta objektive me të, Komisioni ka </w:t>
      </w:r>
      <w:r w:rsidR="004A5E68" w:rsidRPr="00860957">
        <w:rPr>
          <w:rFonts w:ascii="Times New Roman" w:hAnsi="Times New Roman" w:cs="Times New Roman"/>
          <w:sz w:val="24"/>
          <w:szCs w:val="24"/>
        </w:rPr>
        <w:t>mbajtur q</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ndrim t</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 ndrysh</w:t>
      </w:r>
      <w:r w:rsidR="00F70FA7" w:rsidRPr="00860957">
        <w:rPr>
          <w:rFonts w:ascii="Times New Roman" w:hAnsi="Times New Roman" w:cs="Times New Roman"/>
          <w:sz w:val="24"/>
          <w:szCs w:val="24"/>
        </w:rPr>
        <w:t>ë</w:t>
      </w:r>
      <w:r w:rsidR="004A5E68" w:rsidRPr="00860957">
        <w:rPr>
          <w:rFonts w:ascii="Times New Roman" w:hAnsi="Times New Roman" w:cs="Times New Roman"/>
          <w:sz w:val="24"/>
          <w:szCs w:val="24"/>
        </w:rPr>
        <w:t xml:space="preserve">m. </w:t>
      </w:r>
      <w:r w:rsidR="00F70FA7" w:rsidRPr="00860957">
        <w:rPr>
          <w:rFonts w:ascii="Times New Roman" w:hAnsi="Times New Roman" w:cs="Times New Roman"/>
          <w:sz w:val="24"/>
          <w:szCs w:val="24"/>
        </w:rPr>
        <w:t>Në vlerësimin e NJSHL n</w:t>
      </w:r>
      <w:r w:rsidRPr="00860957">
        <w:rPr>
          <w:rFonts w:ascii="Times New Roman" w:hAnsi="Times New Roman" w:cs="Times New Roman"/>
          <w:sz w:val="24"/>
          <w:szCs w:val="24"/>
        </w:rPr>
        <w:t xml:space="preserve">jë pretendim i tillë nuk mund të përbëjë </w:t>
      </w:r>
      <w:r w:rsidRPr="00860957">
        <w:rPr>
          <w:rFonts w:ascii="Times New Roman" w:hAnsi="Times New Roman" w:cs="Times New Roman"/>
          <w:i/>
          <w:iCs/>
          <w:sz w:val="24"/>
          <w:szCs w:val="24"/>
        </w:rPr>
        <w:t xml:space="preserve">a </w:t>
      </w:r>
      <w:proofErr w:type="spellStart"/>
      <w:r w:rsidRPr="00860957">
        <w:rPr>
          <w:rFonts w:ascii="Times New Roman" w:hAnsi="Times New Roman" w:cs="Times New Roman"/>
          <w:i/>
          <w:iCs/>
          <w:sz w:val="24"/>
          <w:szCs w:val="24"/>
        </w:rPr>
        <w:t>priori</w:t>
      </w:r>
      <w:proofErr w:type="spellEnd"/>
      <w:r w:rsidRPr="00860957">
        <w:rPr>
          <w:rFonts w:ascii="Times New Roman" w:hAnsi="Times New Roman" w:cs="Times New Roman"/>
          <w:sz w:val="24"/>
          <w:szCs w:val="24"/>
        </w:rPr>
        <w:t xml:space="preserve"> shkak për të konsideruar të padrejtë vendimin objekt shqyrtimi.</w:t>
      </w:r>
      <w:r w:rsidR="00D10572" w:rsidRPr="00860957">
        <w:rPr>
          <w:rFonts w:ascii="Times New Roman" w:hAnsi="Times New Roman" w:cs="Times New Roman"/>
          <w:sz w:val="24"/>
          <w:szCs w:val="24"/>
        </w:rPr>
        <w:t xml:space="preserve"> </w:t>
      </w:r>
      <w:r w:rsidRPr="00860957">
        <w:rPr>
          <w:rFonts w:ascii="Times New Roman" w:hAnsi="Times New Roman" w:cs="Times New Roman"/>
          <w:sz w:val="24"/>
          <w:szCs w:val="24"/>
        </w:rPr>
        <w:t>Çdo</w:t>
      </w:r>
      <w:r w:rsidR="00D10572" w:rsidRPr="00860957">
        <w:rPr>
          <w:rFonts w:ascii="Times New Roman" w:hAnsi="Times New Roman" w:cs="Times New Roman"/>
          <w:sz w:val="24"/>
          <w:szCs w:val="24"/>
        </w:rPr>
        <w:t xml:space="preserve"> </w:t>
      </w:r>
      <w:r w:rsidRPr="00860957">
        <w:rPr>
          <w:rFonts w:ascii="Times New Roman" w:hAnsi="Times New Roman" w:cs="Times New Roman"/>
          <w:sz w:val="24"/>
          <w:szCs w:val="24"/>
        </w:rPr>
        <w:t>vendimmarrje e Komisionit vlerësohet nga Kolegji në mënyrë individuale, bazuar në specifikat e gjendjes faktike të provuara nga gjykimi dhe në zbatimin e duhur të ligjit për situatën konkrete faktike, dhe jo nga mënyra se si mund të jenë vlerësuar subjektet e tjera të rivlerësimit nga Komisioni. Një qëndrim i tillë i Kolegjit është tashmë i konsoliduar me vendimmarrje të mëparshme të tij</w:t>
      </w:r>
      <w:r w:rsidR="004A5E68" w:rsidRPr="00860957">
        <w:rPr>
          <w:rStyle w:val="FootnoteReference"/>
          <w:rFonts w:ascii="Times New Roman" w:hAnsi="Times New Roman" w:cs="Times New Roman"/>
          <w:sz w:val="24"/>
          <w:szCs w:val="24"/>
        </w:rPr>
        <w:footnoteReference w:id="3"/>
      </w:r>
      <w:r w:rsidRPr="00860957">
        <w:rPr>
          <w:rFonts w:ascii="Times New Roman" w:hAnsi="Times New Roman" w:cs="Times New Roman"/>
          <w:sz w:val="24"/>
          <w:szCs w:val="24"/>
        </w:rPr>
        <w:t>.</w:t>
      </w:r>
    </w:p>
    <w:p w14:paraId="7587D0F4" w14:textId="77777777" w:rsidR="002A33CA" w:rsidRPr="00860957" w:rsidRDefault="002A33CA" w:rsidP="00C03AA8">
      <w:pPr>
        <w:pStyle w:val="ListParagraph"/>
        <w:spacing w:after="0" w:line="240" w:lineRule="auto"/>
        <w:ind w:left="0"/>
        <w:jc w:val="both"/>
        <w:rPr>
          <w:rFonts w:ascii="Times New Roman" w:hAnsi="Times New Roman" w:cs="Times New Roman"/>
          <w:bCs/>
          <w:kern w:val="0"/>
          <w:sz w:val="16"/>
          <w:szCs w:val="16"/>
          <w14:ligatures w14:val="none"/>
        </w:rPr>
      </w:pPr>
    </w:p>
    <w:p w14:paraId="30214D5E" w14:textId="243D97F9" w:rsidR="002937BC" w:rsidRPr="00860957" w:rsidRDefault="000B4FC5" w:rsidP="00C03AA8">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Subjekti i rivler</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simit pretendon se masa disiplinore e shkarkimit nga detyra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rb</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rhyrje 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drejt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respektimin e</w:t>
      </w:r>
      <w:r w:rsidR="007F5217" w:rsidRPr="00860957">
        <w:rPr>
          <w:rFonts w:ascii="Times New Roman" w:hAnsi="Times New Roman" w:cs="Times New Roman"/>
          <w:bCs/>
          <w:kern w:val="0"/>
          <w:sz w:val="24"/>
          <w:szCs w:val="24"/>
          <w14:ligatures w14:val="none"/>
        </w:rPr>
        <w:t xml:space="preserve"> jet</w:t>
      </w:r>
      <w:r w:rsidR="007C70C6" w:rsidRPr="00860957">
        <w:rPr>
          <w:rFonts w:ascii="Times New Roman" w:hAnsi="Times New Roman" w:cs="Times New Roman"/>
          <w:bCs/>
          <w:kern w:val="0"/>
          <w:sz w:val="24"/>
          <w:szCs w:val="24"/>
          <w14:ligatures w14:val="none"/>
        </w:rPr>
        <w:t>ë</w:t>
      </w:r>
      <w:r w:rsidR="007F5217" w:rsidRPr="00860957">
        <w:rPr>
          <w:rFonts w:ascii="Times New Roman" w:hAnsi="Times New Roman" w:cs="Times New Roman"/>
          <w:bCs/>
          <w:kern w:val="0"/>
          <w:sz w:val="24"/>
          <w:szCs w:val="24"/>
          <w14:ligatures w14:val="none"/>
        </w:rPr>
        <w:t>s</w:t>
      </w:r>
      <w:r w:rsidRPr="00860957">
        <w:rPr>
          <w:rFonts w:ascii="Times New Roman" w:hAnsi="Times New Roman" w:cs="Times New Roman"/>
          <w:bCs/>
          <w:kern w:val="0"/>
          <w:sz w:val="24"/>
          <w:szCs w:val="24"/>
          <w14:ligatures w14:val="none"/>
        </w:rPr>
        <w:t xml:space="preserve"> private dhe familjare parashikua</w:t>
      </w:r>
      <w:r w:rsidR="007F5217" w:rsidRPr="00860957">
        <w:rPr>
          <w:rFonts w:ascii="Times New Roman" w:hAnsi="Times New Roman" w:cs="Times New Roman"/>
          <w:bCs/>
          <w:kern w:val="0"/>
          <w:sz w:val="24"/>
          <w:szCs w:val="24"/>
          <w14:ligatures w14:val="none"/>
        </w:rPr>
        <w:t>r</w:t>
      </w:r>
      <w:r w:rsidRPr="00860957">
        <w:rPr>
          <w:rFonts w:ascii="Times New Roman" w:hAnsi="Times New Roman" w:cs="Times New Roman"/>
          <w:bCs/>
          <w:kern w:val="0"/>
          <w:sz w:val="24"/>
          <w:szCs w:val="24"/>
          <w14:ligatures w14:val="none"/>
        </w:rPr>
        <w:t xml:space="preserve"> nga nenit 8 i </w:t>
      </w:r>
      <w:proofErr w:type="spellStart"/>
      <w:r w:rsidRPr="00860957">
        <w:rPr>
          <w:rFonts w:ascii="Times New Roman" w:hAnsi="Times New Roman" w:cs="Times New Roman"/>
          <w:bCs/>
          <w:kern w:val="0"/>
          <w:sz w:val="24"/>
          <w:szCs w:val="24"/>
          <w14:ligatures w14:val="none"/>
        </w:rPr>
        <w:t>KEDN</w:t>
      </w:r>
      <w:r w:rsidR="007F5217" w:rsidRPr="00860957">
        <w:rPr>
          <w:rFonts w:ascii="Times New Roman" w:hAnsi="Times New Roman" w:cs="Times New Roman"/>
          <w:bCs/>
          <w:kern w:val="0"/>
          <w:sz w:val="24"/>
          <w:szCs w:val="24"/>
          <w14:ligatures w14:val="none"/>
        </w:rPr>
        <w:t>j</w:t>
      </w:r>
      <w:proofErr w:type="spellEnd"/>
      <w:r w:rsidRPr="00860957">
        <w:rPr>
          <w:rFonts w:ascii="Times New Roman" w:hAnsi="Times New Roman" w:cs="Times New Roman"/>
          <w:bCs/>
          <w:kern w:val="0"/>
          <w:sz w:val="24"/>
          <w:szCs w:val="24"/>
          <w14:ligatures w14:val="none"/>
        </w:rPr>
        <w:t xml:space="preserve">. </w:t>
      </w:r>
      <w:r w:rsidR="007F5217" w:rsidRPr="00860957">
        <w:rPr>
          <w:rFonts w:ascii="Times New Roman" w:hAnsi="Times New Roman" w:cs="Times New Roman"/>
          <w:bCs/>
          <w:kern w:val="0"/>
          <w:sz w:val="24"/>
          <w:szCs w:val="24"/>
          <w14:ligatures w14:val="none"/>
        </w:rPr>
        <w:t>Subjekti pretendon se</w:t>
      </w:r>
      <w:r w:rsidRPr="00860957">
        <w:rPr>
          <w:rFonts w:ascii="Times New Roman" w:hAnsi="Times New Roman" w:cs="Times New Roman"/>
          <w:bCs/>
          <w:kern w:val="0"/>
          <w:sz w:val="24"/>
          <w:szCs w:val="24"/>
          <w14:ligatures w14:val="none"/>
        </w:rPr>
        <w:t>,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 </w:t>
      </w:r>
      <w:r w:rsidR="00CA0ABB" w:rsidRPr="00860957">
        <w:rPr>
          <w:rFonts w:ascii="Times New Roman" w:hAnsi="Times New Roman" w:cs="Times New Roman"/>
          <w:bCs/>
          <w:kern w:val="0"/>
          <w:sz w:val="24"/>
          <w:szCs w:val="24"/>
          <w14:ligatures w14:val="none"/>
        </w:rPr>
        <w:t>shkak</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mas</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 disiplinore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dh</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ndaj tij</w:t>
      </w:r>
      <w:r w:rsidR="007F5217" w:rsidRPr="00860957">
        <w:rPr>
          <w:rFonts w:ascii="Times New Roman" w:hAnsi="Times New Roman" w:cs="Times New Roman"/>
          <w:bCs/>
          <w:kern w:val="0"/>
          <w:sz w:val="24"/>
          <w:szCs w:val="24"/>
          <w14:ligatures w14:val="none"/>
        </w:rPr>
        <w:t>,</w:t>
      </w:r>
      <w:r w:rsidRPr="00860957">
        <w:rPr>
          <w:rFonts w:ascii="Times New Roman" w:hAnsi="Times New Roman" w:cs="Times New Roman"/>
          <w:bCs/>
          <w:kern w:val="0"/>
          <w:sz w:val="24"/>
          <w:szCs w:val="24"/>
          <w14:ligatures w14:val="none"/>
        </w:rPr>
        <w:t xml:space="preserve"> ai ka humbur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gjitha mund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pasur nj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mund</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 pun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simi q</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rkon me kualifikimin dhe eksperienc</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tij profesionale</w:t>
      </w:r>
      <w:r w:rsidR="00383FC7" w:rsidRPr="00860957">
        <w:rPr>
          <w:rFonts w:ascii="Times New Roman" w:hAnsi="Times New Roman" w:cs="Times New Roman"/>
          <w:bCs/>
          <w:kern w:val="0"/>
          <w:sz w:val="24"/>
          <w:szCs w:val="24"/>
          <w14:ligatures w14:val="none"/>
        </w:rPr>
        <w:t xml:space="preserve"> pasi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saj mase ai nuk mund t</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ushtroj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gjithë jet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tij funksionin e gjyqtarit apo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prokurorit si dhe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 </w:t>
      </w:r>
      <w:r w:rsidR="00CA0ABB" w:rsidRPr="00860957">
        <w:rPr>
          <w:rFonts w:ascii="Times New Roman" w:hAnsi="Times New Roman" w:cs="Times New Roman"/>
          <w:bCs/>
          <w:kern w:val="0"/>
          <w:sz w:val="24"/>
          <w:szCs w:val="24"/>
          <w14:ligatures w14:val="none"/>
        </w:rPr>
        <w:t>shkak</w:t>
      </w:r>
      <w:r w:rsidRPr="00860957">
        <w:rPr>
          <w:rFonts w:ascii="Times New Roman" w:hAnsi="Times New Roman" w:cs="Times New Roman"/>
          <w:bCs/>
          <w:kern w:val="0"/>
          <w:sz w:val="24"/>
          <w:szCs w:val="24"/>
          <w14:ligatures w14:val="none"/>
        </w:rPr>
        <w:t xml:space="preser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nenit</w:t>
      </w:r>
      <w:r w:rsidRPr="00860957">
        <w:rPr>
          <w:rFonts w:ascii="Times New Roman" w:hAnsi="Times New Roman" w:cs="Times New Roman"/>
          <w:bCs/>
          <w:kern w:val="0"/>
          <w:sz w:val="24"/>
          <w:szCs w:val="24"/>
          <w14:ligatures w14:val="none"/>
        </w:rPr>
        <w:t xml:space="preserve"> 21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152/2013</w:t>
      </w:r>
      <w:ins w:id="30" w:author="Admin" w:date="2025-07-08T11:03:00Z">
        <w:r w:rsidR="00DE5552" w:rsidRPr="00860957">
          <w:rPr>
            <w:rFonts w:ascii="Times New Roman" w:hAnsi="Times New Roman" w:cs="Times New Roman"/>
            <w:bCs/>
            <w:kern w:val="0"/>
            <w:sz w:val="24"/>
            <w:szCs w:val="24"/>
            <w14:ligatures w14:val="none"/>
          </w:rPr>
          <w:t xml:space="preserve"> “Për nëpunësin civil”, i ndryshuar</w:t>
        </w:r>
      </w:ins>
      <w:r w:rsidRPr="00860957">
        <w:rPr>
          <w:rFonts w:ascii="Times New Roman" w:hAnsi="Times New Roman" w:cs="Times New Roman"/>
          <w:bCs/>
          <w:kern w:val="0"/>
          <w:sz w:val="24"/>
          <w:szCs w:val="24"/>
          <w14:ligatures w14:val="none"/>
        </w:rPr>
        <w:t xml:space="preserve"> nuk mund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aplikoj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nj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detyr</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apo funksion n</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administrat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publike</w:t>
      </w:r>
      <w:r w:rsidR="007F5217" w:rsidRPr="00860957">
        <w:rPr>
          <w:rFonts w:ascii="Times New Roman" w:hAnsi="Times New Roman" w:cs="Times New Roman"/>
          <w:bCs/>
          <w:kern w:val="0"/>
          <w:sz w:val="24"/>
          <w:szCs w:val="24"/>
          <w14:ligatures w14:val="none"/>
        </w:rPr>
        <w:t>. Po ashtu</w:t>
      </w:r>
      <w:r w:rsidR="00383FC7" w:rsidRPr="00860957">
        <w:rPr>
          <w:rFonts w:ascii="Times New Roman" w:hAnsi="Times New Roman" w:cs="Times New Roman"/>
          <w:bCs/>
          <w:kern w:val="0"/>
          <w:sz w:val="24"/>
          <w:szCs w:val="24"/>
          <w14:ligatures w14:val="none"/>
        </w:rPr>
        <w:t>,</w:t>
      </w:r>
      <w:r w:rsidR="007F5217" w:rsidRPr="00860957">
        <w:rPr>
          <w:rFonts w:ascii="Times New Roman" w:hAnsi="Times New Roman" w:cs="Times New Roman"/>
          <w:bCs/>
          <w:kern w:val="0"/>
          <w:sz w:val="24"/>
          <w:szCs w:val="24"/>
          <w14:ligatures w14:val="none"/>
        </w:rPr>
        <w:t xml:space="preserve"> subjekti pretendon se </w:t>
      </w:r>
      <w:r w:rsidRPr="00860957">
        <w:rPr>
          <w:rFonts w:ascii="Times New Roman" w:hAnsi="Times New Roman" w:cs="Times New Roman"/>
          <w:bCs/>
          <w:kern w:val="0"/>
          <w:sz w:val="24"/>
          <w:szCs w:val="24"/>
          <w14:ligatures w14:val="none"/>
        </w:rPr>
        <w:t>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nenit</w:t>
      </w:r>
      <w:r w:rsidRPr="00860957">
        <w:rPr>
          <w:rFonts w:ascii="Times New Roman" w:hAnsi="Times New Roman" w:cs="Times New Roman"/>
          <w:bCs/>
          <w:kern w:val="0"/>
          <w:sz w:val="24"/>
          <w:szCs w:val="24"/>
          <w14:ligatures w14:val="none"/>
        </w:rPr>
        <w:t xml:space="preserve"> 5 dhe 23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110/2018</w:t>
      </w:r>
      <w:ins w:id="31" w:author="Admin" w:date="2025-07-08T11:03:00Z">
        <w:r w:rsidR="00DE5552" w:rsidRPr="00860957">
          <w:rPr>
            <w:rFonts w:ascii="Times New Roman" w:hAnsi="Times New Roman" w:cs="Times New Roman"/>
            <w:bCs/>
            <w:kern w:val="0"/>
            <w:sz w:val="24"/>
            <w:szCs w:val="24"/>
            <w14:ligatures w14:val="none"/>
          </w:rPr>
          <w:t xml:space="preserve"> “Për noterinë”, i ndryshuar</w:t>
        </w:r>
      </w:ins>
      <w:r w:rsidRPr="00860957">
        <w:rPr>
          <w:rFonts w:ascii="Times New Roman" w:hAnsi="Times New Roman" w:cs="Times New Roman"/>
          <w:bCs/>
          <w:kern w:val="0"/>
          <w:sz w:val="24"/>
          <w:szCs w:val="24"/>
          <w14:ligatures w14:val="none"/>
        </w:rPr>
        <w:t xml:space="preserve"> nuk mund</w:t>
      </w:r>
      <w:r w:rsidR="00CA0ABB" w:rsidRPr="00860957">
        <w:rPr>
          <w:rFonts w:ascii="Times New Roman" w:hAnsi="Times New Roman" w:cs="Times New Roman"/>
          <w:bCs/>
          <w:kern w:val="0"/>
          <w:sz w:val="24"/>
          <w:szCs w:val="24"/>
          <w14:ligatures w14:val="none"/>
        </w:rPr>
        <w:t xml:space="preserve"> </w:t>
      </w:r>
      <w:r w:rsidRPr="00860957">
        <w:rPr>
          <w:rFonts w:ascii="Times New Roman" w:hAnsi="Times New Roman" w:cs="Times New Roman"/>
          <w:bCs/>
          <w:kern w:val="0"/>
          <w:sz w:val="24"/>
          <w:szCs w:val="24"/>
          <w14:ligatures w14:val="none"/>
        </w:rPr>
        <w:t>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jet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noter apo ekspert i </w:t>
      </w:r>
      <w:r w:rsidR="00CA0ABB" w:rsidRPr="00860957">
        <w:rPr>
          <w:rFonts w:ascii="Times New Roman" w:hAnsi="Times New Roman" w:cs="Times New Roman"/>
          <w:bCs/>
          <w:kern w:val="0"/>
          <w:sz w:val="24"/>
          <w:szCs w:val="24"/>
          <w14:ligatures w14:val="none"/>
        </w:rPr>
        <w:t>pavarur</w:t>
      </w:r>
      <w:r w:rsidRPr="00860957">
        <w:rPr>
          <w:rFonts w:ascii="Times New Roman" w:hAnsi="Times New Roman" w:cs="Times New Roman"/>
          <w:bCs/>
          <w:kern w:val="0"/>
          <w:sz w:val="24"/>
          <w:szCs w:val="24"/>
          <w14:ligatures w14:val="none"/>
        </w:rPr>
        <w:t xml:space="preserve">, </w:t>
      </w:r>
      <w:r w:rsidR="00CA0ABB" w:rsidRPr="00860957">
        <w:rPr>
          <w:rFonts w:ascii="Times New Roman" w:hAnsi="Times New Roman" w:cs="Times New Roman"/>
          <w:bCs/>
          <w:kern w:val="0"/>
          <w:sz w:val="24"/>
          <w:szCs w:val="24"/>
          <w14:ligatures w14:val="none"/>
        </w:rPr>
        <w:t>gjithashtu</w:t>
      </w:r>
      <w:r w:rsidRPr="00860957">
        <w:rPr>
          <w:rFonts w:ascii="Times New Roman" w:hAnsi="Times New Roman" w:cs="Times New Roman"/>
          <w:bCs/>
          <w:kern w:val="0"/>
          <w:sz w:val="24"/>
          <w:szCs w:val="24"/>
          <w14:ligatures w14:val="none"/>
        </w:rPr>
        <w:t xml:space="preserve">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shkak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parashikimeve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nenit 13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ligjit nr. 55/2018 “P</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profesionin e avokatit” nuk mund 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ushtroj</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as k</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t</w:t>
      </w:r>
      <w:r w:rsidR="00CA0ABB"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veprimtari</w:t>
      </w:r>
      <w:r w:rsidR="00CA0ABB" w:rsidRPr="00860957">
        <w:rPr>
          <w:rFonts w:ascii="Times New Roman" w:hAnsi="Times New Roman" w:cs="Times New Roman"/>
          <w:bCs/>
          <w:kern w:val="0"/>
          <w:sz w:val="24"/>
          <w:szCs w:val="24"/>
          <w14:ligatures w14:val="none"/>
        </w:rPr>
        <w:t xml:space="preserve"> pasi</w:t>
      </w:r>
      <w:r w:rsidR="007F5217" w:rsidRPr="00860957">
        <w:rPr>
          <w:rFonts w:ascii="Times New Roman" w:hAnsi="Times New Roman" w:cs="Times New Roman"/>
          <w:bCs/>
          <w:kern w:val="0"/>
          <w:sz w:val="24"/>
          <w:szCs w:val="24"/>
          <w14:ligatures w14:val="none"/>
        </w:rPr>
        <w:t>,</w:t>
      </w:r>
      <w:r w:rsidR="00CA0ABB" w:rsidRPr="00860957">
        <w:rPr>
          <w:rFonts w:ascii="Times New Roman" w:hAnsi="Times New Roman" w:cs="Times New Roman"/>
          <w:bCs/>
          <w:kern w:val="0"/>
          <w:sz w:val="24"/>
          <w:szCs w:val="24"/>
          <w14:ligatures w14:val="none"/>
        </w:rPr>
        <w:t xml:space="preserve"> sipas parashikimeve në </w:t>
      </w:r>
      <w:r w:rsidR="00CA0ABB" w:rsidRPr="00860957">
        <w:rPr>
          <w:rFonts w:ascii="Times New Roman" w:hAnsi="Times New Roman" w:cs="Times New Roman"/>
          <w:bCs/>
          <w:kern w:val="0"/>
          <w:sz w:val="24"/>
          <w:szCs w:val="24"/>
          <w14:ligatures w14:val="none"/>
        </w:rPr>
        <w:lastRenderedPageBreak/>
        <w:t>këtë nen</w:t>
      </w:r>
      <w:r w:rsidR="007F5217" w:rsidRPr="00860957">
        <w:rPr>
          <w:rFonts w:ascii="Times New Roman" w:hAnsi="Times New Roman" w:cs="Times New Roman"/>
          <w:bCs/>
          <w:kern w:val="0"/>
          <w:sz w:val="24"/>
          <w:szCs w:val="24"/>
          <w14:ligatures w14:val="none"/>
        </w:rPr>
        <w:t>,</w:t>
      </w:r>
      <w:r w:rsidR="00CA0ABB" w:rsidRPr="00860957">
        <w:rPr>
          <w:rFonts w:ascii="Times New Roman" w:hAnsi="Times New Roman" w:cs="Times New Roman"/>
          <w:bCs/>
          <w:kern w:val="0"/>
          <w:sz w:val="24"/>
          <w:szCs w:val="24"/>
          <w14:ligatures w14:val="none"/>
        </w:rPr>
        <w:t xml:space="preserve"> gjyqtarët dhe prokurorët të cilët janë shkarkuar për shkak të procesit të rivlerësimit nuk mund të marrin as titullin e avokatit, madje edhe ata që e kanë marrë mund t’iu hiqet titulli në ndonjë moment. </w:t>
      </w:r>
    </w:p>
    <w:p w14:paraId="2B053920" w14:textId="72F768F6" w:rsidR="007F5217" w:rsidRPr="00860957" w:rsidRDefault="003F68B9" w:rsidP="00C03AA8">
      <w:pPr>
        <w:pStyle w:val="ListParagraph"/>
        <w:numPr>
          <w:ilvl w:val="1"/>
          <w:numId w:val="1"/>
        </w:numPr>
        <w:spacing w:after="0" w:line="240" w:lineRule="auto"/>
        <w:ind w:left="0" w:firstLine="0"/>
        <w:jc w:val="both"/>
        <w:rPr>
          <w:rFonts w:ascii="Times New Roman" w:hAnsi="Times New Roman" w:cs="Times New Roman"/>
          <w:bCs/>
          <w:kern w:val="0"/>
          <w:sz w:val="24"/>
          <w:szCs w:val="24"/>
          <w14:ligatures w14:val="none"/>
        </w:rPr>
      </w:pPr>
      <w:r w:rsidRPr="00860957">
        <w:rPr>
          <w:rFonts w:ascii="Times New Roman" w:hAnsi="Times New Roman" w:cs="Times New Roman"/>
          <w:sz w:val="24"/>
          <w:szCs w:val="24"/>
        </w:rPr>
        <w:t>N</w:t>
      </w:r>
      <w:r w:rsidR="009262AD"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pretendim</w:t>
      </w:r>
      <w:r w:rsidR="008211EB" w:rsidRPr="00860957">
        <w:rPr>
          <w:rFonts w:ascii="Times New Roman" w:hAnsi="Times New Roman" w:cs="Times New Roman"/>
          <w:sz w:val="24"/>
          <w:szCs w:val="24"/>
        </w:rPr>
        <w:t xml:space="preserve">in e subjektit se me masën disiplinore të shkarkimit nga detyra ka humbur të gjitha mundësitë për punësim, që përkojnë me kualifikimin dhe eksperiencën e tij profesionale, </w:t>
      </w:r>
      <w:r w:rsidR="000314DE" w:rsidRPr="00860957">
        <w:rPr>
          <w:rFonts w:ascii="Times New Roman" w:hAnsi="Times New Roman" w:cs="Times New Roman"/>
          <w:sz w:val="24"/>
          <w:szCs w:val="24"/>
        </w:rPr>
        <w:t xml:space="preserve">pasi </w:t>
      </w:r>
      <w:r w:rsidR="008211EB" w:rsidRPr="00860957">
        <w:rPr>
          <w:rFonts w:ascii="Times New Roman" w:hAnsi="Times New Roman" w:cs="Times New Roman"/>
          <w:sz w:val="24"/>
          <w:szCs w:val="24"/>
        </w:rPr>
        <w:t xml:space="preserve">nuk mund të ushtrojë gjithë jetën profesionin e gjyqtarit apo prokurorit, nuk mund të aplikojë për një pozicion pune në administratë publike, nuk mund të jetë noter apo ekspert i pavarur apo të marrë titullin e avokatit, </w:t>
      </w:r>
      <w:r w:rsidR="000314DE" w:rsidRPr="00860957">
        <w:rPr>
          <w:rFonts w:ascii="Times New Roman" w:hAnsi="Times New Roman" w:cs="Times New Roman"/>
          <w:sz w:val="24"/>
          <w:szCs w:val="24"/>
        </w:rPr>
        <w:t>NJSHL vler</w:t>
      </w:r>
      <w:r w:rsidR="00F4101A" w:rsidRPr="00860957">
        <w:rPr>
          <w:rFonts w:ascii="Times New Roman" w:hAnsi="Times New Roman" w:cs="Times New Roman"/>
          <w:sz w:val="24"/>
          <w:szCs w:val="24"/>
        </w:rPr>
        <w:t>ë</w:t>
      </w:r>
      <w:r w:rsidR="000314DE" w:rsidRPr="00860957">
        <w:rPr>
          <w:rFonts w:ascii="Times New Roman" w:hAnsi="Times New Roman" w:cs="Times New Roman"/>
          <w:sz w:val="24"/>
          <w:szCs w:val="24"/>
        </w:rPr>
        <w:t>son</w:t>
      </w:r>
      <w:r w:rsidR="008211EB" w:rsidRPr="00860957">
        <w:rPr>
          <w:rFonts w:ascii="Times New Roman" w:hAnsi="Times New Roman" w:cs="Times New Roman"/>
          <w:sz w:val="24"/>
          <w:szCs w:val="24"/>
        </w:rPr>
        <w:t xml:space="preserve"> se pretendime të tilla janë trajtuar gjerësisht prej Kolegjit në jurisprudencën e tij</w:t>
      </w:r>
      <w:r w:rsidR="000314DE" w:rsidRPr="00860957">
        <w:rPr>
          <w:rStyle w:val="FootnoteReference"/>
          <w:rFonts w:ascii="Times New Roman" w:hAnsi="Times New Roman" w:cs="Times New Roman"/>
          <w:sz w:val="24"/>
          <w:szCs w:val="24"/>
        </w:rPr>
        <w:footnoteReference w:id="4"/>
      </w:r>
      <w:r w:rsidR="008211EB" w:rsidRPr="00860957">
        <w:rPr>
          <w:rFonts w:ascii="Times New Roman" w:hAnsi="Times New Roman" w:cs="Times New Roman"/>
          <w:sz w:val="24"/>
          <w:szCs w:val="24"/>
        </w:rPr>
        <w:t xml:space="preserve">, në të njëjtën linjë me qëndrimin e mbajtur nga </w:t>
      </w:r>
      <w:proofErr w:type="spellStart"/>
      <w:r w:rsidR="008211EB" w:rsidRPr="00860957">
        <w:rPr>
          <w:rFonts w:ascii="Times New Roman" w:hAnsi="Times New Roman" w:cs="Times New Roman"/>
          <w:sz w:val="24"/>
          <w:szCs w:val="24"/>
        </w:rPr>
        <w:t>GjEDNj</w:t>
      </w:r>
      <w:proofErr w:type="spellEnd"/>
      <w:r w:rsidR="008211EB" w:rsidRPr="00860957">
        <w:rPr>
          <w:rFonts w:ascii="Times New Roman" w:hAnsi="Times New Roman" w:cs="Times New Roman"/>
          <w:sz w:val="24"/>
          <w:szCs w:val="24"/>
        </w:rPr>
        <w:t xml:space="preserve">-ja në çështjen </w:t>
      </w:r>
      <w:proofErr w:type="spellStart"/>
      <w:r w:rsidR="008211EB" w:rsidRPr="00860957">
        <w:rPr>
          <w:rFonts w:ascii="Times New Roman" w:hAnsi="Times New Roman" w:cs="Times New Roman"/>
          <w:sz w:val="24"/>
          <w:szCs w:val="24"/>
        </w:rPr>
        <w:t>Xhoxhaj</w:t>
      </w:r>
      <w:proofErr w:type="spellEnd"/>
      <w:r w:rsidR="008211EB" w:rsidRPr="00860957">
        <w:rPr>
          <w:rFonts w:ascii="Times New Roman" w:hAnsi="Times New Roman" w:cs="Times New Roman"/>
          <w:sz w:val="24"/>
          <w:szCs w:val="24"/>
        </w:rPr>
        <w:t xml:space="preserve"> kundër Shqipërisë</w:t>
      </w:r>
      <w:r w:rsidR="000314DE" w:rsidRPr="00860957">
        <w:rPr>
          <w:rStyle w:val="FootnoteReference"/>
          <w:rFonts w:ascii="Times New Roman" w:hAnsi="Times New Roman" w:cs="Times New Roman"/>
          <w:sz w:val="24"/>
          <w:szCs w:val="24"/>
        </w:rPr>
        <w:footnoteReference w:id="5"/>
      </w:r>
      <w:r w:rsidR="008211EB" w:rsidRPr="00860957">
        <w:rPr>
          <w:rFonts w:ascii="Times New Roman" w:hAnsi="Times New Roman" w:cs="Times New Roman"/>
          <w:sz w:val="24"/>
          <w:szCs w:val="24"/>
        </w:rPr>
        <w:t xml:space="preserve">, </w:t>
      </w:r>
      <w:r w:rsidR="000314DE" w:rsidRPr="00860957">
        <w:rPr>
          <w:rFonts w:ascii="Times New Roman" w:hAnsi="Times New Roman" w:cs="Times New Roman"/>
          <w:sz w:val="24"/>
          <w:szCs w:val="24"/>
        </w:rPr>
        <w:t>duke vler</w:t>
      </w:r>
      <w:r w:rsidR="00F4101A" w:rsidRPr="00860957">
        <w:rPr>
          <w:rFonts w:ascii="Times New Roman" w:hAnsi="Times New Roman" w:cs="Times New Roman"/>
          <w:sz w:val="24"/>
          <w:szCs w:val="24"/>
        </w:rPr>
        <w:t>ë</w:t>
      </w:r>
      <w:r w:rsidR="000314DE" w:rsidRPr="00860957">
        <w:rPr>
          <w:rFonts w:ascii="Times New Roman" w:hAnsi="Times New Roman" w:cs="Times New Roman"/>
          <w:sz w:val="24"/>
          <w:szCs w:val="24"/>
        </w:rPr>
        <w:t>suar se</w:t>
      </w:r>
      <w:r w:rsidR="008211EB" w:rsidRPr="00860957">
        <w:rPr>
          <w:rFonts w:ascii="Times New Roman" w:hAnsi="Times New Roman" w:cs="Times New Roman"/>
          <w:sz w:val="24"/>
          <w:szCs w:val="24"/>
        </w:rPr>
        <w:t xml:space="preserve">, për sa shkarkimi nga detyra ka ardhur si pasojë e shkeljeve të konstatuara gjatë procesit të rivlerësimit, nuk ka shkelje të nenit 8 të </w:t>
      </w:r>
      <w:proofErr w:type="spellStart"/>
      <w:r w:rsidR="008211EB" w:rsidRPr="00860957">
        <w:rPr>
          <w:rFonts w:ascii="Times New Roman" w:hAnsi="Times New Roman" w:cs="Times New Roman"/>
          <w:sz w:val="24"/>
          <w:szCs w:val="24"/>
        </w:rPr>
        <w:t>KEDNj</w:t>
      </w:r>
      <w:proofErr w:type="spellEnd"/>
      <w:r w:rsidR="008211EB" w:rsidRPr="00860957">
        <w:rPr>
          <w:rFonts w:ascii="Times New Roman" w:hAnsi="Times New Roman" w:cs="Times New Roman"/>
          <w:sz w:val="24"/>
          <w:szCs w:val="24"/>
        </w:rPr>
        <w:t>-së.</w:t>
      </w:r>
    </w:p>
    <w:p w14:paraId="289EF006" w14:textId="77777777" w:rsidR="008211EB" w:rsidRPr="00860957" w:rsidRDefault="008211EB" w:rsidP="00C03AA8">
      <w:pPr>
        <w:pStyle w:val="ListParagraph"/>
        <w:spacing w:after="0" w:line="240" w:lineRule="auto"/>
        <w:ind w:left="0"/>
        <w:jc w:val="both"/>
        <w:rPr>
          <w:rFonts w:ascii="Times New Roman" w:hAnsi="Times New Roman" w:cs="Times New Roman"/>
          <w:bCs/>
          <w:kern w:val="0"/>
          <w:sz w:val="16"/>
          <w:szCs w:val="16"/>
          <w14:ligatures w14:val="none"/>
        </w:rPr>
      </w:pPr>
    </w:p>
    <w:p w14:paraId="07D067EE" w14:textId="22571789" w:rsidR="00DF2B80" w:rsidRPr="00860957" w:rsidRDefault="007F5217" w:rsidP="00C1161E">
      <w:pPr>
        <w:pStyle w:val="ListParagraph"/>
        <w:numPr>
          <w:ilvl w:val="0"/>
          <w:numId w:val="1"/>
        </w:numPr>
        <w:spacing w:after="0" w:line="240" w:lineRule="auto"/>
        <w:ind w:left="0"/>
        <w:jc w:val="both"/>
        <w:rPr>
          <w:rFonts w:ascii="Times New Roman" w:hAnsi="Times New Roman" w:cs="Times New Roman"/>
          <w:bCs/>
          <w:kern w:val="0"/>
          <w:sz w:val="24"/>
          <w:szCs w:val="24"/>
          <w14:ligatures w14:val="none"/>
        </w:rPr>
      </w:pPr>
      <w:r w:rsidRPr="00860957">
        <w:rPr>
          <w:rFonts w:ascii="Times New Roman" w:hAnsi="Times New Roman" w:cs="Times New Roman"/>
          <w:bCs/>
          <w:kern w:val="0"/>
          <w:sz w:val="24"/>
          <w:szCs w:val="24"/>
          <w14:ligatures w14:val="none"/>
        </w:rPr>
        <w:t xml:space="preserve">Subjekti pretendon se </w:t>
      </w:r>
      <w:proofErr w:type="spellStart"/>
      <w:r w:rsidRPr="00860957">
        <w:rPr>
          <w:rFonts w:ascii="Times New Roman" w:hAnsi="Times New Roman" w:cs="Times New Roman"/>
          <w:bCs/>
          <w:kern w:val="0"/>
          <w:sz w:val="24"/>
          <w:szCs w:val="24"/>
          <w14:ligatures w14:val="none"/>
        </w:rPr>
        <w:t>GJEDNj</w:t>
      </w:r>
      <w:proofErr w:type="spellEnd"/>
      <w:r w:rsidRPr="00860957">
        <w:rPr>
          <w:rFonts w:ascii="Times New Roman" w:hAnsi="Times New Roman" w:cs="Times New Roman"/>
          <w:bCs/>
          <w:kern w:val="0"/>
          <w:sz w:val="24"/>
          <w:szCs w:val="24"/>
          <w14:ligatures w14:val="none"/>
        </w:rPr>
        <w:t xml:space="preserve"> n</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jurisprudenc</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n e saj n</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w:t>
      </w:r>
      <w:r w:rsidR="007C70C6" w:rsidRPr="00860957">
        <w:rPr>
          <w:rFonts w:ascii="Times New Roman" w:hAnsi="Times New Roman" w:cs="Times New Roman"/>
          <w:bCs/>
          <w:kern w:val="0"/>
          <w:sz w:val="24"/>
          <w:szCs w:val="24"/>
          <w14:ligatures w14:val="none"/>
        </w:rPr>
        <w:t>çështje</w:t>
      </w:r>
      <w:r w:rsidR="00383FC7" w:rsidRPr="00860957">
        <w:rPr>
          <w:rFonts w:ascii="Times New Roman" w:hAnsi="Times New Roman" w:cs="Times New Roman"/>
          <w:bCs/>
          <w:kern w:val="0"/>
          <w:sz w:val="24"/>
          <w:szCs w:val="24"/>
          <w14:ligatures w14:val="none"/>
        </w:rPr>
        <w:t xml:space="preserve">t </w:t>
      </w:r>
      <w:proofErr w:type="spellStart"/>
      <w:r w:rsidRPr="00860957">
        <w:rPr>
          <w:rFonts w:ascii="Times New Roman" w:hAnsi="Times New Roman" w:cs="Times New Roman"/>
          <w:bCs/>
          <w:i/>
          <w:iCs/>
          <w:kern w:val="0"/>
          <w:sz w:val="24"/>
          <w:szCs w:val="24"/>
          <w14:ligatures w14:val="none"/>
        </w:rPr>
        <w:t>Xhoxhaj</w:t>
      </w:r>
      <w:proofErr w:type="spellEnd"/>
      <w:del w:id="34" w:author="Admin" w:date="2025-07-08T11:03:00Z">
        <w:r w:rsidRPr="007038D9">
          <w:rPr>
            <w:rFonts w:ascii="Times New Roman" w:hAnsi="Times New Roman" w:cs="Times New Roman"/>
            <w:bCs/>
            <w:kern w:val="0"/>
            <w:sz w:val="24"/>
            <w:szCs w:val="24"/>
            <w14:ligatures w14:val="none"/>
          </w:rPr>
          <w:delText xml:space="preserve"> kund</w:delText>
        </w:r>
        <w:r w:rsidR="007C70C6" w:rsidRPr="007038D9">
          <w:rPr>
            <w:rFonts w:ascii="Times New Roman" w:hAnsi="Times New Roman" w:cs="Times New Roman"/>
            <w:bCs/>
            <w:kern w:val="0"/>
            <w:sz w:val="24"/>
            <w:szCs w:val="24"/>
            <w14:ligatures w14:val="none"/>
          </w:rPr>
          <w:delText>ë</w:delText>
        </w:r>
        <w:r w:rsidRPr="007038D9">
          <w:rPr>
            <w:rFonts w:ascii="Times New Roman" w:hAnsi="Times New Roman" w:cs="Times New Roman"/>
            <w:bCs/>
            <w:kern w:val="0"/>
            <w:sz w:val="24"/>
            <w:szCs w:val="24"/>
            <w14:ligatures w14:val="none"/>
          </w:rPr>
          <w:delText>r Shqip</w:delText>
        </w:r>
        <w:r w:rsidR="007C70C6" w:rsidRPr="007038D9">
          <w:rPr>
            <w:rFonts w:ascii="Times New Roman" w:hAnsi="Times New Roman" w:cs="Times New Roman"/>
            <w:bCs/>
            <w:kern w:val="0"/>
            <w:sz w:val="24"/>
            <w:szCs w:val="24"/>
            <w14:ligatures w14:val="none"/>
          </w:rPr>
          <w:delText>ë</w:delText>
        </w:r>
        <w:r w:rsidRPr="007038D9">
          <w:rPr>
            <w:rFonts w:ascii="Times New Roman" w:hAnsi="Times New Roman" w:cs="Times New Roman"/>
            <w:bCs/>
            <w:kern w:val="0"/>
            <w:sz w:val="24"/>
            <w:szCs w:val="24"/>
            <w14:ligatures w14:val="none"/>
          </w:rPr>
          <w:delText>ris</w:delText>
        </w:r>
        <w:r w:rsidR="007C70C6" w:rsidRPr="007038D9">
          <w:rPr>
            <w:rFonts w:ascii="Times New Roman" w:hAnsi="Times New Roman" w:cs="Times New Roman"/>
            <w:bCs/>
            <w:kern w:val="0"/>
            <w:sz w:val="24"/>
            <w:szCs w:val="24"/>
            <w14:ligatures w14:val="none"/>
          </w:rPr>
          <w:delText>ë</w:delText>
        </w:r>
      </w:del>
      <w:r w:rsidRPr="00860957">
        <w:rPr>
          <w:rFonts w:ascii="Times New Roman" w:hAnsi="Times New Roman" w:cs="Times New Roman"/>
          <w:bCs/>
          <w:kern w:val="0"/>
          <w:sz w:val="24"/>
          <w:szCs w:val="24"/>
          <w14:ligatures w14:val="none"/>
        </w:rPr>
        <w:t xml:space="preserve"> dhe </w:t>
      </w:r>
      <w:proofErr w:type="spellStart"/>
      <w:r w:rsidRPr="00860957">
        <w:rPr>
          <w:rFonts w:ascii="Times New Roman" w:hAnsi="Times New Roman" w:cs="Times New Roman"/>
          <w:bCs/>
          <w:i/>
          <w:iCs/>
          <w:kern w:val="0"/>
          <w:sz w:val="24"/>
          <w:szCs w:val="24"/>
          <w14:ligatures w14:val="none"/>
        </w:rPr>
        <w:t>Sevdari</w:t>
      </w:r>
      <w:proofErr w:type="spellEnd"/>
      <w:r w:rsidRPr="00860957">
        <w:rPr>
          <w:rFonts w:ascii="Times New Roman" w:hAnsi="Times New Roman" w:cs="Times New Roman"/>
          <w:bCs/>
          <w:kern w:val="0"/>
          <w:sz w:val="24"/>
          <w:szCs w:val="24"/>
          <w14:ligatures w14:val="none"/>
        </w:rPr>
        <w:t xml:space="preserve"> kund</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 Shqip</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ris</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 ka vendosur </w:t>
      </w:r>
      <w:r w:rsidR="00796103" w:rsidRPr="00860957">
        <w:rPr>
          <w:rFonts w:ascii="Times New Roman" w:hAnsi="Times New Roman" w:cs="Times New Roman"/>
          <w:bCs/>
          <w:kern w:val="0"/>
          <w:sz w:val="24"/>
          <w:szCs w:val="24"/>
          <w14:ligatures w14:val="none"/>
        </w:rPr>
        <w:t>standarde</w:t>
      </w:r>
      <w:r w:rsidRPr="00860957">
        <w:rPr>
          <w:rFonts w:ascii="Times New Roman" w:hAnsi="Times New Roman" w:cs="Times New Roman"/>
          <w:bCs/>
          <w:kern w:val="0"/>
          <w:sz w:val="24"/>
          <w:szCs w:val="24"/>
          <w14:ligatures w14:val="none"/>
        </w:rPr>
        <w:t xml:space="preserve"> sa i p</w:t>
      </w:r>
      <w:r w:rsidR="007C70C6" w:rsidRPr="00860957">
        <w:rPr>
          <w:rFonts w:ascii="Times New Roman" w:hAnsi="Times New Roman" w:cs="Times New Roman"/>
          <w:bCs/>
          <w:kern w:val="0"/>
          <w:sz w:val="24"/>
          <w:szCs w:val="24"/>
          <w14:ligatures w14:val="none"/>
        </w:rPr>
        <w:t>ë</w:t>
      </w:r>
      <w:r w:rsidRPr="00860957">
        <w:rPr>
          <w:rFonts w:ascii="Times New Roman" w:hAnsi="Times New Roman" w:cs="Times New Roman"/>
          <w:bCs/>
          <w:kern w:val="0"/>
          <w:sz w:val="24"/>
          <w:szCs w:val="24"/>
          <w14:ligatures w14:val="none"/>
        </w:rPr>
        <w:t xml:space="preserve">rket </w:t>
      </w:r>
      <w:r w:rsidR="00796103" w:rsidRPr="00860957">
        <w:rPr>
          <w:rFonts w:ascii="Times New Roman" w:hAnsi="Times New Roman" w:cs="Times New Roman"/>
          <w:bCs/>
          <w:kern w:val="0"/>
          <w:sz w:val="24"/>
          <w:szCs w:val="24"/>
          <w14:ligatures w14:val="none"/>
        </w:rPr>
        <w:t>respektimit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parimit </w:t>
      </w:r>
      <w:proofErr w:type="spellStart"/>
      <w:r w:rsidR="00001E9D" w:rsidRPr="00860957">
        <w:rPr>
          <w:rFonts w:ascii="Times New Roman" w:hAnsi="Times New Roman" w:cs="Times New Roman"/>
          <w:bCs/>
          <w:kern w:val="0"/>
          <w:sz w:val="24"/>
          <w:szCs w:val="24"/>
          <w14:ligatures w14:val="none"/>
        </w:rPr>
        <w:t>proporcionalitetit</w:t>
      </w:r>
      <w:proofErr w:type="spellEnd"/>
      <w:r w:rsidR="000B4FC5" w:rsidRPr="00860957">
        <w:rPr>
          <w:rFonts w:ascii="Times New Roman" w:hAnsi="Times New Roman" w:cs="Times New Roman"/>
          <w:bCs/>
          <w:kern w:val="0"/>
          <w:sz w:val="24"/>
          <w:szCs w:val="24"/>
          <w14:ligatures w14:val="none"/>
        </w:rPr>
        <w:t xml:space="preserve"> </w:t>
      </w:r>
      <w:r w:rsidR="00796103" w:rsidRPr="00860957">
        <w:rPr>
          <w:rFonts w:ascii="Times New Roman" w:hAnsi="Times New Roman" w:cs="Times New Roman"/>
          <w:bCs/>
          <w:kern w:val="0"/>
          <w:sz w:val="24"/>
          <w:szCs w:val="24"/>
          <w14:ligatures w14:val="none"/>
        </w:rPr>
        <w:t xml:space="preserve">dhe </w:t>
      </w:r>
      <w:r w:rsidR="00383FC7" w:rsidRPr="00860957">
        <w:rPr>
          <w:rFonts w:ascii="Times New Roman" w:hAnsi="Times New Roman" w:cs="Times New Roman"/>
          <w:bCs/>
          <w:kern w:val="0"/>
          <w:sz w:val="24"/>
          <w:szCs w:val="24"/>
          <w14:ligatures w14:val="none"/>
        </w:rPr>
        <w:t>se institucionet e rivler</w:t>
      </w:r>
      <w:r w:rsidR="006B5217" w:rsidRPr="00860957">
        <w:rPr>
          <w:rFonts w:ascii="Times New Roman" w:hAnsi="Times New Roman" w:cs="Times New Roman"/>
          <w:bCs/>
          <w:kern w:val="0"/>
          <w:sz w:val="24"/>
          <w:szCs w:val="24"/>
          <w14:ligatures w14:val="none"/>
        </w:rPr>
        <w:t>ë</w:t>
      </w:r>
      <w:r w:rsidR="00383FC7" w:rsidRPr="00860957">
        <w:rPr>
          <w:rFonts w:ascii="Times New Roman" w:hAnsi="Times New Roman" w:cs="Times New Roman"/>
          <w:bCs/>
          <w:kern w:val="0"/>
          <w:sz w:val="24"/>
          <w:szCs w:val="24"/>
          <w14:ligatures w14:val="none"/>
        </w:rPr>
        <w:t>simit</w:t>
      </w:r>
      <w:r w:rsidR="00796103" w:rsidRPr="00860957">
        <w:rPr>
          <w:rFonts w:ascii="Times New Roman" w:hAnsi="Times New Roman" w:cs="Times New Roman"/>
          <w:bCs/>
          <w:kern w:val="0"/>
          <w:sz w:val="24"/>
          <w:szCs w:val="24"/>
          <w14:ligatures w14:val="none"/>
        </w:rPr>
        <w:t xml:space="preserve"> duhet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udh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hiqen nga parim</w:t>
      </w:r>
      <w:r w:rsidR="00001E9D" w:rsidRPr="00860957">
        <w:rPr>
          <w:rFonts w:ascii="Times New Roman" w:hAnsi="Times New Roman" w:cs="Times New Roman"/>
          <w:bCs/>
          <w:kern w:val="0"/>
          <w:sz w:val="24"/>
          <w:szCs w:val="24"/>
          <w14:ligatures w14:val="none"/>
        </w:rPr>
        <w:t>i</w:t>
      </w:r>
      <w:r w:rsidR="00796103" w:rsidRPr="00860957">
        <w:rPr>
          <w:rFonts w:ascii="Times New Roman" w:hAnsi="Times New Roman" w:cs="Times New Roman"/>
          <w:bCs/>
          <w:kern w:val="0"/>
          <w:sz w:val="24"/>
          <w:szCs w:val="24"/>
          <w14:ligatures w14:val="none"/>
        </w:rPr>
        <w:t xml:space="preserve"> </w:t>
      </w:r>
      <w:r w:rsidR="00001E9D" w:rsidRPr="00860957">
        <w:rPr>
          <w:rFonts w:ascii="Times New Roman" w:hAnsi="Times New Roman" w:cs="Times New Roman"/>
          <w:bCs/>
          <w:kern w:val="0"/>
          <w:sz w:val="24"/>
          <w:szCs w:val="24"/>
          <w14:ligatures w14:val="none"/>
        </w:rPr>
        <w:t>i</w:t>
      </w:r>
      <w:r w:rsidR="00796103" w:rsidRPr="00860957">
        <w:rPr>
          <w:rFonts w:ascii="Times New Roman" w:hAnsi="Times New Roman" w:cs="Times New Roman"/>
          <w:bCs/>
          <w:kern w:val="0"/>
          <w:sz w:val="24"/>
          <w:szCs w:val="24"/>
          <w14:ligatures w14:val="none"/>
        </w:rPr>
        <w:t xml:space="preserve"> barazis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para ligjit, </w:t>
      </w:r>
      <w:r w:rsidR="007C70C6" w:rsidRPr="00860957">
        <w:rPr>
          <w:rFonts w:ascii="Times New Roman" w:hAnsi="Times New Roman" w:cs="Times New Roman"/>
          <w:bCs/>
          <w:kern w:val="0"/>
          <w:sz w:val="24"/>
          <w:szCs w:val="24"/>
          <w14:ligatures w14:val="none"/>
        </w:rPr>
        <w:t>kushtetutshmërisë</w:t>
      </w:r>
      <w:r w:rsidR="00796103" w:rsidRPr="00860957">
        <w:rPr>
          <w:rFonts w:ascii="Times New Roman" w:hAnsi="Times New Roman" w:cs="Times New Roman"/>
          <w:bCs/>
          <w:kern w:val="0"/>
          <w:sz w:val="24"/>
          <w:szCs w:val="24"/>
          <w14:ligatures w14:val="none"/>
        </w:rPr>
        <w:t>, ligjshm</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ris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w:t>
      </w:r>
      <w:proofErr w:type="spellStart"/>
      <w:r w:rsidR="00001E9D" w:rsidRPr="00860957">
        <w:rPr>
          <w:rFonts w:ascii="Times New Roman" w:hAnsi="Times New Roman" w:cs="Times New Roman"/>
          <w:bCs/>
          <w:kern w:val="0"/>
          <w:sz w:val="24"/>
          <w:szCs w:val="24"/>
          <w14:ligatures w14:val="none"/>
        </w:rPr>
        <w:t>proporcionalitetit</w:t>
      </w:r>
      <w:proofErr w:type="spellEnd"/>
      <w:r w:rsidR="00796103" w:rsidRPr="00860957">
        <w:rPr>
          <w:rFonts w:ascii="Times New Roman" w:hAnsi="Times New Roman" w:cs="Times New Roman"/>
          <w:bCs/>
          <w:kern w:val="0"/>
          <w:sz w:val="24"/>
          <w:szCs w:val="24"/>
          <w14:ligatures w14:val="none"/>
        </w:rPr>
        <w:t xml:space="preserve"> dhe objektivitetit si dhe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parimev</w:t>
      </w:r>
      <w:r w:rsidR="007C70C6" w:rsidRPr="00860957">
        <w:rPr>
          <w:rFonts w:ascii="Times New Roman" w:hAnsi="Times New Roman" w:cs="Times New Roman"/>
          <w:bCs/>
          <w:kern w:val="0"/>
          <w:sz w:val="24"/>
          <w:szCs w:val="24"/>
          <w14:ligatures w14:val="none"/>
        </w:rPr>
        <w:t>e</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tjera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cilat garantojn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drejt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nj</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proces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rregullt ligjor. </w:t>
      </w:r>
      <w:r w:rsidR="00C1161E" w:rsidRPr="00860957">
        <w:rPr>
          <w:rFonts w:ascii="Times New Roman" w:hAnsi="Times New Roman" w:cs="Times New Roman"/>
          <w:bCs/>
          <w:kern w:val="0"/>
          <w:sz w:val="24"/>
          <w:szCs w:val="24"/>
          <w14:ligatures w14:val="none"/>
        </w:rPr>
        <w:t>Sipas tij, a</w:t>
      </w:r>
      <w:r w:rsidR="00796103" w:rsidRPr="00860957">
        <w:rPr>
          <w:rFonts w:ascii="Times New Roman" w:hAnsi="Times New Roman" w:cs="Times New Roman"/>
          <w:bCs/>
          <w:kern w:val="0"/>
          <w:sz w:val="24"/>
          <w:szCs w:val="24"/>
          <w14:ligatures w14:val="none"/>
        </w:rPr>
        <w:t>rsyet e 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na nga Komisioni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dh</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nien e mas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s disiplinore </w:t>
      </w:r>
      <w:r w:rsidR="00001E9D" w:rsidRPr="00860957">
        <w:rPr>
          <w:rFonts w:ascii="Times New Roman" w:hAnsi="Times New Roman" w:cs="Times New Roman"/>
          <w:bCs/>
          <w:kern w:val="0"/>
          <w:sz w:val="24"/>
          <w:szCs w:val="24"/>
          <w14:ligatures w14:val="none"/>
        </w:rPr>
        <w:t xml:space="preserve">të shkarkimit nga detyra </w:t>
      </w:r>
      <w:r w:rsidR="00796103" w:rsidRPr="00860957">
        <w:rPr>
          <w:rFonts w:ascii="Times New Roman" w:hAnsi="Times New Roman" w:cs="Times New Roman"/>
          <w:bCs/>
          <w:kern w:val="0"/>
          <w:sz w:val="24"/>
          <w:szCs w:val="24"/>
          <w14:ligatures w14:val="none"/>
        </w:rPr>
        <w:t>nuk jan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relevante dhe as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mjaftueshme p</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r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justifikuar nj</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mas</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till</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w:t>
      </w:r>
      <w:r w:rsidR="006C533B"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nd</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dhe me pasoja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r</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nda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jet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n profesionale 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tij, </w:t>
      </w:r>
      <w:r w:rsidR="007C70C6" w:rsidRPr="00860957">
        <w:rPr>
          <w:rFonts w:ascii="Times New Roman" w:hAnsi="Times New Roman" w:cs="Times New Roman"/>
          <w:bCs/>
          <w:kern w:val="0"/>
          <w:sz w:val="24"/>
          <w:szCs w:val="24"/>
          <w14:ligatures w14:val="none"/>
        </w:rPr>
        <w:t>siç</w:t>
      </w:r>
      <w:r w:rsidR="00796103" w:rsidRPr="00860957">
        <w:rPr>
          <w:rFonts w:ascii="Times New Roman" w:hAnsi="Times New Roman" w:cs="Times New Roman"/>
          <w:bCs/>
          <w:kern w:val="0"/>
          <w:sz w:val="24"/>
          <w:szCs w:val="24"/>
          <w14:ligatures w14:val="none"/>
        </w:rPr>
        <w:t xml:space="preserve"> </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sht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shkarkimi nga detyra.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k</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to rrethana subjekti pretendo</w:t>
      </w:r>
      <w:r w:rsidR="00001E9D" w:rsidRPr="00860957">
        <w:rPr>
          <w:rFonts w:ascii="Times New Roman" w:hAnsi="Times New Roman" w:cs="Times New Roman"/>
          <w:bCs/>
          <w:kern w:val="0"/>
          <w:sz w:val="24"/>
          <w:szCs w:val="24"/>
          <w14:ligatures w14:val="none"/>
        </w:rPr>
        <w:t>n</w:t>
      </w:r>
      <w:r w:rsidR="00796103" w:rsidRPr="00860957">
        <w:rPr>
          <w:rFonts w:ascii="Times New Roman" w:hAnsi="Times New Roman" w:cs="Times New Roman"/>
          <w:bCs/>
          <w:kern w:val="0"/>
          <w:sz w:val="24"/>
          <w:szCs w:val="24"/>
          <w14:ligatures w14:val="none"/>
        </w:rPr>
        <w:t xml:space="preserve"> se </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sht</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cenuar e drejta e parashikuar nga neni 8 i </w:t>
      </w:r>
      <w:proofErr w:type="spellStart"/>
      <w:r w:rsidR="00796103" w:rsidRPr="00860957">
        <w:rPr>
          <w:rFonts w:ascii="Times New Roman" w:hAnsi="Times New Roman" w:cs="Times New Roman"/>
          <w:bCs/>
          <w:kern w:val="0"/>
          <w:sz w:val="24"/>
          <w:szCs w:val="24"/>
          <w14:ligatures w14:val="none"/>
        </w:rPr>
        <w:t>KEDNj</w:t>
      </w:r>
      <w:proofErr w:type="spellEnd"/>
      <w:r w:rsidR="00796103" w:rsidRPr="00860957">
        <w:rPr>
          <w:rFonts w:ascii="Times New Roman" w:hAnsi="Times New Roman" w:cs="Times New Roman"/>
          <w:bCs/>
          <w:kern w:val="0"/>
          <w:sz w:val="24"/>
          <w:szCs w:val="24"/>
          <w14:ligatures w14:val="none"/>
        </w:rPr>
        <w:t xml:space="preserve"> </w:t>
      </w:r>
      <w:r w:rsidR="007C70C6" w:rsidRPr="00860957">
        <w:rPr>
          <w:rFonts w:ascii="Times New Roman" w:hAnsi="Times New Roman" w:cs="Times New Roman"/>
          <w:bCs/>
          <w:kern w:val="0"/>
          <w:sz w:val="24"/>
          <w:szCs w:val="24"/>
          <w14:ligatures w14:val="none"/>
        </w:rPr>
        <w:t>pasi</w:t>
      </w:r>
      <w:r w:rsidR="00796103" w:rsidRPr="00860957">
        <w:rPr>
          <w:rFonts w:ascii="Times New Roman" w:hAnsi="Times New Roman" w:cs="Times New Roman"/>
          <w:bCs/>
          <w:kern w:val="0"/>
          <w:sz w:val="24"/>
          <w:szCs w:val="24"/>
          <w14:ligatures w14:val="none"/>
        </w:rPr>
        <w:t xml:space="preserve"> shkaqet e shkarkimit nuk bazohen n</w:t>
      </w:r>
      <w:r w:rsidR="007C70C6" w:rsidRPr="00860957">
        <w:rPr>
          <w:rFonts w:ascii="Times New Roman" w:hAnsi="Times New Roman" w:cs="Times New Roman"/>
          <w:bCs/>
          <w:kern w:val="0"/>
          <w:sz w:val="24"/>
          <w:szCs w:val="24"/>
          <w14:ligatures w14:val="none"/>
        </w:rPr>
        <w:t>ë</w:t>
      </w:r>
      <w:r w:rsidR="00796103" w:rsidRPr="00860957">
        <w:rPr>
          <w:rFonts w:ascii="Times New Roman" w:hAnsi="Times New Roman" w:cs="Times New Roman"/>
          <w:bCs/>
          <w:kern w:val="0"/>
          <w:sz w:val="24"/>
          <w:szCs w:val="24"/>
          <w14:ligatures w14:val="none"/>
        </w:rPr>
        <w:t xml:space="preserve"> ligj</w:t>
      </w:r>
      <w:r w:rsidR="00001E9D" w:rsidRPr="00860957">
        <w:rPr>
          <w:rFonts w:ascii="Times New Roman" w:hAnsi="Times New Roman" w:cs="Times New Roman"/>
          <w:bCs/>
          <w:kern w:val="0"/>
          <w:sz w:val="24"/>
          <w:szCs w:val="24"/>
          <w14:ligatures w14:val="none"/>
        </w:rPr>
        <w:t xml:space="preserve"> dhe në provat e administruara si dhe nuk janë në përputhje me parimin e </w:t>
      </w:r>
      <w:proofErr w:type="spellStart"/>
      <w:r w:rsidR="00001E9D" w:rsidRPr="00860957">
        <w:rPr>
          <w:rFonts w:ascii="Times New Roman" w:hAnsi="Times New Roman" w:cs="Times New Roman"/>
          <w:bCs/>
          <w:kern w:val="0"/>
          <w:sz w:val="24"/>
          <w:szCs w:val="24"/>
          <w14:ligatures w14:val="none"/>
        </w:rPr>
        <w:t>proporcionalitetit</w:t>
      </w:r>
      <w:proofErr w:type="spellEnd"/>
      <w:r w:rsidR="00001E9D" w:rsidRPr="00860957">
        <w:rPr>
          <w:rFonts w:ascii="Times New Roman" w:hAnsi="Times New Roman" w:cs="Times New Roman"/>
          <w:bCs/>
          <w:kern w:val="0"/>
          <w:sz w:val="24"/>
          <w:szCs w:val="24"/>
          <w14:ligatures w14:val="none"/>
        </w:rPr>
        <w:t xml:space="preserve">, objektivitetit dhe barazisë para ligjit. </w:t>
      </w:r>
    </w:p>
    <w:p w14:paraId="6B04EB86" w14:textId="4D45266E" w:rsidR="006C533B" w:rsidRPr="00860957" w:rsidRDefault="00DF2B8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kern w:val="0"/>
          <w:sz w:val="24"/>
          <w:szCs w:val="24"/>
          <w14:ligatures w14:val="none"/>
        </w:rPr>
        <w:t xml:space="preserve"> </w:t>
      </w:r>
      <w:r w:rsidR="00577714" w:rsidRPr="00860957">
        <w:rPr>
          <w:rFonts w:ascii="Times New Roman" w:hAnsi="Times New Roman" w:cs="Times New Roman"/>
          <w:bCs/>
          <w:kern w:val="0"/>
          <w:sz w:val="24"/>
          <w:szCs w:val="24"/>
          <w14:ligatures w14:val="none"/>
        </w:rPr>
        <w:t>N</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 xml:space="preserve"> lidhje me k</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t</w:t>
      </w:r>
      <w:r w:rsidR="006C533B" w:rsidRPr="00860957">
        <w:rPr>
          <w:rFonts w:ascii="Times New Roman" w:hAnsi="Times New Roman" w:cs="Times New Roman"/>
          <w:bCs/>
          <w:kern w:val="0"/>
          <w:sz w:val="24"/>
          <w:szCs w:val="24"/>
          <w14:ligatures w14:val="none"/>
        </w:rPr>
        <w:t>ë</w:t>
      </w:r>
      <w:r w:rsidR="00577714" w:rsidRPr="00860957">
        <w:rPr>
          <w:rFonts w:ascii="Times New Roman" w:hAnsi="Times New Roman" w:cs="Times New Roman"/>
          <w:bCs/>
          <w:kern w:val="0"/>
          <w:sz w:val="24"/>
          <w:szCs w:val="24"/>
          <w14:ligatures w14:val="none"/>
        </w:rPr>
        <w:t xml:space="preserve"> shkak ankimi</w:t>
      </w:r>
      <w:r w:rsidR="008B2389" w:rsidRPr="00860957">
        <w:rPr>
          <w:rFonts w:ascii="Times New Roman" w:hAnsi="Times New Roman" w:cs="Times New Roman"/>
          <w:bCs/>
          <w:kern w:val="0"/>
          <w:sz w:val="24"/>
          <w:szCs w:val="24"/>
          <w14:ligatures w14:val="none"/>
        </w:rPr>
        <w:t>,</w:t>
      </w:r>
      <w:r w:rsidRPr="00860957">
        <w:rPr>
          <w:rFonts w:ascii="Times New Roman" w:hAnsi="Times New Roman" w:cs="Times New Roman"/>
          <w:bCs/>
          <w:kern w:val="0"/>
          <w:sz w:val="24"/>
          <w:szCs w:val="24"/>
          <w14:ligatures w14:val="none"/>
        </w:rPr>
        <w:t xml:space="preserve"> </w:t>
      </w:r>
      <w:r w:rsidR="002937BC" w:rsidRPr="00860957">
        <w:rPr>
          <w:rFonts w:ascii="Times New Roman" w:hAnsi="Times New Roman" w:cs="Times New Roman"/>
          <w:bCs/>
          <w:kern w:val="0"/>
          <w:sz w:val="24"/>
          <w:szCs w:val="24"/>
          <w14:ligatures w14:val="none"/>
        </w:rPr>
        <w:t>s</w:t>
      </w:r>
      <w:r w:rsidR="002937BC" w:rsidRPr="00860957">
        <w:rPr>
          <w:rFonts w:ascii="Times New Roman" w:hAnsi="Times New Roman" w:cs="Times New Roman"/>
          <w:sz w:val="24"/>
          <w:szCs w:val="24"/>
        </w:rPr>
        <w:t xml:space="preserve">ikurse </w:t>
      </w:r>
      <w:proofErr w:type="spellStart"/>
      <w:r w:rsidR="002937BC" w:rsidRPr="00860957">
        <w:rPr>
          <w:rFonts w:ascii="Times New Roman" w:hAnsi="Times New Roman" w:cs="Times New Roman"/>
          <w:sz w:val="24"/>
          <w:szCs w:val="24"/>
        </w:rPr>
        <w:t>elaboruar</w:t>
      </w:r>
      <w:proofErr w:type="spellEnd"/>
      <w:r w:rsidR="002937BC" w:rsidRPr="00860957">
        <w:rPr>
          <w:rFonts w:ascii="Times New Roman" w:hAnsi="Times New Roman" w:cs="Times New Roman"/>
          <w:sz w:val="24"/>
          <w:szCs w:val="24"/>
        </w:rPr>
        <w:t xml:space="preserve"> gjerësisht në jurisprudencën e Kolegjit, por tashmë konfirmuar edhe nga kontrolli i kryer nga </w:t>
      </w:r>
      <w:proofErr w:type="spellStart"/>
      <w:r w:rsidR="002937BC" w:rsidRPr="00860957">
        <w:rPr>
          <w:rFonts w:ascii="Times New Roman" w:hAnsi="Times New Roman" w:cs="Times New Roman"/>
          <w:sz w:val="24"/>
          <w:szCs w:val="24"/>
        </w:rPr>
        <w:t>GjEDNj</w:t>
      </w:r>
      <w:proofErr w:type="spellEnd"/>
      <w:r w:rsidR="002937BC" w:rsidRPr="00860957">
        <w:rPr>
          <w:rFonts w:ascii="Times New Roman" w:hAnsi="Times New Roman" w:cs="Times New Roman"/>
          <w:sz w:val="24"/>
          <w:szCs w:val="24"/>
        </w:rPr>
        <w:t xml:space="preserve">-ja nëpërmjet çështjes kyç të rivlerësimit, </w:t>
      </w:r>
      <w:proofErr w:type="spellStart"/>
      <w:r w:rsidR="002937BC" w:rsidRPr="00860957">
        <w:rPr>
          <w:rFonts w:ascii="Times New Roman" w:hAnsi="Times New Roman" w:cs="Times New Roman"/>
          <w:i/>
          <w:iCs/>
          <w:sz w:val="24"/>
          <w:szCs w:val="24"/>
        </w:rPr>
        <w:t>Xhoxhaj</w:t>
      </w:r>
      <w:proofErr w:type="spellEnd"/>
      <w:r w:rsidR="002937BC" w:rsidRPr="00860957">
        <w:rPr>
          <w:rFonts w:ascii="Times New Roman" w:hAnsi="Times New Roman" w:cs="Times New Roman"/>
          <w:i/>
          <w:iCs/>
          <w:sz w:val="24"/>
          <w:szCs w:val="24"/>
        </w:rPr>
        <w:t xml:space="preserve"> kundër Shqipërisë</w:t>
      </w:r>
      <w:r w:rsidR="002937BC" w:rsidRPr="00860957">
        <w:rPr>
          <w:rFonts w:ascii="Times New Roman" w:hAnsi="Times New Roman" w:cs="Times New Roman"/>
          <w:sz w:val="24"/>
          <w:szCs w:val="24"/>
        </w:rPr>
        <w:t xml:space="preserve">, masa disiplinore e shkarkimit parashikuar nga ligji </w:t>
      </w:r>
      <w:r w:rsidR="00B41D2C" w:rsidRPr="00860957">
        <w:rPr>
          <w:rFonts w:ascii="Times New Roman" w:hAnsi="Times New Roman" w:cs="Times New Roman"/>
          <w:sz w:val="24"/>
          <w:szCs w:val="24"/>
        </w:rPr>
        <w:t xml:space="preserve">nr. 84/2016 </w:t>
      </w:r>
      <w:r w:rsidR="002937BC" w:rsidRPr="00860957">
        <w:rPr>
          <w:rFonts w:ascii="Times New Roman" w:hAnsi="Times New Roman" w:cs="Times New Roman"/>
          <w:sz w:val="24"/>
          <w:szCs w:val="24"/>
        </w:rPr>
        <w:t xml:space="preserve">nuk është </w:t>
      </w:r>
      <w:proofErr w:type="spellStart"/>
      <w:r w:rsidR="002937BC" w:rsidRPr="00860957">
        <w:rPr>
          <w:rFonts w:ascii="Times New Roman" w:hAnsi="Times New Roman" w:cs="Times New Roman"/>
          <w:sz w:val="24"/>
          <w:szCs w:val="24"/>
        </w:rPr>
        <w:t>disproporcionale</w:t>
      </w:r>
      <w:proofErr w:type="spellEnd"/>
      <w:r w:rsidR="002937BC" w:rsidRPr="00860957">
        <w:rPr>
          <w:rFonts w:ascii="Times New Roman" w:hAnsi="Times New Roman" w:cs="Times New Roman"/>
          <w:sz w:val="24"/>
          <w:szCs w:val="24"/>
        </w:rPr>
        <w:t xml:space="preserve"> dhe as në shkelje të parimeve të nenit 8 të Konventës</w:t>
      </w:r>
      <w:r w:rsidR="002937BC" w:rsidRPr="00860957">
        <w:rPr>
          <w:rStyle w:val="FootnoteReference"/>
          <w:rFonts w:ascii="Times New Roman" w:hAnsi="Times New Roman" w:cs="Times New Roman"/>
          <w:sz w:val="24"/>
          <w:szCs w:val="24"/>
        </w:rPr>
        <w:footnoteReference w:id="6"/>
      </w:r>
      <w:r w:rsidR="00B41D2C" w:rsidRPr="00860957">
        <w:rPr>
          <w:rFonts w:ascii="Times New Roman" w:hAnsi="Times New Roman" w:cs="Times New Roman"/>
          <w:sz w:val="24"/>
          <w:szCs w:val="24"/>
        </w:rPr>
        <w:t>. N</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rastin e subjektit t</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rivler</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simit masa disiplinore </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sht</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marr</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bazuar n</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 nenin 61, pika 5 </w:t>
      </w:r>
      <w:r w:rsidR="003F68B9" w:rsidRPr="00860957">
        <w:rPr>
          <w:rFonts w:ascii="Times New Roman" w:hAnsi="Times New Roman" w:cs="Times New Roman"/>
          <w:sz w:val="24"/>
          <w:szCs w:val="24"/>
        </w:rPr>
        <w:t>të</w:t>
      </w:r>
      <w:r w:rsidR="00B41D2C" w:rsidRPr="00860957">
        <w:rPr>
          <w:rFonts w:ascii="Times New Roman" w:hAnsi="Times New Roman" w:cs="Times New Roman"/>
          <w:sz w:val="24"/>
          <w:szCs w:val="24"/>
        </w:rPr>
        <w:t xml:space="preserve"> ligjit nr. 84/2016 p</w:t>
      </w:r>
      <w:r w:rsidR="00CD5CFB" w:rsidRPr="00860957">
        <w:rPr>
          <w:rFonts w:ascii="Times New Roman" w:hAnsi="Times New Roman" w:cs="Times New Roman"/>
          <w:sz w:val="24"/>
          <w:szCs w:val="24"/>
        </w:rPr>
        <w:t>ë</w:t>
      </w:r>
      <w:r w:rsidR="00B41D2C" w:rsidRPr="00860957">
        <w:rPr>
          <w:rFonts w:ascii="Times New Roman" w:hAnsi="Times New Roman" w:cs="Times New Roman"/>
          <w:sz w:val="24"/>
          <w:szCs w:val="24"/>
        </w:rPr>
        <w:t xml:space="preserve">r sa Komisioni ka </w:t>
      </w:r>
      <w:r w:rsidR="00B53422" w:rsidRPr="00860957">
        <w:rPr>
          <w:rFonts w:ascii="Times New Roman" w:hAnsi="Times New Roman" w:cs="Times New Roman"/>
          <w:sz w:val="24"/>
          <w:szCs w:val="24"/>
        </w:rPr>
        <w:t>çmuar</w:t>
      </w:r>
      <w:r w:rsidR="00B41D2C" w:rsidRPr="00860957">
        <w:rPr>
          <w:rFonts w:ascii="Times New Roman" w:hAnsi="Times New Roman" w:cs="Times New Roman"/>
          <w:sz w:val="24"/>
          <w:szCs w:val="24"/>
        </w:rPr>
        <w:t xml:space="preserve"> se </w:t>
      </w:r>
      <w:r w:rsidR="00CD5CFB" w:rsidRPr="00860957">
        <w:rPr>
          <w:rFonts w:ascii="Times New Roman" w:hAnsi="Times New Roman" w:cs="Times New Roman"/>
          <w:sz w:val="24"/>
          <w:szCs w:val="24"/>
        </w:rPr>
        <w:t xml:space="preserve">në vlerësimin tërësor të rrethanave për të tre kriteret </w:t>
      </w:r>
      <w:r w:rsidR="003F68B9" w:rsidRPr="00860957">
        <w:rPr>
          <w:rFonts w:ascii="Times New Roman" w:hAnsi="Times New Roman" w:cs="Times New Roman"/>
          <w:sz w:val="24"/>
          <w:szCs w:val="24"/>
        </w:rPr>
        <w:t xml:space="preserve">trajtuar hollësisht në vendim, subjekti i rivlerësimit ka cenuar besimin e publikut te sistemi i drejtësisë. Sa më sipër, </w:t>
      </w:r>
      <w:r w:rsidRPr="00860957">
        <w:rPr>
          <w:rFonts w:ascii="Times New Roman" w:hAnsi="Times New Roman" w:cs="Times New Roman"/>
          <w:bCs/>
          <w:kern w:val="0"/>
          <w:sz w:val="24"/>
          <w:szCs w:val="24"/>
          <w14:ligatures w14:val="none"/>
        </w:rPr>
        <w:t>vlerësohet</w:t>
      </w:r>
      <w:r w:rsidR="006C533B" w:rsidRPr="00860957">
        <w:rPr>
          <w:rFonts w:ascii="Times New Roman" w:hAnsi="Times New Roman" w:cs="Times New Roman"/>
          <w:bCs/>
          <w:kern w:val="0"/>
          <w:sz w:val="24"/>
          <w:szCs w:val="24"/>
          <w14:ligatures w14:val="none"/>
        </w:rPr>
        <w:t xml:space="preserve"> se</w:t>
      </w:r>
      <w:r w:rsidR="00C1161E" w:rsidRPr="00860957">
        <w:rPr>
          <w:rFonts w:ascii="Times New Roman" w:hAnsi="Times New Roman" w:cs="Times New Roman"/>
          <w:bCs/>
          <w:kern w:val="0"/>
          <w:sz w:val="24"/>
          <w:szCs w:val="24"/>
          <w14:ligatures w14:val="none"/>
        </w:rPr>
        <w:t>,</w:t>
      </w:r>
      <w:r w:rsidR="00B53422" w:rsidRPr="00860957">
        <w:rPr>
          <w:rFonts w:ascii="Times New Roman" w:hAnsi="Times New Roman" w:cs="Times New Roman"/>
          <w:bCs/>
          <w:kern w:val="0"/>
          <w:sz w:val="24"/>
          <w:szCs w:val="24"/>
          <w14:ligatures w14:val="none"/>
        </w:rPr>
        <w:t xml:space="preserve"> n</w:t>
      </w:r>
      <w:r w:rsidR="00B53422" w:rsidRPr="00860957">
        <w:rPr>
          <w:rFonts w:ascii="Times New Roman" w:hAnsi="Times New Roman" w:cs="Times New Roman"/>
          <w:sz w:val="24"/>
          <w:szCs w:val="24"/>
        </w:rPr>
        <w:t>ë konsideratë të qëndrimit të Kolegjit në çështje të tjera</w:t>
      </w:r>
      <w:r w:rsidR="00B53422" w:rsidRPr="00860957">
        <w:rPr>
          <w:rStyle w:val="FootnoteReference"/>
          <w:rFonts w:ascii="Times New Roman" w:hAnsi="Times New Roman" w:cs="Times New Roman"/>
          <w:sz w:val="24"/>
          <w:szCs w:val="24"/>
        </w:rPr>
        <w:footnoteReference w:id="7"/>
      </w:r>
      <w:r w:rsidR="00B53422" w:rsidRPr="00860957">
        <w:rPr>
          <w:rFonts w:ascii="Times New Roman" w:hAnsi="Times New Roman" w:cs="Times New Roman"/>
          <w:sz w:val="24"/>
          <w:szCs w:val="24"/>
        </w:rPr>
        <w:t xml:space="preserve">, </w:t>
      </w:r>
      <w:proofErr w:type="spellStart"/>
      <w:r w:rsidR="00B53422" w:rsidRPr="00860957">
        <w:rPr>
          <w:rFonts w:ascii="Times New Roman" w:hAnsi="Times New Roman" w:cs="Times New Roman"/>
          <w:sz w:val="24"/>
          <w:szCs w:val="24"/>
        </w:rPr>
        <w:t>proporcionaliteti</w:t>
      </w:r>
      <w:proofErr w:type="spellEnd"/>
      <w:r w:rsidR="00B53422" w:rsidRPr="00860957">
        <w:rPr>
          <w:rFonts w:ascii="Times New Roman" w:hAnsi="Times New Roman" w:cs="Times New Roman"/>
          <w:sz w:val="24"/>
          <w:szCs w:val="24"/>
        </w:rPr>
        <w:t xml:space="preserve"> është pjesë e tërësisë së parimeve nga të cilat udhëhiqen institucionet e rivlerësimit dhe nuk mund të gjejë zbatim si parim i veçantë dhe i vetëm i rivlerësimit. Ky parim </w:t>
      </w:r>
      <w:r w:rsidRPr="00860957">
        <w:rPr>
          <w:rFonts w:ascii="Times New Roman" w:hAnsi="Times New Roman" w:cs="Times New Roman"/>
          <w:sz w:val="24"/>
          <w:szCs w:val="24"/>
        </w:rPr>
        <w:t xml:space="preserve">eventualisht, </w:t>
      </w:r>
      <w:r w:rsidR="00577714" w:rsidRPr="00860957">
        <w:rPr>
          <w:rFonts w:ascii="Times New Roman" w:hAnsi="Times New Roman" w:cs="Times New Roman"/>
          <w:sz w:val="24"/>
          <w:szCs w:val="24"/>
        </w:rPr>
        <w:t>zbatohet duke</w:t>
      </w:r>
      <w:r w:rsidRPr="00860957">
        <w:rPr>
          <w:rFonts w:ascii="Times New Roman" w:hAnsi="Times New Roman" w:cs="Times New Roman"/>
          <w:sz w:val="24"/>
          <w:szCs w:val="24"/>
        </w:rPr>
        <w:t xml:space="preserve"> marrë në konsideratë të gjitha kushtet, të dhënat dhe provat që dalin nga procesi i rivlerësimit të subjektit të rivlerësimit</w:t>
      </w:r>
      <w:r w:rsidR="003F68B9" w:rsidRPr="00860957">
        <w:rPr>
          <w:rFonts w:ascii="Times New Roman" w:hAnsi="Times New Roman" w:cs="Times New Roman"/>
          <w:sz w:val="24"/>
          <w:szCs w:val="24"/>
        </w:rPr>
        <w:t xml:space="preserve"> duke mbajtur </w:t>
      </w:r>
      <w:r w:rsidRPr="00860957">
        <w:rPr>
          <w:rFonts w:ascii="Times New Roman" w:hAnsi="Times New Roman" w:cs="Times New Roman"/>
          <w:sz w:val="24"/>
          <w:szCs w:val="24"/>
        </w:rPr>
        <w:t>në konsideratë disa standarde objektive të vendosura nga jurisprudenca e Kolegjit</w:t>
      </w:r>
      <w:r w:rsidR="00B53422" w:rsidRPr="00860957">
        <w:rPr>
          <w:rStyle w:val="FootnoteReference"/>
          <w:rFonts w:ascii="Times New Roman" w:hAnsi="Times New Roman" w:cs="Times New Roman"/>
          <w:sz w:val="24"/>
          <w:szCs w:val="24"/>
        </w:rPr>
        <w:footnoteReference w:id="8"/>
      </w:r>
      <w:r w:rsidR="00B53422" w:rsidRPr="00860957">
        <w:rPr>
          <w:rFonts w:ascii="Times New Roman" w:hAnsi="Times New Roman" w:cs="Times New Roman"/>
          <w:sz w:val="24"/>
          <w:szCs w:val="24"/>
        </w:rPr>
        <w:t xml:space="preserve"> dhe </w:t>
      </w:r>
      <w:r w:rsidR="00577714" w:rsidRPr="00860957">
        <w:rPr>
          <w:rFonts w:ascii="Times New Roman" w:hAnsi="Times New Roman" w:cs="Times New Roman"/>
          <w:sz w:val="24"/>
          <w:szCs w:val="24"/>
        </w:rPr>
        <w:t>b</w:t>
      </w:r>
      <w:r w:rsidR="006C533B" w:rsidRPr="00860957">
        <w:rPr>
          <w:rFonts w:ascii="Times New Roman" w:hAnsi="Times New Roman" w:cs="Times New Roman"/>
          <w:sz w:val="24"/>
          <w:szCs w:val="24"/>
        </w:rPr>
        <w:t>ë</w:t>
      </w:r>
      <w:r w:rsidR="00577714" w:rsidRPr="00860957">
        <w:rPr>
          <w:rFonts w:ascii="Times New Roman" w:hAnsi="Times New Roman" w:cs="Times New Roman"/>
          <w:sz w:val="24"/>
          <w:szCs w:val="24"/>
        </w:rPr>
        <w:t>het</w:t>
      </w:r>
      <w:r w:rsidR="00516692" w:rsidRPr="00860957">
        <w:rPr>
          <w:rFonts w:ascii="Times New Roman" w:hAnsi="Times New Roman" w:cs="Times New Roman"/>
          <w:sz w:val="24"/>
          <w:szCs w:val="24"/>
        </w:rPr>
        <w:t xml:space="preserve"> vetëm për situatën faktike dhe ligjore të çështje</w:t>
      </w:r>
      <w:r w:rsidR="003F68B9" w:rsidRPr="00860957">
        <w:rPr>
          <w:rFonts w:ascii="Times New Roman" w:hAnsi="Times New Roman" w:cs="Times New Roman"/>
          <w:sz w:val="24"/>
          <w:szCs w:val="24"/>
        </w:rPr>
        <w:t>ve</w:t>
      </w:r>
      <w:r w:rsidR="00516692" w:rsidRPr="00860957">
        <w:rPr>
          <w:rFonts w:ascii="Times New Roman" w:hAnsi="Times New Roman" w:cs="Times New Roman"/>
          <w:sz w:val="24"/>
          <w:szCs w:val="24"/>
        </w:rPr>
        <w:t xml:space="preserve"> konkrete</w:t>
      </w:r>
      <w:r w:rsidR="006C533B" w:rsidRPr="00860957">
        <w:rPr>
          <w:rFonts w:ascii="Times New Roman" w:hAnsi="Times New Roman" w:cs="Times New Roman"/>
          <w:sz w:val="24"/>
          <w:szCs w:val="24"/>
        </w:rPr>
        <w:t xml:space="preserve"> </w:t>
      </w:r>
      <w:r w:rsidR="006C533B" w:rsidRPr="00860957">
        <w:rPr>
          <w:rFonts w:ascii="Times New Roman" w:eastAsia="Batang" w:hAnsi="Times New Roman" w:cs="Times New Roman"/>
          <w:kern w:val="0"/>
          <w:sz w:val="24"/>
          <w:szCs w:val="24"/>
          <w14:ligatures w14:val="none"/>
        </w:rPr>
        <w:t xml:space="preserve">të cilat do të analizohen në </w:t>
      </w:r>
      <w:r w:rsidR="006C533B" w:rsidRPr="00860957">
        <w:rPr>
          <w:rFonts w:ascii="Times New Roman" w:eastAsia="Batang" w:hAnsi="Times New Roman" w:cs="Times New Roman"/>
          <w:kern w:val="0"/>
          <w:sz w:val="24"/>
          <w:szCs w:val="24"/>
          <w14:ligatures w14:val="none"/>
        </w:rPr>
        <w:lastRenderedPageBreak/>
        <w:t>mënyrë integrale me shkaqet e ankimit që i referohen zbatimit të ligjit për themelin e zgjidhjes së çështjes.</w:t>
      </w:r>
    </w:p>
    <w:p w14:paraId="7F126287" w14:textId="77777777" w:rsidR="004447B1" w:rsidRPr="00860957" w:rsidRDefault="004447B1"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29BF359" w14:textId="0763C368" w:rsidR="00F32563" w:rsidRPr="00860957" w:rsidRDefault="003C736B" w:rsidP="00C03AA8">
      <w:pPr>
        <w:pStyle w:val="ListParagraph"/>
        <w:numPr>
          <w:ilvl w:val="0"/>
          <w:numId w:val="1"/>
        </w:numPr>
        <w:spacing w:after="0" w:line="240" w:lineRule="auto"/>
        <w:ind w:left="0"/>
        <w:jc w:val="both"/>
        <w:rPr>
          <w:rFonts w:ascii="Times New Roman" w:eastAsia="Batang" w:hAnsi="Times New Roman" w:cs="Times New Roman"/>
          <w:b/>
          <w:bCs/>
          <w:i/>
          <w:iCs/>
          <w:color w:val="EE0000"/>
          <w:kern w:val="0"/>
          <w:sz w:val="24"/>
          <w:szCs w:val="24"/>
          <w14:ligatures w14:val="none"/>
        </w:rPr>
      </w:pPr>
      <w:r w:rsidRPr="00860957">
        <w:rPr>
          <w:rFonts w:ascii="Times New Roman" w:hAnsi="Times New Roman" w:cs="Times New Roman"/>
          <w:sz w:val="24"/>
          <w:szCs w:val="24"/>
        </w:rPr>
        <w:t xml:space="preserve">Në këndvështrim të </w:t>
      </w:r>
      <w:proofErr w:type="spellStart"/>
      <w:r w:rsidRPr="00860957">
        <w:rPr>
          <w:rFonts w:ascii="Times New Roman" w:hAnsi="Times New Roman" w:cs="Times New Roman"/>
          <w:sz w:val="24"/>
          <w:szCs w:val="24"/>
        </w:rPr>
        <w:t>të</w:t>
      </w:r>
      <w:proofErr w:type="spellEnd"/>
      <w:r w:rsidRPr="00860957">
        <w:rPr>
          <w:rFonts w:ascii="Times New Roman" w:hAnsi="Times New Roman" w:cs="Times New Roman"/>
          <w:sz w:val="24"/>
          <w:szCs w:val="24"/>
        </w:rPr>
        <w:t xml:space="preserve"> gjitha konkluzioneve të arritura në vendimin e Komisionit dhe të gjithë pretendimeve të parashtruara në ankimin e subjektit të rivlerësimit, siç do të analizohet edhe në vijim, NJSHL nuk evidento</w:t>
      </w:r>
      <w:r w:rsidR="00AC1B39" w:rsidRPr="00860957">
        <w:rPr>
          <w:rFonts w:ascii="Times New Roman" w:hAnsi="Times New Roman" w:cs="Times New Roman"/>
          <w:sz w:val="24"/>
          <w:szCs w:val="24"/>
        </w:rPr>
        <w:t>n</w:t>
      </w:r>
      <w:r w:rsidRPr="00860957">
        <w:rPr>
          <w:rFonts w:ascii="Times New Roman" w:hAnsi="Times New Roman" w:cs="Times New Roman"/>
          <w:sz w:val="24"/>
          <w:szCs w:val="24"/>
        </w:rPr>
        <w:t xml:space="preserve"> ndonjë shkelje procedurale apo konstatim të gabuar të situatës faktike në kuptim të nenit 51, pika 1, shkronja “b” e ligjit nr. 49/2012,</w:t>
      </w:r>
      <w:r w:rsidR="00AC1B39" w:rsidRPr="00860957">
        <w:rPr>
          <w:rFonts w:ascii="Times New Roman" w:hAnsi="Times New Roman" w:cs="Times New Roman"/>
          <w:sz w:val="24"/>
          <w:szCs w:val="24"/>
        </w:rPr>
        <w:t xml:space="preserve"> t</w:t>
      </w:r>
      <w:r w:rsidR="00EF39F3" w:rsidRPr="00860957">
        <w:rPr>
          <w:rFonts w:ascii="Times New Roman" w:hAnsi="Times New Roman" w:cs="Times New Roman"/>
          <w:sz w:val="24"/>
          <w:szCs w:val="24"/>
        </w:rPr>
        <w:t>ë</w:t>
      </w:r>
      <w:r w:rsidR="00AC1B39" w:rsidRPr="00860957">
        <w:rPr>
          <w:rFonts w:ascii="Times New Roman" w:hAnsi="Times New Roman" w:cs="Times New Roman"/>
          <w:sz w:val="24"/>
          <w:szCs w:val="24"/>
        </w:rPr>
        <w:t xml:space="preserve"> atill</w:t>
      </w:r>
      <w:r w:rsidR="00EF39F3" w:rsidRPr="00860957">
        <w:rPr>
          <w:rFonts w:ascii="Times New Roman" w:hAnsi="Times New Roman" w:cs="Times New Roman"/>
          <w:sz w:val="24"/>
          <w:szCs w:val="24"/>
        </w:rPr>
        <w:t>ë</w:t>
      </w:r>
      <w:r w:rsidR="00AC1B39" w:rsidRPr="00860957">
        <w:rPr>
          <w:rFonts w:ascii="Times New Roman" w:hAnsi="Times New Roman" w:cs="Times New Roman"/>
          <w:sz w:val="24"/>
          <w:szCs w:val="24"/>
        </w:rPr>
        <w:t xml:space="preserve"> q</w:t>
      </w:r>
      <w:r w:rsidR="00EF39F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do të sillte nevojën e debatit gjyqësor për të siguruar korrektimin e tyre, siç subjekti i rivlerësimit ka pretenduar në ankim. Në këto rrethana çështja mund të zgjidhet në gjendjen që janë aktet e administruara gjatë hetimit administrativ në Komision, </w:t>
      </w:r>
      <w:r w:rsidR="00AC1B39" w:rsidRPr="00860957">
        <w:rPr>
          <w:rFonts w:ascii="Times New Roman" w:hAnsi="Times New Roman" w:cs="Times New Roman"/>
          <w:sz w:val="24"/>
          <w:szCs w:val="24"/>
        </w:rPr>
        <w:t>sipas</w:t>
      </w:r>
      <w:r w:rsidRPr="00860957">
        <w:rPr>
          <w:rFonts w:ascii="Times New Roman" w:hAnsi="Times New Roman" w:cs="Times New Roman"/>
          <w:sz w:val="24"/>
          <w:szCs w:val="24"/>
        </w:rPr>
        <w:t xml:space="preserve"> përcaktimeve të nenit 65 të ligjit nr. 84/2016, që referon te zbatimi i nenit 49 të ligjit nr. 49/2012.</w:t>
      </w:r>
    </w:p>
    <w:p w14:paraId="03E49C10" w14:textId="77777777" w:rsidR="003C736B" w:rsidRPr="00860957" w:rsidRDefault="003C736B" w:rsidP="003C736B">
      <w:pPr>
        <w:pStyle w:val="ListParagraph"/>
        <w:spacing w:after="0" w:line="240" w:lineRule="auto"/>
        <w:ind w:left="0"/>
        <w:jc w:val="both"/>
        <w:rPr>
          <w:rFonts w:ascii="Times New Roman" w:eastAsia="Batang" w:hAnsi="Times New Roman" w:cs="Times New Roman"/>
          <w:color w:val="EE0000"/>
          <w:kern w:val="0"/>
          <w:sz w:val="16"/>
          <w:szCs w:val="16"/>
          <w14:ligatures w14:val="none"/>
        </w:rPr>
      </w:pPr>
    </w:p>
    <w:p w14:paraId="7EE0ABA5" w14:textId="1E08D3D9" w:rsidR="00726D53" w:rsidRPr="00860957" w:rsidRDefault="007347CD" w:rsidP="00AC1B39">
      <w:pPr>
        <w:pStyle w:val="ListParagraph"/>
        <w:numPr>
          <w:ilvl w:val="0"/>
          <w:numId w:val="3"/>
        </w:numPr>
        <w:spacing w:after="0" w:line="240" w:lineRule="auto"/>
        <w:ind w:left="0" w:firstLine="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b/>
          <w:bCs/>
          <w:i/>
          <w:iCs/>
          <w:kern w:val="0"/>
          <w:sz w:val="24"/>
          <w:szCs w:val="24"/>
          <w14:ligatures w14:val="none"/>
        </w:rPr>
        <w:t>Vlerësimi i shkaqeve të ankimit lidhur me</w:t>
      </w:r>
      <w:r w:rsidR="00602880" w:rsidRPr="00860957">
        <w:rPr>
          <w:rFonts w:ascii="Times New Roman" w:eastAsia="Batang" w:hAnsi="Times New Roman" w:cs="Times New Roman"/>
          <w:b/>
          <w:bCs/>
          <w:i/>
          <w:iCs/>
          <w:kern w:val="0"/>
          <w:sz w:val="24"/>
          <w:szCs w:val="24"/>
          <w14:ligatures w14:val="none"/>
        </w:rPr>
        <w:t xml:space="preserve"> </w:t>
      </w:r>
      <w:r w:rsidRPr="00860957">
        <w:rPr>
          <w:rFonts w:ascii="Times New Roman" w:eastAsia="Batang" w:hAnsi="Times New Roman" w:cs="Times New Roman"/>
          <w:b/>
          <w:bCs/>
          <w:i/>
          <w:iCs/>
          <w:kern w:val="0"/>
          <w:sz w:val="24"/>
          <w:szCs w:val="24"/>
          <w14:ligatures w14:val="none"/>
        </w:rPr>
        <w:t>vlerësimi</w:t>
      </w:r>
      <w:r w:rsidR="00602880" w:rsidRPr="00860957">
        <w:rPr>
          <w:rFonts w:ascii="Times New Roman" w:eastAsia="Batang" w:hAnsi="Times New Roman" w:cs="Times New Roman"/>
          <w:b/>
          <w:bCs/>
          <w:i/>
          <w:iCs/>
          <w:kern w:val="0"/>
          <w:sz w:val="24"/>
          <w:szCs w:val="24"/>
          <w14:ligatures w14:val="none"/>
        </w:rPr>
        <w:t>n e aft</w:t>
      </w:r>
      <w:r w:rsidR="007C3EB6" w:rsidRPr="00860957">
        <w:rPr>
          <w:rFonts w:ascii="Times New Roman" w:eastAsia="Batang" w:hAnsi="Times New Roman" w:cs="Times New Roman"/>
          <w:b/>
          <w:bCs/>
          <w:i/>
          <w:iCs/>
          <w:kern w:val="0"/>
          <w:sz w:val="24"/>
          <w:szCs w:val="24"/>
          <w14:ligatures w14:val="none"/>
        </w:rPr>
        <w:t>ë</w:t>
      </w:r>
      <w:r w:rsidR="00602880" w:rsidRPr="00860957">
        <w:rPr>
          <w:rFonts w:ascii="Times New Roman" w:eastAsia="Batang" w:hAnsi="Times New Roman" w:cs="Times New Roman"/>
          <w:b/>
          <w:bCs/>
          <w:i/>
          <w:iCs/>
          <w:kern w:val="0"/>
          <w:sz w:val="24"/>
          <w:szCs w:val="24"/>
          <w14:ligatures w14:val="none"/>
        </w:rPr>
        <w:t>sive profesionale.</w:t>
      </w:r>
    </w:p>
    <w:p w14:paraId="4C5F5D7A" w14:textId="77777777" w:rsidR="00726D53" w:rsidRPr="00860957" w:rsidRDefault="00726D53"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250E8666" w14:textId="3B625FFD" w:rsidR="001F226D" w:rsidRPr="00860957" w:rsidRDefault="001F226D" w:rsidP="00C03AA8">
      <w:pPr>
        <w:pStyle w:val="ListParagraph"/>
        <w:numPr>
          <w:ilvl w:val="0"/>
          <w:numId w:val="1"/>
        </w:numPr>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vlerësimin përfundimtar të aftësive profesionale, Komisioni vlerësoi</w:t>
      </w:r>
      <w:r w:rsidRPr="00860957">
        <w:rPr>
          <w:rFonts w:ascii="Times New Roman" w:hAnsi="Times New Roman" w:cs="Times New Roman"/>
          <w:i/>
          <w:iCs/>
          <w:sz w:val="24"/>
          <w:szCs w:val="24"/>
        </w:rPr>
        <w:t xml:space="preserve"> </w:t>
      </w:r>
      <w:r w:rsidRPr="00860957">
        <w:rPr>
          <w:rFonts w:ascii="Times New Roman" w:hAnsi="Times New Roman" w:cs="Times New Roman"/>
          <w:sz w:val="24"/>
          <w:szCs w:val="24"/>
        </w:rPr>
        <w:t>se</w:t>
      </w:r>
      <w:r w:rsidR="00AC1B39" w:rsidRPr="00860957">
        <w:rPr>
          <w:rFonts w:ascii="Times New Roman" w:hAnsi="Times New Roman" w:cs="Times New Roman"/>
          <w:i/>
          <w:iCs/>
          <w:sz w:val="24"/>
          <w:szCs w:val="24"/>
        </w:rPr>
        <w:t>,</w:t>
      </w:r>
      <w:r w:rsidRPr="00860957">
        <w:rPr>
          <w:rFonts w:ascii="Times New Roman" w:hAnsi="Times New Roman" w:cs="Times New Roman"/>
          <w:i/>
          <w:iCs/>
          <w:sz w:val="24"/>
          <w:szCs w:val="24"/>
        </w:rPr>
        <w:t xml:space="preserve"> subjekti nuk ndodhet në kushtet e nenit 58, pika 1/b, të ligjit nr. 84/2016, i cili parashikon marrjen e masës disiplinore - pezullim nga detyra për një periudhë 1-vjeçare dhe detyrimin për të ndjekur programin e trajnimit sipas </w:t>
      </w:r>
      <w:proofErr w:type="spellStart"/>
      <w:r w:rsidRPr="00860957">
        <w:rPr>
          <w:rFonts w:ascii="Times New Roman" w:hAnsi="Times New Roman" w:cs="Times New Roman"/>
          <w:i/>
          <w:iCs/>
          <w:sz w:val="24"/>
          <w:szCs w:val="24"/>
        </w:rPr>
        <w:t>kurrikulave</w:t>
      </w:r>
      <w:proofErr w:type="spellEnd"/>
      <w:r w:rsidRPr="00860957">
        <w:rPr>
          <w:rFonts w:ascii="Times New Roman" w:hAnsi="Times New Roman" w:cs="Times New Roman"/>
          <w:i/>
          <w:iCs/>
          <w:sz w:val="24"/>
          <w:szCs w:val="24"/>
        </w:rPr>
        <w:t xml:space="preserve"> të miratuara nga Shkolla e Magjistraturës, pasi, sipas pikës 4 të nenit E të Aneksit të Kushtetutës, mangësitë e evidentuara si më sipër dhe sjelljet e papërshtatshme të subjektit nuk mund të korrigjohen përmes programit njëvjeçar të edukimit. Në përfundim të procesit, pavarësisht se mangësitë procedurale të evidentuara nuk u vlerësuan të tilla që subjekti të vlerësohet “i papërshtatshëm” sipas nenit 44/c të ligjit nr. 84/2016, n</w:t>
      </w:r>
      <w:r w:rsidR="00EF39F3"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një vlerësim tërësor t</w:t>
      </w:r>
      <w:r w:rsidR="00EF39F3"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rrethanave, këto mangësi gërshetuar me rastet e cenimit të etikës nga ana e subjektit, çmohen se kanë çuar në cenimin e besimit të publikut të subjektit si pjesë e sistemit të drejtësisë dhe subjekti ndodhet në kushtet e parashikimit te nenit 61/5 të ligjit nr. 84/2016, i cili parashikon:</w:t>
      </w:r>
      <w:r w:rsidR="00D10572" w:rsidRPr="00860957">
        <w:rPr>
          <w:rFonts w:ascii="Times New Roman" w:hAnsi="Times New Roman" w:cs="Times New Roman"/>
          <w:i/>
          <w:iCs/>
          <w:sz w:val="24"/>
          <w:szCs w:val="24"/>
        </w:rPr>
        <w:t xml:space="preserve"> </w:t>
      </w:r>
      <w:r w:rsidRPr="00860957">
        <w:rPr>
          <w:rFonts w:ascii="Times New Roman" w:hAnsi="Times New Roman" w:cs="Times New Roman"/>
          <w:i/>
          <w:iCs/>
          <w:sz w:val="24"/>
          <w:szCs w:val="24"/>
        </w:rPr>
        <w:t>“Në rast se nga vlerësimi tërësor, në kuptim të nenit 4, pika 2, të këtij ligji, rezulton se subjekti i rivlerësimit ka cenuar besimin e publikut te sistemi i drejtësisë dhe ndodhet në kushtet e pamundësisë për plotësimin e mangësive nëpërmjet programit të trajnimit”, atij duhet t’i jepet masa disiplinore e shkarkimit nga detyra</w:t>
      </w:r>
      <w:r w:rsidRPr="00860957">
        <w:rPr>
          <w:rFonts w:ascii="Times New Roman" w:hAnsi="Times New Roman" w:cs="Times New Roman"/>
          <w:sz w:val="24"/>
          <w:szCs w:val="24"/>
        </w:rPr>
        <w:t>.</w:t>
      </w:r>
    </w:p>
    <w:p w14:paraId="1AF12634" w14:textId="77777777" w:rsidR="001F226D" w:rsidRPr="00860957" w:rsidRDefault="001F226D"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899B768" w14:textId="77777777" w:rsidR="00A0741B" w:rsidRPr="00860957" w:rsidRDefault="00726D53"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rivlerësimit, në konsiderata të përgjithshme, pretendo</w:t>
      </w:r>
      <w:r w:rsidR="002703EC" w:rsidRPr="00860957">
        <w:rPr>
          <w:rFonts w:ascii="Times New Roman" w:hAnsi="Times New Roman" w:cs="Times New Roman"/>
          <w:sz w:val="24"/>
          <w:szCs w:val="24"/>
        </w:rPr>
        <w:t xml:space="preserve">n </w:t>
      </w:r>
      <w:r w:rsidRPr="00860957">
        <w:rPr>
          <w:rFonts w:ascii="Times New Roman" w:hAnsi="Times New Roman" w:cs="Times New Roman"/>
          <w:sz w:val="24"/>
          <w:szCs w:val="24"/>
        </w:rPr>
        <w:t xml:space="preserve">se në procesin e rivlerësimit, vlerësimi i aftësive profesionale është veçanërisht i ndjeshëm, në dritën e nevojës për të shmangur dëmtimin, drejtpërdrejt ose tërthorazi, në ushtrimin e pavarur të </w:t>
      </w:r>
      <w:proofErr w:type="spellStart"/>
      <w:r w:rsidRPr="00860957">
        <w:rPr>
          <w:rFonts w:ascii="Times New Roman" w:hAnsi="Times New Roman" w:cs="Times New Roman"/>
          <w:sz w:val="24"/>
          <w:szCs w:val="24"/>
        </w:rPr>
        <w:t>diskrecionit</w:t>
      </w:r>
      <w:proofErr w:type="spellEnd"/>
      <w:r w:rsidRPr="00860957">
        <w:rPr>
          <w:rFonts w:ascii="Times New Roman" w:hAnsi="Times New Roman" w:cs="Times New Roman"/>
          <w:sz w:val="24"/>
          <w:szCs w:val="24"/>
        </w:rPr>
        <w:t xml:space="preserve"> gjyqësor. Sipas tij, mangësitë profesionale mund të çojnë në shkarkim vetëm kur nuk mund të përmirësohen nëpërmjet programit njëvjeçar të trajnimit, ndërsa modalitetet dhe kufijtë e vlerësimit të aftësive profesionale janë vlerësuar nga Gjykata Kushtetuese</w:t>
      </w:r>
      <w:r w:rsidR="002703EC"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Komisioni i </w:t>
      </w:r>
      <w:bookmarkStart w:id="35" w:name="_Hlk202521467"/>
      <w:r w:rsidRPr="00860957">
        <w:rPr>
          <w:rFonts w:ascii="Times New Roman" w:hAnsi="Times New Roman" w:cs="Times New Roman"/>
          <w:sz w:val="24"/>
          <w:szCs w:val="24"/>
        </w:rPr>
        <w:t>Venecias</w:t>
      </w:r>
      <w:r w:rsidR="00CC1D1A" w:rsidRPr="00860957">
        <w:rPr>
          <w:rStyle w:val="FootnoteReference"/>
          <w:rFonts w:ascii="Times New Roman" w:hAnsi="Times New Roman" w:cs="Times New Roman"/>
          <w:sz w:val="24"/>
          <w:szCs w:val="24"/>
        </w:rPr>
        <w:footnoteReference w:id="9"/>
      </w:r>
      <w:r w:rsidRPr="00860957">
        <w:rPr>
          <w:rFonts w:ascii="Times New Roman" w:hAnsi="Times New Roman" w:cs="Times New Roman"/>
          <w:sz w:val="24"/>
          <w:szCs w:val="24"/>
        </w:rPr>
        <w:t xml:space="preserve">, </w:t>
      </w:r>
      <w:bookmarkEnd w:id="35"/>
      <w:r w:rsidRPr="00860957">
        <w:rPr>
          <w:rFonts w:ascii="Times New Roman" w:hAnsi="Times New Roman" w:cs="Times New Roman"/>
          <w:sz w:val="24"/>
          <w:szCs w:val="24"/>
        </w:rPr>
        <w:t>gjithashtu edhe nga Kolegji</w:t>
      </w:r>
      <w:r w:rsidR="00AE28AF" w:rsidRPr="00860957">
        <w:rPr>
          <w:rFonts w:ascii="Times New Roman" w:hAnsi="Times New Roman" w:cs="Times New Roman"/>
          <w:sz w:val="24"/>
          <w:szCs w:val="24"/>
        </w:rPr>
        <w:t>,</w:t>
      </w:r>
      <w:r w:rsidR="00430E71" w:rsidRPr="00860957">
        <w:rPr>
          <w:rFonts w:ascii="Times New Roman" w:hAnsi="Times New Roman" w:cs="Times New Roman"/>
          <w:sz w:val="24"/>
          <w:szCs w:val="24"/>
        </w:rPr>
        <w:t xml:space="preserve"> i cili ka unifikuar q</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ndrimin e tij n</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 xml:space="preserve"> lidhje me kriterin e aft</w:t>
      </w:r>
      <w:r w:rsidR="007C3EB6" w:rsidRPr="00860957">
        <w:rPr>
          <w:rFonts w:ascii="Times New Roman" w:hAnsi="Times New Roman" w:cs="Times New Roman"/>
          <w:sz w:val="24"/>
          <w:szCs w:val="24"/>
        </w:rPr>
        <w:t>ë</w:t>
      </w:r>
      <w:r w:rsidR="00430E71" w:rsidRPr="00860957">
        <w:rPr>
          <w:rFonts w:ascii="Times New Roman" w:hAnsi="Times New Roman" w:cs="Times New Roman"/>
          <w:sz w:val="24"/>
          <w:szCs w:val="24"/>
        </w:rPr>
        <w:t xml:space="preserve">sive </w:t>
      </w:r>
      <w:bookmarkStart w:id="36" w:name="_Hlk202521507"/>
      <w:r w:rsidR="00430E71" w:rsidRPr="00860957">
        <w:rPr>
          <w:rFonts w:ascii="Times New Roman" w:hAnsi="Times New Roman" w:cs="Times New Roman"/>
          <w:sz w:val="24"/>
          <w:szCs w:val="24"/>
        </w:rPr>
        <w:t>profesionale</w:t>
      </w:r>
      <w:r w:rsidR="00430E71" w:rsidRPr="00860957">
        <w:rPr>
          <w:rStyle w:val="FootnoteReference"/>
          <w:rFonts w:ascii="Times New Roman" w:hAnsi="Times New Roman" w:cs="Times New Roman"/>
          <w:sz w:val="24"/>
          <w:szCs w:val="24"/>
        </w:rPr>
        <w:footnoteReference w:id="10"/>
      </w:r>
      <w:r w:rsidR="00430E71" w:rsidRPr="00860957">
        <w:rPr>
          <w:rFonts w:ascii="Times New Roman" w:hAnsi="Times New Roman" w:cs="Times New Roman"/>
          <w:sz w:val="24"/>
          <w:szCs w:val="24"/>
        </w:rPr>
        <w:t xml:space="preserve">, </w:t>
      </w:r>
      <w:bookmarkEnd w:id="36"/>
      <w:r w:rsidR="00430E71" w:rsidRPr="00860957">
        <w:rPr>
          <w:rFonts w:ascii="Times New Roman" w:hAnsi="Times New Roman" w:cs="Times New Roman"/>
          <w:sz w:val="24"/>
          <w:szCs w:val="24"/>
        </w:rPr>
        <w:t xml:space="preserve">ndërsa treguesit kryesorë për vlerësim, po ashtu edhe vlerësimi në mënyrë të detajuar, </w:t>
      </w:r>
      <w:r w:rsidR="00AE28AF" w:rsidRPr="00860957">
        <w:rPr>
          <w:rFonts w:ascii="Times New Roman" w:hAnsi="Times New Roman" w:cs="Times New Roman"/>
          <w:sz w:val="24"/>
          <w:szCs w:val="24"/>
        </w:rPr>
        <w:t xml:space="preserve">parashikohet </w:t>
      </w:r>
      <w:r w:rsidR="00430E71" w:rsidRPr="00860957">
        <w:rPr>
          <w:rFonts w:ascii="Times New Roman" w:hAnsi="Times New Roman" w:cs="Times New Roman"/>
          <w:sz w:val="24"/>
          <w:szCs w:val="24"/>
        </w:rPr>
        <w:t>nga ligji nr. 96/2016, ku ligji nr. 84/2016 referon.</w:t>
      </w:r>
    </w:p>
    <w:p w14:paraId="491B335A" w14:textId="68218289" w:rsidR="00A0741B" w:rsidRPr="00860957" w:rsidRDefault="0053582F" w:rsidP="00A0741B">
      <w:pPr>
        <w:pStyle w:val="ListParagraph"/>
        <w:spacing w:after="0" w:line="240" w:lineRule="auto"/>
        <w:ind w:left="0"/>
        <w:jc w:val="both"/>
        <w:rPr>
          <w:rFonts w:ascii="Times New Roman" w:eastAsia="Batang" w:hAnsi="Times New Roman" w:cs="Times New Roman"/>
          <w:kern w:val="0"/>
          <w:sz w:val="16"/>
          <w:szCs w:val="16"/>
          <w14:ligatures w14:val="none"/>
        </w:rPr>
      </w:pPr>
      <w:r w:rsidRPr="00860957">
        <w:rPr>
          <w:rFonts w:ascii="Times New Roman" w:hAnsi="Times New Roman" w:cs="Times New Roman"/>
          <w:sz w:val="24"/>
          <w:szCs w:val="24"/>
        </w:rPr>
        <w:t xml:space="preserve"> </w:t>
      </w:r>
    </w:p>
    <w:p w14:paraId="0618F436" w14:textId="5A4F83A5" w:rsidR="00E26C2A" w:rsidRPr="00860957" w:rsidRDefault="00A0741B"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R</w:t>
      </w:r>
      <w:r w:rsidR="0053582F" w:rsidRPr="00860957">
        <w:rPr>
          <w:rFonts w:ascii="Times New Roman" w:hAnsi="Times New Roman" w:cs="Times New Roman"/>
          <w:sz w:val="24"/>
          <w:szCs w:val="24"/>
        </w:rPr>
        <w:t>eferuar në parashikimet ligjore t</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 ligjit nr. 96/2016 subjekti pretendon se procesi i rivlerësimit kalimtar është një proces disiplinor ku duhet t</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 zbatohen dhe parimet e procedimit disiplinor, të parashikuara në nen</w:t>
      </w:r>
      <w:r w:rsidR="00AE28AF" w:rsidRPr="00860957">
        <w:rPr>
          <w:rFonts w:ascii="Times New Roman" w:hAnsi="Times New Roman" w:cs="Times New Roman"/>
          <w:sz w:val="24"/>
          <w:szCs w:val="24"/>
        </w:rPr>
        <w:t xml:space="preserve">in </w:t>
      </w:r>
      <w:r w:rsidR="0053582F" w:rsidRPr="00860957">
        <w:rPr>
          <w:rFonts w:ascii="Times New Roman" w:hAnsi="Times New Roman" w:cs="Times New Roman"/>
          <w:sz w:val="24"/>
          <w:szCs w:val="24"/>
        </w:rPr>
        <w:t>100</w:t>
      </w:r>
      <w:r w:rsidR="00F10353" w:rsidRPr="00860957">
        <w:rPr>
          <w:rFonts w:ascii="Times New Roman" w:hAnsi="Times New Roman" w:cs="Times New Roman"/>
          <w:sz w:val="24"/>
          <w:szCs w:val="24"/>
        </w:rPr>
        <w:t xml:space="preserve"> </w:t>
      </w:r>
      <w:r w:rsidR="0053582F" w:rsidRPr="00860957">
        <w:rPr>
          <w:rFonts w:ascii="Times New Roman" w:hAnsi="Times New Roman" w:cs="Times New Roman"/>
          <w:sz w:val="24"/>
          <w:szCs w:val="24"/>
        </w:rPr>
        <w:t>të k</w:t>
      </w:r>
      <w:r w:rsidR="00A45EDF" w:rsidRPr="00860957">
        <w:rPr>
          <w:rFonts w:ascii="Times New Roman" w:hAnsi="Times New Roman" w:cs="Times New Roman"/>
          <w:sz w:val="24"/>
          <w:szCs w:val="24"/>
        </w:rPr>
        <w:t>ë</w:t>
      </w:r>
      <w:r w:rsidR="0053582F" w:rsidRPr="00860957">
        <w:rPr>
          <w:rFonts w:ascii="Times New Roman" w:hAnsi="Times New Roman" w:cs="Times New Roman"/>
          <w:sz w:val="24"/>
          <w:szCs w:val="24"/>
        </w:rPr>
        <w:t xml:space="preserve">tij ligji si parimi </w:t>
      </w:r>
      <w:r w:rsidRPr="00860957">
        <w:rPr>
          <w:rFonts w:ascii="Times New Roman" w:hAnsi="Times New Roman" w:cs="Times New Roman"/>
          <w:sz w:val="24"/>
          <w:szCs w:val="24"/>
        </w:rPr>
        <w:t>i</w:t>
      </w:r>
      <w:r w:rsidR="0053582F" w:rsidRPr="00860957">
        <w:rPr>
          <w:rFonts w:ascii="Times New Roman" w:hAnsi="Times New Roman" w:cs="Times New Roman"/>
          <w:sz w:val="24"/>
          <w:szCs w:val="24"/>
        </w:rPr>
        <w:t xml:space="preserve"> </w:t>
      </w:r>
      <w:proofErr w:type="spellStart"/>
      <w:r w:rsidR="0053582F" w:rsidRPr="00860957">
        <w:rPr>
          <w:rFonts w:ascii="Times New Roman" w:hAnsi="Times New Roman" w:cs="Times New Roman"/>
          <w:sz w:val="24"/>
          <w:szCs w:val="24"/>
        </w:rPr>
        <w:t>prezumimit</w:t>
      </w:r>
      <w:proofErr w:type="spellEnd"/>
      <w:r w:rsidR="0053582F" w:rsidRPr="00860957">
        <w:rPr>
          <w:rFonts w:ascii="Times New Roman" w:hAnsi="Times New Roman" w:cs="Times New Roman"/>
          <w:sz w:val="24"/>
          <w:szCs w:val="24"/>
        </w:rPr>
        <w:t xml:space="preserve"> të pafajësisë dhe parimi i dyshimit në favor të magjistratit</w:t>
      </w:r>
      <w:ins w:id="37" w:author="Admin" w:date="2025-07-08T11:03:00Z">
        <w:r w:rsidR="00701246" w:rsidRPr="00860957">
          <w:rPr>
            <w:rFonts w:ascii="Times New Roman" w:hAnsi="Times New Roman" w:cs="Times New Roman"/>
            <w:sz w:val="24"/>
            <w:szCs w:val="24"/>
          </w:rPr>
          <w:t>,</w:t>
        </w:r>
      </w:ins>
      <w:r w:rsidR="00701246" w:rsidRPr="00860957">
        <w:rPr>
          <w:rFonts w:ascii="Times New Roman" w:hAnsi="Times New Roman" w:cs="Times New Roman"/>
          <w:sz w:val="24"/>
          <w:szCs w:val="24"/>
        </w:rPr>
        <w:t xml:space="preserve"> </w:t>
      </w:r>
      <w:r w:rsidR="00F10353" w:rsidRPr="00860957">
        <w:rPr>
          <w:rFonts w:ascii="Times New Roman" w:hAnsi="Times New Roman" w:cs="Times New Roman"/>
          <w:sz w:val="24"/>
          <w:szCs w:val="24"/>
        </w:rPr>
        <w:t>si dhe duhet t</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merren n</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konsiderat</w:t>
      </w:r>
      <w:r w:rsidR="00A45EDF" w:rsidRPr="00860957">
        <w:rPr>
          <w:rFonts w:ascii="Times New Roman" w:hAnsi="Times New Roman" w:cs="Times New Roman"/>
          <w:sz w:val="24"/>
          <w:szCs w:val="24"/>
        </w:rPr>
        <w:t>ë</w:t>
      </w:r>
      <w:r w:rsidR="00F10353"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t>edhe faktor</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tjer</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si</w:t>
      </w:r>
      <w:ins w:id="38" w:author="Admin" w:date="2025-07-08T11:03:00Z">
        <w:r w:rsidR="00701246" w:rsidRPr="00860957">
          <w:rPr>
            <w:rFonts w:ascii="Times New Roman" w:hAnsi="Times New Roman" w:cs="Times New Roman"/>
            <w:sz w:val="24"/>
            <w:szCs w:val="24"/>
          </w:rPr>
          <w:t>,</w:t>
        </w:r>
      </w:ins>
      <w:r w:rsidR="00AE28AF" w:rsidRPr="00860957">
        <w:rPr>
          <w:rFonts w:ascii="Times New Roman" w:hAnsi="Times New Roman" w:cs="Times New Roman"/>
          <w:sz w:val="24"/>
          <w:szCs w:val="24"/>
        </w:rPr>
        <w:t xml:space="preserve"> shkalla e </w:t>
      </w:r>
      <w:r w:rsidR="006A2259" w:rsidRPr="00860957">
        <w:rPr>
          <w:rFonts w:ascii="Times New Roman" w:hAnsi="Times New Roman" w:cs="Times New Roman"/>
          <w:sz w:val="24"/>
          <w:szCs w:val="24"/>
        </w:rPr>
        <w:t>pafajësisë</w:t>
      </w:r>
      <w:r w:rsidR="00AE28AF" w:rsidRPr="00860957">
        <w:rPr>
          <w:rFonts w:ascii="Times New Roman" w:hAnsi="Times New Roman" w:cs="Times New Roman"/>
          <w:sz w:val="24"/>
          <w:szCs w:val="24"/>
        </w:rPr>
        <w:t>, shpe</w:t>
      </w:r>
      <w:r w:rsidR="00A45EDF" w:rsidRPr="00860957">
        <w:rPr>
          <w:rFonts w:ascii="Times New Roman" w:hAnsi="Times New Roman" w:cs="Times New Roman"/>
          <w:sz w:val="24"/>
          <w:szCs w:val="24"/>
        </w:rPr>
        <w:t>j</w:t>
      </w:r>
      <w:r w:rsidR="00AE28AF" w:rsidRPr="00860957">
        <w:rPr>
          <w:rFonts w:ascii="Times New Roman" w:hAnsi="Times New Roman" w:cs="Times New Roman"/>
          <w:sz w:val="24"/>
          <w:szCs w:val="24"/>
        </w:rPr>
        <w:t>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sia e kryerjes s</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veprimit ose mosveprimit apo sjelljes, p</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rvoja dhe pozicioni i magjistratit</w:t>
      </w:r>
      <w:r w:rsidR="00A45EDF"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t>n</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sistem, </w:t>
      </w:r>
      <w:r w:rsidR="006A2259" w:rsidRPr="00860957">
        <w:rPr>
          <w:rFonts w:ascii="Times New Roman" w:hAnsi="Times New Roman" w:cs="Times New Roman"/>
          <w:sz w:val="24"/>
          <w:szCs w:val="24"/>
        </w:rPr>
        <w:t>d</w:t>
      </w:r>
      <w:r w:rsidR="000F26FB" w:rsidRPr="00860957">
        <w:rPr>
          <w:rFonts w:ascii="Times New Roman" w:hAnsi="Times New Roman" w:cs="Times New Roman"/>
          <w:sz w:val="24"/>
          <w:szCs w:val="24"/>
        </w:rPr>
        <w:t>ë</w:t>
      </w:r>
      <w:r w:rsidR="00AE28AF" w:rsidRPr="00860957">
        <w:rPr>
          <w:rFonts w:ascii="Times New Roman" w:hAnsi="Times New Roman" w:cs="Times New Roman"/>
          <w:sz w:val="24"/>
          <w:szCs w:val="24"/>
        </w:rPr>
        <w:t>mtimi/ mund</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sia e shkaktimit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d</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mtimit ose shkalla e pasojave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kan</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ardhur nga veprimi ose mosveprimi si dhe çdo situat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sht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jasht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r w:rsidR="00AE28AF" w:rsidRPr="00860957">
        <w:rPr>
          <w:rFonts w:ascii="Times New Roman" w:hAnsi="Times New Roman" w:cs="Times New Roman"/>
          <w:sz w:val="24"/>
          <w:szCs w:val="24"/>
        </w:rPr>
        <w:lastRenderedPageBreak/>
        <w:t>kontrollit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magjistratit dhe 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mund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lidhet me mosfunksionimin e sistemit gjyq</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sor ose t</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prokuroris</w:t>
      </w:r>
      <w:r w:rsidR="00A45EDF" w:rsidRPr="00860957">
        <w:rPr>
          <w:rFonts w:ascii="Times New Roman" w:hAnsi="Times New Roman" w:cs="Times New Roman"/>
          <w:sz w:val="24"/>
          <w:szCs w:val="24"/>
        </w:rPr>
        <w:t>ë</w:t>
      </w:r>
      <w:r w:rsidR="00AE28AF" w:rsidRPr="00860957">
        <w:rPr>
          <w:rFonts w:ascii="Times New Roman" w:hAnsi="Times New Roman" w:cs="Times New Roman"/>
          <w:sz w:val="24"/>
          <w:szCs w:val="24"/>
        </w:rPr>
        <w:t xml:space="preserve">. </w:t>
      </w:r>
    </w:p>
    <w:p w14:paraId="4482A7DF" w14:textId="77777777" w:rsidR="00A0741B" w:rsidRPr="00860957" w:rsidRDefault="00A0741B" w:rsidP="00A0741B">
      <w:pPr>
        <w:pStyle w:val="ListParagraph"/>
        <w:spacing w:after="0" w:line="240" w:lineRule="auto"/>
        <w:ind w:left="0"/>
        <w:jc w:val="both"/>
        <w:rPr>
          <w:rFonts w:ascii="Times New Roman" w:eastAsia="Batang" w:hAnsi="Times New Roman" w:cs="Times New Roman"/>
          <w:kern w:val="0"/>
          <w:sz w:val="16"/>
          <w:szCs w:val="16"/>
          <w14:ligatures w14:val="none"/>
        </w:rPr>
      </w:pPr>
    </w:p>
    <w:p w14:paraId="47F88B4D" w14:textId="022EA516" w:rsidR="00A0741B" w:rsidRPr="00860957"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vijim 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ankimit s</w:t>
      </w:r>
      <w:r w:rsidR="00E26C2A" w:rsidRPr="00860957">
        <w:rPr>
          <w:rFonts w:ascii="Times New Roman" w:hAnsi="Times New Roman" w:cs="Times New Roman"/>
          <w:sz w:val="24"/>
          <w:szCs w:val="24"/>
        </w:rPr>
        <w:t xml:space="preserve">ubjekti pretendon se konkluzionet e Komisionit në lidhje me vlerësimin e aftësive profesionale nuk qëndrojnë dhe se nuk konstatohen gabime që tejkalojnë ato që mund të ndodhin në rrethana normale nga një magjistrat mesatar, apo ndonjë pasojë e ardhur për palët, pavlefshmëri, </w:t>
      </w:r>
      <w:proofErr w:type="spellStart"/>
      <w:r w:rsidR="00E26C2A" w:rsidRPr="00860957">
        <w:rPr>
          <w:rFonts w:ascii="Times New Roman" w:hAnsi="Times New Roman" w:cs="Times New Roman"/>
          <w:sz w:val="24"/>
          <w:szCs w:val="24"/>
        </w:rPr>
        <w:t>papërdoshmëri</w:t>
      </w:r>
      <w:proofErr w:type="spellEnd"/>
      <w:r w:rsidR="00E26C2A" w:rsidRPr="00860957">
        <w:rPr>
          <w:rFonts w:ascii="Times New Roman" w:hAnsi="Times New Roman" w:cs="Times New Roman"/>
          <w:sz w:val="24"/>
          <w:szCs w:val="24"/>
        </w:rPr>
        <w:t>, kufizim i lirive apo ndonjë pasojë tjetër e kësaj natyre.</w:t>
      </w:r>
      <w:r w:rsidR="00E26C2A" w:rsidRPr="00860957">
        <w:rPr>
          <w:rFonts w:ascii="Times New Roman" w:eastAsia="Batang" w:hAnsi="Times New Roman" w:cs="Times New Roman"/>
          <w:kern w:val="0"/>
          <w:sz w:val="24"/>
          <w:szCs w:val="24"/>
          <w14:ligatures w14:val="none"/>
        </w:rPr>
        <w:t xml:space="preserve"> </w:t>
      </w:r>
      <w:r w:rsidR="00E26C2A" w:rsidRPr="00860957">
        <w:rPr>
          <w:rFonts w:ascii="Times New Roman" w:hAnsi="Times New Roman" w:cs="Times New Roman"/>
          <w:sz w:val="24"/>
          <w:szCs w:val="24"/>
        </w:rPr>
        <w:t xml:space="preserve">Komisioni ka marrë në shqyrtim veprimtarinë e tij disavjeçare gjatë së cilës ka shqyrtuar me mijëra çështje penale dhe për të gjithë periudhën ka konstatuar gjetje vetëm në pak raste të parëndësishme në të cilat nuk konstatohet ndonjë shkelje e rëndë. </w:t>
      </w:r>
      <w:r w:rsidR="00A0741B" w:rsidRPr="00860957">
        <w:rPr>
          <w:rFonts w:ascii="Times New Roman" w:hAnsi="Times New Roman" w:cs="Times New Roman"/>
          <w:sz w:val="24"/>
          <w:szCs w:val="24"/>
        </w:rPr>
        <w:t xml:space="preserve">Sipas subjektit </w:t>
      </w:r>
      <w:r w:rsidR="00E26C2A" w:rsidRPr="00860957">
        <w:rPr>
          <w:rFonts w:ascii="Times New Roman" w:hAnsi="Times New Roman" w:cs="Times New Roman"/>
          <w:sz w:val="24"/>
          <w:szCs w:val="24"/>
        </w:rPr>
        <w:t>Komisioni ka tejkaluar periudhën e rivlerësimit parashikuar në nenin 41, pika 3 të ligjit nr. 84/2016 e cila duhet të përfshijë për efekt të këtij ligji vetëm periudhën 3 tetor 2013 – 8 tetor 2016 pasi veprimtaria e magjistratëve pas periudhës tetor 2016 i nënshtrohet juridiksionit të zakonshëm të kontrollit nga organet e tjera të miratuara nga reforma në drejtësi. Organet e rivlerësimin nuk kanë kompetencë të verifikojnë figurën, profesionalizmin dhe mënyrën e krijimit të pasurive për periudhën pas hyrjes në fuqi të ligjit nr. 84/</w:t>
      </w:r>
      <w:del w:id="39" w:author="Admin" w:date="2025-07-08T11:03:00Z">
        <w:r w:rsidR="00E26C2A" w:rsidRPr="007038D9">
          <w:rPr>
            <w:rFonts w:ascii="Times New Roman" w:hAnsi="Times New Roman" w:cs="Times New Roman"/>
            <w:sz w:val="24"/>
            <w:szCs w:val="24"/>
          </w:rPr>
          <w:delText>2014</w:delText>
        </w:r>
      </w:del>
      <w:ins w:id="40" w:author="Admin" w:date="2025-07-08T11:03:00Z">
        <w:r w:rsidR="00E26C2A" w:rsidRPr="00860957">
          <w:rPr>
            <w:rFonts w:ascii="Times New Roman" w:hAnsi="Times New Roman" w:cs="Times New Roman"/>
            <w:sz w:val="24"/>
            <w:szCs w:val="24"/>
          </w:rPr>
          <w:t>201</w:t>
        </w:r>
        <w:r w:rsidR="00DE5552" w:rsidRPr="00860957">
          <w:rPr>
            <w:rFonts w:ascii="Times New Roman" w:hAnsi="Times New Roman" w:cs="Times New Roman"/>
            <w:sz w:val="24"/>
            <w:szCs w:val="24"/>
          </w:rPr>
          <w:t>6</w:t>
        </w:r>
      </w:ins>
      <w:r w:rsidR="00E26C2A" w:rsidRPr="00860957">
        <w:rPr>
          <w:rFonts w:ascii="Times New Roman" w:hAnsi="Times New Roman" w:cs="Times New Roman"/>
          <w:sz w:val="24"/>
          <w:szCs w:val="24"/>
        </w:rPr>
        <w:t>. Bazuar në nenin E të Aneksit të Kushtetutës vlerësimi i aftësive profesionale nuk shtrihet ndaj çështjeve që janë në shqyrtim, ndërkohë që disa nga çështjet të cilat janë bërë shkak për marrjen e masës disiplinore kanë qenë në shqyrtim pas datës së fundit të parashikuar për periudhën e rivlerësimit dhe një prej tyre është ende në shqyrtim.</w:t>
      </w:r>
    </w:p>
    <w:p w14:paraId="4724FB3E" w14:textId="77777777" w:rsidR="00A0741B" w:rsidRPr="00860957" w:rsidRDefault="00A0741B" w:rsidP="00A0741B">
      <w:pPr>
        <w:pStyle w:val="ListParagraph"/>
        <w:spacing w:after="0" w:line="240" w:lineRule="auto"/>
        <w:ind w:left="0"/>
        <w:jc w:val="both"/>
        <w:rPr>
          <w:rFonts w:ascii="Times New Roman" w:eastAsia="Batang" w:hAnsi="Times New Roman" w:cs="Times New Roman"/>
          <w:kern w:val="0"/>
          <w:sz w:val="16"/>
          <w:szCs w:val="16"/>
          <w14:ligatures w14:val="none"/>
        </w:rPr>
      </w:pPr>
    </w:p>
    <w:p w14:paraId="125D1BFC" w14:textId="67411CBE" w:rsidR="00E26C2A" w:rsidRPr="00860957" w:rsidRDefault="00E26C2A"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Gjithashtu subjekti ka pretenduar se në vlerësimin e aftësive profesionale Komisioni duhet të merrte në konsideratë qëndrimin e KPA në vendimin nr. 20, datë 08.09.2020 ku theksohet se është e pamundur që në kuadër të vlerësimit të figurës të zbatohen standardet e kontrollit të aftësive profesionale, pasi burimet mbi të cilat merren informacionet për kontrollin e këtyre kritereve të rivlerësimit, janë të ndryshme, gjithashtu i ndryshëm është edhe objekti i kontrollit. </w:t>
      </w:r>
    </w:p>
    <w:p w14:paraId="3633845E" w14:textId="77777777" w:rsidR="007C3EB6" w:rsidRPr="00860957" w:rsidRDefault="007C3EB6"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73B733B5" w14:textId="54CF3CA2" w:rsidR="00DC739B" w:rsidRPr="00860957" w:rsidRDefault="00D32BB0" w:rsidP="00A0741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vijim të ankimit, subjekti i rivlerësimit ka parashtruar shkaqet për të cilat kundërshton mangësitë e konstatuara dhe konkluzionet e arritura nga Komisioni në vendim, lidhur me gjasht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çështje penale, të hetuara nga subjekti i rivlerësimit, të cilat analizohen </w:t>
      </w:r>
      <w:r w:rsidR="00096766" w:rsidRPr="00860957">
        <w:rPr>
          <w:rFonts w:ascii="Times New Roman" w:hAnsi="Times New Roman" w:cs="Times New Roman"/>
          <w:sz w:val="24"/>
          <w:szCs w:val="24"/>
        </w:rPr>
        <w:t>si vijon</w:t>
      </w:r>
      <w:r w:rsidR="00732498" w:rsidRPr="00860957">
        <w:rPr>
          <w:rFonts w:ascii="Times New Roman" w:hAnsi="Times New Roman" w:cs="Times New Roman"/>
          <w:sz w:val="24"/>
          <w:szCs w:val="24"/>
        </w:rPr>
        <w:t>:</w:t>
      </w:r>
    </w:p>
    <w:p w14:paraId="564796D8" w14:textId="77777777" w:rsidR="00DC739B" w:rsidRPr="009D3B6D" w:rsidRDefault="00DC739B" w:rsidP="00C03AA8">
      <w:pPr>
        <w:pStyle w:val="ListParagraph"/>
        <w:spacing w:line="240" w:lineRule="auto"/>
        <w:jc w:val="both"/>
        <w:rPr>
          <w:rFonts w:ascii="Times New Roman" w:hAnsi="Times New Roman"/>
          <w:kern w:val="0"/>
          <w:sz w:val="12"/>
          <w14:ligatures w14:val="none"/>
          <w:rPrChange w:id="41" w:author="Admin" w:date="2025-07-08T11:03:00Z">
            <w:rPr>
              <w:rFonts w:ascii="Times New Roman" w:hAnsi="Times New Roman"/>
              <w:kern w:val="0"/>
              <w:sz w:val="16"/>
              <w14:ligatures w14:val="none"/>
            </w:rPr>
          </w:rPrChange>
        </w:rPr>
      </w:pPr>
    </w:p>
    <w:p w14:paraId="4E67FE66" w14:textId="0281D4F4" w:rsidR="00B77BD9" w:rsidRPr="00860957" w:rsidRDefault="00732498" w:rsidP="00EE1609">
      <w:pPr>
        <w:pStyle w:val="ListParagraph"/>
        <w:numPr>
          <w:ilvl w:val="0"/>
          <w:numId w:val="1"/>
        </w:numPr>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i/>
          <w:iCs/>
          <w:kern w:val="0"/>
          <w:sz w:val="24"/>
          <w:szCs w:val="24"/>
          <w14:ligatures w14:val="none"/>
        </w:rPr>
        <w:t>N</w:t>
      </w:r>
      <w:r w:rsidR="008B50C5"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lidhje me</w:t>
      </w:r>
      <w:r w:rsidR="00DC739B" w:rsidRPr="00860957">
        <w:rPr>
          <w:rFonts w:ascii="Times New Roman" w:eastAsia="Batang" w:hAnsi="Times New Roman" w:cs="Times New Roman"/>
          <w:i/>
          <w:iCs/>
          <w:kern w:val="0"/>
          <w:sz w:val="24"/>
          <w:szCs w:val="24"/>
          <w14:ligatures w14:val="none"/>
        </w:rPr>
        <w:t xml:space="preserve"> </w:t>
      </w:r>
      <w:proofErr w:type="spellStart"/>
      <w:r w:rsidRPr="00860957">
        <w:rPr>
          <w:rFonts w:ascii="Times New Roman" w:eastAsia="Batang" w:hAnsi="Times New Roman" w:cs="Times New Roman"/>
          <w:i/>
          <w:iCs/>
          <w:kern w:val="0"/>
          <w:sz w:val="24"/>
          <w:szCs w:val="24"/>
          <w14:ligatures w14:val="none"/>
        </w:rPr>
        <w:t>procedimi</w:t>
      </w:r>
      <w:r w:rsidR="00DC739B" w:rsidRPr="00860957">
        <w:rPr>
          <w:rFonts w:ascii="Times New Roman" w:eastAsia="Batang" w:hAnsi="Times New Roman" w:cs="Times New Roman"/>
          <w:i/>
          <w:iCs/>
          <w:kern w:val="0"/>
          <w:sz w:val="24"/>
          <w:szCs w:val="24"/>
          <w14:ligatures w14:val="none"/>
        </w:rPr>
        <w:t>m</w:t>
      </w:r>
      <w:proofErr w:type="spellEnd"/>
      <w:r w:rsidRPr="00860957">
        <w:rPr>
          <w:rFonts w:ascii="Times New Roman" w:eastAsia="Batang" w:hAnsi="Times New Roman" w:cs="Times New Roman"/>
          <w:i/>
          <w:iCs/>
          <w:kern w:val="0"/>
          <w:sz w:val="24"/>
          <w:szCs w:val="24"/>
          <w14:ligatures w14:val="none"/>
        </w:rPr>
        <w:t xml:space="preserve"> penal nr. 1023/2014</w:t>
      </w:r>
      <w:r w:rsidR="00DC739B" w:rsidRPr="00860957">
        <w:rPr>
          <w:rStyle w:val="FootnoteReference"/>
          <w:rFonts w:ascii="Times New Roman" w:eastAsia="Batang" w:hAnsi="Times New Roman" w:cs="Times New Roman"/>
          <w:i/>
          <w:iCs/>
          <w:kern w:val="0"/>
          <w:sz w:val="24"/>
          <w:szCs w:val="24"/>
          <w14:ligatures w14:val="none"/>
        </w:rPr>
        <w:footnoteReference w:id="11"/>
      </w:r>
      <w:r w:rsidR="00DC739B" w:rsidRPr="00860957">
        <w:rPr>
          <w:rFonts w:ascii="Times New Roman" w:eastAsia="Batang" w:hAnsi="Times New Roman" w:cs="Times New Roman"/>
          <w:i/>
          <w:iCs/>
          <w:kern w:val="0"/>
          <w:sz w:val="24"/>
          <w:szCs w:val="24"/>
          <w14:ligatures w14:val="none"/>
        </w:rPr>
        <w:t xml:space="preserve"> t</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Prokuroris</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pran</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Gjykat</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s s</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 xml:space="preserve"> Rrethit Gjyq</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sor Shkod</w:t>
      </w:r>
      <w:r w:rsidR="004266F0" w:rsidRPr="00860957">
        <w:rPr>
          <w:rFonts w:ascii="Times New Roman" w:eastAsia="Batang" w:hAnsi="Times New Roman" w:cs="Times New Roman"/>
          <w:i/>
          <w:iCs/>
          <w:kern w:val="0"/>
          <w:sz w:val="24"/>
          <w:szCs w:val="24"/>
          <w14:ligatures w14:val="none"/>
        </w:rPr>
        <w:t>ë</w:t>
      </w:r>
      <w:r w:rsidR="00DC739B" w:rsidRPr="00860957">
        <w:rPr>
          <w:rFonts w:ascii="Times New Roman" w:eastAsia="Batang" w:hAnsi="Times New Roman" w:cs="Times New Roman"/>
          <w:i/>
          <w:iCs/>
          <w:kern w:val="0"/>
          <w:sz w:val="24"/>
          <w:szCs w:val="24"/>
          <w14:ligatures w14:val="none"/>
        </w:rPr>
        <w:t>r</w:t>
      </w:r>
      <w:r w:rsidR="00DC739B" w:rsidRPr="00860957">
        <w:rPr>
          <w:rFonts w:ascii="Times New Roman" w:eastAsia="Batang" w:hAnsi="Times New Roman" w:cs="Times New Roman"/>
          <w:kern w:val="0"/>
          <w:sz w:val="24"/>
          <w:szCs w:val="24"/>
          <w14:ligatures w14:val="none"/>
        </w:rPr>
        <w:t>, NJSHL v</w:t>
      </w:r>
      <w:r w:rsidR="004266F0" w:rsidRPr="00860957">
        <w:rPr>
          <w:rFonts w:ascii="Times New Roman" w:eastAsia="Batang" w:hAnsi="Times New Roman" w:cs="Times New Roman"/>
          <w:kern w:val="0"/>
          <w:sz w:val="24"/>
          <w:szCs w:val="24"/>
          <w14:ligatures w14:val="none"/>
        </w:rPr>
        <w:t>ë</w:t>
      </w:r>
      <w:r w:rsidR="00DC739B" w:rsidRPr="00860957">
        <w:rPr>
          <w:rFonts w:ascii="Times New Roman" w:eastAsia="Batang" w:hAnsi="Times New Roman" w:cs="Times New Roman"/>
          <w:kern w:val="0"/>
          <w:sz w:val="24"/>
          <w:szCs w:val="24"/>
          <w14:ligatures w14:val="none"/>
        </w:rPr>
        <w:t xml:space="preserve">ren se </w:t>
      </w:r>
      <w:r w:rsidRPr="00860957">
        <w:rPr>
          <w:rFonts w:ascii="Times New Roman" w:eastAsia="Batang" w:hAnsi="Times New Roman" w:cs="Times New Roman"/>
          <w:kern w:val="0"/>
          <w:sz w:val="24"/>
          <w:szCs w:val="24"/>
          <w14:ligatures w14:val="none"/>
        </w:rPr>
        <w:t>Komisioni</w:t>
      </w:r>
      <w:r w:rsidR="00DC739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w:t>
      </w:r>
      <w:r w:rsidR="008B50C5"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paragrafin nr. 111 t</w:t>
      </w:r>
      <w:r w:rsidR="008B50C5"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vendimit</w:t>
      </w:r>
      <w:r w:rsidR="007557E1" w:rsidRPr="00860957">
        <w:rPr>
          <w:rFonts w:ascii="Times New Roman" w:eastAsia="Batang" w:hAnsi="Times New Roman" w:cs="Times New Roman"/>
          <w:kern w:val="0"/>
          <w:sz w:val="24"/>
          <w:szCs w:val="24"/>
          <w14:ligatures w14:val="none"/>
        </w:rPr>
        <w:t xml:space="preserve">) </w:t>
      </w:r>
      <w:r w:rsidR="00AF65DB" w:rsidRPr="00860957">
        <w:rPr>
          <w:rFonts w:ascii="Times New Roman" w:eastAsia="Batang" w:hAnsi="Times New Roman" w:cs="Times New Roman"/>
          <w:kern w:val="0"/>
          <w:sz w:val="24"/>
          <w:szCs w:val="24"/>
          <w14:ligatures w14:val="none"/>
        </w:rPr>
        <w:t>ë</w:t>
      </w:r>
      <w:r w:rsidR="007557E1" w:rsidRPr="00860957">
        <w:rPr>
          <w:rFonts w:ascii="Times New Roman" w:eastAsia="Batang" w:hAnsi="Times New Roman" w:cs="Times New Roman"/>
          <w:kern w:val="0"/>
          <w:sz w:val="24"/>
          <w:szCs w:val="24"/>
          <w14:ligatures w14:val="none"/>
        </w:rPr>
        <w:t>sht</w:t>
      </w:r>
      <w:r w:rsidR="00AF65DB" w:rsidRPr="00860957">
        <w:rPr>
          <w:rFonts w:ascii="Times New Roman" w:eastAsia="Batang" w:hAnsi="Times New Roman" w:cs="Times New Roman"/>
          <w:kern w:val="0"/>
          <w:sz w:val="24"/>
          <w:szCs w:val="24"/>
          <w14:ligatures w14:val="none"/>
        </w:rPr>
        <w:t>ë</w:t>
      </w:r>
      <w:r w:rsidR="007557E1" w:rsidRPr="00860957">
        <w:rPr>
          <w:rFonts w:ascii="Times New Roman" w:eastAsia="Batang" w:hAnsi="Times New Roman" w:cs="Times New Roman"/>
          <w:kern w:val="0"/>
          <w:sz w:val="24"/>
          <w:szCs w:val="24"/>
          <w14:ligatures w14:val="none"/>
        </w:rPr>
        <w:t xml:space="preserve"> shprehur </w:t>
      </w:r>
      <w:r w:rsidRPr="00860957">
        <w:rPr>
          <w:rFonts w:ascii="Times New Roman" w:eastAsia="Batang" w:hAnsi="Times New Roman" w:cs="Times New Roman"/>
          <w:kern w:val="0"/>
          <w:sz w:val="24"/>
          <w:szCs w:val="24"/>
          <w14:ligatures w14:val="none"/>
        </w:rPr>
        <w:t>se</w:t>
      </w:r>
      <w:r w:rsidR="00DC739B"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w:t>
      </w:r>
      <w:r w:rsidRPr="00860957">
        <w:rPr>
          <w:rFonts w:ascii="Times New Roman" w:hAnsi="Times New Roman" w:cs="Times New Roman"/>
          <w:sz w:val="24"/>
          <w:szCs w:val="24"/>
        </w:rPr>
        <w:t>sqarimet e dhëna nga subjekti n</w:t>
      </w:r>
      <w:r w:rsidR="008B50C5"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w:t>
      </w:r>
      <w:proofErr w:type="spellStart"/>
      <w:r w:rsidRPr="00860957">
        <w:rPr>
          <w:rFonts w:ascii="Times New Roman" w:hAnsi="Times New Roman" w:cs="Times New Roman"/>
          <w:sz w:val="24"/>
          <w:szCs w:val="24"/>
        </w:rPr>
        <w:t>mosadministrimin</w:t>
      </w:r>
      <w:proofErr w:type="spellEnd"/>
      <w:r w:rsidRPr="00860957">
        <w:rPr>
          <w:rFonts w:ascii="Times New Roman" w:hAnsi="Times New Roman" w:cs="Times New Roman"/>
          <w:sz w:val="24"/>
          <w:szCs w:val="24"/>
        </w:rPr>
        <w:t xml:space="preserve"> n</w:t>
      </w:r>
      <w:r w:rsidR="008B50C5" w:rsidRPr="00860957">
        <w:rPr>
          <w:rFonts w:ascii="Times New Roman" w:hAnsi="Times New Roman" w:cs="Times New Roman"/>
          <w:sz w:val="24"/>
          <w:szCs w:val="24"/>
        </w:rPr>
        <w:t>ë</w:t>
      </w:r>
      <w:r w:rsidRPr="00860957">
        <w:rPr>
          <w:rFonts w:ascii="Times New Roman" w:hAnsi="Times New Roman" w:cs="Times New Roman"/>
          <w:sz w:val="24"/>
          <w:szCs w:val="24"/>
        </w:rPr>
        <w:t xml:space="preserve"> dosje të procesverbalit për kthimin e provave materiale vlerësohen jo tërësisht bindëse, pasi subjekti nuk është shprehur në lidhje me mungesën e administrimit në dosje të procesverbalit për kthimin e provës materiale, duke u shprehur vetëm ne lidhje me faktin që kjo nuk e kushtëzon hetimin dhe mund të administrohet në çdo kohë. Procesverbali për kthimin e provës materiale duhet të jetë pjesë e dosjes penale dhe mungesa e tij konsiderohet si një mangësi në drejtim të administrimit të dokumenteve në dosjen penale.</w:t>
      </w:r>
    </w:p>
    <w:p w14:paraId="4AECA847" w14:textId="77777777" w:rsidR="0063157B" w:rsidRPr="009D3B6D" w:rsidRDefault="0063157B" w:rsidP="0063157B">
      <w:pPr>
        <w:pStyle w:val="ListParagraph"/>
        <w:spacing w:after="0" w:line="240" w:lineRule="auto"/>
        <w:ind w:left="0"/>
        <w:jc w:val="both"/>
        <w:rPr>
          <w:rFonts w:ascii="Times New Roman" w:hAnsi="Times New Roman"/>
          <w:kern w:val="0"/>
          <w:sz w:val="12"/>
          <w14:ligatures w14:val="none"/>
          <w:rPrChange w:id="42" w:author="Admin" w:date="2025-07-08T11:03:00Z">
            <w:rPr>
              <w:rFonts w:ascii="Times New Roman" w:hAnsi="Times New Roman"/>
              <w:kern w:val="0"/>
              <w:sz w:val="16"/>
              <w14:ligatures w14:val="none"/>
            </w:rPr>
          </w:rPrChange>
        </w:rPr>
      </w:pPr>
    </w:p>
    <w:p w14:paraId="78F836FA" w14:textId="0792FDA4" w:rsidR="00B77BD9" w:rsidRPr="00860957" w:rsidRDefault="00DC739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kund</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rshtim t</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r, s</w:t>
      </w:r>
      <w:r w:rsidR="00732498" w:rsidRPr="00860957">
        <w:rPr>
          <w:rFonts w:ascii="Times New Roman" w:hAnsi="Times New Roman" w:cs="Times New Roman"/>
          <w:sz w:val="24"/>
          <w:szCs w:val="24"/>
        </w:rPr>
        <w:t>ubjekti i rivler</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simit</w:t>
      </w:r>
      <w:r w:rsidRPr="00860957">
        <w:rPr>
          <w:rFonts w:ascii="Times New Roman" w:hAnsi="Times New Roman" w:cs="Times New Roman"/>
          <w:sz w:val="24"/>
          <w:szCs w:val="24"/>
        </w:rPr>
        <w:t>, n</w:t>
      </w:r>
      <w:r w:rsidR="004266F0"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w:t>
      </w:r>
      <w:r w:rsidR="00732498" w:rsidRPr="00860957">
        <w:rPr>
          <w:rFonts w:ascii="Times New Roman" w:hAnsi="Times New Roman" w:cs="Times New Roman"/>
          <w:sz w:val="24"/>
          <w:szCs w:val="24"/>
        </w:rPr>
        <w:t xml:space="preserve"> pretendon</w:t>
      </w:r>
      <w:r w:rsidRPr="00860957">
        <w:rPr>
          <w:rFonts w:ascii="Times New Roman" w:hAnsi="Times New Roman" w:cs="Times New Roman"/>
          <w:sz w:val="24"/>
          <w:szCs w:val="24"/>
        </w:rPr>
        <w:t xml:space="preserve"> </w:t>
      </w:r>
      <w:r w:rsidR="00732498" w:rsidRPr="00860957">
        <w:rPr>
          <w:rFonts w:ascii="Times New Roman" w:hAnsi="Times New Roman" w:cs="Times New Roman"/>
          <w:sz w:val="24"/>
          <w:szCs w:val="24"/>
        </w:rPr>
        <w:t>se</w:t>
      </w:r>
      <w:r w:rsidR="004C7885" w:rsidRPr="00860957">
        <w:rPr>
          <w:rFonts w:ascii="Times New Roman" w:hAnsi="Times New Roman" w:cs="Times New Roman"/>
          <w:sz w:val="24"/>
          <w:szCs w:val="24"/>
        </w:rPr>
        <w:t>,</w:t>
      </w:r>
      <w:r w:rsidR="00B77BD9" w:rsidRPr="00860957">
        <w:rPr>
          <w:rFonts w:ascii="Times New Roman" w:hAnsi="Times New Roman" w:cs="Times New Roman"/>
          <w:sz w:val="24"/>
          <w:szCs w:val="24"/>
        </w:rPr>
        <w:t xml:space="preserve"> pavarësisht se nuk bie dakord me konkluzionin e Komisionit n</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lidhje me k</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t</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procedim, është e qartë që në këtë rast gjetja është tërësisht e parëndësishme dhe nuk mund të ketë asnjë peshë në procesin e rivlerësimit. M</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 tej subjekti</w:t>
      </w:r>
      <w:r w:rsidR="00732498" w:rsidRPr="00860957">
        <w:rPr>
          <w:rFonts w:ascii="Times New Roman" w:hAnsi="Times New Roman" w:cs="Times New Roman"/>
          <w:sz w:val="24"/>
          <w:szCs w:val="24"/>
        </w:rPr>
        <w:t xml:space="preserve"> ka sqaruar se kthimi i prov</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s </w:t>
      </w:r>
      <w:r w:rsidR="008B50C5" w:rsidRPr="00860957">
        <w:rPr>
          <w:rFonts w:ascii="Times New Roman" w:hAnsi="Times New Roman" w:cs="Times New Roman"/>
          <w:sz w:val="24"/>
          <w:szCs w:val="24"/>
        </w:rPr>
        <w:t>materiale</w:t>
      </w:r>
      <w:r w:rsidR="00732498" w:rsidRPr="00860957">
        <w:rPr>
          <w:rFonts w:ascii="Times New Roman" w:hAnsi="Times New Roman" w:cs="Times New Roman"/>
          <w:sz w:val="24"/>
          <w:szCs w:val="24"/>
        </w:rPr>
        <w:t xml:space="preserve"> nuk e kusht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zon pushimin e </w:t>
      </w:r>
      <w:r w:rsidR="008B50C5" w:rsidRPr="00860957">
        <w:rPr>
          <w:rFonts w:ascii="Times New Roman" w:hAnsi="Times New Roman" w:cs="Times New Roman"/>
          <w:sz w:val="24"/>
          <w:szCs w:val="24"/>
        </w:rPr>
        <w:t>çështjes</w:t>
      </w:r>
      <w:r w:rsidR="00B77BD9" w:rsidRPr="00860957">
        <w:rPr>
          <w:rFonts w:ascii="Times New Roman" w:hAnsi="Times New Roman" w:cs="Times New Roman"/>
          <w:sz w:val="24"/>
          <w:szCs w:val="24"/>
        </w:rPr>
        <w:t xml:space="preserve"> dhe se k</w:t>
      </w:r>
      <w:r w:rsidR="00732498" w:rsidRPr="00860957">
        <w:rPr>
          <w:rFonts w:ascii="Times New Roman" w:hAnsi="Times New Roman" w:cs="Times New Roman"/>
          <w:sz w:val="24"/>
          <w:szCs w:val="24"/>
        </w:rPr>
        <w:t>thimi i sendit</w:t>
      </w:r>
      <w:r w:rsidR="008B50C5"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kur ai nuk sh</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rben m</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si prov</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mater</w:t>
      </w:r>
      <w:r w:rsidR="008B50C5" w:rsidRPr="00860957">
        <w:rPr>
          <w:rFonts w:ascii="Times New Roman" w:hAnsi="Times New Roman" w:cs="Times New Roman"/>
          <w:sz w:val="24"/>
          <w:szCs w:val="24"/>
        </w:rPr>
        <w:t>i</w:t>
      </w:r>
      <w:r w:rsidR="00732498" w:rsidRPr="00860957">
        <w:rPr>
          <w:rFonts w:ascii="Times New Roman" w:hAnsi="Times New Roman" w:cs="Times New Roman"/>
          <w:sz w:val="24"/>
          <w:szCs w:val="24"/>
        </w:rPr>
        <w:t>ale</w:t>
      </w:r>
      <w:r w:rsidR="008B50C5" w:rsidRPr="00860957">
        <w:rPr>
          <w:rFonts w:ascii="Times New Roman" w:hAnsi="Times New Roman" w:cs="Times New Roman"/>
          <w:sz w:val="24"/>
          <w:szCs w:val="24"/>
        </w:rPr>
        <w:t xml:space="preserve"> </w:t>
      </w:r>
      <w:r w:rsidR="00732498" w:rsidRPr="00860957">
        <w:rPr>
          <w:rFonts w:ascii="Times New Roman" w:hAnsi="Times New Roman" w:cs="Times New Roman"/>
          <w:sz w:val="24"/>
          <w:szCs w:val="24"/>
        </w:rPr>
        <w:t>p</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 hetimin/gjykimin</w:t>
      </w:r>
      <w:r w:rsidR="008B50C5"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mund 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b</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het n</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w:t>
      </w:r>
      <w:r w:rsidR="00B77BD9" w:rsidRPr="00860957">
        <w:rPr>
          <w:rFonts w:ascii="Times New Roman" w:hAnsi="Times New Roman" w:cs="Times New Roman"/>
          <w:sz w:val="24"/>
          <w:szCs w:val="24"/>
        </w:rPr>
        <w:t>çdo</w:t>
      </w:r>
      <w:r w:rsidR="00732498" w:rsidRPr="00860957">
        <w:rPr>
          <w:rFonts w:ascii="Times New Roman" w:hAnsi="Times New Roman" w:cs="Times New Roman"/>
          <w:sz w:val="24"/>
          <w:szCs w:val="24"/>
        </w:rPr>
        <w:t xml:space="preserve"> koh</w:t>
      </w:r>
      <w:r w:rsidR="008B50C5" w:rsidRPr="00860957">
        <w:rPr>
          <w:rFonts w:ascii="Times New Roman" w:hAnsi="Times New Roman" w:cs="Times New Roman"/>
          <w:sz w:val="24"/>
          <w:szCs w:val="24"/>
        </w:rPr>
        <w:t>ë</w:t>
      </w:r>
      <w:r w:rsidR="00B77BD9" w:rsidRPr="00860957">
        <w:rPr>
          <w:rFonts w:ascii="Times New Roman" w:hAnsi="Times New Roman" w:cs="Times New Roman"/>
          <w:sz w:val="24"/>
          <w:szCs w:val="24"/>
        </w:rPr>
        <w:t>,</w:t>
      </w:r>
      <w:r w:rsidR="00732498" w:rsidRPr="00860957">
        <w:rPr>
          <w:rFonts w:ascii="Times New Roman" w:hAnsi="Times New Roman" w:cs="Times New Roman"/>
          <w:sz w:val="24"/>
          <w:szCs w:val="24"/>
        </w:rPr>
        <w:t xml:space="preserve"> qoft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edhe me vendim p</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rfundimtar sipas nenit 109 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Kodi</w:t>
      </w:r>
      <w:r w:rsidR="00B77BD9" w:rsidRPr="00860957">
        <w:rPr>
          <w:rFonts w:ascii="Times New Roman" w:hAnsi="Times New Roman" w:cs="Times New Roman"/>
          <w:sz w:val="24"/>
          <w:szCs w:val="24"/>
        </w:rPr>
        <w:t xml:space="preserve">t </w:t>
      </w:r>
      <w:r w:rsidR="00732498" w:rsidRPr="00860957">
        <w:rPr>
          <w:rFonts w:ascii="Times New Roman" w:hAnsi="Times New Roman" w:cs="Times New Roman"/>
          <w:sz w:val="24"/>
          <w:szCs w:val="24"/>
        </w:rPr>
        <w:t>t</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 xml:space="preserve"> Procedur</w:t>
      </w:r>
      <w:r w:rsidR="008B50C5" w:rsidRPr="00860957">
        <w:rPr>
          <w:rFonts w:ascii="Times New Roman" w:hAnsi="Times New Roman" w:cs="Times New Roman"/>
          <w:sz w:val="24"/>
          <w:szCs w:val="24"/>
        </w:rPr>
        <w:t>ë</w:t>
      </w:r>
      <w:r w:rsidR="00732498" w:rsidRPr="00860957">
        <w:rPr>
          <w:rFonts w:ascii="Times New Roman" w:hAnsi="Times New Roman" w:cs="Times New Roman"/>
          <w:sz w:val="24"/>
          <w:szCs w:val="24"/>
        </w:rPr>
        <w:t>s Penale</w:t>
      </w:r>
      <w:r w:rsidR="008B50C5" w:rsidRPr="00860957">
        <w:rPr>
          <w:rFonts w:ascii="Times New Roman" w:hAnsi="Times New Roman" w:cs="Times New Roman"/>
          <w:sz w:val="24"/>
          <w:szCs w:val="24"/>
        </w:rPr>
        <w:t xml:space="preserve">, ndërsa procesverbali që dokumenton kthimin e sendit mund të administrohet në </w:t>
      </w:r>
      <w:r w:rsidR="00B77BD9" w:rsidRPr="00860957">
        <w:rPr>
          <w:rFonts w:ascii="Times New Roman" w:hAnsi="Times New Roman" w:cs="Times New Roman"/>
          <w:sz w:val="24"/>
          <w:szCs w:val="24"/>
        </w:rPr>
        <w:t>çdo</w:t>
      </w:r>
      <w:r w:rsidR="008B50C5" w:rsidRPr="00860957">
        <w:rPr>
          <w:rFonts w:ascii="Times New Roman" w:hAnsi="Times New Roman" w:cs="Times New Roman"/>
          <w:sz w:val="24"/>
          <w:szCs w:val="24"/>
        </w:rPr>
        <w:t xml:space="preserve"> kohë në dosjen hetimore. Subjekti po ashtu pretendon se ndaj </w:t>
      </w:r>
      <w:r w:rsidR="008B50C5" w:rsidRPr="00860957">
        <w:rPr>
          <w:rFonts w:ascii="Times New Roman" w:hAnsi="Times New Roman" w:cs="Times New Roman"/>
          <w:sz w:val="24"/>
          <w:szCs w:val="24"/>
        </w:rPr>
        <w:lastRenderedPageBreak/>
        <w:t>këtij vendimi nuk është ushtruar ankim nga asnjë palë si për përfundimin e hetimit ashtu edhe për kthimin e pasaportës biometrike dhe lejes së qëndrimit italiane pronarit të saj të ligjshëm</w:t>
      </w:r>
      <w:r w:rsidR="0063157B" w:rsidRPr="00860957">
        <w:rPr>
          <w:rFonts w:ascii="Times New Roman" w:hAnsi="Times New Roman" w:cs="Times New Roman"/>
          <w:sz w:val="24"/>
          <w:szCs w:val="24"/>
        </w:rPr>
        <w:t>.</w:t>
      </w:r>
    </w:p>
    <w:p w14:paraId="3BF34823" w14:textId="77777777" w:rsidR="0063157B" w:rsidRPr="009D3B6D" w:rsidRDefault="0063157B" w:rsidP="0063157B">
      <w:pPr>
        <w:pStyle w:val="ListParagraph"/>
        <w:spacing w:after="0" w:line="240" w:lineRule="auto"/>
        <w:ind w:left="0"/>
        <w:jc w:val="both"/>
        <w:rPr>
          <w:rFonts w:ascii="Times New Roman" w:hAnsi="Times New Roman"/>
          <w:kern w:val="0"/>
          <w:sz w:val="12"/>
          <w14:ligatures w14:val="none"/>
          <w:rPrChange w:id="43" w:author="Admin" w:date="2025-07-08T11:03:00Z">
            <w:rPr>
              <w:rFonts w:ascii="Times New Roman" w:hAnsi="Times New Roman"/>
              <w:kern w:val="0"/>
              <w:sz w:val="16"/>
              <w14:ligatures w14:val="none"/>
            </w:rPr>
          </w:rPrChange>
        </w:rPr>
      </w:pPr>
    </w:p>
    <w:p w14:paraId="415F7B9B" w14:textId="112FA399" w:rsidR="00B77BD9" w:rsidRPr="00860957"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këtij shkaku ankimi, nga verifikimi i akteve të administruara nga Komisioni, </w:t>
      </w:r>
      <w:r w:rsidR="00B77BD9" w:rsidRPr="00860957">
        <w:rPr>
          <w:rFonts w:ascii="Times New Roman" w:hAnsi="Times New Roman" w:cs="Times New Roman"/>
          <w:sz w:val="24"/>
          <w:szCs w:val="24"/>
        </w:rPr>
        <w:t>NJSHL v</w:t>
      </w:r>
      <w:r w:rsidR="0023039A" w:rsidRPr="00860957">
        <w:rPr>
          <w:rFonts w:ascii="Times New Roman" w:hAnsi="Times New Roman" w:cs="Times New Roman"/>
          <w:sz w:val="24"/>
          <w:szCs w:val="24"/>
        </w:rPr>
        <w:t>ë</w:t>
      </w:r>
      <w:r w:rsidR="00B77BD9" w:rsidRPr="00860957">
        <w:rPr>
          <w:rFonts w:ascii="Times New Roman" w:hAnsi="Times New Roman" w:cs="Times New Roman"/>
          <w:sz w:val="24"/>
          <w:szCs w:val="24"/>
        </w:rPr>
        <w:t xml:space="preserve">ren </w:t>
      </w:r>
      <w:r w:rsidR="00DC739B" w:rsidRPr="00860957">
        <w:rPr>
          <w:rFonts w:ascii="Times New Roman" w:hAnsi="Times New Roman" w:cs="Times New Roman"/>
          <w:sz w:val="24"/>
          <w:szCs w:val="24"/>
        </w:rPr>
        <w:t>se</w:t>
      </w:r>
      <w:r w:rsidR="00B77BD9" w:rsidRPr="00860957">
        <w:rPr>
          <w:rFonts w:ascii="Times New Roman" w:hAnsi="Times New Roman" w:cs="Times New Roman"/>
          <w:sz w:val="24"/>
          <w:szCs w:val="24"/>
        </w:rPr>
        <w:t>:</w:t>
      </w:r>
    </w:p>
    <w:p w14:paraId="635E02B3" w14:textId="1D6A81FC" w:rsidR="00C54DC9" w:rsidRPr="00860957"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 xml:space="preserve">Në datën 5.6.2014, </w:t>
      </w:r>
      <w:r w:rsidR="00574084" w:rsidRPr="00860957">
        <w:rPr>
          <w:rFonts w:ascii="Times New Roman" w:hAnsi="Times New Roman" w:cs="Times New Roman"/>
          <w:sz w:val="24"/>
          <w:szCs w:val="24"/>
        </w:rPr>
        <w:t xml:space="preserve">prokurori </w:t>
      </w:r>
      <w:proofErr w:type="spellStart"/>
      <w:r w:rsidR="00574084" w:rsidRPr="00860957">
        <w:rPr>
          <w:rFonts w:ascii="Times New Roman" w:hAnsi="Times New Roman" w:cs="Times New Roman"/>
          <w:sz w:val="24"/>
          <w:szCs w:val="24"/>
        </w:rPr>
        <w:t>Elvin</w:t>
      </w:r>
      <w:proofErr w:type="spellEnd"/>
      <w:r w:rsidR="00574084" w:rsidRPr="00860957">
        <w:rPr>
          <w:rFonts w:ascii="Times New Roman" w:hAnsi="Times New Roman" w:cs="Times New Roman"/>
          <w:sz w:val="24"/>
          <w:szCs w:val="24"/>
        </w:rPr>
        <w:t xml:space="preserve"> </w:t>
      </w:r>
      <w:proofErr w:type="spellStart"/>
      <w:r w:rsidR="00574084" w:rsidRPr="00860957">
        <w:rPr>
          <w:rFonts w:ascii="Times New Roman" w:hAnsi="Times New Roman" w:cs="Times New Roman"/>
          <w:sz w:val="24"/>
          <w:szCs w:val="24"/>
        </w:rPr>
        <w:t>Gokaj</w:t>
      </w:r>
      <w:proofErr w:type="spellEnd"/>
      <w:r w:rsidR="00C704BC" w:rsidRPr="00860957">
        <w:rPr>
          <w:rFonts w:ascii="Times New Roman" w:hAnsi="Times New Roman" w:cs="Times New Roman"/>
          <w:sz w:val="24"/>
          <w:szCs w:val="24"/>
        </w:rPr>
        <w:t xml:space="preserve"> </w:t>
      </w:r>
      <w:r w:rsidRPr="00860957">
        <w:rPr>
          <w:rFonts w:ascii="Times New Roman" w:hAnsi="Times New Roman" w:cs="Times New Roman"/>
          <w:sz w:val="24"/>
          <w:szCs w:val="24"/>
        </w:rPr>
        <w:t>ka urdhëruar regjistrimin e procedimit penal nr</w:t>
      </w:r>
      <w:r w:rsidR="00517FD0" w:rsidRPr="00860957">
        <w:rPr>
          <w:rFonts w:ascii="Times New Roman" w:hAnsi="Times New Roman" w:cs="Times New Roman"/>
          <w:sz w:val="24"/>
          <w:szCs w:val="24"/>
        </w:rPr>
        <w:t>.</w:t>
      </w:r>
      <w:r w:rsidRPr="00860957">
        <w:rPr>
          <w:rFonts w:ascii="Times New Roman" w:hAnsi="Times New Roman" w:cs="Times New Roman"/>
          <w:sz w:val="24"/>
          <w:szCs w:val="24"/>
        </w:rPr>
        <w:t>1023</w:t>
      </w:r>
      <w:r w:rsidR="00517FD0" w:rsidRPr="00860957">
        <w:rPr>
          <w:rFonts w:ascii="Times New Roman" w:hAnsi="Times New Roman" w:cs="Times New Roman"/>
          <w:sz w:val="24"/>
          <w:szCs w:val="24"/>
        </w:rPr>
        <w:t>/</w:t>
      </w:r>
      <w:r w:rsidRPr="00860957">
        <w:rPr>
          <w:rFonts w:ascii="Times New Roman" w:hAnsi="Times New Roman" w:cs="Times New Roman"/>
          <w:sz w:val="24"/>
          <w:szCs w:val="24"/>
        </w:rPr>
        <w:t>2014 për veprën penale të “</w:t>
      </w:r>
      <w:r w:rsidR="004C7885" w:rsidRPr="00860957">
        <w:rPr>
          <w:rFonts w:ascii="Times New Roman" w:hAnsi="Times New Roman" w:cs="Times New Roman"/>
          <w:sz w:val="24"/>
          <w:szCs w:val="24"/>
        </w:rPr>
        <w:t>D</w:t>
      </w:r>
      <w:r w:rsidRPr="00860957">
        <w:rPr>
          <w:rFonts w:ascii="Times New Roman" w:hAnsi="Times New Roman" w:cs="Times New Roman"/>
          <w:sz w:val="24"/>
          <w:szCs w:val="24"/>
        </w:rPr>
        <w:t>hënies së ndihmës për kalim të paligjshëm të kufirit”, parashikuar nga neni 298/1 i Kodit Penal</w:t>
      </w:r>
      <w:r w:rsidR="00517FD0" w:rsidRPr="00860957">
        <w:rPr>
          <w:rFonts w:ascii="Times New Roman" w:hAnsi="Times New Roman" w:cs="Times New Roman"/>
          <w:sz w:val="24"/>
          <w:szCs w:val="24"/>
        </w:rPr>
        <w:t>. M</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 xml:space="preserve"> tej, </w:t>
      </w:r>
      <w:r w:rsidR="00574084" w:rsidRPr="00860957">
        <w:rPr>
          <w:rFonts w:ascii="Times New Roman" w:hAnsi="Times New Roman" w:cs="Times New Roman"/>
          <w:sz w:val="24"/>
          <w:szCs w:val="24"/>
        </w:rPr>
        <w:t xml:space="preserve">prokurori i </w:t>
      </w:r>
      <w:r w:rsidR="0063157B" w:rsidRPr="00860957">
        <w:rPr>
          <w:rFonts w:ascii="Times New Roman" w:hAnsi="Times New Roman" w:cs="Times New Roman"/>
          <w:sz w:val="24"/>
          <w:szCs w:val="24"/>
        </w:rPr>
        <w:t>çështjes</w:t>
      </w:r>
      <w:r w:rsidR="00517FD0"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ka disponuar me </w:t>
      </w:r>
      <w:r w:rsidR="004C7885" w:rsidRPr="00860957">
        <w:rPr>
          <w:rFonts w:ascii="Times New Roman" w:hAnsi="Times New Roman" w:cs="Times New Roman"/>
          <w:sz w:val="24"/>
          <w:szCs w:val="24"/>
        </w:rPr>
        <w:t>u</w:t>
      </w:r>
      <w:r w:rsidRPr="00860957">
        <w:rPr>
          <w:rFonts w:ascii="Times New Roman" w:hAnsi="Times New Roman" w:cs="Times New Roman"/>
          <w:sz w:val="24"/>
          <w:szCs w:val="24"/>
        </w:rPr>
        <w:t xml:space="preserve">rdhër </w:t>
      </w:r>
      <w:r w:rsidR="004C7885" w:rsidRPr="00860957">
        <w:rPr>
          <w:rFonts w:ascii="Times New Roman" w:hAnsi="Times New Roman" w:cs="Times New Roman"/>
          <w:sz w:val="24"/>
          <w:szCs w:val="24"/>
        </w:rPr>
        <w:t>“P</w:t>
      </w:r>
      <w:r w:rsidRPr="00860957">
        <w:rPr>
          <w:rFonts w:ascii="Times New Roman" w:hAnsi="Times New Roman" w:cs="Times New Roman"/>
          <w:sz w:val="24"/>
          <w:szCs w:val="24"/>
        </w:rPr>
        <w:t xml:space="preserve">ër delegimin e veprimeve hetimore”, datë 8.6.2014, duke urdhëruar oficerin e policisë gjyqësore </w:t>
      </w:r>
      <w:proofErr w:type="spellStart"/>
      <w:r w:rsidR="00517FD0" w:rsidRPr="00860957">
        <w:rPr>
          <w:rFonts w:ascii="Times New Roman" w:hAnsi="Times New Roman" w:cs="Times New Roman"/>
          <w:sz w:val="24"/>
          <w:szCs w:val="24"/>
        </w:rPr>
        <w:t>Dorjan</w:t>
      </w:r>
      <w:proofErr w:type="spellEnd"/>
      <w:r w:rsidR="00517FD0" w:rsidRPr="00860957">
        <w:rPr>
          <w:rFonts w:ascii="Times New Roman" w:hAnsi="Times New Roman" w:cs="Times New Roman"/>
          <w:sz w:val="24"/>
          <w:szCs w:val="24"/>
        </w:rPr>
        <w:t xml:space="preserve"> Hudhra</w:t>
      </w:r>
      <w:r w:rsidRPr="00860957">
        <w:rPr>
          <w:rFonts w:ascii="Times New Roman" w:hAnsi="Times New Roman" w:cs="Times New Roman"/>
          <w:sz w:val="24"/>
          <w:szCs w:val="24"/>
        </w:rPr>
        <w:t xml:space="preserve"> </w:t>
      </w:r>
      <w:r w:rsidR="00517FD0" w:rsidRPr="00860957">
        <w:rPr>
          <w:rFonts w:ascii="Times New Roman" w:hAnsi="Times New Roman" w:cs="Times New Roman"/>
          <w:sz w:val="24"/>
          <w:szCs w:val="24"/>
        </w:rPr>
        <w:t>p</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r</w:t>
      </w:r>
      <w:r w:rsidRPr="00860957">
        <w:rPr>
          <w:rFonts w:ascii="Times New Roman" w:hAnsi="Times New Roman" w:cs="Times New Roman"/>
          <w:sz w:val="24"/>
          <w:szCs w:val="24"/>
        </w:rPr>
        <w:t xml:space="preserve"> krye</w:t>
      </w:r>
      <w:r w:rsidR="00517FD0" w:rsidRPr="00860957">
        <w:rPr>
          <w:rFonts w:ascii="Times New Roman" w:hAnsi="Times New Roman" w:cs="Times New Roman"/>
          <w:sz w:val="24"/>
          <w:szCs w:val="24"/>
        </w:rPr>
        <w:t>rjen e</w:t>
      </w:r>
      <w:r w:rsidRPr="00860957">
        <w:rPr>
          <w:rFonts w:ascii="Times New Roman" w:hAnsi="Times New Roman" w:cs="Times New Roman"/>
          <w:sz w:val="24"/>
          <w:szCs w:val="24"/>
        </w:rPr>
        <w:t xml:space="preserve"> disa veprime</w:t>
      </w:r>
      <w:r w:rsidR="00517FD0" w:rsidRPr="00860957">
        <w:rPr>
          <w:rFonts w:ascii="Times New Roman" w:hAnsi="Times New Roman" w:cs="Times New Roman"/>
          <w:sz w:val="24"/>
          <w:szCs w:val="24"/>
        </w:rPr>
        <w:t>ve</w:t>
      </w:r>
      <w:r w:rsidRPr="00860957">
        <w:rPr>
          <w:rFonts w:ascii="Times New Roman" w:hAnsi="Times New Roman" w:cs="Times New Roman"/>
          <w:sz w:val="24"/>
          <w:szCs w:val="24"/>
        </w:rPr>
        <w:t xml:space="preserve"> hetimore me afat të përcaktuar.</w:t>
      </w:r>
      <w:r w:rsidR="0063157B"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 xml:space="preserve">Më datë 27.06.2014 Drejtuesi i Prokurorisë ka vendosur zëvendësimin e prokurorit </w:t>
      </w:r>
      <w:del w:id="44" w:author="Admin" w:date="2025-07-08T11:03:00Z">
        <w:r w:rsidR="00574084" w:rsidRPr="007038D9">
          <w:rPr>
            <w:rFonts w:ascii="Times New Roman" w:hAnsi="Times New Roman" w:cs="Times New Roman"/>
            <w:sz w:val="24"/>
            <w:szCs w:val="24"/>
          </w:rPr>
          <w:delText>Ervin</w:delText>
        </w:r>
      </w:del>
      <w:proofErr w:type="spellStart"/>
      <w:ins w:id="45" w:author="Admin" w:date="2025-07-08T11:03:00Z">
        <w:r w:rsidR="00574084" w:rsidRPr="00860957">
          <w:rPr>
            <w:rFonts w:ascii="Times New Roman" w:hAnsi="Times New Roman" w:cs="Times New Roman"/>
            <w:sz w:val="24"/>
            <w:szCs w:val="24"/>
          </w:rPr>
          <w:t>E</w:t>
        </w:r>
        <w:r w:rsidR="00107A0B" w:rsidRPr="00860957">
          <w:rPr>
            <w:rFonts w:ascii="Times New Roman" w:hAnsi="Times New Roman" w:cs="Times New Roman"/>
            <w:sz w:val="24"/>
            <w:szCs w:val="24"/>
          </w:rPr>
          <w:t>l</w:t>
        </w:r>
        <w:r w:rsidR="00574084" w:rsidRPr="00860957">
          <w:rPr>
            <w:rFonts w:ascii="Times New Roman" w:hAnsi="Times New Roman" w:cs="Times New Roman"/>
            <w:sz w:val="24"/>
            <w:szCs w:val="24"/>
          </w:rPr>
          <w:t>vin</w:t>
        </w:r>
      </w:ins>
      <w:proofErr w:type="spellEnd"/>
      <w:r w:rsidR="00574084" w:rsidRPr="00860957">
        <w:rPr>
          <w:rFonts w:ascii="Times New Roman" w:hAnsi="Times New Roman" w:cs="Times New Roman"/>
          <w:sz w:val="24"/>
          <w:szCs w:val="24"/>
        </w:rPr>
        <w:t xml:space="preserve"> </w:t>
      </w:r>
      <w:proofErr w:type="spellStart"/>
      <w:r w:rsidR="00574084" w:rsidRPr="00860957">
        <w:rPr>
          <w:rFonts w:ascii="Times New Roman" w:hAnsi="Times New Roman" w:cs="Times New Roman"/>
          <w:sz w:val="24"/>
          <w:szCs w:val="24"/>
        </w:rPr>
        <w:t>Gokaj</w:t>
      </w:r>
      <w:proofErr w:type="spellEnd"/>
      <w:r w:rsidR="00574084" w:rsidRPr="00860957">
        <w:rPr>
          <w:rFonts w:ascii="Times New Roman" w:hAnsi="Times New Roman" w:cs="Times New Roman"/>
          <w:sz w:val="24"/>
          <w:szCs w:val="24"/>
        </w:rPr>
        <w:t xml:space="preserve"> duke ngarkuar për vazhdimin e hetimeve </w:t>
      </w:r>
      <w:r w:rsidR="0063157B" w:rsidRPr="00860957">
        <w:rPr>
          <w:rFonts w:ascii="Times New Roman" w:hAnsi="Times New Roman" w:cs="Times New Roman"/>
          <w:sz w:val="24"/>
          <w:szCs w:val="24"/>
        </w:rPr>
        <w:t>t</w:t>
      </w:r>
      <w:r w:rsidR="00EF39F3" w:rsidRPr="00860957">
        <w:rPr>
          <w:rFonts w:ascii="Times New Roman" w:hAnsi="Times New Roman" w:cs="Times New Roman"/>
          <w:sz w:val="24"/>
          <w:szCs w:val="24"/>
        </w:rPr>
        <w:t>ë</w:t>
      </w:r>
      <w:r w:rsidR="0063157B"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çështje</w:t>
      </w:r>
      <w:r w:rsidR="0063157B" w:rsidRPr="00860957">
        <w:rPr>
          <w:rFonts w:ascii="Times New Roman" w:hAnsi="Times New Roman" w:cs="Times New Roman"/>
          <w:sz w:val="24"/>
          <w:szCs w:val="24"/>
        </w:rPr>
        <w:t>s</w:t>
      </w:r>
      <w:r w:rsidR="00574084" w:rsidRPr="00860957">
        <w:rPr>
          <w:rFonts w:ascii="Times New Roman" w:hAnsi="Times New Roman" w:cs="Times New Roman"/>
          <w:sz w:val="24"/>
          <w:szCs w:val="24"/>
        </w:rPr>
        <w:t xml:space="preserve"> penale nr. 1023/2014 subjektin e rivlerësimit</w:t>
      </w:r>
      <w:del w:id="46" w:author="Admin" w:date="2025-07-08T11:03:00Z">
        <w:r w:rsidR="0063157B" w:rsidRPr="007038D9">
          <w:rPr>
            <w:rFonts w:ascii="Times New Roman" w:hAnsi="Times New Roman" w:cs="Times New Roman"/>
            <w:sz w:val="24"/>
            <w:szCs w:val="24"/>
          </w:rPr>
          <w:delText>,</w:delText>
        </w:r>
        <w:r w:rsidR="00574084" w:rsidRPr="007038D9">
          <w:rPr>
            <w:rFonts w:ascii="Times New Roman" w:hAnsi="Times New Roman" w:cs="Times New Roman"/>
            <w:sz w:val="24"/>
            <w:szCs w:val="24"/>
          </w:rPr>
          <w:delText xml:space="preserve"> </w:delText>
        </w:r>
      </w:del>
      <w:ins w:id="47" w:author="Admin" w:date="2025-07-08T11:03:00Z">
        <w:r w:rsidR="00DE5552" w:rsidRPr="00860957">
          <w:rPr>
            <w:rFonts w:ascii="Times New Roman" w:hAnsi="Times New Roman" w:cs="Times New Roman"/>
            <w:sz w:val="24"/>
            <w:szCs w:val="24"/>
          </w:rPr>
          <w:t>.</w:t>
        </w:r>
      </w:ins>
      <w:r w:rsidR="00574084" w:rsidRPr="00860957">
        <w:rPr>
          <w:rFonts w:ascii="Times New Roman" w:hAnsi="Times New Roman" w:cs="Times New Roman"/>
          <w:sz w:val="24"/>
          <w:szCs w:val="24"/>
        </w:rPr>
        <w:t xml:space="preserve"> </w:t>
      </w:r>
      <w:r w:rsidR="0063157B" w:rsidRPr="00860957">
        <w:rPr>
          <w:rFonts w:ascii="Times New Roman" w:hAnsi="Times New Roman" w:cs="Times New Roman"/>
          <w:sz w:val="24"/>
          <w:szCs w:val="24"/>
        </w:rPr>
        <w:t>M</w:t>
      </w:r>
      <w:r w:rsidR="00EF39F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datë 18.7.2014, subjekti i rivlerësimit ka përpiluar “</w:t>
      </w:r>
      <w:del w:id="48" w:author="Admin" w:date="2025-07-08T11:03:00Z">
        <w:r w:rsidRPr="007038D9">
          <w:rPr>
            <w:rFonts w:ascii="Times New Roman" w:hAnsi="Times New Roman" w:cs="Times New Roman"/>
            <w:sz w:val="24"/>
            <w:szCs w:val="24"/>
          </w:rPr>
          <w:delText>Vendimi</w:delText>
        </w:r>
      </w:del>
      <w:ins w:id="49" w:author="Admin" w:date="2025-07-08T11:03:00Z">
        <w:r w:rsidRPr="00860957">
          <w:rPr>
            <w:rFonts w:ascii="Times New Roman" w:hAnsi="Times New Roman" w:cs="Times New Roman"/>
            <w:sz w:val="24"/>
            <w:szCs w:val="24"/>
          </w:rPr>
          <w:t>Vendim</w:t>
        </w:r>
      </w:ins>
      <w:r w:rsidRPr="00860957">
        <w:rPr>
          <w:rFonts w:ascii="Times New Roman" w:hAnsi="Times New Roman" w:cs="Times New Roman"/>
          <w:sz w:val="24"/>
          <w:szCs w:val="24"/>
        </w:rPr>
        <w:t xml:space="preserve"> për pushimin e procedimit penal nr. </w:t>
      </w:r>
      <w:r w:rsidR="00517FD0" w:rsidRPr="00860957">
        <w:rPr>
          <w:rFonts w:ascii="Times New Roman" w:hAnsi="Times New Roman" w:cs="Times New Roman"/>
          <w:sz w:val="24"/>
          <w:szCs w:val="24"/>
        </w:rPr>
        <w:t>1023/</w:t>
      </w:r>
      <w:r w:rsidRPr="00860957">
        <w:rPr>
          <w:rFonts w:ascii="Times New Roman" w:hAnsi="Times New Roman" w:cs="Times New Roman"/>
          <w:sz w:val="24"/>
          <w:szCs w:val="24"/>
        </w:rPr>
        <w:t>2014</w:t>
      </w:r>
      <w:r w:rsidR="00C54DC9" w:rsidRPr="00860957">
        <w:rPr>
          <w:rFonts w:ascii="Times New Roman" w:hAnsi="Times New Roman" w:cs="Times New Roman"/>
          <w:sz w:val="24"/>
          <w:szCs w:val="24"/>
        </w:rPr>
        <w:t>”</w:t>
      </w:r>
      <w:r w:rsidR="00574084" w:rsidRPr="00860957">
        <w:rPr>
          <w:rFonts w:ascii="Times New Roman" w:hAnsi="Times New Roman" w:cs="Times New Roman"/>
          <w:sz w:val="24"/>
          <w:szCs w:val="24"/>
        </w:rPr>
        <w:t>,</w:t>
      </w:r>
      <w:r w:rsidR="00517FD0" w:rsidRPr="00860957">
        <w:rPr>
          <w:rFonts w:ascii="Times New Roman" w:hAnsi="Times New Roman" w:cs="Times New Roman"/>
          <w:sz w:val="24"/>
          <w:szCs w:val="24"/>
        </w:rPr>
        <w:t xml:space="preserve"> </w:t>
      </w:r>
      <w:r w:rsidR="00574084" w:rsidRPr="00860957">
        <w:rPr>
          <w:rFonts w:ascii="Times New Roman" w:hAnsi="Times New Roman" w:cs="Times New Roman"/>
          <w:sz w:val="24"/>
          <w:szCs w:val="24"/>
        </w:rPr>
        <w:t>si dhe</w:t>
      </w:r>
      <w:r w:rsidRPr="00860957">
        <w:rPr>
          <w:rFonts w:ascii="Times New Roman" w:hAnsi="Times New Roman" w:cs="Times New Roman"/>
          <w:sz w:val="24"/>
          <w:szCs w:val="24"/>
        </w:rPr>
        <w:t xml:space="preserve"> ka urdhëruar kthimin e pasaportës biometrike dhe lejes së qëndrimit italiane, pronarit të saj të ligjshëm shtetasit </w:t>
      </w:r>
      <w:proofErr w:type="spellStart"/>
      <w:r w:rsidRPr="00860957">
        <w:rPr>
          <w:rFonts w:ascii="Times New Roman" w:hAnsi="Times New Roman" w:cs="Times New Roman"/>
          <w:sz w:val="24"/>
          <w:szCs w:val="24"/>
        </w:rPr>
        <w:t>A</w:t>
      </w:r>
      <w:r w:rsidR="00574084" w:rsidRPr="00860957">
        <w:rPr>
          <w:rFonts w:ascii="Times New Roman" w:hAnsi="Times New Roman" w:cs="Times New Roman"/>
          <w:sz w:val="24"/>
          <w:szCs w:val="24"/>
        </w:rPr>
        <w:t>lfons</w:t>
      </w:r>
      <w:proofErr w:type="spellEnd"/>
      <w:r w:rsidR="00574084" w:rsidRPr="00860957">
        <w:rPr>
          <w:rFonts w:ascii="Times New Roman" w:hAnsi="Times New Roman" w:cs="Times New Roman"/>
          <w:sz w:val="24"/>
          <w:szCs w:val="24"/>
        </w:rPr>
        <w:t xml:space="preserve"> Reçi, veprim të cilin ia </w:t>
      </w:r>
      <w:r w:rsidRPr="00860957">
        <w:rPr>
          <w:rFonts w:ascii="Times New Roman" w:hAnsi="Times New Roman" w:cs="Times New Roman"/>
          <w:sz w:val="24"/>
          <w:szCs w:val="24"/>
        </w:rPr>
        <w:t xml:space="preserve">ka deleguar oficerit të policisë gjyqësore </w:t>
      </w:r>
      <w:proofErr w:type="spellStart"/>
      <w:r w:rsidR="00517FD0" w:rsidRPr="00860957">
        <w:rPr>
          <w:rFonts w:ascii="Times New Roman" w:hAnsi="Times New Roman" w:cs="Times New Roman"/>
          <w:sz w:val="24"/>
          <w:szCs w:val="24"/>
        </w:rPr>
        <w:t>Dorjan</w:t>
      </w:r>
      <w:proofErr w:type="spellEnd"/>
      <w:r w:rsidR="00517FD0" w:rsidRPr="00860957">
        <w:rPr>
          <w:rFonts w:ascii="Times New Roman" w:hAnsi="Times New Roman" w:cs="Times New Roman"/>
          <w:sz w:val="24"/>
          <w:szCs w:val="24"/>
        </w:rPr>
        <w:t xml:space="preserve"> Hudhra. Referuar akteve n</w:t>
      </w:r>
      <w:r w:rsidR="00AF792B" w:rsidRPr="00860957">
        <w:rPr>
          <w:rFonts w:ascii="Times New Roman" w:hAnsi="Times New Roman" w:cs="Times New Roman"/>
          <w:sz w:val="24"/>
          <w:szCs w:val="24"/>
        </w:rPr>
        <w:t>ë</w:t>
      </w:r>
      <w:r w:rsidR="00517FD0" w:rsidRPr="00860957">
        <w:rPr>
          <w:rFonts w:ascii="Times New Roman" w:hAnsi="Times New Roman" w:cs="Times New Roman"/>
          <w:sz w:val="24"/>
          <w:szCs w:val="24"/>
        </w:rPr>
        <w:t xml:space="preserve"> do</w:t>
      </w:r>
      <w:r w:rsidR="00DC739B" w:rsidRPr="00860957">
        <w:rPr>
          <w:rFonts w:ascii="Times New Roman" w:hAnsi="Times New Roman" w:cs="Times New Roman"/>
          <w:sz w:val="24"/>
          <w:szCs w:val="24"/>
        </w:rPr>
        <w:t>s</w:t>
      </w:r>
      <w:r w:rsidR="00517FD0" w:rsidRPr="00860957">
        <w:rPr>
          <w:rFonts w:ascii="Times New Roman" w:hAnsi="Times New Roman" w:cs="Times New Roman"/>
          <w:sz w:val="24"/>
          <w:szCs w:val="24"/>
        </w:rPr>
        <w:t xml:space="preserve">jen e procedimit penal </w:t>
      </w:r>
      <w:r w:rsidR="00574084" w:rsidRPr="00860957">
        <w:rPr>
          <w:rFonts w:ascii="Times New Roman" w:hAnsi="Times New Roman" w:cs="Times New Roman"/>
          <w:sz w:val="24"/>
          <w:szCs w:val="24"/>
        </w:rPr>
        <w:t xml:space="preserve">nuk rezulton të jetë </w:t>
      </w:r>
      <w:r w:rsidRPr="00860957">
        <w:rPr>
          <w:rFonts w:ascii="Times New Roman" w:hAnsi="Times New Roman" w:cs="Times New Roman"/>
          <w:sz w:val="24"/>
          <w:szCs w:val="24"/>
        </w:rPr>
        <w:t xml:space="preserve">administruar në dosje procesverbali për kthimin e </w:t>
      </w:r>
      <w:r w:rsidR="00574084" w:rsidRPr="00860957">
        <w:rPr>
          <w:rFonts w:ascii="Times New Roman" w:hAnsi="Times New Roman" w:cs="Times New Roman"/>
          <w:sz w:val="24"/>
          <w:szCs w:val="24"/>
        </w:rPr>
        <w:t>pasaportës biometrike dhe lejes së qëndrimit italiane, të sekuestruar sipas procesverbalit të datës 04.06.2014</w:t>
      </w:r>
      <w:r w:rsidR="0063157B" w:rsidRPr="00860957">
        <w:rPr>
          <w:rFonts w:ascii="Times New Roman" w:hAnsi="Times New Roman" w:cs="Times New Roman"/>
          <w:sz w:val="24"/>
          <w:szCs w:val="24"/>
        </w:rPr>
        <w:t>.</w:t>
      </w:r>
    </w:p>
    <w:p w14:paraId="0214B9C9" w14:textId="770FD984" w:rsidR="008D2B32" w:rsidRPr="00860957" w:rsidRDefault="00517FD0"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Komisioni</w:t>
      </w:r>
      <w:r w:rsidR="0063157B"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r w:rsidR="00C54DC9" w:rsidRPr="00860957">
        <w:rPr>
          <w:rFonts w:ascii="Times New Roman" w:hAnsi="Times New Roman" w:cs="Times New Roman"/>
          <w:sz w:val="24"/>
          <w:szCs w:val="24"/>
        </w:rPr>
        <w:t xml:space="preserve">me njoftimin e rezultateve të hetimit, bazuar në nenin 52 të ligjit nr. 84/2016 </w:t>
      </w:r>
      <w:r w:rsidRPr="00860957">
        <w:rPr>
          <w:rFonts w:ascii="Times New Roman" w:hAnsi="Times New Roman" w:cs="Times New Roman"/>
          <w:sz w:val="24"/>
          <w:szCs w:val="24"/>
        </w:rPr>
        <w:t>i k</w:t>
      </w:r>
      <w:r w:rsidR="00AF792B" w:rsidRPr="00860957">
        <w:rPr>
          <w:rFonts w:ascii="Times New Roman" w:hAnsi="Times New Roman" w:cs="Times New Roman"/>
          <w:sz w:val="24"/>
          <w:szCs w:val="24"/>
        </w:rPr>
        <w:t>ë</w:t>
      </w:r>
      <w:r w:rsidRPr="00860957">
        <w:rPr>
          <w:rFonts w:ascii="Times New Roman" w:hAnsi="Times New Roman" w:cs="Times New Roman"/>
          <w:sz w:val="24"/>
          <w:szCs w:val="24"/>
        </w:rPr>
        <w:t>rkoi</w:t>
      </w:r>
      <w:r w:rsidR="0023039A" w:rsidRPr="00860957">
        <w:rPr>
          <w:rFonts w:ascii="Times New Roman" w:hAnsi="Times New Roman" w:cs="Times New Roman"/>
          <w:sz w:val="24"/>
          <w:szCs w:val="24"/>
        </w:rPr>
        <w:t xml:space="preserve"> subjektit të japë sqarime në lidhje me </w:t>
      </w:r>
      <w:proofErr w:type="spellStart"/>
      <w:r w:rsidR="0023039A" w:rsidRPr="00860957">
        <w:rPr>
          <w:rFonts w:ascii="Times New Roman" w:hAnsi="Times New Roman" w:cs="Times New Roman"/>
          <w:sz w:val="24"/>
          <w:szCs w:val="24"/>
        </w:rPr>
        <w:t>mosadministrimin</w:t>
      </w:r>
      <w:proofErr w:type="spellEnd"/>
      <w:r w:rsidR="0023039A" w:rsidRPr="00860957">
        <w:rPr>
          <w:rFonts w:ascii="Times New Roman" w:hAnsi="Times New Roman" w:cs="Times New Roman"/>
          <w:sz w:val="24"/>
          <w:szCs w:val="24"/>
        </w:rPr>
        <w:t xml:space="preserve"> në dosje të procesverbalit për kthimin e provave materiale, si dhe të japë informacion nëse ndaj vendimit të pushimit është ushtruar ankim</w:t>
      </w:r>
      <w:r w:rsidR="0063157B" w:rsidRPr="00860957">
        <w:rPr>
          <w:rFonts w:ascii="Times New Roman" w:hAnsi="Times New Roman" w:cs="Times New Roman"/>
          <w:sz w:val="24"/>
          <w:szCs w:val="24"/>
        </w:rPr>
        <w:t>,</w:t>
      </w:r>
      <w:r w:rsidR="0023039A" w:rsidRPr="00860957">
        <w:rPr>
          <w:rFonts w:ascii="Times New Roman" w:hAnsi="Times New Roman" w:cs="Times New Roman"/>
          <w:sz w:val="24"/>
          <w:szCs w:val="24"/>
        </w:rPr>
        <w:t xml:space="preserve"> vendimmarrjen e gjykatës</w:t>
      </w:r>
      <w:r w:rsidR="0063157B" w:rsidRPr="00860957">
        <w:rPr>
          <w:rFonts w:ascii="Times New Roman" w:hAnsi="Times New Roman" w:cs="Times New Roman"/>
          <w:sz w:val="24"/>
          <w:szCs w:val="24"/>
        </w:rPr>
        <w:t xml:space="preserve"> si dhe </w:t>
      </w:r>
      <w:r w:rsidR="0023039A" w:rsidRPr="00860957">
        <w:rPr>
          <w:rFonts w:ascii="Times New Roman" w:hAnsi="Times New Roman" w:cs="Times New Roman"/>
          <w:sz w:val="24"/>
          <w:szCs w:val="24"/>
        </w:rPr>
        <w:t>paraqit</w:t>
      </w:r>
      <w:r w:rsidR="0063157B" w:rsidRPr="00860957">
        <w:rPr>
          <w:rFonts w:ascii="Times New Roman" w:hAnsi="Times New Roman" w:cs="Times New Roman"/>
          <w:sz w:val="24"/>
          <w:szCs w:val="24"/>
        </w:rPr>
        <w:t>ja e</w:t>
      </w:r>
      <w:r w:rsidR="0023039A" w:rsidRPr="00860957">
        <w:rPr>
          <w:rFonts w:ascii="Times New Roman" w:hAnsi="Times New Roman" w:cs="Times New Roman"/>
          <w:sz w:val="24"/>
          <w:szCs w:val="24"/>
        </w:rPr>
        <w:t xml:space="preserve"> dokumente</w:t>
      </w:r>
      <w:r w:rsidR="0063157B" w:rsidRPr="00860957">
        <w:rPr>
          <w:rFonts w:ascii="Times New Roman" w:hAnsi="Times New Roman" w:cs="Times New Roman"/>
          <w:sz w:val="24"/>
          <w:szCs w:val="24"/>
        </w:rPr>
        <w:t>ve</w:t>
      </w:r>
      <w:r w:rsidR="0023039A" w:rsidRPr="00860957">
        <w:rPr>
          <w:rFonts w:ascii="Times New Roman" w:hAnsi="Times New Roman" w:cs="Times New Roman"/>
          <w:sz w:val="24"/>
          <w:szCs w:val="24"/>
        </w:rPr>
        <w:t xml:space="preserve"> shkresore</w:t>
      </w:r>
      <w:r w:rsidR="0063157B" w:rsidRPr="00860957">
        <w:rPr>
          <w:rFonts w:ascii="Times New Roman" w:hAnsi="Times New Roman" w:cs="Times New Roman"/>
          <w:sz w:val="24"/>
          <w:szCs w:val="24"/>
        </w:rPr>
        <w:t>.</w:t>
      </w:r>
    </w:p>
    <w:p w14:paraId="1A97EDBE" w14:textId="42173AF3" w:rsidR="0023039A" w:rsidRPr="00860957" w:rsidRDefault="0023039A" w:rsidP="00C03AA8">
      <w:pPr>
        <w:pStyle w:val="ListParagraph"/>
        <w:numPr>
          <w:ilvl w:val="0"/>
          <w:numId w:val="7"/>
        </w:numPr>
        <w:spacing w:after="0" w:line="240" w:lineRule="auto"/>
        <w:ind w:left="0" w:firstLine="0"/>
        <w:jc w:val="both"/>
        <w:rPr>
          <w:rFonts w:ascii="Times New Roman" w:eastAsia="Batang" w:hAnsi="Times New Roman" w:cs="Times New Roman"/>
          <w:color w:val="EE0000"/>
          <w:kern w:val="0"/>
          <w:sz w:val="24"/>
          <w:szCs w:val="24"/>
          <w14:ligatures w14:val="none"/>
        </w:rPr>
      </w:pPr>
      <w:r w:rsidRPr="00860957">
        <w:rPr>
          <w:rFonts w:ascii="Times New Roman" w:hAnsi="Times New Roman" w:cs="Times New Roman"/>
          <w:sz w:val="24"/>
          <w:szCs w:val="24"/>
        </w:rPr>
        <w:t>Në parashtrimet e tij, subjekti ka sqaruar se kthimi i provës materiale nuk e kushtëzon pushimin e çështjes</w:t>
      </w:r>
      <w:r w:rsidR="00517FD0" w:rsidRPr="00860957">
        <w:rPr>
          <w:rFonts w:ascii="Times New Roman" w:hAnsi="Times New Roman" w:cs="Times New Roman"/>
          <w:sz w:val="24"/>
          <w:szCs w:val="24"/>
        </w:rPr>
        <w:t xml:space="preserve"> dhe se </w:t>
      </w:r>
      <w:r w:rsidRPr="00860957">
        <w:rPr>
          <w:rFonts w:ascii="Times New Roman" w:hAnsi="Times New Roman" w:cs="Times New Roman"/>
          <w:sz w:val="24"/>
          <w:szCs w:val="24"/>
        </w:rPr>
        <w:t>kthimi i sendit</w:t>
      </w:r>
      <w:r w:rsidR="0056099F" w:rsidRPr="00860957">
        <w:rPr>
          <w:rFonts w:ascii="Times New Roman" w:hAnsi="Times New Roman" w:cs="Times New Roman"/>
          <w:sz w:val="24"/>
          <w:szCs w:val="24"/>
        </w:rPr>
        <w:t>,</w:t>
      </w:r>
      <w:r w:rsidRPr="00860957">
        <w:rPr>
          <w:rFonts w:ascii="Times New Roman" w:hAnsi="Times New Roman" w:cs="Times New Roman"/>
          <w:sz w:val="24"/>
          <w:szCs w:val="24"/>
        </w:rPr>
        <w:t xml:space="preserve"> kur ai nuk shërben më si provë materiale për hetimin/gjykimin</w:t>
      </w:r>
      <w:r w:rsidR="0056099F" w:rsidRPr="00860957">
        <w:rPr>
          <w:rFonts w:ascii="Times New Roman" w:hAnsi="Times New Roman" w:cs="Times New Roman"/>
          <w:sz w:val="24"/>
          <w:szCs w:val="24"/>
        </w:rPr>
        <w:t>,</w:t>
      </w:r>
      <w:r w:rsidRPr="00860957">
        <w:rPr>
          <w:rFonts w:ascii="Times New Roman" w:hAnsi="Times New Roman" w:cs="Times New Roman"/>
          <w:sz w:val="24"/>
          <w:szCs w:val="24"/>
        </w:rPr>
        <w:t xml:space="preserve"> mund të bëhet në çdo kohë, qoftë dhe me vendim përfundimtar sipas nenit 190 të Kodit të Procedurës Penale, ndërsa procesverbali që dokumenton kthimin e sendit mund të administrohet </w:t>
      </w:r>
      <w:r w:rsidR="0063157B" w:rsidRPr="00860957">
        <w:rPr>
          <w:rFonts w:ascii="Times New Roman" w:hAnsi="Times New Roman" w:cs="Times New Roman"/>
          <w:sz w:val="24"/>
          <w:szCs w:val="24"/>
        </w:rPr>
        <w:t xml:space="preserve">në çdo kohë </w:t>
      </w:r>
      <w:r w:rsidRPr="00860957">
        <w:rPr>
          <w:rFonts w:ascii="Times New Roman" w:hAnsi="Times New Roman" w:cs="Times New Roman"/>
          <w:sz w:val="24"/>
          <w:szCs w:val="24"/>
        </w:rPr>
        <w:t xml:space="preserve">në dosjen hetimore. </w:t>
      </w:r>
      <w:r w:rsidR="00517FD0" w:rsidRPr="00860957">
        <w:rPr>
          <w:rFonts w:ascii="Times New Roman" w:hAnsi="Times New Roman" w:cs="Times New Roman"/>
          <w:sz w:val="24"/>
          <w:szCs w:val="24"/>
        </w:rPr>
        <w:t>S</w:t>
      </w:r>
      <w:r w:rsidRPr="00860957">
        <w:rPr>
          <w:rFonts w:ascii="Times New Roman" w:hAnsi="Times New Roman" w:cs="Times New Roman"/>
          <w:sz w:val="24"/>
          <w:szCs w:val="24"/>
        </w:rPr>
        <w:t>ubjekti ka informuar se procedimi është pushuar me vendimin e pushimit datë 18.7.2014 dhe në lidhje me këtë procedim penal nuk ka shënime në regjistër për shfuqizim vendimi apo vendim për rifillimin e çështjes. Për të mbështetur pretendimet e tij subjekti ka paraqitur</w:t>
      </w:r>
      <w:r w:rsidR="0056099F" w:rsidRPr="00860957">
        <w:rPr>
          <w:rFonts w:ascii="Times New Roman" w:hAnsi="Times New Roman" w:cs="Times New Roman"/>
          <w:sz w:val="24"/>
          <w:szCs w:val="24"/>
        </w:rPr>
        <w:t xml:space="preserve"> </w:t>
      </w:r>
      <w:r w:rsidRPr="00860957">
        <w:rPr>
          <w:rFonts w:ascii="Times New Roman" w:hAnsi="Times New Roman" w:cs="Times New Roman"/>
          <w:sz w:val="24"/>
          <w:szCs w:val="24"/>
        </w:rPr>
        <w:t>shkresë</w:t>
      </w:r>
      <w:r w:rsidR="0056099F" w:rsidRPr="00860957">
        <w:rPr>
          <w:rFonts w:ascii="Times New Roman" w:hAnsi="Times New Roman" w:cs="Times New Roman"/>
          <w:sz w:val="24"/>
          <w:szCs w:val="24"/>
        </w:rPr>
        <w:t>n</w:t>
      </w:r>
      <w:r w:rsidRPr="00860957">
        <w:rPr>
          <w:rFonts w:ascii="Times New Roman" w:hAnsi="Times New Roman" w:cs="Times New Roman"/>
          <w:sz w:val="24"/>
          <w:szCs w:val="24"/>
        </w:rPr>
        <w:t xml:space="preserve"> kthim përgjigjeje nr.</w:t>
      </w:r>
      <w:r w:rsidR="000E087D" w:rsidRPr="00860957">
        <w:rPr>
          <w:rFonts w:ascii="Times New Roman" w:hAnsi="Times New Roman" w:cs="Times New Roman"/>
          <w:sz w:val="24"/>
          <w:szCs w:val="24"/>
        </w:rPr>
        <w:t>1775/1</w:t>
      </w:r>
      <w:r w:rsidRPr="00860957">
        <w:rPr>
          <w:rFonts w:ascii="Times New Roman" w:hAnsi="Times New Roman" w:cs="Times New Roman"/>
          <w:sz w:val="24"/>
          <w:szCs w:val="24"/>
        </w:rPr>
        <w:t xml:space="preserve"> prot., datë 23.12.2022, nga Prokuroria pranë Gjykatës së Rrethit Gjyqësor Durrës; shkresë kthim përgjigjeje nr. </w:t>
      </w:r>
      <w:r w:rsidR="000E087D" w:rsidRPr="00860957">
        <w:rPr>
          <w:rFonts w:ascii="Times New Roman" w:hAnsi="Times New Roman" w:cs="Times New Roman"/>
          <w:sz w:val="24"/>
          <w:szCs w:val="24"/>
        </w:rPr>
        <w:t>4324</w:t>
      </w:r>
      <w:r w:rsidRPr="00860957">
        <w:rPr>
          <w:rFonts w:ascii="Times New Roman" w:hAnsi="Times New Roman" w:cs="Times New Roman"/>
          <w:sz w:val="24"/>
          <w:szCs w:val="24"/>
        </w:rPr>
        <w:t xml:space="preserve"> prot., datë 28.12.2022, nga Gjykata e Rrethit Gjyqësor Durrës.</w:t>
      </w:r>
    </w:p>
    <w:p w14:paraId="01440470" w14:textId="77777777" w:rsidR="00517FD0" w:rsidRPr="009D3B6D" w:rsidRDefault="00517FD0" w:rsidP="00C03AA8">
      <w:pPr>
        <w:pStyle w:val="ListParagraph"/>
        <w:spacing w:after="0" w:line="240" w:lineRule="auto"/>
        <w:jc w:val="both"/>
        <w:rPr>
          <w:rFonts w:ascii="Times New Roman" w:eastAsia="Batang" w:hAnsi="Times New Roman" w:cs="Times New Roman"/>
          <w:kern w:val="0"/>
          <w:sz w:val="16"/>
          <w:szCs w:val="16"/>
          <w14:ligatures w14:val="none"/>
        </w:rPr>
      </w:pPr>
    </w:p>
    <w:p w14:paraId="10C5F2DB" w14:textId="1A095C7E" w:rsidR="00574084" w:rsidRPr="00860957" w:rsidRDefault="0063157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m</w:t>
      </w:r>
      <w:r w:rsidR="00EF39F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sip</w:t>
      </w:r>
      <w:r w:rsidR="00EF39F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w:t>
      </w:r>
      <w:r w:rsidR="00DC739B" w:rsidRPr="00860957">
        <w:rPr>
          <w:rFonts w:ascii="Times New Roman" w:eastAsia="Batang" w:hAnsi="Times New Roman" w:cs="Times New Roman"/>
          <w:kern w:val="0"/>
          <w:sz w:val="24"/>
          <w:szCs w:val="24"/>
          <w14:ligatures w14:val="none"/>
        </w:rPr>
        <w:t xml:space="preserve"> </w:t>
      </w:r>
      <w:r w:rsidR="00517FD0" w:rsidRPr="00860957">
        <w:rPr>
          <w:rFonts w:ascii="Times New Roman" w:eastAsia="Batang" w:hAnsi="Times New Roman" w:cs="Times New Roman"/>
          <w:kern w:val="0"/>
          <w:sz w:val="24"/>
          <w:szCs w:val="24"/>
          <w14:ligatures w14:val="none"/>
        </w:rPr>
        <w:t>NJSHL v</w:t>
      </w:r>
      <w:r w:rsidR="00DC739B" w:rsidRPr="00860957">
        <w:rPr>
          <w:rFonts w:ascii="Times New Roman" w:eastAsia="Batang" w:hAnsi="Times New Roman" w:cs="Times New Roman"/>
          <w:kern w:val="0"/>
          <w:sz w:val="24"/>
          <w:szCs w:val="24"/>
          <w14:ligatures w14:val="none"/>
        </w:rPr>
        <w:t>ler</w:t>
      </w:r>
      <w:r w:rsidR="004266F0" w:rsidRPr="00860957">
        <w:rPr>
          <w:rFonts w:ascii="Times New Roman" w:eastAsia="Batang" w:hAnsi="Times New Roman" w:cs="Times New Roman"/>
          <w:kern w:val="0"/>
          <w:sz w:val="24"/>
          <w:szCs w:val="24"/>
          <w14:ligatures w14:val="none"/>
        </w:rPr>
        <w:t>ë</w:t>
      </w:r>
      <w:r w:rsidR="00DC739B" w:rsidRPr="00860957">
        <w:rPr>
          <w:rFonts w:ascii="Times New Roman" w:eastAsia="Batang" w:hAnsi="Times New Roman" w:cs="Times New Roman"/>
          <w:kern w:val="0"/>
          <w:sz w:val="24"/>
          <w:szCs w:val="24"/>
          <w14:ligatures w14:val="none"/>
        </w:rPr>
        <w:t>son</w:t>
      </w:r>
      <w:r w:rsidR="00517FD0" w:rsidRPr="00860957">
        <w:rPr>
          <w:rFonts w:ascii="Times New Roman" w:eastAsia="Batang" w:hAnsi="Times New Roman" w:cs="Times New Roman"/>
          <w:kern w:val="0"/>
          <w:sz w:val="24"/>
          <w:szCs w:val="24"/>
          <w14:ligatures w14:val="none"/>
        </w:rPr>
        <w:t xml:space="preserve"> </w:t>
      </w:r>
      <w:r w:rsidR="00C54DC9" w:rsidRPr="00860957">
        <w:rPr>
          <w:rFonts w:ascii="Times New Roman" w:eastAsia="Batang" w:hAnsi="Times New Roman" w:cs="Times New Roman"/>
          <w:kern w:val="0"/>
          <w:sz w:val="24"/>
          <w:szCs w:val="24"/>
          <w14:ligatures w14:val="none"/>
        </w:rPr>
        <w:t xml:space="preserve">se </w:t>
      </w:r>
      <w:r w:rsidR="00E26C2A" w:rsidRPr="00860957">
        <w:rPr>
          <w:rFonts w:ascii="Times New Roman" w:eastAsia="Batang" w:hAnsi="Times New Roman" w:cs="Times New Roman"/>
          <w:kern w:val="0"/>
          <w:sz w:val="24"/>
          <w:szCs w:val="24"/>
          <w14:ligatures w14:val="none"/>
        </w:rPr>
        <w:t>Komisioni</w:t>
      </w:r>
      <w:r w:rsidR="00DC739B" w:rsidRPr="00860957">
        <w:rPr>
          <w:rFonts w:ascii="Times New Roman" w:eastAsia="Batang" w:hAnsi="Times New Roman" w:cs="Times New Roman"/>
          <w:kern w:val="0"/>
          <w:sz w:val="24"/>
          <w:szCs w:val="24"/>
          <w14:ligatures w14:val="none"/>
        </w:rPr>
        <w:t xml:space="preserve"> ka </w:t>
      </w:r>
      <w:r w:rsidR="004266F0" w:rsidRPr="00860957">
        <w:rPr>
          <w:rFonts w:ascii="Times New Roman" w:eastAsia="Batang" w:hAnsi="Times New Roman" w:cs="Times New Roman"/>
          <w:kern w:val="0"/>
          <w:sz w:val="24"/>
          <w:szCs w:val="24"/>
          <w14:ligatures w14:val="none"/>
        </w:rPr>
        <w:t>konstatuar</w:t>
      </w:r>
      <w:r w:rsidR="00DC739B" w:rsidRPr="00860957">
        <w:rPr>
          <w:rFonts w:ascii="Times New Roman" w:eastAsia="Batang" w:hAnsi="Times New Roman" w:cs="Times New Roman"/>
          <w:kern w:val="0"/>
          <w:sz w:val="24"/>
          <w:szCs w:val="24"/>
          <w14:ligatures w14:val="none"/>
        </w:rPr>
        <w:t xml:space="preserve"> </w:t>
      </w:r>
      <w:r w:rsidR="00C54DC9" w:rsidRPr="00860957">
        <w:rPr>
          <w:rFonts w:ascii="Times New Roman" w:eastAsia="Batang" w:hAnsi="Times New Roman" w:cs="Times New Roman"/>
          <w:kern w:val="0"/>
          <w:sz w:val="24"/>
          <w:szCs w:val="24"/>
          <w14:ligatures w14:val="none"/>
        </w:rPr>
        <w:t>drejt situatën faktike n</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 lidhje me gjendjen e akteve n</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 dosjen e procedimit penal. Po ashtu v</w:t>
      </w:r>
      <w:r w:rsidR="002E7DDA" w:rsidRPr="00860957">
        <w:rPr>
          <w:rFonts w:ascii="Times New Roman" w:eastAsia="Batang" w:hAnsi="Times New Roman" w:cs="Times New Roman"/>
          <w:kern w:val="0"/>
          <w:sz w:val="24"/>
          <w:szCs w:val="24"/>
          <w14:ligatures w14:val="none"/>
        </w:rPr>
        <w:t>ë</w:t>
      </w:r>
      <w:r w:rsidR="00C54DC9" w:rsidRPr="00860957">
        <w:rPr>
          <w:rFonts w:ascii="Times New Roman" w:eastAsia="Batang" w:hAnsi="Times New Roman" w:cs="Times New Roman"/>
          <w:kern w:val="0"/>
          <w:sz w:val="24"/>
          <w:szCs w:val="24"/>
          <w14:ligatures w14:val="none"/>
        </w:rPr>
        <w:t xml:space="preserve">rehet se </w:t>
      </w:r>
      <w:r w:rsidR="00517FD0" w:rsidRPr="00860957">
        <w:rPr>
          <w:rFonts w:ascii="Times New Roman" w:eastAsia="Batang" w:hAnsi="Times New Roman" w:cs="Times New Roman"/>
          <w:kern w:val="0"/>
          <w:sz w:val="24"/>
          <w:szCs w:val="24"/>
          <w14:ligatures w14:val="none"/>
        </w:rPr>
        <w:t>s</w:t>
      </w:r>
      <w:r w:rsidR="00E61313" w:rsidRPr="00860957">
        <w:rPr>
          <w:rFonts w:ascii="Times New Roman" w:eastAsia="Batang" w:hAnsi="Times New Roman" w:cs="Times New Roman"/>
          <w:kern w:val="0"/>
          <w:sz w:val="24"/>
          <w:szCs w:val="24"/>
          <w14:ligatures w14:val="none"/>
        </w:rPr>
        <w:t>ubjekti i rivler</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simit nuk ka dh</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shpjegime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parashtrimet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rezultatet e hetimit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barr</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kaluar nga Komisioni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lidhje me munges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 e procesverbalit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kthimin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materiale duke u mjaftuar vet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m me shpjegimin se ky procesverbal mund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administrohet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w:t>
      </w:r>
      <w:r w:rsidR="0023039A" w:rsidRPr="00860957">
        <w:rPr>
          <w:rFonts w:ascii="Times New Roman" w:eastAsia="Batang" w:hAnsi="Times New Roman" w:cs="Times New Roman"/>
          <w:kern w:val="0"/>
          <w:sz w:val="24"/>
          <w:szCs w:val="24"/>
          <w14:ligatures w14:val="none"/>
        </w:rPr>
        <w:t>çdo</w:t>
      </w:r>
      <w:r w:rsidR="00E61313" w:rsidRPr="00860957">
        <w:rPr>
          <w:rFonts w:ascii="Times New Roman" w:eastAsia="Batang" w:hAnsi="Times New Roman" w:cs="Times New Roman"/>
          <w:kern w:val="0"/>
          <w:sz w:val="24"/>
          <w:szCs w:val="24"/>
          <w14:ligatures w14:val="none"/>
        </w:rPr>
        <w:t xml:space="preserve"> koh</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nj</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jtin q</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ndrim mban subjekti edhe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ankimin drejtuar Kolegjit duke u shprehur vet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m n</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lidhje me </w:t>
      </w:r>
      <w:del w:id="50" w:author="Admin" w:date="2025-07-08T11:03:00Z">
        <w:r w:rsidR="00E61313" w:rsidRPr="007038D9">
          <w:rPr>
            <w:rFonts w:ascii="Times New Roman" w:eastAsia="Batang" w:hAnsi="Times New Roman" w:cs="Times New Roman"/>
            <w:kern w:val="0"/>
            <w:sz w:val="24"/>
            <w:szCs w:val="24"/>
            <w14:ligatures w14:val="none"/>
          </w:rPr>
          <w:delText xml:space="preserve">lidhje me </w:delText>
        </w:r>
      </w:del>
      <w:r w:rsidR="00E61313" w:rsidRPr="00860957">
        <w:rPr>
          <w:rFonts w:ascii="Times New Roman" w:eastAsia="Batang" w:hAnsi="Times New Roman" w:cs="Times New Roman"/>
          <w:kern w:val="0"/>
          <w:sz w:val="24"/>
          <w:szCs w:val="24"/>
          <w14:ligatures w14:val="none"/>
        </w:rPr>
        <w:t>kthimin e prov</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s dhe efektet e tij p</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r pushimin e procedimit</w:t>
      </w:r>
      <w:ins w:id="51" w:author="Admin" w:date="2025-07-08T11:03:00Z">
        <w:r w:rsidR="009D3B6D">
          <w:rPr>
            <w:rFonts w:ascii="Times New Roman" w:eastAsia="Batang" w:hAnsi="Times New Roman" w:cs="Times New Roman"/>
            <w:kern w:val="0"/>
            <w:sz w:val="24"/>
            <w:szCs w:val="24"/>
            <w14:ligatures w14:val="none"/>
          </w:rPr>
          <w:t>,</w:t>
        </w:r>
      </w:ins>
      <w:r w:rsidR="00E61313" w:rsidRPr="00860957">
        <w:rPr>
          <w:rFonts w:ascii="Times New Roman" w:eastAsia="Batang" w:hAnsi="Times New Roman" w:cs="Times New Roman"/>
          <w:kern w:val="0"/>
          <w:sz w:val="24"/>
          <w:szCs w:val="24"/>
          <w14:ligatures w14:val="none"/>
        </w:rPr>
        <w:t xml:space="preserve"> por jo </w:t>
      </w:r>
      <w:r w:rsidR="00E26C2A" w:rsidRPr="00860957">
        <w:rPr>
          <w:rFonts w:ascii="Times New Roman" w:eastAsia="Batang" w:hAnsi="Times New Roman" w:cs="Times New Roman"/>
          <w:kern w:val="0"/>
          <w:sz w:val="24"/>
          <w:szCs w:val="24"/>
          <w14:ligatures w14:val="none"/>
        </w:rPr>
        <w:t>sa i takon</w:t>
      </w:r>
      <w:r w:rsidR="00E61313" w:rsidRPr="00860957">
        <w:rPr>
          <w:rFonts w:ascii="Times New Roman" w:eastAsia="Batang" w:hAnsi="Times New Roman" w:cs="Times New Roman"/>
          <w:kern w:val="0"/>
          <w:sz w:val="24"/>
          <w:szCs w:val="24"/>
          <w14:ligatures w14:val="none"/>
        </w:rPr>
        <w:t xml:space="preserve"> munges</w:t>
      </w:r>
      <w:r w:rsidR="0023039A" w:rsidRPr="00860957">
        <w:rPr>
          <w:rFonts w:ascii="Times New Roman" w:eastAsia="Batang" w:hAnsi="Times New Roman" w:cs="Times New Roman"/>
          <w:kern w:val="0"/>
          <w:sz w:val="24"/>
          <w:szCs w:val="24"/>
          <w14:ligatures w14:val="none"/>
        </w:rPr>
        <w:t>ë</w:t>
      </w:r>
      <w:r w:rsidR="00E26C2A" w:rsidRPr="00860957">
        <w:rPr>
          <w:rFonts w:ascii="Times New Roman" w:eastAsia="Batang" w:hAnsi="Times New Roman" w:cs="Times New Roman"/>
          <w:kern w:val="0"/>
          <w:sz w:val="24"/>
          <w:szCs w:val="24"/>
          <w14:ligatures w14:val="none"/>
        </w:rPr>
        <w:t>s s</w:t>
      </w:r>
      <w:r w:rsidR="00335D72"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administrimit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w:t>
      </w:r>
      <w:r w:rsidR="0023039A" w:rsidRPr="00860957">
        <w:rPr>
          <w:rFonts w:ascii="Times New Roman" w:eastAsia="Batang" w:hAnsi="Times New Roman" w:cs="Times New Roman"/>
          <w:kern w:val="0"/>
          <w:sz w:val="24"/>
          <w:szCs w:val="24"/>
          <w14:ligatures w14:val="none"/>
        </w:rPr>
        <w:t>procesverbalit</w:t>
      </w:r>
      <w:r w:rsidR="00E61313" w:rsidRPr="00860957">
        <w:rPr>
          <w:rFonts w:ascii="Times New Roman" w:eastAsia="Batang" w:hAnsi="Times New Roman" w:cs="Times New Roman"/>
          <w:kern w:val="0"/>
          <w:sz w:val="24"/>
          <w:szCs w:val="24"/>
          <w14:ligatures w14:val="none"/>
        </w:rPr>
        <w:t xml:space="preserve"> si pjes</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e dokumentacionit t</w:t>
      </w:r>
      <w:r w:rsidR="0023039A" w:rsidRPr="00860957">
        <w:rPr>
          <w:rFonts w:ascii="Times New Roman" w:eastAsia="Batang" w:hAnsi="Times New Roman" w:cs="Times New Roman"/>
          <w:kern w:val="0"/>
          <w:sz w:val="24"/>
          <w:szCs w:val="24"/>
          <w14:ligatures w14:val="none"/>
        </w:rPr>
        <w:t>ë</w:t>
      </w:r>
      <w:r w:rsidR="00E61313" w:rsidRPr="00860957">
        <w:rPr>
          <w:rFonts w:ascii="Times New Roman" w:eastAsia="Batang" w:hAnsi="Times New Roman" w:cs="Times New Roman"/>
          <w:kern w:val="0"/>
          <w:sz w:val="24"/>
          <w:szCs w:val="24"/>
          <w14:ligatures w14:val="none"/>
        </w:rPr>
        <w:t xml:space="preserve"> dosjes penal</w:t>
      </w:r>
      <w:r w:rsidR="0023039A" w:rsidRPr="00860957">
        <w:rPr>
          <w:rFonts w:ascii="Times New Roman" w:eastAsia="Batang" w:hAnsi="Times New Roman" w:cs="Times New Roman"/>
          <w:kern w:val="0"/>
          <w:sz w:val="24"/>
          <w:szCs w:val="24"/>
          <w14:ligatures w14:val="none"/>
        </w:rPr>
        <w:t>e</w:t>
      </w:r>
      <w:r w:rsidR="003F6F33" w:rsidRPr="00860957">
        <w:rPr>
          <w:rFonts w:ascii="Times New Roman" w:eastAsia="Batang" w:hAnsi="Times New Roman" w:cs="Times New Roman"/>
          <w:kern w:val="0"/>
          <w:sz w:val="24"/>
          <w:szCs w:val="24"/>
          <w14:ligatures w14:val="none"/>
        </w:rPr>
        <w:t>.</w:t>
      </w:r>
      <w:r w:rsidR="000E087D" w:rsidRPr="00860957">
        <w:rPr>
          <w:rFonts w:ascii="Times New Roman" w:eastAsia="Batang" w:hAnsi="Times New Roman" w:cs="Times New Roman"/>
          <w:kern w:val="0"/>
          <w:sz w:val="24"/>
          <w:szCs w:val="24"/>
          <w14:ligatures w14:val="none"/>
        </w:rPr>
        <w:t xml:space="preserve"> </w:t>
      </w:r>
      <w:r w:rsidR="003F6F33" w:rsidRPr="00860957">
        <w:rPr>
          <w:rFonts w:ascii="Times New Roman" w:eastAsia="Batang" w:hAnsi="Times New Roman" w:cs="Times New Roman"/>
          <w:kern w:val="0"/>
          <w:sz w:val="24"/>
          <w:szCs w:val="24"/>
          <w14:ligatures w14:val="none"/>
        </w:rPr>
        <w:t>NJSHL</w:t>
      </w:r>
      <w:r w:rsidRPr="00860957">
        <w:rPr>
          <w:rFonts w:ascii="Times New Roman" w:eastAsia="Batang" w:hAnsi="Times New Roman" w:cs="Times New Roman"/>
          <w:kern w:val="0"/>
          <w:sz w:val="24"/>
          <w:szCs w:val="24"/>
          <w14:ligatures w14:val="none"/>
        </w:rPr>
        <w:t>,</w:t>
      </w:r>
      <w:r w:rsidR="000E087D" w:rsidRPr="00860957">
        <w:rPr>
          <w:rFonts w:ascii="Times New Roman" w:eastAsia="Batang" w:hAnsi="Times New Roman" w:cs="Times New Roman"/>
          <w:kern w:val="0"/>
          <w:sz w:val="24"/>
          <w:szCs w:val="24"/>
          <w14:ligatures w14:val="none"/>
        </w:rPr>
        <w:t xml:space="preserve"> a</w:t>
      </w:r>
      <w:r w:rsidR="00E84C94" w:rsidRPr="00860957">
        <w:rPr>
          <w:rFonts w:ascii="Times New Roman" w:eastAsia="Batang" w:hAnsi="Times New Roman" w:cs="Times New Roman"/>
          <w:kern w:val="0"/>
          <w:sz w:val="24"/>
          <w:szCs w:val="24"/>
          <w14:ligatures w14:val="none"/>
        </w:rPr>
        <w:t>shtu sikurse edhe Komisioni</w:t>
      </w:r>
      <w:r w:rsidRPr="00860957">
        <w:rPr>
          <w:rFonts w:ascii="Times New Roman" w:eastAsia="Batang" w:hAnsi="Times New Roman" w:cs="Times New Roman"/>
          <w:kern w:val="0"/>
          <w:sz w:val="24"/>
          <w:szCs w:val="24"/>
          <w14:ligatures w14:val="none"/>
        </w:rPr>
        <w:t>,</w:t>
      </w:r>
      <w:r w:rsidR="00E84C94" w:rsidRPr="00860957">
        <w:rPr>
          <w:rFonts w:ascii="Times New Roman" w:eastAsia="Batang" w:hAnsi="Times New Roman" w:cs="Times New Roman"/>
          <w:kern w:val="0"/>
          <w:sz w:val="24"/>
          <w:szCs w:val="24"/>
          <w14:ligatures w14:val="none"/>
        </w:rPr>
        <w:t xml:space="preserve"> </w:t>
      </w:r>
      <w:r w:rsidR="003F6F33" w:rsidRPr="00860957">
        <w:rPr>
          <w:rFonts w:ascii="Times New Roman" w:eastAsia="Batang" w:hAnsi="Times New Roman" w:cs="Times New Roman"/>
          <w:kern w:val="0"/>
          <w:sz w:val="24"/>
          <w:szCs w:val="24"/>
          <w14:ligatures w14:val="none"/>
        </w:rPr>
        <w:t>vler</w:t>
      </w:r>
      <w:r w:rsidR="00A53989" w:rsidRPr="00860957">
        <w:rPr>
          <w:rFonts w:ascii="Times New Roman" w:eastAsia="Batang" w:hAnsi="Times New Roman" w:cs="Times New Roman"/>
          <w:kern w:val="0"/>
          <w:sz w:val="24"/>
          <w:szCs w:val="24"/>
          <w14:ligatures w14:val="none"/>
        </w:rPr>
        <w:t>ë</w:t>
      </w:r>
      <w:r w:rsidR="003F6F33" w:rsidRPr="00860957">
        <w:rPr>
          <w:rFonts w:ascii="Times New Roman" w:eastAsia="Batang" w:hAnsi="Times New Roman" w:cs="Times New Roman"/>
          <w:kern w:val="0"/>
          <w:sz w:val="24"/>
          <w:szCs w:val="24"/>
          <w14:ligatures w14:val="none"/>
        </w:rPr>
        <w:t xml:space="preserve">son se </w:t>
      </w:r>
      <w:r w:rsidR="000863F6" w:rsidRPr="00860957">
        <w:rPr>
          <w:rFonts w:ascii="Times New Roman" w:eastAsia="Batang" w:hAnsi="Times New Roman" w:cs="Times New Roman"/>
          <w:kern w:val="0"/>
          <w:sz w:val="24"/>
          <w:szCs w:val="24"/>
          <w14:ligatures w14:val="none"/>
        </w:rPr>
        <w:t xml:space="preserve">mungesa </w:t>
      </w:r>
      <w:r w:rsidR="000E087D" w:rsidRPr="00860957">
        <w:rPr>
          <w:rFonts w:ascii="Times New Roman" w:eastAsia="Batang" w:hAnsi="Times New Roman" w:cs="Times New Roman"/>
          <w:kern w:val="0"/>
          <w:sz w:val="24"/>
          <w:szCs w:val="24"/>
          <w14:ligatures w14:val="none"/>
        </w:rPr>
        <w:t xml:space="preserve">e procesverbalit për kthimin e provës materiale </w:t>
      </w:r>
      <w:r w:rsidR="000863F6" w:rsidRPr="00860957">
        <w:rPr>
          <w:rFonts w:ascii="Times New Roman" w:eastAsia="Batang" w:hAnsi="Times New Roman" w:cs="Times New Roman"/>
          <w:kern w:val="0"/>
          <w:sz w:val="24"/>
          <w:szCs w:val="24"/>
          <w14:ligatures w14:val="none"/>
        </w:rPr>
        <w:t>n</w:t>
      </w:r>
      <w:r w:rsidR="00A53989" w:rsidRPr="00860957">
        <w:rPr>
          <w:rFonts w:ascii="Times New Roman" w:eastAsia="Batang" w:hAnsi="Times New Roman" w:cs="Times New Roman"/>
          <w:kern w:val="0"/>
          <w:sz w:val="24"/>
          <w:szCs w:val="24"/>
          <w14:ligatures w14:val="none"/>
        </w:rPr>
        <w:t>ë</w:t>
      </w:r>
      <w:r w:rsidR="003F6F33" w:rsidRPr="00860957">
        <w:rPr>
          <w:rFonts w:ascii="Times New Roman" w:hAnsi="Times New Roman" w:cs="Times New Roman"/>
          <w:sz w:val="24"/>
          <w:szCs w:val="24"/>
        </w:rPr>
        <w:t xml:space="preserve"> dokumentacioni</w:t>
      </w:r>
      <w:r w:rsidR="000863F6" w:rsidRPr="00860957">
        <w:rPr>
          <w:rFonts w:ascii="Times New Roman" w:hAnsi="Times New Roman" w:cs="Times New Roman"/>
          <w:sz w:val="24"/>
          <w:szCs w:val="24"/>
        </w:rPr>
        <w:t>n e</w:t>
      </w:r>
      <w:r w:rsidR="003F6F33" w:rsidRPr="00860957">
        <w:rPr>
          <w:rFonts w:ascii="Times New Roman" w:hAnsi="Times New Roman" w:cs="Times New Roman"/>
          <w:sz w:val="24"/>
          <w:szCs w:val="24"/>
        </w:rPr>
        <w:t xml:space="preserve"> dosjes </w:t>
      </w:r>
      <w:r w:rsidR="000863F6" w:rsidRPr="00860957">
        <w:rPr>
          <w:rFonts w:ascii="Times New Roman" w:hAnsi="Times New Roman" w:cs="Times New Roman"/>
          <w:sz w:val="24"/>
          <w:szCs w:val="24"/>
        </w:rPr>
        <w:t xml:space="preserve">tregon </w:t>
      </w:r>
      <w:r w:rsidR="00574084" w:rsidRPr="00860957">
        <w:rPr>
          <w:rFonts w:ascii="Times New Roman" w:hAnsi="Times New Roman" w:cs="Times New Roman"/>
          <w:sz w:val="24"/>
          <w:szCs w:val="24"/>
        </w:rPr>
        <w:t>mang</w:t>
      </w:r>
      <w:r w:rsidR="00141460" w:rsidRPr="00860957">
        <w:rPr>
          <w:rFonts w:ascii="Times New Roman" w:hAnsi="Times New Roman" w:cs="Times New Roman"/>
          <w:sz w:val="24"/>
          <w:szCs w:val="24"/>
        </w:rPr>
        <w:t>ë</w:t>
      </w:r>
      <w:r w:rsidR="00574084" w:rsidRPr="00860957">
        <w:rPr>
          <w:rFonts w:ascii="Times New Roman" w:hAnsi="Times New Roman" w:cs="Times New Roman"/>
          <w:sz w:val="24"/>
          <w:szCs w:val="24"/>
        </w:rPr>
        <w:t>si</w:t>
      </w:r>
      <w:r w:rsidR="003F6F33" w:rsidRPr="00860957">
        <w:rPr>
          <w:rFonts w:ascii="Times New Roman" w:hAnsi="Times New Roman" w:cs="Times New Roman"/>
          <w:sz w:val="24"/>
          <w:szCs w:val="24"/>
        </w:rPr>
        <w:t xml:space="preserve"> për të </w:t>
      </w:r>
      <w:r w:rsidR="000863F6" w:rsidRPr="00860957">
        <w:rPr>
          <w:rFonts w:ascii="Times New Roman" w:hAnsi="Times New Roman" w:cs="Times New Roman"/>
          <w:sz w:val="24"/>
          <w:szCs w:val="24"/>
        </w:rPr>
        <w:t>administruar dhe p</w:t>
      </w:r>
      <w:r w:rsidR="00A53989" w:rsidRPr="00860957">
        <w:rPr>
          <w:rFonts w:ascii="Times New Roman" w:hAnsi="Times New Roman" w:cs="Times New Roman"/>
          <w:sz w:val="24"/>
          <w:szCs w:val="24"/>
        </w:rPr>
        <w:t>ë</w:t>
      </w:r>
      <w:r w:rsidR="000863F6" w:rsidRPr="00860957">
        <w:rPr>
          <w:rFonts w:ascii="Times New Roman" w:hAnsi="Times New Roman" w:cs="Times New Roman"/>
          <w:sz w:val="24"/>
          <w:szCs w:val="24"/>
        </w:rPr>
        <w:t>r t</w:t>
      </w:r>
      <w:r w:rsidR="00A53989" w:rsidRPr="00860957">
        <w:rPr>
          <w:rFonts w:ascii="Times New Roman" w:hAnsi="Times New Roman" w:cs="Times New Roman"/>
          <w:sz w:val="24"/>
          <w:szCs w:val="24"/>
        </w:rPr>
        <w:t>ë</w:t>
      </w:r>
      <w:r w:rsidR="000863F6" w:rsidRPr="00860957">
        <w:rPr>
          <w:rFonts w:ascii="Times New Roman" w:hAnsi="Times New Roman" w:cs="Times New Roman"/>
          <w:sz w:val="24"/>
          <w:szCs w:val="24"/>
        </w:rPr>
        <w:t xml:space="preserve"> </w:t>
      </w:r>
      <w:r w:rsidR="003F6F33" w:rsidRPr="00860957">
        <w:rPr>
          <w:rFonts w:ascii="Times New Roman" w:hAnsi="Times New Roman" w:cs="Times New Roman"/>
          <w:sz w:val="24"/>
          <w:szCs w:val="24"/>
        </w:rPr>
        <w:t>garantuar që dosja ose praktika të mos ketë mungesa aktesh dhe që dokumentacioni i përfshirë në dosje</w:t>
      </w:r>
      <w:r w:rsidR="000E087D" w:rsidRPr="00860957">
        <w:rPr>
          <w:rFonts w:ascii="Times New Roman" w:hAnsi="Times New Roman" w:cs="Times New Roman"/>
          <w:sz w:val="24"/>
          <w:szCs w:val="24"/>
        </w:rPr>
        <w:t>n penale</w:t>
      </w:r>
      <w:r w:rsidR="003F6F33" w:rsidRPr="00860957">
        <w:rPr>
          <w:rFonts w:ascii="Times New Roman" w:hAnsi="Times New Roman" w:cs="Times New Roman"/>
          <w:sz w:val="24"/>
          <w:szCs w:val="24"/>
        </w:rPr>
        <w:t xml:space="preserve"> të jetë i duhuri</w:t>
      </w:r>
      <w:r w:rsidR="000863F6" w:rsidRPr="00860957">
        <w:rPr>
          <w:rFonts w:ascii="Times New Roman" w:hAnsi="Times New Roman" w:cs="Times New Roman"/>
          <w:sz w:val="24"/>
          <w:szCs w:val="24"/>
        </w:rPr>
        <w:t>.</w:t>
      </w:r>
    </w:p>
    <w:p w14:paraId="02D19843" w14:textId="77777777" w:rsidR="004266F0" w:rsidRPr="009D3B6D" w:rsidRDefault="004266F0"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2C747372" w14:textId="6C027251" w:rsidR="00E84C94" w:rsidRPr="00860957" w:rsidRDefault="002E7DDA"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 pretendimit</w:t>
      </w:r>
      <w:r w:rsidR="000E087D" w:rsidRPr="00860957">
        <w:rPr>
          <w:rFonts w:ascii="Times New Roman" w:eastAsia="Batang" w:hAnsi="Times New Roman" w:cs="Times New Roman"/>
          <w:kern w:val="0"/>
          <w:sz w:val="24"/>
          <w:szCs w:val="24"/>
          <w14:ligatures w14:val="none"/>
        </w:rPr>
        <w:t xml:space="preserve"> të subjektit</w:t>
      </w:r>
      <w:r w:rsidRPr="00860957">
        <w:rPr>
          <w:rFonts w:ascii="Times New Roman" w:eastAsia="Batang" w:hAnsi="Times New Roman" w:cs="Times New Roman"/>
          <w:kern w:val="0"/>
          <w:sz w:val="24"/>
          <w:szCs w:val="24"/>
          <w14:ligatures w14:val="none"/>
        </w:rPr>
        <w:t xml:space="preserve"> se</w:t>
      </w:r>
      <w:r w:rsidR="000863F6" w:rsidRPr="00860957">
        <w:rPr>
          <w:rFonts w:ascii="Times New Roman" w:eastAsia="Batang" w:hAnsi="Times New Roman" w:cs="Times New Roman"/>
          <w:kern w:val="0"/>
          <w:sz w:val="24"/>
          <w:szCs w:val="24"/>
          <w14:ligatures w14:val="none"/>
        </w:rPr>
        <w:t xml:space="preserve"> procesverbali mbi kthimin e sendit mund t</w:t>
      </w:r>
      <w:r w:rsidR="00A53989" w:rsidRPr="00860957">
        <w:rPr>
          <w:rFonts w:ascii="Times New Roman" w:eastAsia="Batang" w:hAnsi="Times New Roman" w:cs="Times New Roman"/>
          <w:kern w:val="0"/>
          <w:sz w:val="24"/>
          <w:szCs w:val="24"/>
          <w14:ligatures w14:val="none"/>
        </w:rPr>
        <w:t>ë</w:t>
      </w:r>
      <w:r w:rsidR="000863F6" w:rsidRPr="00860957">
        <w:rPr>
          <w:rFonts w:ascii="Times New Roman" w:eastAsia="Batang" w:hAnsi="Times New Roman" w:cs="Times New Roman"/>
          <w:kern w:val="0"/>
          <w:sz w:val="24"/>
          <w:szCs w:val="24"/>
          <w14:ligatures w14:val="none"/>
        </w:rPr>
        <w:t xml:space="preserve"> </w:t>
      </w:r>
      <w:r w:rsidR="007C07F6" w:rsidRPr="00860957">
        <w:rPr>
          <w:rFonts w:ascii="Times New Roman" w:eastAsia="Batang" w:hAnsi="Times New Roman" w:cs="Times New Roman"/>
          <w:kern w:val="0"/>
          <w:sz w:val="24"/>
          <w:szCs w:val="24"/>
          <w14:ligatures w14:val="none"/>
        </w:rPr>
        <w:t>administrohet n</w:t>
      </w:r>
      <w:r w:rsidR="00A53989" w:rsidRPr="00860957">
        <w:rPr>
          <w:rFonts w:ascii="Times New Roman" w:eastAsia="Batang" w:hAnsi="Times New Roman" w:cs="Times New Roman"/>
          <w:kern w:val="0"/>
          <w:sz w:val="24"/>
          <w:szCs w:val="24"/>
          <w14:ligatures w14:val="none"/>
        </w:rPr>
        <w:t>ë</w:t>
      </w:r>
      <w:r w:rsidR="007C07F6" w:rsidRPr="00860957">
        <w:rPr>
          <w:rFonts w:ascii="Times New Roman" w:eastAsia="Batang" w:hAnsi="Times New Roman" w:cs="Times New Roman"/>
          <w:kern w:val="0"/>
          <w:sz w:val="24"/>
          <w:szCs w:val="24"/>
          <w14:ligatures w14:val="none"/>
        </w:rPr>
        <w:t xml:space="preserve"> </w:t>
      </w:r>
      <w:r w:rsidR="00A53989" w:rsidRPr="00860957">
        <w:rPr>
          <w:rFonts w:ascii="Times New Roman" w:eastAsia="Batang" w:hAnsi="Times New Roman" w:cs="Times New Roman"/>
          <w:kern w:val="0"/>
          <w:sz w:val="24"/>
          <w:szCs w:val="24"/>
          <w14:ligatures w14:val="none"/>
        </w:rPr>
        <w:t>çdo</w:t>
      </w:r>
      <w:r w:rsidR="007C07F6" w:rsidRPr="00860957">
        <w:rPr>
          <w:rFonts w:ascii="Times New Roman" w:eastAsia="Batang" w:hAnsi="Times New Roman" w:cs="Times New Roman"/>
          <w:kern w:val="0"/>
          <w:sz w:val="24"/>
          <w:szCs w:val="24"/>
          <w14:ligatures w14:val="none"/>
        </w:rPr>
        <w:t xml:space="preserve"> koh</w:t>
      </w:r>
      <w:r w:rsidR="00A53989" w:rsidRPr="00860957">
        <w:rPr>
          <w:rFonts w:ascii="Times New Roman" w:eastAsia="Batang" w:hAnsi="Times New Roman" w:cs="Times New Roman"/>
          <w:kern w:val="0"/>
          <w:sz w:val="24"/>
          <w:szCs w:val="24"/>
          <w14:ligatures w14:val="none"/>
        </w:rPr>
        <w:t>ë, NJSHL vlerëson se ky lloj procesverbali nuk mund t</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mbahet dhe administrohet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çdo koh</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pasi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p</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rmbajtjen e tij </w:t>
      </w:r>
      <w:r w:rsidR="00141460" w:rsidRPr="00860957">
        <w:rPr>
          <w:rFonts w:ascii="Times New Roman" w:eastAsia="Batang" w:hAnsi="Times New Roman" w:cs="Times New Roman"/>
          <w:kern w:val="0"/>
          <w:sz w:val="24"/>
          <w:szCs w:val="24"/>
          <w14:ligatures w14:val="none"/>
        </w:rPr>
        <w:t>ai</w:t>
      </w:r>
      <w:r w:rsidR="00A53989" w:rsidRPr="00860957">
        <w:rPr>
          <w:rFonts w:ascii="Times New Roman" w:eastAsia="Batang" w:hAnsi="Times New Roman" w:cs="Times New Roman"/>
          <w:kern w:val="0"/>
          <w:sz w:val="24"/>
          <w:szCs w:val="24"/>
          <w14:ligatures w14:val="none"/>
        </w:rPr>
        <w:t xml:space="preserve"> k</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rkon</w:t>
      </w:r>
      <w:r w:rsidR="00141460" w:rsidRPr="00860957">
        <w:rPr>
          <w:rFonts w:ascii="Times New Roman" w:eastAsia="Batang" w:hAnsi="Times New Roman" w:cs="Times New Roman"/>
          <w:kern w:val="0"/>
          <w:sz w:val="24"/>
          <w:szCs w:val="24"/>
          <w14:ligatures w14:val="none"/>
        </w:rPr>
        <w:t xml:space="preserve"> përveç nënshkrimit të Oficerit të Policisë Gjyqësore</w:t>
      </w:r>
      <w:r w:rsidR="0063157B" w:rsidRPr="00860957">
        <w:rPr>
          <w:rFonts w:ascii="Times New Roman" w:eastAsia="Batang" w:hAnsi="Times New Roman" w:cs="Times New Roman"/>
          <w:kern w:val="0"/>
          <w:sz w:val="24"/>
          <w:szCs w:val="24"/>
          <w14:ligatures w14:val="none"/>
        </w:rPr>
        <w:t>,</w:t>
      </w:r>
      <w:r w:rsidR="00141460" w:rsidRPr="00860957">
        <w:rPr>
          <w:rFonts w:ascii="Times New Roman" w:eastAsia="Batang" w:hAnsi="Times New Roman" w:cs="Times New Roman"/>
          <w:kern w:val="0"/>
          <w:sz w:val="24"/>
          <w:szCs w:val="24"/>
          <w14:ligatures w14:val="none"/>
        </w:rPr>
        <w:t xml:space="preserve"> të autorizuar për kryerjen e veprimit dhe mbajtjen e procesverbalit përkatës, edhe </w:t>
      </w:r>
      <w:r w:rsidR="00C704BC" w:rsidRPr="00860957">
        <w:rPr>
          <w:rFonts w:ascii="Times New Roman" w:eastAsia="Batang" w:hAnsi="Times New Roman" w:cs="Times New Roman"/>
          <w:kern w:val="0"/>
          <w:sz w:val="24"/>
          <w:szCs w:val="24"/>
          <w14:ligatures w14:val="none"/>
        </w:rPr>
        <w:t>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nshkrimi</w:t>
      </w:r>
      <w:r w:rsidR="00141460" w:rsidRPr="00860957">
        <w:rPr>
          <w:rFonts w:ascii="Times New Roman" w:eastAsia="Batang" w:hAnsi="Times New Roman" w:cs="Times New Roman"/>
          <w:kern w:val="0"/>
          <w:sz w:val="24"/>
          <w:szCs w:val="24"/>
          <w14:ligatures w14:val="none"/>
        </w:rPr>
        <w:t xml:space="preserve">n </w:t>
      </w:r>
      <w:r w:rsidR="00A53989" w:rsidRPr="00860957">
        <w:rPr>
          <w:rFonts w:ascii="Times New Roman" w:eastAsia="Batang" w:hAnsi="Times New Roman" w:cs="Times New Roman"/>
          <w:kern w:val="0"/>
          <w:sz w:val="24"/>
          <w:szCs w:val="24"/>
          <w14:ligatures w14:val="none"/>
        </w:rPr>
        <w:t>e marr</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sit n</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 xml:space="preserve"> dor</w:t>
      </w:r>
      <w:r w:rsidR="00C704BC" w:rsidRPr="00860957">
        <w:rPr>
          <w:rFonts w:ascii="Times New Roman" w:eastAsia="Batang" w:hAnsi="Times New Roman" w:cs="Times New Roman"/>
          <w:kern w:val="0"/>
          <w:sz w:val="24"/>
          <w:szCs w:val="24"/>
          <w14:ligatures w14:val="none"/>
        </w:rPr>
        <w:t>ë</w:t>
      </w:r>
      <w:r w:rsidR="00A53989" w:rsidRPr="00860957">
        <w:rPr>
          <w:rFonts w:ascii="Times New Roman" w:eastAsia="Batang" w:hAnsi="Times New Roman" w:cs="Times New Roman"/>
          <w:kern w:val="0"/>
          <w:sz w:val="24"/>
          <w:szCs w:val="24"/>
          <w14:ligatures w14:val="none"/>
        </w:rPr>
        <w:t>zim</w:t>
      </w:r>
      <w:r w:rsidR="00C704BC" w:rsidRPr="00860957">
        <w:rPr>
          <w:rFonts w:ascii="Times New Roman" w:eastAsia="Batang" w:hAnsi="Times New Roman" w:cs="Times New Roman"/>
          <w:kern w:val="0"/>
          <w:sz w:val="24"/>
          <w:szCs w:val="24"/>
          <w14:ligatures w14:val="none"/>
        </w:rPr>
        <w:t>, 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k</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rast</w:t>
      </w:r>
      <w:r w:rsidR="00A53989" w:rsidRPr="00860957">
        <w:rPr>
          <w:rFonts w:ascii="Times New Roman" w:eastAsia="Batang" w:hAnsi="Times New Roman" w:cs="Times New Roman"/>
          <w:kern w:val="0"/>
          <w:sz w:val="24"/>
          <w:szCs w:val="24"/>
          <w14:ligatures w14:val="none"/>
        </w:rPr>
        <w:t xml:space="preserve"> shtetasi</w:t>
      </w:r>
      <w:r w:rsidR="00141460" w:rsidRPr="00860957">
        <w:rPr>
          <w:rFonts w:ascii="Times New Roman" w:eastAsia="Batang" w:hAnsi="Times New Roman" w:cs="Times New Roman"/>
          <w:kern w:val="0"/>
          <w:sz w:val="24"/>
          <w:szCs w:val="24"/>
          <w14:ligatures w14:val="none"/>
        </w:rPr>
        <w:t>t</w:t>
      </w:r>
      <w:r w:rsidR="00A53989" w:rsidRPr="00860957">
        <w:rPr>
          <w:rFonts w:ascii="Times New Roman" w:eastAsia="Batang" w:hAnsi="Times New Roman" w:cs="Times New Roman"/>
          <w:kern w:val="0"/>
          <w:sz w:val="24"/>
          <w:szCs w:val="24"/>
          <w14:ligatures w14:val="none"/>
        </w:rPr>
        <w:t xml:space="preserve"> </w:t>
      </w:r>
      <w:proofErr w:type="spellStart"/>
      <w:r w:rsidR="00A53989" w:rsidRPr="00860957">
        <w:rPr>
          <w:rFonts w:ascii="Times New Roman" w:eastAsia="Batang" w:hAnsi="Times New Roman" w:cs="Times New Roman"/>
          <w:kern w:val="0"/>
          <w:sz w:val="24"/>
          <w:szCs w:val="24"/>
          <w14:ligatures w14:val="none"/>
        </w:rPr>
        <w:t>Alfons</w:t>
      </w:r>
      <w:proofErr w:type="spellEnd"/>
      <w:r w:rsidR="00A53989" w:rsidRPr="00860957">
        <w:rPr>
          <w:rFonts w:ascii="Times New Roman" w:eastAsia="Batang" w:hAnsi="Times New Roman" w:cs="Times New Roman"/>
          <w:kern w:val="0"/>
          <w:sz w:val="24"/>
          <w:szCs w:val="24"/>
          <w14:ligatures w14:val="none"/>
        </w:rPr>
        <w:t xml:space="preserve"> Reçi</w:t>
      </w:r>
      <w:r w:rsidR="000E087D" w:rsidRPr="00860957">
        <w:rPr>
          <w:rFonts w:ascii="Times New Roman" w:eastAsia="Batang" w:hAnsi="Times New Roman" w:cs="Times New Roman"/>
          <w:kern w:val="0"/>
          <w:sz w:val="24"/>
          <w:szCs w:val="24"/>
          <w14:ligatures w14:val="none"/>
        </w:rPr>
        <w:t xml:space="preserve">, </w:t>
      </w:r>
      <w:r w:rsidR="00141460" w:rsidRPr="00860957">
        <w:rPr>
          <w:rFonts w:ascii="Times New Roman" w:eastAsia="Batang" w:hAnsi="Times New Roman" w:cs="Times New Roman"/>
          <w:kern w:val="0"/>
          <w:sz w:val="24"/>
          <w:szCs w:val="24"/>
          <w14:ligatures w14:val="none"/>
        </w:rPr>
        <w:t>veprim i cili do 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ishte </w:t>
      </w:r>
      <w:r w:rsidR="00141460" w:rsidRPr="00860957">
        <w:rPr>
          <w:rFonts w:ascii="Times New Roman" w:eastAsia="Batang" w:hAnsi="Times New Roman" w:cs="Times New Roman"/>
          <w:kern w:val="0"/>
          <w:sz w:val="24"/>
          <w:szCs w:val="24"/>
          <w14:ligatures w14:val="none"/>
        </w:rPr>
        <w:t xml:space="preserve">i </w:t>
      </w:r>
      <w:r w:rsidR="00C704BC" w:rsidRPr="00860957">
        <w:rPr>
          <w:rFonts w:ascii="Times New Roman" w:eastAsia="Batang" w:hAnsi="Times New Roman" w:cs="Times New Roman"/>
          <w:kern w:val="0"/>
          <w:sz w:val="24"/>
          <w:szCs w:val="24"/>
          <w14:ligatures w14:val="none"/>
        </w:rPr>
        <w:t>pamundur p</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r tu realizuar</w:t>
      </w:r>
      <w:r w:rsidR="00141460" w:rsidRPr="00860957">
        <w:rPr>
          <w:rFonts w:ascii="Times New Roman" w:eastAsia="Batang" w:hAnsi="Times New Roman" w:cs="Times New Roman"/>
          <w:kern w:val="0"/>
          <w:sz w:val="24"/>
          <w:szCs w:val="24"/>
          <w14:ligatures w14:val="none"/>
        </w:rPr>
        <w:t xml:space="preserve"> më vonë sipas pretendimit të subjektit,</w:t>
      </w:r>
      <w:r w:rsidR="00C704BC" w:rsidRPr="00860957">
        <w:rPr>
          <w:rFonts w:ascii="Times New Roman" w:eastAsia="Batang" w:hAnsi="Times New Roman" w:cs="Times New Roman"/>
          <w:kern w:val="0"/>
          <w:sz w:val="24"/>
          <w:szCs w:val="24"/>
          <w14:ligatures w14:val="none"/>
        </w:rPr>
        <w:t xml:space="preserve"> pasur n</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w:t>
      </w:r>
      <w:r w:rsidR="00574084" w:rsidRPr="00860957">
        <w:rPr>
          <w:rFonts w:ascii="Times New Roman" w:eastAsia="Batang" w:hAnsi="Times New Roman" w:cs="Times New Roman"/>
          <w:kern w:val="0"/>
          <w:sz w:val="24"/>
          <w:szCs w:val="24"/>
          <w14:ligatures w14:val="none"/>
        </w:rPr>
        <w:lastRenderedPageBreak/>
        <w:t>vëmendje</w:t>
      </w:r>
      <w:r w:rsidR="00C704BC" w:rsidRPr="00860957">
        <w:rPr>
          <w:rFonts w:ascii="Times New Roman" w:eastAsia="Batang" w:hAnsi="Times New Roman" w:cs="Times New Roman"/>
          <w:kern w:val="0"/>
          <w:sz w:val="24"/>
          <w:szCs w:val="24"/>
          <w14:ligatures w14:val="none"/>
        </w:rPr>
        <w:t xml:space="preserve"> se ky procedim penal </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sht</w:t>
      </w:r>
      <w:r w:rsidR="00574084" w:rsidRPr="00860957">
        <w:rPr>
          <w:rFonts w:ascii="Times New Roman" w:eastAsia="Batang" w:hAnsi="Times New Roman" w:cs="Times New Roman"/>
          <w:kern w:val="0"/>
          <w:sz w:val="24"/>
          <w:szCs w:val="24"/>
          <w14:ligatures w14:val="none"/>
        </w:rPr>
        <w:t>ë</w:t>
      </w:r>
      <w:r w:rsidR="00C704BC" w:rsidRPr="00860957">
        <w:rPr>
          <w:rFonts w:ascii="Times New Roman" w:eastAsia="Batang" w:hAnsi="Times New Roman" w:cs="Times New Roman"/>
          <w:kern w:val="0"/>
          <w:sz w:val="24"/>
          <w:szCs w:val="24"/>
          <w14:ligatures w14:val="none"/>
        </w:rPr>
        <w:t xml:space="preserve"> pushuar</w:t>
      </w:r>
      <w:r w:rsidR="00B64A2A" w:rsidRPr="00860957">
        <w:rPr>
          <w:rFonts w:ascii="Times New Roman" w:eastAsia="Batang" w:hAnsi="Times New Roman" w:cs="Times New Roman"/>
          <w:kern w:val="0"/>
          <w:sz w:val="24"/>
          <w:szCs w:val="24"/>
          <w14:ligatures w14:val="none"/>
        </w:rPr>
        <w:t xml:space="preserve"> dhe shtetasi </w:t>
      </w:r>
      <w:proofErr w:type="spellStart"/>
      <w:r w:rsidR="00B64A2A" w:rsidRPr="00860957">
        <w:rPr>
          <w:rFonts w:ascii="Times New Roman" w:eastAsia="Batang" w:hAnsi="Times New Roman" w:cs="Times New Roman"/>
          <w:kern w:val="0"/>
          <w:sz w:val="24"/>
          <w:szCs w:val="24"/>
          <w14:ligatures w14:val="none"/>
        </w:rPr>
        <w:t>Alfons</w:t>
      </w:r>
      <w:proofErr w:type="spellEnd"/>
      <w:r w:rsidR="00B64A2A" w:rsidRPr="00860957">
        <w:rPr>
          <w:rFonts w:ascii="Times New Roman" w:eastAsia="Batang" w:hAnsi="Times New Roman" w:cs="Times New Roman"/>
          <w:kern w:val="0"/>
          <w:sz w:val="24"/>
          <w:szCs w:val="24"/>
          <w14:ligatures w14:val="none"/>
        </w:rPr>
        <w:t xml:space="preserve"> Reçi</w:t>
      </w:r>
      <w:r w:rsidR="000E087D" w:rsidRPr="00860957">
        <w:rPr>
          <w:rFonts w:ascii="Times New Roman" w:eastAsia="Batang" w:hAnsi="Times New Roman" w:cs="Times New Roman"/>
          <w:kern w:val="0"/>
          <w:sz w:val="24"/>
          <w:szCs w:val="24"/>
          <w14:ligatures w14:val="none"/>
        </w:rPr>
        <w:t xml:space="preserve"> ka marrë dokumentet e identifikimit dhe</w:t>
      </w:r>
      <w:r w:rsidR="00B64A2A" w:rsidRPr="00860957">
        <w:rPr>
          <w:rFonts w:ascii="Times New Roman" w:eastAsia="Batang" w:hAnsi="Times New Roman" w:cs="Times New Roman"/>
          <w:kern w:val="0"/>
          <w:sz w:val="24"/>
          <w:szCs w:val="24"/>
          <w14:ligatures w14:val="none"/>
        </w:rPr>
        <w:t xml:space="preserve"> nuk ka më asnjë detyrim për tu paraqitur</w:t>
      </w:r>
      <w:r w:rsidR="0063157B" w:rsidRPr="00860957">
        <w:rPr>
          <w:rFonts w:ascii="Times New Roman" w:eastAsia="Batang" w:hAnsi="Times New Roman" w:cs="Times New Roman"/>
          <w:kern w:val="0"/>
          <w:sz w:val="24"/>
          <w:szCs w:val="24"/>
          <w14:ligatures w14:val="none"/>
        </w:rPr>
        <w:t xml:space="preserve"> </w:t>
      </w:r>
      <w:r w:rsidR="00B64A2A" w:rsidRPr="00860957">
        <w:rPr>
          <w:rFonts w:ascii="Times New Roman" w:eastAsia="Batang" w:hAnsi="Times New Roman" w:cs="Times New Roman"/>
          <w:kern w:val="0"/>
          <w:sz w:val="24"/>
          <w:szCs w:val="24"/>
          <w14:ligatures w14:val="none"/>
        </w:rPr>
        <w:t xml:space="preserve">për </w:t>
      </w:r>
      <w:r w:rsidR="000E087D" w:rsidRPr="00860957">
        <w:rPr>
          <w:rFonts w:ascii="Times New Roman" w:eastAsia="Batang" w:hAnsi="Times New Roman" w:cs="Times New Roman"/>
          <w:kern w:val="0"/>
          <w:sz w:val="24"/>
          <w:szCs w:val="24"/>
          <w14:ligatures w14:val="none"/>
        </w:rPr>
        <w:t>veprime të mëtejshme</w:t>
      </w:r>
      <w:r w:rsidR="00B64A2A" w:rsidRPr="00860957">
        <w:rPr>
          <w:rFonts w:ascii="Times New Roman" w:eastAsia="Batang" w:hAnsi="Times New Roman" w:cs="Times New Roman"/>
          <w:kern w:val="0"/>
          <w:sz w:val="24"/>
          <w:szCs w:val="24"/>
          <w14:ligatures w14:val="none"/>
        </w:rPr>
        <w:t>.</w:t>
      </w:r>
    </w:p>
    <w:p w14:paraId="1D666178" w14:textId="43F2D583" w:rsidR="00141460" w:rsidRPr="00860957" w:rsidRDefault="00E84C94" w:rsidP="00C03AA8">
      <w:pPr>
        <w:pStyle w:val="ListParagraph"/>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Sa më sipër, NJSHL e gjen të bazuar përfundimin e Komisionit në lidhje me vlerësimin e kësaj dosje dhe vlerëson se, ndonëse </w:t>
      </w:r>
      <w:r w:rsidRPr="00860957">
        <w:rPr>
          <w:rFonts w:ascii="Times New Roman" w:eastAsia="Batang" w:hAnsi="Times New Roman" w:cs="Times New Roman"/>
          <w:kern w:val="0"/>
          <w:sz w:val="24"/>
          <w:szCs w:val="24"/>
          <w14:ligatures w14:val="none"/>
        </w:rPr>
        <w:t xml:space="preserve">Komisioni nuk e ka kualifikuar këtë gjetje sipas një prej </w:t>
      </w:r>
      <w:proofErr w:type="spellStart"/>
      <w:r w:rsidRPr="00860957">
        <w:rPr>
          <w:rFonts w:ascii="Times New Roman" w:eastAsia="Batang" w:hAnsi="Times New Roman" w:cs="Times New Roman"/>
          <w:kern w:val="0"/>
          <w:sz w:val="24"/>
          <w:szCs w:val="24"/>
          <w14:ligatures w14:val="none"/>
        </w:rPr>
        <w:t>nënindikatorëve</w:t>
      </w:r>
      <w:proofErr w:type="spellEnd"/>
      <w:r w:rsidRPr="00860957">
        <w:rPr>
          <w:rFonts w:ascii="Times New Roman" w:eastAsia="Batang" w:hAnsi="Times New Roman" w:cs="Times New Roman"/>
          <w:kern w:val="0"/>
          <w:sz w:val="24"/>
          <w:szCs w:val="24"/>
          <w14:ligatures w14:val="none"/>
        </w:rPr>
        <w:t xml:space="preserve"> të parashikuar në nenet 73-76 të ligjit nr. 96/2016, </w:t>
      </w:r>
      <w:r w:rsidR="000E087D" w:rsidRPr="00860957">
        <w:rPr>
          <w:rFonts w:ascii="Times New Roman" w:eastAsia="Batang" w:hAnsi="Times New Roman" w:cs="Times New Roman"/>
          <w:kern w:val="0"/>
          <w:sz w:val="24"/>
          <w:szCs w:val="24"/>
          <w14:ligatures w14:val="none"/>
        </w:rPr>
        <w:t>ajo është e mjaftueshme për tu marrë në konsideratë</w:t>
      </w:r>
      <w:r w:rsidRPr="00860957">
        <w:rPr>
          <w:rFonts w:ascii="Times New Roman" w:eastAsia="Batang" w:hAnsi="Times New Roman" w:cs="Times New Roman"/>
          <w:kern w:val="0"/>
          <w:sz w:val="24"/>
          <w:szCs w:val="24"/>
          <w14:ligatures w14:val="none"/>
        </w:rPr>
        <w:t xml:space="preserve"> në vlerësimin tërësor të çështjes</w:t>
      </w:r>
      <w:r w:rsidR="000E087D" w:rsidRPr="00860957">
        <w:rPr>
          <w:rFonts w:ascii="Times New Roman" w:eastAsia="Batang" w:hAnsi="Times New Roman" w:cs="Times New Roman"/>
          <w:kern w:val="0"/>
          <w:sz w:val="24"/>
          <w:szCs w:val="24"/>
          <w14:ligatures w14:val="none"/>
        </w:rPr>
        <w:t>.</w:t>
      </w:r>
    </w:p>
    <w:p w14:paraId="51D9A111" w14:textId="77777777" w:rsidR="0096663C" w:rsidRPr="00860957" w:rsidRDefault="0096663C" w:rsidP="00C03AA8">
      <w:pPr>
        <w:spacing w:after="0" w:line="240" w:lineRule="auto"/>
        <w:jc w:val="both"/>
        <w:rPr>
          <w:rFonts w:ascii="Times New Roman" w:eastAsia="Batang" w:hAnsi="Times New Roman" w:cs="Times New Roman"/>
          <w:kern w:val="0"/>
          <w:sz w:val="16"/>
          <w:szCs w:val="16"/>
          <w14:ligatures w14:val="none"/>
        </w:rPr>
      </w:pPr>
    </w:p>
    <w:p w14:paraId="2DB685CB" w14:textId="50462B3C" w:rsidR="00F42130" w:rsidRPr="00860957" w:rsidRDefault="004266F0"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i/>
          <w:iCs/>
          <w:kern w:val="0"/>
          <w:sz w:val="24"/>
          <w:szCs w:val="24"/>
          <w14:ligatures w14:val="none"/>
        </w:rPr>
        <w:t>Në lidhje me procedimin penal nr. 1201/ 2015</w:t>
      </w:r>
      <w:r w:rsidRPr="00860957">
        <w:rPr>
          <w:rStyle w:val="FootnoteReference"/>
          <w:rFonts w:ascii="Times New Roman" w:eastAsia="Batang" w:hAnsi="Times New Roman" w:cs="Times New Roman"/>
          <w:i/>
          <w:iCs/>
          <w:kern w:val="0"/>
          <w:sz w:val="24"/>
          <w:szCs w:val="24"/>
          <w14:ligatures w14:val="none"/>
        </w:rPr>
        <w:footnoteReference w:id="12"/>
      </w:r>
      <w:r w:rsidRPr="00860957">
        <w:rPr>
          <w:rFonts w:ascii="Times New Roman" w:eastAsia="Batang" w:hAnsi="Times New Roman" w:cs="Times New Roman"/>
          <w:i/>
          <w:iCs/>
          <w:kern w:val="0"/>
          <w:sz w:val="24"/>
          <w:szCs w:val="24"/>
          <w14:ligatures w14:val="none"/>
        </w:rPr>
        <w:t xml:space="preserve"> të Prokurorisë pranë Gjykatës së Rrethit Gjyqësor Shkodër, NJSHL vëren se</w:t>
      </w:r>
      <w:r w:rsidRPr="00860957">
        <w:rPr>
          <w:rFonts w:ascii="Times New Roman" w:eastAsia="Batang" w:hAnsi="Times New Roman" w:cs="Times New Roman"/>
          <w:b/>
          <w:bCs/>
          <w:i/>
          <w:iCs/>
          <w:kern w:val="0"/>
          <w:sz w:val="24"/>
          <w:szCs w:val="24"/>
          <w14:ligatures w14:val="none"/>
        </w:rPr>
        <w:t xml:space="preserve"> </w:t>
      </w:r>
      <w:r w:rsidR="0096663C" w:rsidRPr="00860957">
        <w:rPr>
          <w:rFonts w:ascii="Times New Roman" w:eastAsia="Batang" w:hAnsi="Times New Roman" w:cs="Times New Roman"/>
          <w:kern w:val="0"/>
          <w:sz w:val="24"/>
          <w:szCs w:val="24"/>
          <w14:ligatures w14:val="none"/>
        </w:rPr>
        <w:t xml:space="preserve">Komisioni ka </w:t>
      </w:r>
      <w:r w:rsidR="00413FA1" w:rsidRPr="00860957">
        <w:rPr>
          <w:rFonts w:ascii="Times New Roman" w:eastAsia="Batang" w:hAnsi="Times New Roman" w:cs="Times New Roman"/>
          <w:kern w:val="0"/>
          <w:sz w:val="24"/>
          <w:szCs w:val="24"/>
          <w14:ligatures w14:val="none"/>
        </w:rPr>
        <w:t>arritur n</w:t>
      </w:r>
      <w:r w:rsidR="00A4790C" w:rsidRPr="00860957">
        <w:rPr>
          <w:rFonts w:ascii="Times New Roman" w:eastAsia="Batang" w:hAnsi="Times New Roman" w:cs="Times New Roman"/>
          <w:kern w:val="0"/>
          <w:sz w:val="24"/>
          <w:szCs w:val="24"/>
          <w14:ligatures w14:val="none"/>
        </w:rPr>
        <w:t>ë</w:t>
      </w:r>
      <w:r w:rsidR="00413FA1" w:rsidRPr="00860957">
        <w:rPr>
          <w:rFonts w:ascii="Times New Roman" w:eastAsia="Batang" w:hAnsi="Times New Roman" w:cs="Times New Roman"/>
          <w:kern w:val="0"/>
          <w:sz w:val="24"/>
          <w:szCs w:val="24"/>
          <w14:ligatures w14:val="none"/>
        </w:rPr>
        <w:t xml:space="preserve"> p</w:t>
      </w:r>
      <w:r w:rsidR="00A4790C" w:rsidRPr="00860957">
        <w:rPr>
          <w:rFonts w:ascii="Times New Roman" w:eastAsia="Batang" w:hAnsi="Times New Roman" w:cs="Times New Roman"/>
          <w:kern w:val="0"/>
          <w:sz w:val="24"/>
          <w:szCs w:val="24"/>
          <w14:ligatures w14:val="none"/>
        </w:rPr>
        <w:t>ë</w:t>
      </w:r>
      <w:r w:rsidR="00413FA1" w:rsidRPr="00860957">
        <w:rPr>
          <w:rFonts w:ascii="Times New Roman" w:eastAsia="Batang" w:hAnsi="Times New Roman" w:cs="Times New Roman"/>
          <w:kern w:val="0"/>
          <w:sz w:val="24"/>
          <w:szCs w:val="24"/>
          <w14:ligatures w14:val="none"/>
        </w:rPr>
        <w:t>rfundimin se</w:t>
      </w:r>
      <w:r w:rsidR="00F42130" w:rsidRPr="00860957">
        <w:rPr>
          <w:rFonts w:ascii="Times New Roman" w:hAnsi="Times New Roman" w:cs="Times New Roman"/>
          <w:sz w:val="24"/>
          <w:szCs w:val="24"/>
        </w:rPr>
        <w:t xml:space="preserve"> subjekti duhet të ishte treguar i kujdesshëm në hartimin e akteve procedurale sipas rregullave mbi nënshkrimin dhe datën e tyre, të parashikuara në nenet 99 dhe 100 të Kodit të Procedurës Penale. </w:t>
      </w:r>
      <w:r w:rsidR="00DB1CBB" w:rsidRPr="00860957">
        <w:rPr>
          <w:rFonts w:ascii="Times New Roman" w:hAnsi="Times New Roman" w:cs="Times New Roman"/>
          <w:sz w:val="24"/>
          <w:szCs w:val="24"/>
        </w:rPr>
        <w:t>Referuar akteve</w:t>
      </w:r>
      <w:r w:rsidR="00413FA1" w:rsidRPr="00860957">
        <w:rPr>
          <w:rFonts w:ascii="Times New Roman" w:hAnsi="Times New Roman" w:cs="Times New Roman"/>
          <w:sz w:val="24"/>
          <w:szCs w:val="24"/>
        </w:rPr>
        <w:t xml:space="preserve"> </w:t>
      </w:r>
      <w:r w:rsidR="00DB1CBB" w:rsidRPr="00860957">
        <w:rPr>
          <w:rFonts w:ascii="Times New Roman" w:hAnsi="Times New Roman" w:cs="Times New Roman"/>
          <w:sz w:val="24"/>
          <w:szCs w:val="24"/>
        </w:rPr>
        <w:t>t</w:t>
      </w:r>
      <w:r w:rsidR="00AF65DB" w:rsidRPr="00860957">
        <w:rPr>
          <w:rFonts w:ascii="Times New Roman" w:hAnsi="Times New Roman" w:cs="Times New Roman"/>
          <w:sz w:val="24"/>
          <w:szCs w:val="24"/>
        </w:rPr>
        <w:t>ë</w:t>
      </w:r>
      <w:r w:rsidR="00413FA1" w:rsidRPr="00860957">
        <w:rPr>
          <w:rFonts w:ascii="Times New Roman" w:hAnsi="Times New Roman" w:cs="Times New Roman"/>
          <w:sz w:val="24"/>
          <w:szCs w:val="24"/>
        </w:rPr>
        <w:t xml:space="preserve"> dosjes penale, </w:t>
      </w:r>
      <w:r w:rsidR="00DB1CBB" w:rsidRPr="00860957">
        <w:rPr>
          <w:rFonts w:ascii="Times New Roman" w:hAnsi="Times New Roman" w:cs="Times New Roman"/>
          <w:sz w:val="24"/>
          <w:szCs w:val="24"/>
        </w:rPr>
        <w:t>Komisioni ka vler</w:t>
      </w:r>
      <w:r w:rsidR="00AF65DB" w:rsidRPr="00860957">
        <w:rPr>
          <w:rFonts w:ascii="Times New Roman" w:hAnsi="Times New Roman" w:cs="Times New Roman"/>
          <w:sz w:val="24"/>
          <w:szCs w:val="24"/>
        </w:rPr>
        <w:t>ë</w:t>
      </w:r>
      <w:r w:rsidR="00DB1CBB" w:rsidRPr="00860957">
        <w:rPr>
          <w:rFonts w:ascii="Times New Roman" w:hAnsi="Times New Roman" w:cs="Times New Roman"/>
          <w:sz w:val="24"/>
          <w:szCs w:val="24"/>
        </w:rPr>
        <w:t xml:space="preserve">suar </w:t>
      </w:r>
      <w:r w:rsidR="00413FA1" w:rsidRPr="00860957">
        <w:rPr>
          <w:rFonts w:ascii="Times New Roman" w:hAnsi="Times New Roman" w:cs="Times New Roman"/>
          <w:sz w:val="24"/>
          <w:szCs w:val="24"/>
        </w:rPr>
        <w:t>se në dosje nuk ka pse të administrohen formalisht dokumente tip që nuk kanë përmbajtje</w:t>
      </w:r>
      <w:r w:rsidR="00DB1CBB" w:rsidRPr="00860957">
        <w:rPr>
          <w:rFonts w:ascii="Times New Roman" w:hAnsi="Times New Roman" w:cs="Times New Roman"/>
          <w:sz w:val="24"/>
          <w:szCs w:val="24"/>
        </w:rPr>
        <w:t xml:space="preserve"> dhe se</w:t>
      </w:r>
      <w:r w:rsidR="00413FA1" w:rsidRPr="00860957">
        <w:rPr>
          <w:rFonts w:ascii="Times New Roman" w:hAnsi="Times New Roman" w:cs="Times New Roman"/>
          <w:sz w:val="24"/>
          <w:szCs w:val="24"/>
        </w:rPr>
        <w:t xml:space="preserve"> subjekti nuk ka dhënë sqarime në lidhje me mungesën e datës apo mungesën e emrit dhe të mbiemrit të </w:t>
      </w:r>
      <w:proofErr w:type="spellStart"/>
      <w:r w:rsidR="00413FA1" w:rsidRPr="00860957">
        <w:rPr>
          <w:rFonts w:ascii="Times New Roman" w:hAnsi="Times New Roman" w:cs="Times New Roman"/>
          <w:sz w:val="24"/>
          <w:szCs w:val="24"/>
        </w:rPr>
        <w:t>të</w:t>
      </w:r>
      <w:proofErr w:type="spellEnd"/>
      <w:r w:rsidR="00413FA1" w:rsidRPr="00860957">
        <w:rPr>
          <w:rFonts w:ascii="Times New Roman" w:hAnsi="Times New Roman" w:cs="Times New Roman"/>
          <w:sz w:val="24"/>
          <w:szCs w:val="24"/>
        </w:rPr>
        <w:t xml:space="preserve"> pandehurit në aktin “Për njohjen e të pandehurit me aktet” apo vendimin “Për marrjen e personit si të pandehur”. </w:t>
      </w:r>
    </w:p>
    <w:p w14:paraId="6AA6DEDF" w14:textId="77777777" w:rsidR="00404B99" w:rsidRPr="00860957" w:rsidRDefault="00404B99"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4DF3772A" w14:textId="58C9B5F5" w:rsidR="004266F0" w:rsidRPr="00860957" w:rsidRDefault="00F4213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w:t>
      </w:r>
      <w:r w:rsidR="00A4790C" w:rsidRPr="00860957">
        <w:rPr>
          <w:rFonts w:ascii="Times New Roman" w:hAnsi="Times New Roman" w:cs="Times New Roman"/>
          <w:sz w:val="24"/>
          <w:szCs w:val="24"/>
        </w:rPr>
        <w:t>ë</w:t>
      </w:r>
      <w:r w:rsidRPr="00860957">
        <w:rPr>
          <w:rFonts w:ascii="Times New Roman" w:hAnsi="Times New Roman" w:cs="Times New Roman"/>
          <w:sz w:val="24"/>
          <w:szCs w:val="24"/>
        </w:rPr>
        <w:t>simit pretendon n</w:t>
      </w:r>
      <w:r w:rsidR="00A4790C"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se</w:t>
      </w:r>
      <w:r w:rsidR="00404B99" w:rsidRPr="00860957">
        <w:rPr>
          <w:rFonts w:ascii="Times New Roman" w:hAnsi="Times New Roman" w:cs="Times New Roman"/>
          <w:sz w:val="24"/>
          <w:szCs w:val="24"/>
        </w:rPr>
        <w:t xml:space="preserve"> </w:t>
      </w:r>
      <w:r w:rsidR="00104207" w:rsidRPr="00860957">
        <w:rPr>
          <w:rFonts w:ascii="Times New Roman" w:hAnsi="Times New Roman" w:cs="Times New Roman"/>
          <w:sz w:val="24"/>
          <w:szCs w:val="24"/>
        </w:rPr>
        <w:t>gjykatat q</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kan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marr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shqyrtim procedimin penal nr. 1201/2015 nu</w:t>
      </w:r>
      <w:r w:rsidR="00A4790C" w:rsidRPr="00860957">
        <w:rPr>
          <w:rFonts w:ascii="Times New Roman" w:hAnsi="Times New Roman" w:cs="Times New Roman"/>
          <w:sz w:val="24"/>
          <w:szCs w:val="24"/>
        </w:rPr>
        <w:t>k</w:t>
      </w:r>
      <w:r w:rsidR="00104207" w:rsidRPr="00860957">
        <w:rPr>
          <w:rFonts w:ascii="Times New Roman" w:hAnsi="Times New Roman" w:cs="Times New Roman"/>
          <w:sz w:val="24"/>
          <w:szCs w:val="24"/>
        </w:rPr>
        <w:t xml:space="preserve"> kan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w:t>
      </w:r>
      <w:r w:rsidR="00A4790C" w:rsidRPr="00860957">
        <w:rPr>
          <w:rFonts w:ascii="Times New Roman" w:hAnsi="Times New Roman" w:cs="Times New Roman"/>
          <w:sz w:val="24"/>
          <w:szCs w:val="24"/>
        </w:rPr>
        <w:t>konstatuar</w:t>
      </w:r>
      <w:r w:rsidR="00104207" w:rsidRPr="00860957">
        <w:rPr>
          <w:rFonts w:ascii="Times New Roman" w:hAnsi="Times New Roman" w:cs="Times New Roman"/>
          <w:sz w:val="24"/>
          <w:szCs w:val="24"/>
        </w:rPr>
        <w:t xml:space="preserve">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pasakt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si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aktet e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rcjel</w:t>
      </w:r>
      <w:r w:rsidR="00A4790C" w:rsidRPr="00860957">
        <w:rPr>
          <w:rFonts w:ascii="Times New Roman" w:hAnsi="Times New Roman" w:cs="Times New Roman"/>
          <w:sz w:val="24"/>
          <w:szCs w:val="24"/>
        </w:rPr>
        <w:t>l</w:t>
      </w:r>
      <w:r w:rsidR="00104207" w:rsidRPr="00860957">
        <w:rPr>
          <w:rFonts w:ascii="Times New Roman" w:hAnsi="Times New Roman" w:cs="Times New Roman"/>
          <w:sz w:val="24"/>
          <w:szCs w:val="24"/>
        </w:rPr>
        <w:t>a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 gjykim</w:t>
      </w:r>
      <w:r w:rsidR="00404B99" w:rsidRPr="00860957">
        <w:rPr>
          <w:rFonts w:ascii="Times New Roman" w:hAnsi="Times New Roman" w:cs="Times New Roman"/>
          <w:sz w:val="24"/>
          <w:szCs w:val="24"/>
        </w:rPr>
        <w:t xml:space="preserve">. </w:t>
      </w:r>
      <w:r w:rsidR="00DB1CBB" w:rsidRPr="00860957">
        <w:rPr>
          <w:rFonts w:ascii="Times New Roman" w:hAnsi="Times New Roman" w:cs="Times New Roman"/>
          <w:sz w:val="24"/>
          <w:szCs w:val="24"/>
        </w:rPr>
        <w:t>Sipas tij,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rastin konkret nuk rezulton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jet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shkelur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rregull</w:t>
      </w:r>
      <w:r w:rsidR="00A4790C" w:rsidRPr="00860957">
        <w:rPr>
          <w:rFonts w:ascii="Times New Roman" w:hAnsi="Times New Roman" w:cs="Times New Roman"/>
          <w:sz w:val="24"/>
          <w:szCs w:val="24"/>
        </w:rPr>
        <w:t xml:space="preserve"> </w:t>
      </w:r>
      <w:r w:rsidR="00104207" w:rsidRPr="00860957">
        <w:rPr>
          <w:rFonts w:ascii="Times New Roman" w:hAnsi="Times New Roman" w:cs="Times New Roman"/>
          <w:sz w:val="24"/>
          <w:szCs w:val="24"/>
        </w:rPr>
        <w:t>dhe nuk ka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pasoj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ardhur. </w:t>
      </w:r>
      <w:r w:rsidR="00A4790C" w:rsidRPr="00860957">
        <w:rPr>
          <w:rFonts w:ascii="Times New Roman" w:hAnsi="Times New Roman" w:cs="Times New Roman"/>
          <w:sz w:val="24"/>
          <w:szCs w:val="24"/>
        </w:rPr>
        <w:t>M</w:t>
      </w:r>
      <w:r w:rsidR="00104207" w:rsidRPr="00860957">
        <w:rPr>
          <w:rFonts w:ascii="Times New Roman" w:hAnsi="Times New Roman" w:cs="Times New Roman"/>
          <w:sz w:val="24"/>
          <w:szCs w:val="24"/>
        </w:rPr>
        <w:t>ungesa e dat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procesverbal </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sht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gabim material pa asnj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pasoj</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dhe data e k</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tij akti rezulton nga aktet e tjera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administruara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fashikull. </w:t>
      </w:r>
      <w:r w:rsidR="00EF39F3" w:rsidRPr="00860957">
        <w:rPr>
          <w:rFonts w:ascii="Times New Roman" w:hAnsi="Times New Roman" w:cs="Times New Roman"/>
          <w:sz w:val="24"/>
          <w:szCs w:val="24"/>
        </w:rPr>
        <w:t>Sipas subjektit, e</w:t>
      </w:r>
      <w:r w:rsidR="00A4790C" w:rsidRPr="00860957">
        <w:rPr>
          <w:rFonts w:ascii="Times New Roman" w:hAnsi="Times New Roman" w:cs="Times New Roman"/>
          <w:sz w:val="24"/>
          <w:szCs w:val="24"/>
        </w:rPr>
        <w:t>videntimi</w:t>
      </w:r>
      <w:r w:rsidR="00104207" w:rsidRPr="00860957">
        <w:rPr>
          <w:rFonts w:ascii="Times New Roman" w:hAnsi="Times New Roman" w:cs="Times New Roman"/>
          <w:sz w:val="24"/>
          <w:szCs w:val="24"/>
        </w:rPr>
        <w:t xml:space="preserve"> i fakteve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k</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saj natyre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nd</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sishme si shkaqe p</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r dh</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nien e mas</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disiplinor tregon paracaktim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rezultatit ndaj ankuesit dhe </w:t>
      </w:r>
      <w:r w:rsidR="00404B99" w:rsidRPr="00860957">
        <w:rPr>
          <w:rFonts w:ascii="Times New Roman" w:hAnsi="Times New Roman" w:cs="Times New Roman"/>
          <w:sz w:val="24"/>
          <w:szCs w:val="24"/>
        </w:rPr>
        <w:t>dhënien</w:t>
      </w:r>
      <w:r w:rsidR="00104207" w:rsidRPr="00860957">
        <w:rPr>
          <w:rFonts w:ascii="Times New Roman" w:hAnsi="Times New Roman" w:cs="Times New Roman"/>
          <w:sz w:val="24"/>
          <w:szCs w:val="24"/>
        </w:rPr>
        <w:t xml:space="preserve"> e mas</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 disiplinore m</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r</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nd</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mb</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shtetur n</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gjetje t</w:t>
      </w:r>
      <w:r w:rsidR="00A4790C" w:rsidRPr="00860957">
        <w:rPr>
          <w:rFonts w:ascii="Times New Roman" w:hAnsi="Times New Roman" w:cs="Times New Roman"/>
          <w:sz w:val="24"/>
          <w:szCs w:val="24"/>
        </w:rPr>
        <w:t>ë</w:t>
      </w:r>
      <w:r w:rsidR="00104207" w:rsidRPr="00860957">
        <w:rPr>
          <w:rFonts w:ascii="Times New Roman" w:hAnsi="Times New Roman" w:cs="Times New Roman"/>
          <w:sz w:val="24"/>
          <w:szCs w:val="24"/>
        </w:rPr>
        <w:t xml:space="preserve"> paqena.</w:t>
      </w:r>
    </w:p>
    <w:p w14:paraId="06359D5C" w14:textId="77777777" w:rsidR="004266F0" w:rsidRPr="00860957" w:rsidRDefault="004266F0"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4ACFFCC" w14:textId="2AFDE65F" w:rsidR="00DB1CBB" w:rsidRPr="00860957" w:rsidRDefault="004266F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këtij shkaku ankimi, nga aktet e administruara nga Komisioni, </w:t>
      </w:r>
      <w:r w:rsidR="007B2677" w:rsidRPr="00860957">
        <w:rPr>
          <w:rFonts w:ascii="Times New Roman" w:hAnsi="Times New Roman" w:cs="Times New Roman"/>
          <w:sz w:val="24"/>
          <w:szCs w:val="24"/>
        </w:rPr>
        <w:t>NJSHL</w:t>
      </w:r>
      <w:r w:rsidRPr="00860957">
        <w:rPr>
          <w:rFonts w:ascii="Times New Roman" w:hAnsi="Times New Roman" w:cs="Times New Roman"/>
          <w:sz w:val="24"/>
          <w:szCs w:val="24"/>
        </w:rPr>
        <w:t xml:space="preserve"> konstato</w:t>
      </w:r>
      <w:r w:rsidR="007B2677" w:rsidRPr="00860957">
        <w:rPr>
          <w:rFonts w:ascii="Times New Roman" w:hAnsi="Times New Roman" w:cs="Times New Roman"/>
          <w:sz w:val="24"/>
          <w:szCs w:val="24"/>
        </w:rPr>
        <w:t>n</w:t>
      </w:r>
      <w:r w:rsidRPr="00860957">
        <w:rPr>
          <w:rFonts w:ascii="Times New Roman" w:hAnsi="Times New Roman" w:cs="Times New Roman"/>
          <w:sz w:val="24"/>
          <w:szCs w:val="24"/>
        </w:rPr>
        <w:t xml:space="preserve"> si vijon:</w:t>
      </w:r>
    </w:p>
    <w:p w14:paraId="7C7D1AAA" w14:textId="25BEB13B" w:rsidR="00650574" w:rsidRPr="00860957" w:rsidRDefault="00DB1CBB" w:rsidP="00EF39F3">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Bazuar 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del w:id="52" w:author="Admin" w:date="2025-07-08T11:03:00Z">
        <w:r w:rsidR="003273A9" w:rsidRPr="007038D9">
          <w:rPr>
            <w:rFonts w:ascii="Times New Roman" w:hAnsi="Times New Roman" w:cs="Times New Roman"/>
            <w:sz w:val="24"/>
            <w:szCs w:val="24"/>
          </w:rPr>
          <w:delText>materialit</w:delText>
        </w:r>
      </w:del>
      <w:ins w:id="53" w:author="Admin" w:date="2025-07-08T11:03:00Z">
        <w:r w:rsidR="003273A9" w:rsidRPr="00860957">
          <w:rPr>
            <w:rFonts w:ascii="Times New Roman" w:hAnsi="Times New Roman" w:cs="Times New Roman"/>
            <w:sz w:val="24"/>
            <w:szCs w:val="24"/>
          </w:rPr>
          <w:t>materiali</w:t>
        </w:r>
        <w:r w:rsidR="00107A0B" w:rsidRPr="00860957">
          <w:rPr>
            <w:rFonts w:ascii="Times New Roman" w:hAnsi="Times New Roman" w:cs="Times New Roman"/>
            <w:sz w:val="24"/>
            <w:szCs w:val="24"/>
          </w:rPr>
          <w:t>n</w:t>
        </w:r>
      </w:ins>
      <w:r w:rsidR="003273A9" w:rsidRPr="00860957">
        <w:rPr>
          <w:rFonts w:ascii="Times New Roman" w:hAnsi="Times New Roman" w:cs="Times New Roman"/>
          <w:sz w:val="24"/>
          <w:szCs w:val="24"/>
        </w:rPr>
        <w:t xml:space="preserve"> referues të </w:t>
      </w:r>
      <w:r w:rsidR="00EF39F3" w:rsidRPr="00860957">
        <w:rPr>
          <w:rFonts w:ascii="Times New Roman" w:hAnsi="Times New Roman" w:cs="Times New Roman"/>
          <w:sz w:val="24"/>
          <w:szCs w:val="24"/>
        </w:rPr>
        <w:t>P</w:t>
      </w:r>
      <w:r w:rsidR="003273A9" w:rsidRPr="00860957">
        <w:rPr>
          <w:rFonts w:ascii="Times New Roman" w:hAnsi="Times New Roman" w:cs="Times New Roman"/>
          <w:sz w:val="24"/>
          <w:szCs w:val="24"/>
        </w:rPr>
        <w:t xml:space="preserve">olicisë </w:t>
      </w:r>
      <w:r w:rsidR="00EF39F3" w:rsidRPr="00860957">
        <w:rPr>
          <w:rFonts w:ascii="Times New Roman" w:hAnsi="Times New Roman" w:cs="Times New Roman"/>
          <w:sz w:val="24"/>
          <w:szCs w:val="24"/>
        </w:rPr>
        <w:t>G</w:t>
      </w:r>
      <w:r w:rsidR="003273A9" w:rsidRPr="00860957">
        <w:rPr>
          <w:rFonts w:ascii="Times New Roman" w:hAnsi="Times New Roman" w:cs="Times New Roman"/>
          <w:sz w:val="24"/>
          <w:szCs w:val="24"/>
        </w:rPr>
        <w:t xml:space="preserve">jyqësore, </w:t>
      </w:r>
      <w:r w:rsidR="00EF39F3" w:rsidRPr="00860957">
        <w:rPr>
          <w:rFonts w:ascii="Times New Roman" w:hAnsi="Times New Roman" w:cs="Times New Roman"/>
          <w:sz w:val="24"/>
          <w:szCs w:val="24"/>
        </w:rPr>
        <w:t xml:space="preserve">më datë 15.07.2015 </w:t>
      </w:r>
      <w:r w:rsidR="003273A9" w:rsidRPr="00860957">
        <w:rPr>
          <w:rFonts w:ascii="Times New Roman" w:hAnsi="Times New Roman" w:cs="Times New Roman"/>
          <w:sz w:val="24"/>
          <w:szCs w:val="24"/>
        </w:rPr>
        <w:t>subjekti i rivlerësimit</w:t>
      </w:r>
      <w:r w:rsidRPr="00860957">
        <w:rPr>
          <w:rFonts w:ascii="Times New Roman" w:hAnsi="Times New Roman" w:cs="Times New Roman"/>
          <w:sz w:val="24"/>
          <w:szCs w:val="24"/>
        </w:rPr>
        <w:t xml:space="preserve"> 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sin</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e</w:t>
      </w:r>
      <w:r w:rsidR="003273A9" w:rsidRPr="00860957">
        <w:rPr>
          <w:rFonts w:ascii="Times New Roman" w:hAnsi="Times New Roman" w:cs="Times New Roman"/>
          <w:sz w:val="24"/>
          <w:szCs w:val="24"/>
        </w:rPr>
        <w:t xml:space="preserve"> prokurori</w:t>
      </w:r>
      <w:r w:rsidRPr="00860957">
        <w:rPr>
          <w:rFonts w:ascii="Times New Roman" w:hAnsi="Times New Roman" w:cs="Times New Roman"/>
          <w:sz w:val="24"/>
          <w:szCs w:val="24"/>
        </w:rPr>
        <w:t>t t</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çështjes</w:t>
      </w:r>
      <w:r w:rsidR="003273A9" w:rsidRPr="00860957">
        <w:rPr>
          <w:rFonts w:ascii="Times New Roman" w:hAnsi="Times New Roman" w:cs="Times New Roman"/>
          <w:sz w:val="24"/>
          <w:szCs w:val="24"/>
        </w:rPr>
        <w:t xml:space="preserve"> ka urdhëruar regjistrimin e procedimit penal, </w:t>
      </w:r>
      <w:r w:rsidRPr="00860957">
        <w:rPr>
          <w:rFonts w:ascii="Times New Roman" w:hAnsi="Times New Roman" w:cs="Times New Roman"/>
          <w:sz w:val="24"/>
          <w:szCs w:val="24"/>
        </w:rPr>
        <w:t>si dhe</w:t>
      </w:r>
      <w:r w:rsidR="003273A9" w:rsidRPr="00860957">
        <w:rPr>
          <w:rFonts w:ascii="Times New Roman" w:hAnsi="Times New Roman" w:cs="Times New Roman"/>
          <w:sz w:val="24"/>
          <w:szCs w:val="24"/>
        </w:rPr>
        <w:t xml:space="preserve"> ka regjistruar emrin e </w:t>
      </w:r>
      <w:del w:id="54" w:author="Admin" w:date="2025-07-08T11:03:00Z">
        <w:r w:rsidR="00D70E86" w:rsidRPr="007038D9">
          <w:rPr>
            <w:rFonts w:ascii="Times New Roman" w:hAnsi="Times New Roman" w:cs="Times New Roman"/>
            <w:sz w:val="24"/>
            <w:szCs w:val="24"/>
          </w:rPr>
          <w:delText>shtetasi</w:delText>
        </w:r>
      </w:del>
      <w:ins w:id="55" w:author="Admin" w:date="2025-07-08T11:03:00Z">
        <w:r w:rsidR="00D70E86" w:rsidRPr="00860957">
          <w:rPr>
            <w:rFonts w:ascii="Times New Roman" w:hAnsi="Times New Roman" w:cs="Times New Roman"/>
            <w:sz w:val="24"/>
            <w:szCs w:val="24"/>
          </w:rPr>
          <w:t>shtetasi</w:t>
        </w:r>
        <w:r w:rsidR="00107A0B" w:rsidRPr="00860957">
          <w:rPr>
            <w:rFonts w:ascii="Times New Roman" w:hAnsi="Times New Roman" w:cs="Times New Roman"/>
            <w:sz w:val="24"/>
            <w:szCs w:val="24"/>
          </w:rPr>
          <w:t>t</w:t>
        </w:r>
      </w:ins>
      <w:r w:rsidR="00D70E86" w:rsidRPr="00860957">
        <w:rPr>
          <w:rFonts w:ascii="Times New Roman" w:hAnsi="Times New Roman" w:cs="Times New Roman"/>
          <w:sz w:val="24"/>
          <w:szCs w:val="24"/>
        </w:rPr>
        <w:t xml:space="preserve"> </w:t>
      </w:r>
      <w:proofErr w:type="spellStart"/>
      <w:r w:rsidR="00D70E86" w:rsidRPr="00860957">
        <w:rPr>
          <w:rFonts w:ascii="Times New Roman" w:hAnsi="Times New Roman" w:cs="Times New Roman"/>
          <w:sz w:val="24"/>
          <w:szCs w:val="24"/>
        </w:rPr>
        <w:t>Gjovalin</w:t>
      </w:r>
      <w:proofErr w:type="spellEnd"/>
      <w:r w:rsidR="00D70E86" w:rsidRPr="00860957">
        <w:rPr>
          <w:rFonts w:ascii="Times New Roman" w:hAnsi="Times New Roman" w:cs="Times New Roman"/>
          <w:sz w:val="24"/>
          <w:szCs w:val="24"/>
        </w:rPr>
        <w:t xml:space="preserve"> </w:t>
      </w:r>
      <w:proofErr w:type="spellStart"/>
      <w:r w:rsidR="00D70E86" w:rsidRPr="00860957">
        <w:rPr>
          <w:rFonts w:ascii="Times New Roman" w:hAnsi="Times New Roman" w:cs="Times New Roman"/>
          <w:sz w:val="24"/>
          <w:szCs w:val="24"/>
        </w:rPr>
        <w:t>Lokthi</w:t>
      </w:r>
      <w:proofErr w:type="spellEnd"/>
      <w:r w:rsidR="00D70E86" w:rsidRPr="00860957">
        <w:rPr>
          <w:rFonts w:ascii="Times New Roman" w:hAnsi="Times New Roman" w:cs="Times New Roman"/>
          <w:sz w:val="24"/>
          <w:szCs w:val="24"/>
        </w:rPr>
        <w:t xml:space="preserve"> n</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cil</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sin</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e </w:t>
      </w:r>
      <w:r w:rsidR="003273A9" w:rsidRPr="00860957">
        <w:rPr>
          <w:rFonts w:ascii="Times New Roman" w:hAnsi="Times New Roman" w:cs="Times New Roman"/>
          <w:sz w:val="24"/>
          <w:szCs w:val="24"/>
        </w:rPr>
        <w:t>personit që i atribuohet vepra penale</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për kryerjen e veprës penale</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të “</w:t>
      </w:r>
      <w:r w:rsidR="003273A9" w:rsidRPr="00860957">
        <w:rPr>
          <w:rFonts w:ascii="Times New Roman" w:hAnsi="Times New Roman" w:cs="Times New Roman"/>
          <w:i/>
          <w:sz w:val="24"/>
          <w:szCs w:val="24"/>
        </w:rPr>
        <w:t xml:space="preserve">Vjedhjes së energjisë elektrike apo impulseve telefonike”, </w:t>
      </w:r>
      <w:r w:rsidR="003273A9" w:rsidRPr="00860957">
        <w:rPr>
          <w:rFonts w:ascii="Times New Roman" w:hAnsi="Times New Roman" w:cs="Times New Roman"/>
          <w:sz w:val="24"/>
          <w:szCs w:val="24"/>
        </w:rPr>
        <w:t xml:space="preserve">parashikuar nga neni 137/2 i Kodit Penal, hetuar me masë sigurimi fillimisht “arrest në burg” me afat dhe më pas me masë sigurimi “arrest shtëpie”. </w:t>
      </w:r>
      <w:r w:rsidR="00D70E86" w:rsidRPr="00860957">
        <w:rPr>
          <w:rFonts w:ascii="Times New Roman" w:hAnsi="Times New Roman" w:cs="Times New Roman"/>
          <w:sz w:val="24"/>
          <w:szCs w:val="24"/>
        </w:rPr>
        <w:t>M</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dat</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22.07.2015 subjekti i rivler</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simit ka marr</w:t>
      </w:r>
      <w:r w:rsidR="00565C9F" w:rsidRPr="00860957">
        <w:rPr>
          <w:rFonts w:ascii="Times New Roman" w:hAnsi="Times New Roman" w:cs="Times New Roman"/>
          <w:sz w:val="24"/>
          <w:szCs w:val="24"/>
        </w:rPr>
        <w:t>ë</w:t>
      </w:r>
      <w:r w:rsidR="00D70E86" w:rsidRPr="00860957">
        <w:rPr>
          <w:rFonts w:ascii="Times New Roman" w:hAnsi="Times New Roman" w:cs="Times New Roman"/>
          <w:sz w:val="24"/>
          <w:szCs w:val="24"/>
        </w:rPr>
        <w:t xml:space="preserve"> vendim</w:t>
      </w:r>
      <w:r w:rsidR="003273A9" w:rsidRPr="00860957">
        <w:rPr>
          <w:rFonts w:ascii="Times New Roman" w:hAnsi="Times New Roman" w:cs="Times New Roman"/>
          <w:sz w:val="24"/>
          <w:szCs w:val="24"/>
        </w:rPr>
        <w:t xml:space="preserve"> </w:t>
      </w:r>
      <w:r w:rsidR="00D70E86" w:rsidRPr="00860957">
        <w:rPr>
          <w:rFonts w:ascii="Times New Roman" w:hAnsi="Times New Roman" w:cs="Times New Roman"/>
          <w:sz w:val="24"/>
          <w:szCs w:val="24"/>
        </w:rPr>
        <w:t>p</w:t>
      </w:r>
      <w:r w:rsidR="003273A9" w:rsidRPr="00860957">
        <w:rPr>
          <w:rFonts w:ascii="Times New Roman" w:hAnsi="Times New Roman" w:cs="Times New Roman"/>
          <w:sz w:val="24"/>
          <w:szCs w:val="24"/>
        </w:rPr>
        <w:t xml:space="preserve">ër marrjen </w:t>
      </w:r>
      <w:r w:rsidR="00D70E86" w:rsidRPr="00860957">
        <w:rPr>
          <w:rFonts w:ascii="Times New Roman" w:hAnsi="Times New Roman" w:cs="Times New Roman"/>
          <w:sz w:val="24"/>
          <w:szCs w:val="24"/>
        </w:rPr>
        <w:t>si</w:t>
      </w:r>
      <w:r w:rsidR="003273A9" w:rsidRPr="00860957">
        <w:rPr>
          <w:rFonts w:ascii="Times New Roman" w:hAnsi="Times New Roman" w:cs="Times New Roman"/>
          <w:sz w:val="24"/>
          <w:szCs w:val="24"/>
        </w:rPr>
        <w:t xml:space="preserve"> të pandehur dhe njoftimin e akuzës</w:t>
      </w:r>
      <w:r w:rsidR="00D70E8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shtetasi</w:t>
      </w:r>
      <w:r w:rsidR="00D70E86" w:rsidRPr="00860957">
        <w:rPr>
          <w:rFonts w:ascii="Times New Roman" w:hAnsi="Times New Roman" w:cs="Times New Roman"/>
          <w:sz w:val="24"/>
          <w:szCs w:val="24"/>
        </w:rPr>
        <w:t>t</w:t>
      </w:r>
      <w:r w:rsidR="003273A9" w:rsidRPr="00860957">
        <w:rPr>
          <w:rFonts w:ascii="Times New Roman" w:hAnsi="Times New Roman" w:cs="Times New Roman"/>
          <w:sz w:val="24"/>
          <w:szCs w:val="24"/>
        </w:rPr>
        <w:t xml:space="preserve"> </w:t>
      </w:r>
      <w:proofErr w:type="spellStart"/>
      <w:r w:rsidR="003273A9" w:rsidRPr="00860957">
        <w:rPr>
          <w:rFonts w:ascii="Times New Roman" w:hAnsi="Times New Roman" w:cs="Times New Roman"/>
          <w:sz w:val="24"/>
          <w:szCs w:val="24"/>
        </w:rPr>
        <w:t>Gjovalin</w:t>
      </w:r>
      <w:proofErr w:type="spellEnd"/>
      <w:r w:rsidR="003273A9" w:rsidRPr="00860957">
        <w:rPr>
          <w:rFonts w:ascii="Times New Roman" w:hAnsi="Times New Roman" w:cs="Times New Roman"/>
          <w:sz w:val="24"/>
          <w:szCs w:val="24"/>
        </w:rPr>
        <w:t xml:space="preserve"> </w:t>
      </w:r>
      <w:proofErr w:type="spellStart"/>
      <w:r w:rsidR="003273A9" w:rsidRPr="00860957">
        <w:rPr>
          <w:rFonts w:ascii="Times New Roman" w:hAnsi="Times New Roman" w:cs="Times New Roman"/>
          <w:sz w:val="24"/>
          <w:szCs w:val="24"/>
        </w:rPr>
        <w:t>Lokthi</w:t>
      </w:r>
      <w:proofErr w:type="spellEnd"/>
      <w:r w:rsidR="003273A9" w:rsidRPr="00860957">
        <w:rPr>
          <w:rFonts w:ascii="Times New Roman" w:hAnsi="Times New Roman" w:cs="Times New Roman"/>
          <w:sz w:val="24"/>
          <w:szCs w:val="24"/>
        </w:rPr>
        <w:t xml:space="preserve"> për veprën penale të “</w:t>
      </w:r>
      <w:r w:rsidR="003273A9" w:rsidRPr="00860957">
        <w:rPr>
          <w:rFonts w:ascii="Times New Roman" w:hAnsi="Times New Roman" w:cs="Times New Roman"/>
          <w:i/>
          <w:sz w:val="24"/>
          <w:szCs w:val="24"/>
        </w:rPr>
        <w:t xml:space="preserve">Vjedhjes së energjisë elektrike apo impulseve telefonike </w:t>
      </w:r>
      <w:r w:rsidR="003273A9" w:rsidRPr="00860957">
        <w:rPr>
          <w:rFonts w:ascii="Times New Roman" w:hAnsi="Times New Roman" w:cs="Times New Roman"/>
          <w:sz w:val="24"/>
          <w:szCs w:val="24"/>
        </w:rPr>
        <w:t xml:space="preserve">”, parashikuar nga neni 137/2 i Kodit Penal. Pasi është siguruar për pyetjen e shtetasit </w:t>
      </w:r>
      <w:proofErr w:type="spellStart"/>
      <w:r w:rsidR="003273A9" w:rsidRPr="00860957">
        <w:rPr>
          <w:rFonts w:ascii="Times New Roman" w:hAnsi="Times New Roman" w:cs="Times New Roman"/>
          <w:sz w:val="24"/>
          <w:szCs w:val="24"/>
        </w:rPr>
        <w:t>Gjovalin</w:t>
      </w:r>
      <w:proofErr w:type="spellEnd"/>
      <w:r w:rsidR="003273A9" w:rsidRPr="00860957">
        <w:rPr>
          <w:rFonts w:ascii="Times New Roman" w:hAnsi="Times New Roman" w:cs="Times New Roman"/>
          <w:sz w:val="24"/>
          <w:szCs w:val="24"/>
        </w:rPr>
        <w:t xml:space="preserve"> </w:t>
      </w:r>
      <w:proofErr w:type="spellStart"/>
      <w:r w:rsidR="003273A9" w:rsidRPr="00860957">
        <w:rPr>
          <w:rFonts w:ascii="Times New Roman" w:hAnsi="Times New Roman" w:cs="Times New Roman"/>
          <w:sz w:val="24"/>
          <w:szCs w:val="24"/>
        </w:rPr>
        <w:t>Lokthi</w:t>
      </w:r>
      <w:proofErr w:type="spellEnd"/>
      <w:r w:rsidR="003273A9" w:rsidRPr="00860957">
        <w:rPr>
          <w:rFonts w:ascii="Times New Roman" w:hAnsi="Times New Roman" w:cs="Times New Roman"/>
          <w:sz w:val="24"/>
          <w:szCs w:val="24"/>
        </w:rPr>
        <w:t xml:space="preserve"> në cilësinë e të pandehurit dhe njohjen e tij me materialet e çështjes, në datën 03.08.2015 subjekti i rivlerësimit ka marrë vendimin për dërgimin e çështjes për gjykim. Në mbështetje të nenit 331 të Kodit të Procedurës Penale, subjekti i rivlerësimit</w:t>
      </w:r>
      <w:r w:rsidR="00565C9F" w:rsidRPr="00860957">
        <w:rPr>
          <w:rFonts w:ascii="Times New Roman" w:hAnsi="Times New Roman" w:cs="Times New Roman"/>
          <w:sz w:val="24"/>
          <w:szCs w:val="24"/>
        </w:rPr>
        <w:t xml:space="preserve"> ka proceduar</w:t>
      </w:r>
      <w:r w:rsidR="003273A9" w:rsidRPr="00860957">
        <w:rPr>
          <w:rFonts w:ascii="Times New Roman" w:hAnsi="Times New Roman" w:cs="Times New Roman"/>
          <w:sz w:val="24"/>
          <w:szCs w:val="24"/>
        </w:rPr>
        <w:t xml:space="preserve"> me “</w:t>
      </w:r>
      <w:r w:rsidR="003273A9" w:rsidRPr="00860957">
        <w:rPr>
          <w:rFonts w:ascii="Times New Roman" w:hAnsi="Times New Roman" w:cs="Times New Roman"/>
          <w:i/>
          <w:sz w:val="24"/>
          <w:szCs w:val="24"/>
        </w:rPr>
        <w:t xml:space="preserve">Kërkesë për gjykimin e procedimit penal Nr.1201, viti 2015”, </w:t>
      </w:r>
      <w:r w:rsidR="00404B99" w:rsidRPr="00860957">
        <w:rPr>
          <w:rFonts w:ascii="Times New Roman" w:hAnsi="Times New Roman" w:cs="Times New Roman"/>
          <w:sz w:val="24"/>
          <w:szCs w:val="24"/>
        </w:rPr>
        <w:t xml:space="preserve">duke </w:t>
      </w:r>
      <w:r w:rsidR="003273A9" w:rsidRPr="00860957">
        <w:rPr>
          <w:rFonts w:ascii="Times New Roman" w:hAnsi="Times New Roman" w:cs="Times New Roman"/>
          <w:sz w:val="24"/>
          <w:szCs w:val="24"/>
        </w:rPr>
        <w:t xml:space="preserve">paraqitur për gjykim procedimin penal </w:t>
      </w:r>
      <w:r w:rsidR="00EF39F3" w:rsidRPr="00860957">
        <w:rPr>
          <w:rFonts w:ascii="Times New Roman" w:hAnsi="Times New Roman" w:cs="Times New Roman"/>
          <w:sz w:val="24"/>
          <w:szCs w:val="24"/>
        </w:rPr>
        <w:t xml:space="preserve"> nr. 1201/2015 </w:t>
      </w:r>
      <w:r w:rsidR="003273A9" w:rsidRPr="00860957">
        <w:rPr>
          <w:rFonts w:ascii="Times New Roman" w:hAnsi="Times New Roman" w:cs="Times New Roman"/>
          <w:sz w:val="24"/>
          <w:szCs w:val="24"/>
        </w:rPr>
        <w:t xml:space="preserve">para Gjykatës së Shkallës së Parë Shkodër. </w:t>
      </w:r>
    </w:p>
    <w:p w14:paraId="5FD1AD6B" w14:textId="291F206C" w:rsidR="008A20A6" w:rsidRPr="00860957" w:rsidRDefault="00DB1CBB" w:rsidP="00C03AA8">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KLP</w:t>
      </w:r>
      <w:r w:rsidR="004E4329" w:rsidRPr="00860957">
        <w:rPr>
          <w:rFonts w:ascii="Times New Roman" w:hAnsi="Times New Roman" w:cs="Times New Roman"/>
          <w:sz w:val="24"/>
          <w:szCs w:val="24"/>
        </w:rPr>
        <w:t xml:space="preserve"> </w:t>
      </w:r>
      <w:r w:rsidR="00EF39F3" w:rsidRPr="00860957">
        <w:rPr>
          <w:rFonts w:ascii="Times New Roman" w:hAnsi="Times New Roman" w:cs="Times New Roman"/>
          <w:sz w:val="24"/>
          <w:szCs w:val="24"/>
        </w:rPr>
        <w:t xml:space="preserve">në raportin për vlerësimin e atësive profesionale </w:t>
      </w:r>
      <w:r w:rsidR="004E4329" w:rsidRPr="00860957">
        <w:rPr>
          <w:rFonts w:ascii="Times New Roman" w:hAnsi="Times New Roman" w:cs="Times New Roman"/>
          <w:sz w:val="24"/>
          <w:szCs w:val="24"/>
        </w:rPr>
        <w:t>ka</w:t>
      </w:r>
      <w:r w:rsidRPr="00860957">
        <w:rPr>
          <w:rFonts w:ascii="Times New Roman" w:hAnsi="Times New Roman" w:cs="Times New Roman"/>
          <w:sz w:val="24"/>
          <w:szCs w:val="24"/>
        </w:rPr>
        <w:t xml:space="preserve"> konstat</w:t>
      </w:r>
      <w:r w:rsidR="004E4329" w:rsidRPr="00860957">
        <w:rPr>
          <w:rFonts w:ascii="Times New Roman" w:hAnsi="Times New Roman" w:cs="Times New Roman"/>
          <w:sz w:val="24"/>
          <w:szCs w:val="24"/>
        </w:rPr>
        <w:t>uar</w:t>
      </w:r>
      <w:r w:rsidRPr="00860957">
        <w:rPr>
          <w:rFonts w:ascii="Times New Roman" w:hAnsi="Times New Roman" w:cs="Times New Roman"/>
          <w:sz w:val="24"/>
          <w:szCs w:val="24"/>
        </w:rPr>
        <w:t xml:space="preserve"> se nga ana e subjektit të rivlerësimit Saimir Bahiti nuk është treguar kujdes në përpilimin e procesverbalit të pyetjes së të pandehurit si dhe atë të njohjes me aktet, ku mungojnë data, pyetjet e përgjigjet e të pandehurit, si dhe emri i avokatit mbrojtës</w:t>
      </w:r>
      <w:r w:rsidR="00A338C1" w:rsidRPr="00860957">
        <w:rPr>
          <w:rFonts w:ascii="Times New Roman" w:hAnsi="Times New Roman" w:cs="Times New Roman"/>
          <w:sz w:val="24"/>
          <w:szCs w:val="24"/>
        </w:rPr>
        <w:t>.</w:t>
      </w:r>
    </w:p>
    <w:p w14:paraId="75A9C7B5" w14:textId="529EF31C" w:rsidR="008A20A6" w:rsidRPr="00860957" w:rsidRDefault="00565C9F" w:rsidP="00C03AA8">
      <w:pPr>
        <w:pStyle w:val="ListParagraph"/>
        <w:numPr>
          <w:ilvl w:val="0"/>
          <w:numId w:val="7"/>
        </w:numPr>
        <w:spacing w:line="240" w:lineRule="auto"/>
        <w:ind w:left="0" w:firstLine="0"/>
        <w:jc w:val="both"/>
        <w:rPr>
          <w:rFonts w:ascii="Times New Roman" w:hAnsi="Times New Roman" w:cs="Times New Roman"/>
          <w:b/>
          <w:sz w:val="24"/>
          <w:szCs w:val="24"/>
        </w:rPr>
      </w:pPr>
      <w:r w:rsidRPr="00860957">
        <w:rPr>
          <w:rFonts w:ascii="Times New Roman" w:hAnsi="Times New Roman" w:cs="Times New Roman"/>
          <w:bCs/>
          <w:sz w:val="24"/>
          <w:szCs w:val="24"/>
        </w:rPr>
        <w:t>Komisioni</w:t>
      </w:r>
      <w:r w:rsidR="008A20A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b</w:t>
      </w:r>
      <w:r w:rsidR="003273A9" w:rsidRPr="00860957">
        <w:rPr>
          <w:rFonts w:ascii="Times New Roman" w:hAnsi="Times New Roman" w:cs="Times New Roman"/>
          <w:bCs/>
          <w:sz w:val="24"/>
          <w:szCs w:val="24"/>
        </w:rPr>
        <w:t xml:space="preserve">azuar </w:t>
      </w:r>
      <w:r w:rsidR="008A20A6" w:rsidRPr="00860957">
        <w:rPr>
          <w:rFonts w:ascii="Times New Roman" w:hAnsi="Times New Roman" w:cs="Times New Roman"/>
          <w:bCs/>
          <w:sz w:val="24"/>
          <w:szCs w:val="24"/>
        </w:rPr>
        <w:t xml:space="preserve">në </w:t>
      </w:r>
      <w:r w:rsidR="003273A9" w:rsidRPr="00860957">
        <w:rPr>
          <w:rFonts w:ascii="Times New Roman" w:hAnsi="Times New Roman" w:cs="Times New Roman"/>
          <w:bCs/>
          <w:sz w:val="24"/>
          <w:szCs w:val="24"/>
        </w:rPr>
        <w:t>nenin 52 t</w:t>
      </w:r>
      <w:r w:rsidR="00AF65DB" w:rsidRPr="00860957">
        <w:rPr>
          <w:rFonts w:ascii="Times New Roman" w:hAnsi="Times New Roman" w:cs="Times New Roman"/>
          <w:bCs/>
          <w:sz w:val="24"/>
          <w:szCs w:val="24"/>
        </w:rPr>
        <w:t>ë</w:t>
      </w:r>
      <w:r w:rsidR="003273A9" w:rsidRPr="00860957">
        <w:rPr>
          <w:rFonts w:ascii="Times New Roman" w:hAnsi="Times New Roman" w:cs="Times New Roman"/>
          <w:bCs/>
          <w:sz w:val="24"/>
          <w:szCs w:val="24"/>
        </w:rPr>
        <w:t xml:space="preserve"> ligjit </w:t>
      </w:r>
      <w:r w:rsidRPr="00860957">
        <w:rPr>
          <w:rFonts w:ascii="Times New Roman" w:hAnsi="Times New Roman" w:cs="Times New Roman"/>
          <w:bCs/>
          <w:sz w:val="24"/>
          <w:szCs w:val="24"/>
        </w:rPr>
        <w:t xml:space="preserve">nr. </w:t>
      </w:r>
      <w:r w:rsidR="003273A9" w:rsidRPr="00860957">
        <w:rPr>
          <w:rFonts w:ascii="Times New Roman" w:hAnsi="Times New Roman" w:cs="Times New Roman"/>
          <w:bCs/>
          <w:sz w:val="24"/>
          <w:szCs w:val="24"/>
        </w:rPr>
        <w:t xml:space="preserve">84/2016, </w:t>
      </w:r>
      <w:r w:rsidR="008A20A6" w:rsidRPr="00860957">
        <w:rPr>
          <w:rFonts w:ascii="Times New Roman" w:hAnsi="Times New Roman" w:cs="Times New Roman"/>
          <w:bCs/>
          <w:sz w:val="24"/>
          <w:szCs w:val="24"/>
        </w:rPr>
        <w:t>i ka kërkuar subjektit të japë sqarime në lidhje me konstatimin</w:t>
      </w:r>
      <w:r w:rsidR="008A20A6" w:rsidRPr="00860957">
        <w:rPr>
          <w:rFonts w:ascii="Times New Roman" w:hAnsi="Times New Roman" w:cs="Times New Roman"/>
          <w:b/>
          <w:sz w:val="24"/>
          <w:szCs w:val="24"/>
        </w:rPr>
        <w:t xml:space="preserve"> </w:t>
      </w:r>
      <w:r w:rsidR="008A20A6" w:rsidRPr="00860957">
        <w:rPr>
          <w:rFonts w:ascii="Times New Roman" w:hAnsi="Times New Roman" w:cs="Times New Roman"/>
          <w:bCs/>
          <w:sz w:val="24"/>
          <w:szCs w:val="24"/>
        </w:rPr>
        <w:t>se nuk është treguar kujdes në përpilimin e procesverbalit të pyetjes së të pandehurit si dhe atë të njohjes me aktet, ku mungojnë data, pyetjet dhe përgjigjet e të pandehurit si dhe emri i avokatit mbrojtës. Po ashtu Komisioni ka kërkuar nga subjekti paraqitjen e vendimi të gjykatës mbi kërkesën për gjykim të kësaj çështje.</w:t>
      </w:r>
    </w:p>
    <w:p w14:paraId="5956510B" w14:textId="1FA1F6C8" w:rsidR="0001000E" w:rsidRPr="00860957" w:rsidRDefault="00A338C1" w:rsidP="00C03AA8">
      <w:pPr>
        <w:pStyle w:val="ListParagraph"/>
        <w:numPr>
          <w:ilvl w:val="0"/>
          <w:numId w:val="7"/>
        </w:numPr>
        <w:spacing w:after="0" w:line="240" w:lineRule="auto"/>
        <w:ind w:left="0" w:firstLine="0"/>
        <w:jc w:val="both"/>
        <w:rPr>
          <w:rFonts w:ascii="Times New Roman" w:hAnsi="Times New Roman" w:cs="Times New Roman"/>
          <w:bCs/>
          <w:sz w:val="24"/>
          <w:szCs w:val="24"/>
        </w:rPr>
      </w:pPr>
      <w:r w:rsidRPr="00860957">
        <w:rPr>
          <w:rFonts w:ascii="Times New Roman" w:hAnsi="Times New Roman" w:cs="Times New Roman"/>
          <w:sz w:val="24"/>
          <w:szCs w:val="24"/>
        </w:rPr>
        <w:lastRenderedPageBreak/>
        <w:t>Në parashtrimet e tij, subjekti ka sqaruar se akti i pyetjes së të pandehurit në dosje nuk ka ndonjë vlerë juridike, pasi një veprim i tillë nuk është kryer. Sipas tij, i pandehuri nuk është pyetur sepse ai ka përfituar nga e drejta e tij për të mos dhënë deklarime dhe se formati i pyetjes se të pandehurit të gjetur në dosjen hetimore është pasqyruar n</w:t>
      </w:r>
      <w:r w:rsidR="008254A5"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procesverbal tip. Ndërsa për sa i përket konstatimit se mungon emri i avokatit në vendimin për dërgimin e çështjes në gjyq, subjekti ka sqaruar se në këtë vendim është nënshkrimi i</w:t>
      </w:r>
      <w:ins w:id="56" w:author="Admin" w:date="2025-07-08T11:03:00Z">
        <w:r w:rsidRPr="00860957">
          <w:rPr>
            <w:rFonts w:ascii="Times New Roman" w:hAnsi="Times New Roman" w:cs="Times New Roman"/>
            <w:sz w:val="24"/>
            <w:szCs w:val="24"/>
          </w:rPr>
          <w:t xml:space="preserve"> </w:t>
        </w:r>
        <w:r w:rsidR="00107A0B" w:rsidRPr="00860957">
          <w:rPr>
            <w:rFonts w:ascii="Times New Roman" w:hAnsi="Times New Roman" w:cs="Times New Roman"/>
            <w:sz w:val="24"/>
            <w:szCs w:val="24"/>
          </w:rPr>
          <w:t>të</w:t>
        </w:r>
      </w:ins>
      <w:r w:rsidR="00107A0B" w:rsidRPr="00860957">
        <w:rPr>
          <w:rFonts w:ascii="Times New Roman" w:hAnsi="Times New Roman" w:cs="Times New Roman"/>
          <w:sz w:val="24"/>
          <w:szCs w:val="24"/>
        </w:rPr>
        <w:t xml:space="preserve"> </w:t>
      </w:r>
      <w:r w:rsidRPr="00860957">
        <w:rPr>
          <w:rFonts w:ascii="Times New Roman" w:hAnsi="Times New Roman" w:cs="Times New Roman"/>
          <w:sz w:val="24"/>
          <w:szCs w:val="24"/>
        </w:rPr>
        <w:t>pandehurit, ndërsa në aktin për marrjen e tij t</w:t>
      </w:r>
      <w:r w:rsidR="001F57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pandehur ka vënë vetëm nënshkrimin pa shkruar emër-mbiemër</w:t>
      </w:r>
      <w:del w:id="57" w:author="Admin" w:date="2025-07-08T11:03:00Z">
        <w:r w:rsidRPr="007038D9">
          <w:rPr>
            <w:rFonts w:ascii="Times New Roman" w:hAnsi="Times New Roman" w:cs="Times New Roman"/>
            <w:sz w:val="24"/>
            <w:szCs w:val="24"/>
          </w:rPr>
          <w:delText>.</w:delText>
        </w:r>
      </w:del>
      <w:ins w:id="58" w:author="Admin" w:date="2025-07-08T11:03:00Z">
        <w:r w:rsidR="00107A0B" w:rsidRPr="00860957">
          <w:rPr>
            <w:rFonts w:ascii="Times New Roman" w:hAnsi="Times New Roman" w:cs="Times New Roman"/>
            <w:sz w:val="24"/>
            <w:szCs w:val="24"/>
          </w:rPr>
          <w:t xml:space="preserve"> dhe se i pandehuri ka hequr dorë nga mbrojtja e të drejtave të tij me avokat</w:t>
        </w:r>
        <w:r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Më tej, subjekti ka informuar se me vendimin nr. </w:t>
      </w:r>
      <w:r w:rsidR="00EF7FB8" w:rsidRPr="00860957">
        <w:rPr>
          <w:rFonts w:ascii="Times New Roman" w:hAnsi="Times New Roman" w:cs="Times New Roman"/>
          <w:sz w:val="24"/>
          <w:szCs w:val="24"/>
        </w:rPr>
        <w:t>893 (4489)</w:t>
      </w:r>
      <w:r w:rsidRPr="00860957">
        <w:rPr>
          <w:rFonts w:ascii="Times New Roman" w:hAnsi="Times New Roman" w:cs="Times New Roman"/>
          <w:sz w:val="24"/>
          <w:szCs w:val="24"/>
        </w:rPr>
        <w:t>, datë 9.11.2015, të Gjykatës së Rrethit Gjyqësor Shkodër, i pandehuri Gj. L. është deklaruar fajtor për kryerjen e veprës penale “</w:t>
      </w:r>
      <w:r w:rsidR="00EF7FB8" w:rsidRPr="00860957">
        <w:rPr>
          <w:rFonts w:ascii="Times New Roman" w:hAnsi="Times New Roman" w:cs="Times New Roman"/>
          <w:sz w:val="24"/>
          <w:szCs w:val="24"/>
        </w:rPr>
        <w:t>V</w:t>
      </w:r>
      <w:r w:rsidRPr="00860957">
        <w:rPr>
          <w:rFonts w:ascii="Times New Roman" w:hAnsi="Times New Roman" w:cs="Times New Roman"/>
          <w:sz w:val="24"/>
          <w:szCs w:val="24"/>
        </w:rPr>
        <w:t xml:space="preserve">jedhje e energjisë elektrike ose impulseve telefonike”. Ky vendim është </w:t>
      </w:r>
      <w:proofErr w:type="spellStart"/>
      <w:r w:rsidRPr="00860957">
        <w:rPr>
          <w:rFonts w:ascii="Times New Roman" w:hAnsi="Times New Roman" w:cs="Times New Roman"/>
          <w:sz w:val="24"/>
          <w:szCs w:val="24"/>
        </w:rPr>
        <w:t>ankimuar</w:t>
      </w:r>
      <w:proofErr w:type="spellEnd"/>
      <w:r w:rsidRPr="00860957">
        <w:rPr>
          <w:rFonts w:ascii="Times New Roman" w:hAnsi="Times New Roman" w:cs="Times New Roman"/>
          <w:sz w:val="24"/>
          <w:szCs w:val="24"/>
        </w:rPr>
        <w:t xml:space="preserve"> </w:t>
      </w:r>
      <w:r w:rsidR="00134378" w:rsidRPr="00860957">
        <w:rPr>
          <w:rFonts w:ascii="Times New Roman" w:hAnsi="Times New Roman" w:cs="Times New Roman"/>
          <w:sz w:val="24"/>
          <w:szCs w:val="24"/>
        </w:rPr>
        <w:t xml:space="preserve">nga i pandehuri Gj. L. </w:t>
      </w:r>
      <w:r w:rsidRPr="00860957">
        <w:rPr>
          <w:rFonts w:ascii="Times New Roman" w:hAnsi="Times New Roman" w:cs="Times New Roman"/>
          <w:sz w:val="24"/>
          <w:szCs w:val="24"/>
        </w:rPr>
        <w:t>në Gjykatën e Apelit Shkodër, e cila ka vendosur mospranimin e ankimit</w:t>
      </w:r>
      <w:r w:rsidR="008254A5" w:rsidRPr="00860957">
        <w:rPr>
          <w:rStyle w:val="FootnoteReference"/>
          <w:rFonts w:ascii="Times New Roman" w:hAnsi="Times New Roman" w:cs="Times New Roman"/>
          <w:sz w:val="24"/>
          <w:szCs w:val="24"/>
        </w:rPr>
        <w:footnoteReference w:id="13"/>
      </w:r>
      <w:r w:rsidRPr="00860957">
        <w:rPr>
          <w:rFonts w:ascii="Times New Roman" w:hAnsi="Times New Roman" w:cs="Times New Roman"/>
          <w:sz w:val="24"/>
          <w:szCs w:val="24"/>
        </w:rPr>
        <w:t xml:space="preserve">. </w:t>
      </w:r>
    </w:p>
    <w:p w14:paraId="10C88402" w14:textId="77777777" w:rsidR="008254A5" w:rsidRPr="009D3B6D" w:rsidRDefault="008254A5" w:rsidP="00C03AA8">
      <w:pPr>
        <w:pStyle w:val="ListParagraph"/>
        <w:spacing w:after="0" w:line="240" w:lineRule="auto"/>
        <w:ind w:left="0"/>
        <w:jc w:val="both"/>
        <w:rPr>
          <w:rFonts w:ascii="Times New Roman" w:hAnsi="Times New Roman"/>
          <w:sz w:val="12"/>
          <w:rPrChange w:id="59" w:author="Admin" w:date="2025-07-08T11:03:00Z">
            <w:rPr>
              <w:rFonts w:ascii="Times New Roman" w:hAnsi="Times New Roman"/>
              <w:sz w:val="16"/>
            </w:rPr>
          </w:rPrChange>
        </w:rPr>
      </w:pPr>
    </w:p>
    <w:p w14:paraId="045477D8" w14:textId="73A1A874" w:rsidR="00A003CC" w:rsidRPr="00860957" w:rsidRDefault="0001000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w:t>
      </w:r>
      <w:r w:rsidR="00AF65DB" w:rsidRPr="00860957">
        <w:rPr>
          <w:rFonts w:ascii="Times New Roman" w:hAnsi="Times New Roman" w:cs="Times New Roman"/>
          <w:sz w:val="24"/>
          <w:szCs w:val="24"/>
        </w:rPr>
        <w:t>ë</w:t>
      </w:r>
      <w:r w:rsidR="004266F0" w:rsidRPr="00860957">
        <w:rPr>
          <w:rFonts w:ascii="Times New Roman" w:hAnsi="Times New Roman" w:cs="Times New Roman"/>
          <w:sz w:val="24"/>
          <w:szCs w:val="24"/>
        </w:rPr>
        <w:t xml:space="preserve"> vler</w:t>
      </w:r>
      <w:r w:rsidR="00A003CC" w:rsidRPr="00860957">
        <w:rPr>
          <w:rFonts w:ascii="Times New Roman" w:hAnsi="Times New Roman" w:cs="Times New Roman"/>
          <w:sz w:val="24"/>
          <w:szCs w:val="24"/>
        </w:rPr>
        <w:t>ë</w:t>
      </w:r>
      <w:r w:rsidR="004266F0" w:rsidRPr="00860957">
        <w:rPr>
          <w:rFonts w:ascii="Times New Roman" w:hAnsi="Times New Roman" w:cs="Times New Roman"/>
          <w:sz w:val="24"/>
          <w:szCs w:val="24"/>
        </w:rPr>
        <w:t>sim t</w:t>
      </w:r>
      <w:r w:rsidR="00A003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AF65DB" w:rsidRPr="00860957">
        <w:rPr>
          <w:rFonts w:ascii="Times New Roman" w:hAnsi="Times New Roman" w:cs="Times New Roman"/>
          <w:sz w:val="24"/>
          <w:szCs w:val="24"/>
        </w:rPr>
        <w:t>ë</w:t>
      </w:r>
      <w:r w:rsidRPr="00860957">
        <w:rPr>
          <w:rFonts w:ascii="Times New Roman" w:hAnsi="Times New Roman" w:cs="Times New Roman"/>
          <w:sz w:val="24"/>
          <w:szCs w:val="24"/>
        </w:rPr>
        <w:t xml:space="preserve">r NJSHL </w:t>
      </w:r>
      <w:r w:rsidR="003C5EE9" w:rsidRPr="00860957">
        <w:rPr>
          <w:rFonts w:ascii="Times New Roman" w:hAnsi="Times New Roman" w:cs="Times New Roman"/>
          <w:sz w:val="24"/>
          <w:szCs w:val="24"/>
        </w:rPr>
        <w:t>v</w:t>
      </w:r>
      <w:r w:rsidR="004B38E0" w:rsidRPr="00860957">
        <w:rPr>
          <w:rFonts w:ascii="Times New Roman" w:hAnsi="Times New Roman" w:cs="Times New Roman"/>
          <w:sz w:val="24"/>
          <w:szCs w:val="24"/>
        </w:rPr>
        <w:t>ler</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son </w:t>
      </w:r>
      <w:r w:rsidRPr="00860957">
        <w:rPr>
          <w:rFonts w:ascii="Times New Roman" w:hAnsi="Times New Roman" w:cs="Times New Roman"/>
          <w:sz w:val="24"/>
          <w:szCs w:val="24"/>
        </w:rPr>
        <w:t xml:space="preserve">se </w:t>
      </w:r>
      <w:r w:rsidR="00AF65DB" w:rsidRPr="00860957">
        <w:rPr>
          <w:rFonts w:ascii="Times New Roman" w:hAnsi="Times New Roman" w:cs="Times New Roman"/>
          <w:sz w:val="24"/>
          <w:szCs w:val="24"/>
        </w:rPr>
        <w:t>gjetje</w:t>
      </w:r>
      <w:r w:rsidR="004B38E0" w:rsidRPr="00860957">
        <w:rPr>
          <w:rFonts w:ascii="Times New Roman" w:hAnsi="Times New Roman" w:cs="Times New Roman"/>
          <w:sz w:val="24"/>
          <w:szCs w:val="24"/>
        </w:rPr>
        <w:t xml:space="preserve">t e Komisionit </w:t>
      </w:r>
      <w:r w:rsidR="00AF65DB" w:rsidRPr="00860957">
        <w:rPr>
          <w:rFonts w:ascii="Times New Roman" w:hAnsi="Times New Roman" w:cs="Times New Roman"/>
          <w:sz w:val="24"/>
          <w:szCs w:val="24"/>
        </w:rPr>
        <w:t>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cilat kan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b</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jn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me (i) administrimi</w:t>
      </w:r>
      <w:r w:rsidR="00F41E3A" w:rsidRPr="00860957">
        <w:rPr>
          <w:rFonts w:ascii="Times New Roman" w:hAnsi="Times New Roman" w:cs="Times New Roman"/>
          <w:sz w:val="24"/>
          <w:szCs w:val="24"/>
        </w:rPr>
        <w:t xml:space="preserve">n </w:t>
      </w:r>
      <w:r w:rsidR="003C5EE9" w:rsidRPr="00860957">
        <w:rPr>
          <w:rFonts w:ascii="Times New Roman" w:hAnsi="Times New Roman" w:cs="Times New Roman"/>
          <w:sz w:val="24"/>
          <w:szCs w:val="24"/>
        </w:rPr>
        <w:t>nga ana e subjektit t</w:t>
      </w:r>
      <w:r w:rsidR="000E087D"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dokumenteve tip dhe pa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rmbajtje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aktet e dosjes </w:t>
      </w:r>
      <w:r w:rsidR="004B38E0" w:rsidRPr="00860957">
        <w:rPr>
          <w:rFonts w:ascii="Times New Roman" w:hAnsi="Times New Roman" w:cs="Times New Roman"/>
          <w:sz w:val="24"/>
          <w:szCs w:val="24"/>
        </w:rPr>
        <w:t>procedimit penal nr.1201/2015 si</w:t>
      </w:r>
      <w:r w:rsidR="00AF65DB" w:rsidRPr="00860957">
        <w:rPr>
          <w:rFonts w:ascii="Times New Roman" w:hAnsi="Times New Roman" w:cs="Times New Roman"/>
          <w:sz w:val="24"/>
          <w:szCs w:val="24"/>
        </w:rPr>
        <w:t xml:space="preserve"> dhe (</w:t>
      </w:r>
      <w:proofErr w:type="spellStart"/>
      <w:r w:rsidR="00AF65DB" w:rsidRPr="00860957">
        <w:rPr>
          <w:rFonts w:ascii="Times New Roman" w:hAnsi="Times New Roman" w:cs="Times New Roman"/>
          <w:sz w:val="24"/>
          <w:szCs w:val="24"/>
        </w:rPr>
        <w:t>ii</w:t>
      </w:r>
      <w:proofErr w:type="spellEnd"/>
      <w:r w:rsidR="00AF65DB" w:rsidRPr="00860957">
        <w:rPr>
          <w:rFonts w:ascii="Times New Roman" w:hAnsi="Times New Roman" w:cs="Times New Roman"/>
          <w:sz w:val="24"/>
          <w:szCs w:val="24"/>
        </w:rPr>
        <w:t>) munges</w:t>
      </w:r>
      <w:r w:rsidR="00F03A36" w:rsidRPr="00860957">
        <w:rPr>
          <w:rFonts w:ascii="Times New Roman" w:hAnsi="Times New Roman" w:cs="Times New Roman"/>
          <w:sz w:val="24"/>
          <w:szCs w:val="24"/>
        </w:rPr>
        <w:t>ë</w:t>
      </w:r>
      <w:r w:rsidR="003C5EE9" w:rsidRPr="00860957">
        <w:rPr>
          <w:rFonts w:ascii="Times New Roman" w:hAnsi="Times New Roman" w:cs="Times New Roman"/>
          <w:sz w:val="24"/>
          <w:szCs w:val="24"/>
        </w:rPr>
        <w:t>s</w:t>
      </w:r>
      <w:r w:rsidR="00AF65DB" w:rsidRPr="00860957">
        <w:rPr>
          <w:rFonts w:ascii="Times New Roman" w:hAnsi="Times New Roman" w:cs="Times New Roman"/>
          <w:sz w:val="24"/>
          <w:szCs w:val="24"/>
        </w:rPr>
        <w:t xml:space="preserve"> s</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emrit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w:t>
      </w:r>
      <w:proofErr w:type="spellStart"/>
      <w:r w:rsidR="00AF65DB" w:rsidRPr="00860957">
        <w:rPr>
          <w:rFonts w:ascii="Times New Roman" w:hAnsi="Times New Roman" w:cs="Times New Roman"/>
          <w:sz w:val="24"/>
          <w:szCs w:val="24"/>
        </w:rPr>
        <w:t>t</w:t>
      </w:r>
      <w:r w:rsidR="00F03A36" w:rsidRPr="00860957">
        <w:rPr>
          <w:rFonts w:ascii="Times New Roman" w:hAnsi="Times New Roman" w:cs="Times New Roman"/>
          <w:sz w:val="24"/>
          <w:szCs w:val="24"/>
        </w:rPr>
        <w:t>ë</w:t>
      </w:r>
      <w:proofErr w:type="spellEnd"/>
      <w:r w:rsidR="00AF65DB" w:rsidRPr="00860957">
        <w:rPr>
          <w:rFonts w:ascii="Times New Roman" w:hAnsi="Times New Roman" w:cs="Times New Roman"/>
          <w:sz w:val="24"/>
          <w:szCs w:val="24"/>
        </w:rPr>
        <w:t xml:space="preserve"> pandehurit dhe dat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s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aktin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 njohjen e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pandehurit </w:t>
      </w:r>
      <w:ins w:id="60" w:author="Admin" w:date="2025-07-08T11:03:00Z">
        <w:r w:rsidR="00E22BFB" w:rsidRPr="00860957">
          <w:rPr>
            <w:rFonts w:ascii="Times New Roman" w:hAnsi="Times New Roman" w:cs="Times New Roman"/>
            <w:sz w:val="24"/>
            <w:szCs w:val="24"/>
          </w:rPr>
          <w:t xml:space="preserve">me </w:t>
        </w:r>
      </w:ins>
      <w:r w:rsidR="00AF65DB" w:rsidRPr="00860957">
        <w:rPr>
          <w:rFonts w:ascii="Times New Roman" w:hAnsi="Times New Roman" w:cs="Times New Roman"/>
          <w:sz w:val="24"/>
          <w:szCs w:val="24"/>
        </w:rPr>
        <w:t>aktet</w:t>
      </w:r>
      <w:ins w:id="61" w:author="Admin" w:date="2025-07-08T11:03:00Z">
        <w:r w:rsidR="00E22BFB" w:rsidRPr="00860957">
          <w:rPr>
            <w:rFonts w:ascii="Times New Roman" w:hAnsi="Times New Roman" w:cs="Times New Roman"/>
            <w:sz w:val="24"/>
            <w:szCs w:val="24"/>
          </w:rPr>
          <w:t>”</w:t>
        </w:r>
      </w:ins>
      <w:r w:rsidR="00AF65DB" w:rsidRPr="00860957">
        <w:rPr>
          <w:rFonts w:ascii="Times New Roman" w:hAnsi="Times New Roman" w:cs="Times New Roman"/>
          <w:sz w:val="24"/>
          <w:szCs w:val="24"/>
        </w:rPr>
        <w:t xml:space="preserve"> si edhe n</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vendimin “P</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r marrjen si person t</w:t>
      </w:r>
      <w:r w:rsidR="00F03A36" w:rsidRPr="00860957">
        <w:rPr>
          <w:rFonts w:ascii="Times New Roman" w:hAnsi="Times New Roman" w:cs="Times New Roman"/>
          <w:sz w:val="24"/>
          <w:szCs w:val="24"/>
        </w:rPr>
        <w:t>ë</w:t>
      </w:r>
      <w:r w:rsidR="00AF65DB" w:rsidRPr="00860957">
        <w:rPr>
          <w:rFonts w:ascii="Times New Roman" w:hAnsi="Times New Roman" w:cs="Times New Roman"/>
          <w:sz w:val="24"/>
          <w:szCs w:val="24"/>
        </w:rPr>
        <w:t xml:space="preserve"> pandehur”, </w:t>
      </w:r>
      <w:r w:rsidR="004B38E0" w:rsidRPr="00860957">
        <w:rPr>
          <w:rFonts w:ascii="Times New Roman" w:hAnsi="Times New Roman" w:cs="Times New Roman"/>
          <w:sz w:val="24"/>
          <w:szCs w:val="24"/>
        </w:rPr>
        <w:t>jan</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t</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drejta dhe t</w:t>
      </w:r>
      <w:r w:rsidR="00E62E85" w:rsidRPr="00860957">
        <w:rPr>
          <w:rFonts w:ascii="Times New Roman" w:hAnsi="Times New Roman" w:cs="Times New Roman"/>
          <w:sz w:val="24"/>
          <w:szCs w:val="24"/>
        </w:rPr>
        <w:t>ë</w:t>
      </w:r>
      <w:r w:rsidR="004B38E0" w:rsidRPr="00860957">
        <w:rPr>
          <w:rFonts w:ascii="Times New Roman" w:hAnsi="Times New Roman" w:cs="Times New Roman"/>
          <w:sz w:val="24"/>
          <w:szCs w:val="24"/>
        </w:rPr>
        <w:t xml:space="preserve"> bazuara</w:t>
      </w:r>
      <w:r w:rsidR="00471586" w:rsidRPr="00860957">
        <w:rPr>
          <w:rFonts w:ascii="Times New Roman" w:hAnsi="Times New Roman" w:cs="Times New Roman"/>
          <w:sz w:val="24"/>
          <w:szCs w:val="24"/>
        </w:rPr>
        <w:t xml:space="preserve">. </w:t>
      </w:r>
      <w:r w:rsidR="00A003CC" w:rsidRPr="00860957">
        <w:rPr>
          <w:rFonts w:ascii="Times New Roman" w:eastAsia="Batang" w:hAnsi="Times New Roman" w:cs="Times New Roman"/>
          <w:kern w:val="0"/>
          <w:sz w:val="24"/>
          <w:szCs w:val="24"/>
          <w14:ligatures w14:val="none"/>
        </w:rPr>
        <w:t>Referuar përmbajtjes së akteve në fashikullin penal</w:t>
      </w:r>
      <w:r w:rsidR="00715667"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NJSHL</w:t>
      </w:r>
      <w:r w:rsidR="00471586" w:rsidRPr="00860957">
        <w:rPr>
          <w:rFonts w:ascii="Times New Roman" w:hAnsi="Times New Roman" w:cs="Times New Roman"/>
          <w:sz w:val="24"/>
          <w:szCs w:val="24"/>
        </w:rPr>
        <w:t xml:space="preserve"> ashtu sikurse edhe Komisioni</w:t>
      </w:r>
      <w:r w:rsidR="008254A5" w:rsidRPr="00860957">
        <w:rPr>
          <w:rFonts w:ascii="Times New Roman" w:hAnsi="Times New Roman" w:cs="Times New Roman"/>
          <w:sz w:val="24"/>
          <w:szCs w:val="24"/>
        </w:rPr>
        <w:t xml:space="preserve"> </w:t>
      </w:r>
      <w:r w:rsidR="00F41E3A" w:rsidRPr="00860957">
        <w:rPr>
          <w:rFonts w:ascii="Times New Roman" w:hAnsi="Times New Roman" w:cs="Times New Roman"/>
          <w:sz w:val="24"/>
          <w:szCs w:val="24"/>
        </w:rPr>
        <w:t>v</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re</w:t>
      </w:r>
      <w:r w:rsidR="00A003CC" w:rsidRPr="00860957">
        <w:rPr>
          <w:rFonts w:ascii="Times New Roman" w:hAnsi="Times New Roman" w:cs="Times New Roman"/>
          <w:sz w:val="24"/>
          <w:szCs w:val="24"/>
        </w:rPr>
        <w:t>n</w:t>
      </w:r>
      <w:r w:rsidR="00F03A36" w:rsidRPr="00860957">
        <w:rPr>
          <w:rFonts w:ascii="Times New Roman" w:hAnsi="Times New Roman" w:cs="Times New Roman"/>
          <w:sz w:val="24"/>
          <w:szCs w:val="24"/>
        </w:rPr>
        <w:t xml:space="preserve"> se</w:t>
      </w:r>
      <w:r w:rsidR="00A003CC" w:rsidRPr="00860957">
        <w:rPr>
          <w:rFonts w:ascii="Times New Roman" w:hAnsi="Times New Roman" w:cs="Times New Roman"/>
          <w:sz w:val="24"/>
          <w:szCs w:val="24"/>
        </w:rPr>
        <w:t>:</w:t>
      </w:r>
    </w:p>
    <w:p w14:paraId="694AE9FD" w14:textId="0F722F51" w:rsidR="00471586" w:rsidRPr="00860957" w:rsidRDefault="00A003CC"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Procesverbali i pyetjes së personit nën hetim</w:t>
      </w:r>
      <w:r w:rsidR="00F03A36" w:rsidRPr="00860957">
        <w:rPr>
          <w:rFonts w:ascii="Times New Roman" w:hAnsi="Times New Roman" w:cs="Times New Roman"/>
          <w:sz w:val="24"/>
          <w:szCs w:val="24"/>
        </w:rPr>
        <w:t xml:space="preserve"> </w:t>
      </w:r>
      <w:r w:rsidR="00F41E3A" w:rsidRPr="00860957">
        <w:rPr>
          <w:rFonts w:ascii="Times New Roman" w:hAnsi="Times New Roman" w:cs="Times New Roman"/>
          <w:sz w:val="24"/>
          <w:szCs w:val="24"/>
        </w:rPr>
        <w:t>nuk rezulton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ket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dat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em</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r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personit q</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pyetet apo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mbrojt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sit 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tij si dhe se </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sht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nshkruar vet</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m nga subjekti 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cil</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sin</w:t>
      </w:r>
      <w:r w:rsidR="001F57D0" w:rsidRPr="00860957">
        <w:rPr>
          <w:rFonts w:ascii="Times New Roman" w:hAnsi="Times New Roman" w:cs="Times New Roman"/>
          <w:sz w:val="24"/>
          <w:szCs w:val="24"/>
        </w:rPr>
        <w:t>ë</w:t>
      </w:r>
      <w:r w:rsidR="00F41E3A" w:rsidRPr="00860957">
        <w:rPr>
          <w:rFonts w:ascii="Times New Roman" w:hAnsi="Times New Roman" w:cs="Times New Roman"/>
          <w:sz w:val="24"/>
          <w:szCs w:val="24"/>
        </w:rPr>
        <w:t xml:space="preserve"> e prokurorit. </w:t>
      </w:r>
      <w:r w:rsidR="001F57D0" w:rsidRPr="00860957">
        <w:rPr>
          <w:rFonts w:ascii="Times New Roman" w:hAnsi="Times New Roman" w:cs="Times New Roman"/>
          <w:sz w:val="24"/>
          <w:szCs w:val="24"/>
        </w:rPr>
        <w:t xml:space="preserve">Ky akt pa datë, </w:t>
      </w:r>
      <w:r w:rsidR="00945BAC" w:rsidRPr="00860957">
        <w:rPr>
          <w:rFonts w:ascii="Times New Roman" w:hAnsi="Times New Roman" w:cs="Times New Roman"/>
          <w:sz w:val="24"/>
          <w:szCs w:val="24"/>
        </w:rPr>
        <w:t xml:space="preserve">pa </w:t>
      </w:r>
      <w:r w:rsidR="001F57D0" w:rsidRPr="00860957">
        <w:rPr>
          <w:rFonts w:ascii="Times New Roman" w:hAnsi="Times New Roman" w:cs="Times New Roman"/>
          <w:sz w:val="24"/>
          <w:szCs w:val="24"/>
        </w:rPr>
        <w:t xml:space="preserve">përmbajtje dhe në mungesë të </w:t>
      </w:r>
      <w:r w:rsidR="00CA3265" w:rsidRPr="00860957">
        <w:rPr>
          <w:rFonts w:ascii="Times New Roman" w:hAnsi="Times New Roman" w:cs="Times New Roman"/>
          <w:sz w:val="24"/>
          <w:szCs w:val="24"/>
        </w:rPr>
        <w:t>nënshkrim</w:t>
      </w:r>
      <w:r w:rsidR="00945BAC" w:rsidRPr="00860957">
        <w:rPr>
          <w:rFonts w:ascii="Times New Roman" w:hAnsi="Times New Roman" w:cs="Times New Roman"/>
          <w:sz w:val="24"/>
          <w:szCs w:val="24"/>
        </w:rPr>
        <w:t xml:space="preserve">it </w:t>
      </w:r>
      <w:r w:rsidR="001F57D0" w:rsidRPr="00860957">
        <w:rPr>
          <w:rFonts w:ascii="Times New Roman" w:hAnsi="Times New Roman" w:cs="Times New Roman"/>
          <w:sz w:val="24"/>
          <w:szCs w:val="24"/>
        </w:rPr>
        <w:t>të personit që pyetet apo të mbrojtësit të tij nuk ka asnjë vlerë për efekt të hetimit dhe nuk duhe</w:t>
      </w:r>
      <w:r w:rsidR="00CA3265" w:rsidRPr="00860957">
        <w:rPr>
          <w:rFonts w:ascii="Times New Roman" w:hAnsi="Times New Roman" w:cs="Times New Roman"/>
          <w:sz w:val="24"/>
          <w:szCs w:val="24"/>
        </w:rPr>
        <w:t>t</w:t>
      </w:r>
      <w:r w:rsidR="001F57D0" w:rsidRPr="00860957">
        <w:rPr>
          <w:rFonts w:ascii="Times New Roman" w:hAnsi="Times New Roman" w:cs="Times New Roman"/>
          <w:sz w:val="24"/>
          <w:szCs w:val="24"/>
        </w:rPr>
        <w:t xml:space="preserve"> të ishte pjesë e dosjes</w:t>
      </w:r>
      <w:r w:rsidR="00F41E3A" w:rsidRPr="00860957">
        <w:rPr>
          <w:rFonts w:ascii="Times New Roman" w:hAnsi="Times New Roman" w:cs="Times New Roman"/>
          <w:sz w:val="24"/>
          <w:szCs w:val="24"/>
        </w:rPr>
        <w:t xml:space="preserve"> </w:t>
      </w:r>
      <w:r w:rsidR="001F57D0" w:rsidRPr="00860957">
        <w:rPr>
          <w:rFonts w:ascii="Times New Roman" w:hAnsi="Times New Roman" w:cs="Times New Roman"/>
          <w:sz w:val="24"/>
          <w:szCs w:val="24"/>
        </w:rPr>
        <w:t>së procedimit penal.</w:t>
      </w:r>
      <w:r w:rsidRPr="00860957">
        <w:rPr>
          <w:rFonts w:ascii="Times New Roman" w:hAnsi="Times New Roman" w:cs="Times New Roman"/>
          <w:sz w:val="24"/>
          <w:szCs w:val="24"/>
        </w:rPr>
        <w:t xml:space="preserve"> </w:t>
      </w:r>
    </w:p>
    <w:p w14:paraId="533512B5" w14:textId="77777777" w:rsidR="00471586" w:rsidRPr="00860957" w:rsidRDefault="00AF65DB"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Sa i takon </w:t>
      </w:r>
      <w:r w:rsidR="001F57D0" w:rsidRPr="00860957">
        <w:rPr>
          <w:rFonts w:ascii="Times New Roman" w:hAnsi="Times New Roman" w:cs="Times New Roman"/>
          <w:sz w:val="24"/>
          <w:szCs w:val="24"/>
        </w:rPr>
        <w:t>procesverbali</w:t>
      </w:r>
      <w:r w:rsidR="00715667"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r w:rsidR="008254A5" w:rsidRPr="00860957">
        <w:rPr>
          <w:rFonts w:ascii="Times New Roman" w:hAnsi="Times New Roman" w:cs="Times New Roman"/>
          <w:sz w:val="24"/>
          <w:szCs w:val="24"/>
        </w:rPr>
        <w:t>p</w:t>
      </w:r>
      <w:r w:rsidR="00F03A36" w:rsidRPr="00860957">
        <w:rPr>
          <w:rFonts w:ascii="Times New Roman" w:hAnsi="Times New Roman" w:cs="Times New Roman"/>
          <w:sz w:val="24"/>
          <w:szCs w:val="24"/>
        </w:rPr>
        <w:t>ër njohjen e të pandehurit me aktet</w:t>
      </w:r>
      <w:r w:rsidR="001F57D0" w:rsidRPr="00860957">
        <w:rPr>
          <w:rFonts w:ascii="Times New Roman" w:hAnsi="Times New Roman" w:cs="Times New Roman"/>
          <w:sz w:val="24"/>
          <w:szCs w:val="24"/>
        </w:rPr>
        <w:t>, NJSHL vëren se referuar përmbajtjes së këtij akti</w:t>
      </w:r>
      <w:r w:rsidR="00471586" w:rsidRPr="00860957">
        <w:rPr>
          <w:rFonts w:ascii="Times New Roman" w:hAnsi="Times New Roman" w:cs="Times New Roman"/>
          <w:sz w:val="24"/>
          <w:szCs w:val="24"/>
        </w:rPr>
        <w:t>,</w:t>
      </w:r>
      <w:r w:rsidR="0080157C" w:rsidRPr="00860957">
        <w:rPr>
          <w:rFonts w:ascii="Times New Roman" w:hAnsi="Times New Roman" w:cs="Times New Roman"/>
          <w:sz w:val="24"/>
          <w:szCs w:val="24"/>
        </w:rPr>
        <w:t xml:space="preserve"> t</w:t>
      </w:r>
      <w:r w:rsidR="000E087D" w:rsidRPr="00860957">
        <w:rPr>
          <w:rFonts w:ascii="Times New Roman" w:hAnsi="Times New Roman" w:cs="Times New Roman"/>
          <w:sz w:val="24"/>
          <w:szCs w:val="24"/>
        </w:rPr>
        <w:t>ë</w:t>
      </w:r>
      <w:r w:rsidR="0080157C" w:rsidRPr="00860957">
        <w:rPr>
          <w:rFonts w:ascii="Times New Roman" w:hAnsi="Times New Roman" w:cs="Times New Roman"/>
          <w:sz w:val="24"/>
          <w:szCs w:val="24"/>
        </w:rPr>
        <w:t xml:space="preserve"> </w:t>
      </w:r>
      <w:r w:rsidR="001F57D0" w:rsidRPr="00860957">
        <w:rPr>
          <w:rFonts w:ascii="Times New Roman" w:hAnsi="Times New Roman" w:cs="Times New Roman"/>
          <w:sz w:val="24"/>
          <w:szCs w:val="24"/>
        </w:rPr>
        <w:t>përpiluar nga subjekti i rivlerësimit</w:t>
      </w:r>
      <w:r w:rsidR="0080157C" w:rsidRPr="00860957">
        <w:rPr>
          <w:rFonts w:ascii="Times New Roman" w:hAnsi="Times New Roman" w:cs="Times New Roman"/>
          <w:sz w:val="24"/>
          <w:szCs w:val="24"/>
        </w:rPr>
        <w:t>,</w:t>
      </w:r>
      <w:r w:rsidR="00CA3265" w:rsidRPr="00860957">
        <w:rPr>
          <w:rFonts w:ascii="Times New Roman" w:hAnsi="Times New Roman" w:cs="Times New Roman"/>
          <w:sz w:val="24"/>
          <w:szCs w:val="24"/>
        </w:rPr>
        <w:t xml:space="preserve"> vërehet se</w:t>
      </w:r>
      <w:r w:rsidR="001F57D0" w:rsidRPr="00860957">
        <w:rPr>
          <w:rFonts w:ascii="Times New Roman" w:hAnsi="Times New Roman" w:cs="Times New Roman"/>
          <w:sz w:val="24"/>
          <w:szCs w:val="24"/>
        </w:rPr>
        <w:t xml:space="preserve"> mungon data, emri i t</w:t>
      </w:r>
      <w:r w:rsidR="00CA3265" w:rsidRPr="00860957">
        <w:rPr>
          <w:rFonts w:ascii="Times New Roman" w:hAnsi="Times New Roman" w:cs="Times New Roman"/>
          <w:sz w:val="24"/>
          <w:szCs w:val="24"/>
        </w:rPr>
        <w:t>ë</w:t>
      </w:r>
      <w:r w:rsidR="001F57D0" w:rsidRPr="00860957">
        <w:rPr>
          <w:rFonts w:ascii="Times New Roman" w:hAnsi="Times New Roman" w:cs="Times New Roman"/>
          <w:sz w:val="24"/>
          <w:szCs w:val="24"/>
        </w:rPr>
        <w:t xml:space="preserve"> pandehurit</w:t>
      </w:r>
      <w:r w:rsidR="00CA3265" w:rsidRPr="00860957">
        <w:rPr>
          <w:rFonts w:ascii="Times New Roman" w:hAnsi="Times New Roman" w:cs="Times New Roman"/>
          <w:sz w:val="24"/>
          <w:szCs w:val="24"/>
        </w:rPr>
        <w:t xml:space="preserve"> është vendosur në përmbajtjen e aktit por jo në pjesën nënshkruese ndërkohë që mungon emri i mbrojtësit të </w:t>
      </w:r>
      <w:proofErr w:type="spellStart"/>
      <w:r w:rsidR="00CA3265" w:rsidRPr="00860957">
        <w:rPr>
          <w:rFonts w:ascii="Times New Roman" w:hAnsi="Times New Roman" w:cs="Times New Roman"/>
          <w:sz w:val="24"/>
          <w:szCs w:val="24"/>
        </w:rPr>
        <w:t>të</w:t>
      </w:r>
      <w:proofErr w:type="spellEnd"/>
      <w:r w:rsidR="00CA3265" w:rsidRPr="00860957">
        <w:rPr>
          <w:rFonts w:ascii="Times New Roman" w:hAnsi="Times New Roman" w:cs="Times New Roman"/>
          <w:sz w:val="24"/>
          <w:szCs w:val="24"/>
        </w:rPr>
        <w:t xml:space="preserve"> pandehurit i cili rezulton të ketë nënshkruar</w:t>
      </w:r>
      <w:r w:rsidR="00715667" w:rsidRPr="00860957">
        <w:rPr>
          <w:rFonts w:ascii="Times New Roman" w:hAnsi="Times New Roman" w:cs="Times New Roman"/>
          <w:sz w:val="24"/>
          <w:szCs w:val="24"/>
        </w:rPr>
        <w:t xml:space="preserve"> n</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 xml:space="preserve"> pjes</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n fundore t</w:t>
      </w:r>
      <w:r w:rsidR="003C5EE9" w:rsidRPr="00860957">
        <w:rPr>
          <w:rFonts w:ascii="Times New Roman" w:hAnsi="Times New Roman" w:cs="Times New Roman"/>
          <w:sz w:val="24"/>
          <w:szCs w:val="24"/>
        </w:rPr>
        <w:t>ë</w:t>
      </w:r>
      <w:r w:rsidR="00715667" w:rsidRPr="00860957">
        <w:rPr>
          <w:rFonts w:ascii="Times New Roman" w:hAnsi="Times New Roman" w:cs="Times New Roman"/>
          <w:sz w:val="24"/>
          <w:szCs w:val="24"/>
        </w:rPr>
        <w:t xml:space="preserve"> </w:t>
      </w:r>
      <w:r w:rsidR="00AE735F" w:rsidRPr="00860957">
        <w:rPr>
          <w:rFonts w:ascii="Times New Roman" w:hAnsi="Times New Roman" w:cs="Times New Roman"/>
          <w:sz w:val="24"/>
          <w:szCs w:val="24"/>
        </w:rPr>
        <w:t>dokumentit</w:t>
      </w:r>
      <w:r w:rsidR="00715667" w:rsidRPr="00860957">
        <w:rPr>
          <w:rFonts w:ascii="Times New Roman" w:hAnsi="Times New Roman" w:cs="Times New Roman"/>
          <w:sz w:val="24"/>
          <w:szCs w:val="24"/>
        </w:rPr>
        <w:t>.</w:t>
      </w:r>
      <w:r w:rsidR="00A003CC" w:rsidRPr="00860957">
        <w:rPr>
          <w:rFonts w:ascii="Times New Roman" w:eastAsia="Batang" w:hAnsi="Times New Roman" w:cs="Times New Roman"/>
          <w:kern w:val="0"/>
          <w:sz w:val="24"/>
          <w:szCs w:val="24"/>
          <w14:ligatures w14:val="none"/>
        </w:rPr>
        <w:t xml:space="preserve"> </w:t>
      </w:r>
    </w:p>
    <w:p w14:paraId="60CA8DBF" w14:textId="77777777" w:rsidR="00471586" w:rsidRPr="00860957"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F03A36"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w:t>
      </w:r>
      <w:r w:rsidR="00F03A36" w:rsidRPr="00860957">
        <w:rPr>
          <w:rFonts w:ascii="Times New Roman" w:hAnsi="Times New Roman" w:cs="Times New Roman"/>
          <w:sz w:val="24"/>
          <w:szCs w:val="24"/>
        </w:rPr>
        <w:t xml:space="preserve"> vendimin “Për marrjen e personit si të pandehur</w:t>
      </w:r>
      <w:r w:rsidRPr="00860957">
        <w:rPr>
          <w:rFonts w:ascii="Times New Roman" w:hAnsi="Times New Roman" w:cs="Times New Roman"/>
          <w:sz w:val="24"/>
          <w:szCs w:val="24"/>
        </w:rPr>
        <w:t xml:space="preserve"> dhe njoftimin e akuzës</w:t>
      </w:r>
      <w:r w:rsidR="00F03A36" w:rsidRPr="00860957">
        <w:rPr>
          <w:rFonts w:ascii="Times New Roman" w:hAnsi="Times New Roman" w:cs="Times New Roman"/>
          <w:sz w:val="24"/>
          <w:szCs w:val="24"/>
        </w:rPr>
        <w:t xml:space="preserve">” NJSHL </w:t>
      </w:r>
      <w:r w:rsidRPr="00860957">
        <w:rPr>
          <w:rFonts w:ascii="Times New Roman" w:hAnsi="Times New Roman" w:cs="Times New Roman"/>
          <w:sz w:val="24"/>
          <w:szCs w:val="24"/>
        </w:rPr>
        <w:t xml:space="preserve">vëren se emri i të pandehurit është në përmbajtjen e aktit por jo në fund të tij tek pjesa nënshkruese ku vërehet një nënshkrim por nuk mund të përcaktohet se i kujt është ky nënshkrim i të pandehurit apo i mbrojtësit të tij. </w:t>
      </w:r>
    </w:p>
    <w:p w14:paraId="7873F26B" w14:textId="20EB993F" w:rsidR="00A003CC" w:rsidRPr="00860957" w:rsidRDefault="00CA3265" w:rsidP="00C03AA8">
      <w:pPr>
        <w:pStyle w:val="ListParagraph"/>
        <w:numPr>
          <w:ilvl w:val="0"/>
          <w:numId w:val="19"/>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Përveç sa më sipër, nga vëzhgimi i akteve në fashikullin penal</w:t>
      </w:r>
      <w:r w:rsidR="00945BAC" w:rsidRPr="00860957">
        <w:rPr>
          <w:rFonts w:ascii="Times New Roman" w:hAnsi="Times New Roman" w:cs="Times New Roman"/>
          <w:sz w:val="24"/>
          <w:szCs w:val="24"/>
        </w:rPr>
        <w:t>,</w:t>
      </w:r>
      <w:r w:rsidRPr="00860957">
        <w:rPr>
          <w:rFonts w:ascii="Times New Roman" w:hAnsi="Times New Roman" w:cs="Times New Roman"/>
          <w:sz w:val="24"/>
          <w:szCs w:val="24"/>
        </w:rPr>
        <w:t xml:space="preserve"> NJSHL konstaton se subjekti i rivler</w:t>
      </w:r>
      <w:r w:rsidR="00715667" w:rsidRPr="00860957">
        <w:rPr>
          <w:rFonts w:ascii="Times New Roman" w:hAnsi="Times New Roman" w:cs="Times New Roman"/>
          <w:sz w:val="24"/>
          <w:szCs w:val="24"/>
        </w:rPr>
        <w:t>ë</w:t>
      </w:r>
      <w:r w:rsidRPr="00860957">
        <w:rPr>
          <w:rFonts w:ascii="Times New Roman" w:hAnsi="Times New Roman" w:cs="Times New Roman"/>
          <w:sz w:val="24"/>
          <w:szCs w:val="24"/>
        </w:rPr>
        <w:t xml:space="preserve">simit nuk </w:t>
      </w:r>
      <w:r w:rsidR="00715667" w:rsidRPr="00860957">
        <w:rPr>
          <w:rFonts w:ascii="Times New Roman" w:hAnsi="Times New Roman" w:cs="Times New Roman"/>
          <w:sz w:val="24"/>
          <w:szCs w:val="24"/>
        </w:rPr>
        <w:t xml:space="preserve">ka vendosur datë as </w:t>
      </w:r>
      <w:r w:rsidR="00302821" w:rsidRPr="00860957">
        <w:rPr>
          <w:rFonts w:ascii="Times New Roman" w:hAnsi="Times New Roman" w:cs="Times New Roman"/>
          <w:sz w:val="24"/>
          <w:szCs w:val="24"/>
        </w:rPr>
        <w:t>në aktin “Vendim për dërgimin e çështjes në gjykim dhe as n</w:t>
      </w:r>
      <w:r w:rsidR="00B258EE" w:rsidRPr="00860957">
        <w:rPr>
          <w:rFonts w:ascii="Times New Roman" w:hAnsi="Times New Roman" w:cs="Times New Roman"/>
          <w:sz w:val="24"/>
          <w:szCs w:val="24"/>
        </w:rPr>
        <w:t>ë</w:t>
      </w:r>
      <w:r w:rsidR="00302821" w:rsidRPr="00860957">
        <w:rPr>
          <w:rFonts w:ascii="Times New Roman" w:hAnsi="Times New Roman" w:cs="Times New Roman"/>
          <w:sz w:val="24"/>
          <w:szCs w:val="24"/>
        </w:rPr>
        <w:t xml:space="preserve"> </w:t>
      </w:r>
      <w:r w:rsidR="00715667" w:rsidRPr="00860957">
        <w:rPr>
          <w:rFonts w:ascii="Times New Roman" w:hAnsi="Times New Roman" w:cs="Times New Roman"/>
          <w:sz w:val="24"/>
          <w:szCs w:val="24"/>
        </w:rPr>
        <w:t xml:space="preserve">kërkesën </w:t>
      </w:r>
      <w:r w:rsidR="00302821" w:rsidRPr="00860957">
        <w:rPr>
          <w:rFonts w:ascii="Times New Roman" w:hAnsi="Times New Roman" w:cs="Times New Roman"/>
          <w:sz w:val="24"/>
          <w:szCs w:val="24"/>
        </w:rPr>
        <w:t>“P</w:t>
      </w:r>
      <w:r w:rsidR="00715667" w:rsidRPr="00860957">
        <w:rPr>
          <w:rFonts w:ascii="Times New Roman" w:hAnsi="Times New Roman" w:cs="Times New Roman"/>
          <w:sz w:val="24"/>
          <w:szCs w:val="24"/>
        </w:rPr>
        <w:t xml:space="preserve">ër gjykimin e </w:t>
      </w:r>
      <w:r w:rsidR="00AE735F" w:rsidRPr="00860957">
        <w:rPr>
          <w:rFonts w:ascii="Times New Roman" w:hAnsi="Times New Roman" w:cs="Times New Roman"/>
          <w:sz w:val="24"/>
          <w:szCs w:val="24"/>
        </w:rPr>
        <w:t>çështjes</w:t>
      </w:r>
      <w:r w:rsidR="00715667" w:rsidRPr="00860957">
        <w:rPr>
          <w:rFonts w:ascii="Times New Roman" w:hAnsi="Times New Roman" w:cs="Times New Roman"/>
          <w:sz w:val="24"/>
          <w:szCs w:val="24"/>
        </w:rPr>
        <w:t xml:space="preserve"> penale nr.1201/2015</w:t>
      </w:r>
      <w:r w:rsidR="00302821" w:rsidRPr="00860957">
        <w:rPr>
          <w:rFonts w:ascii="Times New Roman" w:hAnsi="Times New Roman" w:cs="Times New Roman"/>
          <w:sz w:val="24"/>
          <w:szCs w:val="24"/>
        </w:rPr>
        <w:t>”</w:t>
      </w:r>
      <w:r w:rsidR="00715667" w:rsidRPr="00860957">
        <w:rPr>
          <w:rFonts w:ascii="Times New Roman" w:hAnsi="Times New Roman" w:cs="Times New Roman"/>
          <w:sz w:val="24"/>
          <w:szCs w:val="24"/>
        </w:rPr>
        <w:t>, drejtuar Gjykatës së Rrethit Gjyqësor Shkodër, përcjellë nëpërmjet shkresës nr. 5980 prot., datë 03.08.2015 të Drejtuesit të Proku</w:t>
      </w:r>
      <w:r w:rsidR="00AE735F" w:rsidRPr="00860957">
        <w:rPr>
          <w:rFonts w:ascii="Times New Roman" w:hAnsi="Times New Roman" w:cs="Times New Roman"/>
          <w:sz w:val="24"/>
          <w:szCs w:val="24"/>
        </w:rPr>
        <w:t>r</w:t>
      </w:r>
      <w:r w:rsidR="00715667" w:rsidRPr="00860957">
        <w:rPr>
          <w:rFonts w:ascii="Times New Roman" w:hAnsi="Times New Roman" w:cs="Times New Roman"/>
          <w:sz w:val="24"/>
          <w:szCs w:val="24"/>
        </w:rPr>
        <w:t>orisë</w:t>
      </w:r>
      <w:r w:rsidR="00AE735F" w:rsidRPr="00860957">
        <w:rPr>
          <w:rFonts w:ascii="Times New Roman" w:hAnsi="Times New Roman" w:cs="Times New Roman"/>
          <w:sz w:val="24"/>
          <w:szCs w:val="24"/>
        </w:rPr>
        <w:t>.</w:t>
      </w:r>
    </w:p>
    <w:p w14:paraId="4C2FFA19" w14:textId="0962DA2F" w:rsidR="0001000E" w:rsidRPr="009D3B6D" w:rsidRDefault="0001000E" w:rsidP="00C03AA8">
      <w:pPr>
        <w:pStyle w:val="ListParagraph"/>
        <w:spacing w:after="0" w:line="240" w:lineRule="auto"/>
        <w:ind w:left="0"/>
        <w:jc w:val="both"/>
        <w:rPr>
          <w:rFonts w:ascii="Times New Roman" w:hAnsi="Times New Roman"/>
          <w:sz w:val="10"/>
          <w:rPrChange w:id="62" w:author="Admin" w:date="2025-07-08T11:03:00Z">
            <w:rPr>
              <w:rFonts w:ascii="Times New Roman" w:hAnsi="Times New Roman"/>
              <w:sz w:val="16"/>
            </w:rPr>
          </w:rPrChange>
        </w:rPr>
      </w:pPr>
    </w:p>
    <w:p w14:paraId="59A525C2" w14:textId="0EB4FFD3" w:rsidR="00F03A36" w:rsidRPr="00860957" w:rsidRDefault="003C5EE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Konstatimet</w:t>
      </w:r>
      <w:r w:rsidR="00F03A36" w:rsidRPr="00860957">
        <w:rPr>
          <w:rFonts w:ascii="Times New Roman" w:hAnsi="Times New Roman" w:cs="Times New Roman"/>
          <w:sz w:val="24"/>
          <w:szCs w:val="24"/>
        </w:rPr>
        <w:t xml:space="preserve"> e mësipërme</w:t>
      </w:r>
      <w:r w:rsidR="00AE735F" w:rsidRPr="00860957">
        <w:rPr>
          <w:rFonts w:ascii="Times New Roman" w:hAnsi="Times New Roman" w:cs="Times New Roman"/>
          <w:sz w:val="24"/>
          <w:szCs w:val="24"/>
        </w:rPr>
        <w:t xml:space="preserve">, </w:t>
      </w:r>
      <w:r w:rsidRPr="00860957">
        <w:rPr>
          <w:rFonts w:ascii="Times New Roman" w:hAnsi="Times New Roman" w:cs="Times New Roman"/>
          <w:sz w:val="24"/>
          <w:szCs w:val="24"/>
        </w:rPr>
        <w:t>janë evidente dhe tregojnë për pakujdesinë e subjektit në hartimin dhe nënshkrimin e akteve të procedimit penal në përputhje me parashikimet e nenit 99 dhe 100 të Kodit të Procedurës Penale. Sa më sipër</w:t>
      </w:r>
      <w:r w:rsidR="0080157C" w:rsidRPr="00860957">
        <w:rPr>
          <w:rFonts w:ascii="Times New Roman" w:hAnsi="Times New Roman" w:cs="Times New Roman"/>
          <w:sz w:val="24"/>
          <w:szCs w:val="24"/>
        </w:rPr>
        <w:t>,</w:t>
      </w:r>
      <w:r w:rsidRPr="00860957">
        <w:rPr>
          <w:rFonts w:ascii="Times New Roman" w:hAnsi="Times New Roman" w:cs="Times New Roman"/>
          <w:sz w:val="24"/>
          <w:szCs w:val="24"/>
        </w:rPr>
        <w:t xml:space="preserve"> NJSHL e gjen të bazuar përfundimin e Komisionit në lidhje me vlerësimin e kësaj dosje dhe vlerëson se</w:t>
      </w:r>
      <w:r w:rsidR="0080157C" w:rsidRPr="00860957">
        <w:rPr>
          <w:rFonts w:ascii="Times New Roman" w:hAnsi="Times New Roman" w:cs="Times New Roman"/>
          <w:sz w:val="24"/>
          <w:szCs w:val="24"/>
        </w:rPr>
        <w:t>,</w:t>
      </w:r>
      <w:r w:rsidRPr="00860957">
        <w:rPr>
          <w:rFonts w:ascii="Times New Roman" w:hAnsi="Times New Roman" w:cs="Times New Roman"/>
          <w:sz w:val="24"/>
          <w:szCs w:val="24"/>
        </w:rPr>
        <w:t xml:space="preserve"> ndonëse këto konstatime </w:t>
      </w:r>
      <w:r w:rsidR="00F03A36" w:rsidRPr="00860957">
        <w:rPr>
          <w:rFonts w:ascii="Times New Roman" w:hAnsi="Times New Roman" w:cs="Times New Roman"/>
          <w:sz w:val="24"/>
          <w:szCs w:val="24"/>
        </w:rPr>
        <w:t xml:space="preserve">nuk rezulton të jenë kualifikuar nga </w:t>
      </w:r>
      <w:r w:rsidR="004045A3" w:rsidRPr="00860957">
        <w:rPr>
          <w:rFonts w:ascii="Times New Roman" w:hAnsi="Times New Roman" w:cs="Times New Roman"/>
          <w:sz w:val="24"/>
          <w:szCs w:val="24"/>
        </w:rPr>
        <w:t>K</w:t>
      </w:r>
      <w:r w:rsidR="00F03A36" w:rsidRPr="00860957">
        <w:rPr>
          <w:rFonts w:ascii="Times New Roman" w:hAnsi="Times New Roman" w:cs="Times New Roman"/>
          <w:sz w:val="24"/>
          <w:szCs w:val="24"/>
        </w:rPr>
        <w:t xml:space="preserve">omisioni sipas </w:t>
      </w:r>
      <w:proofErr w:type="spellStart"/>
      <w:r w:rsidR="00F03A36" w:rsidRPr="00860957">
        <w:rPr>
          <w:rFonts w:ascii="Times New Roman" w:hAnsi="Times New Roman" w:cs="Times New Roman"/>
          <w:sz w:val="24"/>
          <w:szCs w:val="24"/>
        </w:rPr>
        <w:t>nënindikatorëve</w:t>
      </w:r>
      <w:proofErr w:type="spellEnd"/>
      <w:r w:rsidR="00F03A36" w:rsidRPr="00860957">
        <w:rPr>
          <w:rFonts w:ascii="Times New Roman" w:hAnsi="Times New Roman" w:cs="Times New Roman"/>
          <w:sz w:val="24"/>
          <w:szCs w:val="24"/>
        </w:rPr>
        <w:t xml:space="preserve"> të neneve 73-76 të ligjit nr.</w:t>
      </w:r>
      <w:r w:rsidR="004045A3" w:rsidRPr="00860957">
        <w:rPr>
          <w:rFonts w:ascii="Times New Roman" w:hAnsi="Times New Roman" w:cs="Times New Roman"/>
          <w:sz w:val="24"/>
          <w:szCs w:val="24"/>
        </w:rPr>
        <w:t xml:space="preserve"> </w:t>
      </w:r>
      <w:r w:rsidR="00F03A36" w:rsidRPr="00860957">
        <w:rPr>
          <w:rFonts w:ascii="Times New Roman" w:hAnsi="Times New Roman" w:cs="Times New Roman"/>
          <w:sz w:val="24"/>
          <w:szCs w:val="24"/>
        </w:rPr>
        <w:t>96/2016</w:t>
      </w:r>
      <w:r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w:t>
      </w:r>
      <w:r w:rsidRPr="00860957">
        <w:rPr>
          <w:rFonts w:ascii="Times New Roman" w:hAnsi="Times New Roman" w:cs="Times New Roman"/>
          <w:sz w:val="24"/>
          <w:szCs w:val="24"/>
        </w:rPr>
        <w:t>ato</w:t>
      </w:r>
      <w:r w:rsidR="00F03A36" w:rsidRPr="00860957">
        <w:rPr>
          <w:rFonts w:ascii="Times New Roman" w:hAnsi="Times New Roman" w:cs="Times New Roman"/>
          <w:sz w:val="24"/>
          <w:szCs w:val="24"/>
        </w:rPr>
        <w:t xml:space="preserve"> j</w:t>
      </w:r>
      <w:r w:rsidRPr="00860957">
        <w:rPr>
          <w:rFonts w:ascii="Times New Roman" w:hAnsi="Times New Roman" w:cs="Times New Roman"/>
          <w:sz w:val="24"/>
          <w:szCs w:val="24"/>
        </w:rPr>
        <w:t>anë të mjaftueshme për tu marr</w:t>
      </w:r>
      <w:r w:rsidR="00F03A36" w:rsidRPr="00860957">
        <w:rPr>
          <w:rFonts w:ascii="Times New Roman" w:hAnsi="Times New Roman" w:cs="Times New Roman"/>
          <w:sz w:val="24"/>
          <w:szCs w:val="24"/>
        </w:rPr>
        <w:t xml:space="preserve">ë </w:t>
      </w:r>
      <w:r w:rsidRPr="00860957">
        <w:rPr>
          <w:rFonts w:ascii="Times New Roman" w:hAnsi="Times New Roman" w:cs="Times New Roman"/>
          <w:sz w:val="24"/>
          <w:szCs w:val="24"/>
        </w:rPr>
        <w:t xml:space="preserve">në </w:t>
      </w:r>
      <w:r w:rsidR="00F03A36" w:rsidRPr="00860957">
        <w:rPr>
          <w:rFonts w:ascii="Times New Roman" w:hAnsi="Times New Roman" w:cs="Times New Roman"/>
          <w:sz w:val="24"/>
          <w:szCs w:val="24"/>
        </w:rPr>
        <w:t xml:space="preserve">konsideratë </w:t>
      </w:r>
      <w:r w:rsidRPr="00860957">
        <w:rPr>
          <w:rFonts w:ascii="Times New Roman" w:hAnsi="Times New Roman" w:cs="Times New Roman"/>
          <w:sz w:val="24"/>
          <w:szCs w:val="24"/>
        </w:rPr>
        <w:t xml:space="preserve">në vlerësimin tërësor të çështjes. </w:t>
      </w:r>
    </w:p>
    <w:p w14:paraId="2B8169A3" w14:textId="77777777" w:rsidR="00726D53" w:rsidRPr="009D3B6D" w:rsidRDefault="00726D53" w:rsidP="00C03AA8">
      <w:pPr>
        <w:pStyle w:val="ListParagraph"/>
        <w:spacing w:after="0" w:line="240" w:lineRule="auto"/>
        <w:ind w:left="0"/>
        <w:jc w:val="both"/>
        <w:rPr>
          <w:rFonts w:ascii="Times New Roman" w:hAnsi="Times New Roman"/>
          <w:kern w:val="0"/>
          <w:sz w:val="12"/>
          <w14:ligatures w14:val="none"/>
          <w:rPrChange w:id="63" w:author="Admin" w:date="2025-07-08T11:03:00Z">
            <w:rPr>
              <w:rFonts w:ascii="Times New Roman" w:hAnsi="Times New Roman"/>
              <w:kern w:val="0"/>
              <w:sz w:val="16"/>
              <w14:ligatures w14:val="none"/>
            </w:rPr>
          </w:rPrChange>
        </w:rPr>
      </w:pPr>
    </w:p>
    <w:p w14:paraId="5CCEA995" w14:textId="22EA55C1" w:rsidR="00E62E85" w:rsidRPr="00860957" w:rsidRDefault="00471586"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i/>
          <w:iCs/>
          <w:sz w:val="24"/>
          <w:szCs w:val="24"/>
        </w:rPr>
        <w:t>N</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lidhje me </w:t>
      </w:r>
      <w:r w:rsidR="00F03A36" w:rsidRPr="00860957">
        <w:rPr>
          <w:rFonts w:ascii="Times New Roman" w:hAnsi="Times New Roman" w:cs="Times New Roman"/>
          <w:i/>
          <w:iCs/>
          <w:sz w:val="24"/>
          <w:szCs w:val="24"/>
        </w:rPr>
        <w:t>procedimit penal nr. 656/2018</w:t>
      </w:r>
      <w:r w:rsidRPr="00860957">
        <w:rPr>
          <w:rStyle w:val="FootnoteReference"/>
          <w:rFonts w:ascii="Times New Roman" w:hAnsi="Times New Roman" w:cs="Times New Roman"/>
          <w:i/>
          <w:iCs/>
          <w:sz w:val="24"/>
          <w:szCs w:val="24"/>
        </w:rPr>
        <w:footnoteReference w:id="14"/>
      </w:r>
      <w:r w:rsidRPr="00860957">
        <w:rPr>
          <w:rFonts w:ascii="Times New Roman" w:hAnsi="Times New Roman" w:cs="Times New Roman"/>
          <w:i/>
          <w:iCs/>
          <w:sz w:val="24"/>
          <w:szCs w:val="24"/>
        </w:rPr>
        <w:t xml:space="preserve"> 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Prokuroris</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pran</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Gjykat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s s</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Rrethit Gjyq</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sor Gjirokast</w:t>
      </w:r>
      <w:r w:rsidR="00E62E85" w:rsidRPr="00860957">
        <w:rPr>
          <w:rFonts w:ascii="Times New Roman" w:hAnsi="Times New Roman" w:cs="Times New Roman"/>
          <w:i/>
          <w:iCs/>
          <w:sz w:val="24"/>
          <w:szCs w:val="24"/>
        </w:rPr>
        <w:t>ë</w:t>
      </w:r>
      <w:r w:rsidRPr="00860957">
        <w:rPr>
          <w:rFonts w:ascii="Times New Roman" w:hAnsi="Times New Roman" w:cs="Times New Roman"/>
          <w:i/>
          <w:iCs/>
          <w:sz w:val="24"/>
          <w:szCs w:val="24"/>
        </w:rPr>
        <w:t>r</w:t>
      </w:r>
      <w:r w:rsidR="00E62E85" w:rsidRPr="00860957">
        <w:rPr>
          <w:rFonts w:ascii="Times New Roman" w:hAnsi="Times New Roman" w:cs="Times New Roman"/>
          <w:i/>
          <w:iCs/>
          <w:sz w:val="24"/>
          <w:szCs w:val="24"/>
        </w:rPr>
        <w:t>,</w:t>
      </w:r>
      <w:r w:rsidR="00E62E85"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 xml:space="preserve">Komisioni </w:t>
      </w:r>
      <w:r w:rsidR="00F03A36" w:rsidRPr="00860957">
        <w:rPr>
          <w:rFonts w:ascii="Times New Roman" w:hAnsi="Times New Roman" w:cs="Times New Roman"/>
          <w:sz w:val="24"/>
          <w:szCs w:val="24"/>
        </w:rPr>
        <w:t xml:space="preserve">ka </w:t>
      </w:r>
      <w:proofErr w:type="spellStart"/>
      <w:r w:rsidR="00F03A36" w:rsidRPr="00860957">
        <w:rPr>
          <w:rFonts w:ascii="Times New Roman" w:hAnsi="Times New Roman" w:cs="Times New Roman"/>
          <w:sz w:val="24"/>
          <w:szCs w:val="24"/>
        </w:rPr>
        <w:t>konkluduar</w:t>
      </w:r>
      <w:proofErr w:type="spellEnd"/>
      <w:r w:rsidR="00F03A36" w:rsidRPr="00860957">
        <w:rPr>
          <w:rFonts w:ascii="Times New Roman" w:hAnsi="Times New Roman" w:cs="Times New Roman"/>
          <w:sz w:val="24"/>
          <w:szCs w:val="24"/>
        </w:rPr>
        <w:t xml:space="preserve"> n</w:t>
      </w:r>
      <w:r w:rsidR="004045A3" w:rsidRPr="00860957">
        <w:rPr>
          <w:rFonts w:ascii="Times New Roman" w:hAnsi="Times New Roman" w:cs="Times New Roman"/>
          <w:sz w:val="24"/>
          <w:szCs w:val="24"/>
        </w:rPr>
        <w:t>ë</w:t>
      </w:r>
      <w:r w:rsidR="00F03A36" w:rsidRPr="00860957">
        <w:rPr>
          <w:rFonts w:ascii="Times New Roman" w:hAnsi="Times New Roman" w:cs="Times New Roman"/>
          <w:sz w:val="24"/>
          <w:szCs w:val="24"/>
        </w:rPr>
        <w:t xml:space="preserve"> vendim se</w:t>
      </w:r>
      <w:r w:rsidR="00E62E85" w:rsidRPr="00860957">
        <w:rPr>
          <w:rFonts w:ascii="Times New Roman" w:hAnsi="Times New Roman" w:cs="Times New Roman"/>
          <w:sz w:val="24"/>
          <w:szCs w:val="24"/>
        </w:rPr>
        <w:t>,</w:t>
      </w:r>
      <w:r w:rsidR="00F03A36"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nga analiza e akteve të dosjes së procedimit penal dhe sqarimet e dhëna nga subjekti, vërehet se çështja ka qenë në hetim nga subjekti i rivlerësimit për një periudhë disa</w:t>
      </w:r>
      <w:r w:rsidR="00213355" w:rsidRPr="00860957">
        <w:rPr>
          <w:rFonts w:ascii="Times New Roman" w:hAnsi="Times New Roman" w:cs="Times New Roman"/>
          <w:sz w:val="24"/>
          <w:szCs w:val="24"/>
        </w:rPr>
        <w:t xml:space="preserve"> </w:t>
      </w:r>
      <w:r w:rsidR="003273A9" w:rsidRPr="00860957">
        <w:rPr>
          <w:rFonts w:ascii="Times New Roman" w:hAnsi="Times New Roman" w:cs="Times New Roman"/>
          <w:sz w:val="24"/>
          <w:szCs w:val="24"/>
        </w:rPr>
        <w:t>mujore</w:t>
      </w:r>
      <w:r w:rsidR="003604CE" w:rsidRPr="00860957">
        <w:rPr>
          <w:rFonts w:ascii="Times New Roman" w:hAnsi="Times New Roman" w:cs="Times New Roman"/>
          <w:sz w:val="24"/>
          <w:szCs w:val="24"/>
        </w:rPr>
        <w:t>,</w:t>
      </w:r>
      <w:r w:rsidR="007637C2" w:rsidRPr="00860957">
        <w:rPr>
          <w:rFonts w:ascii="Times New Roman" w:hAnsi="Times New Roman" w:cs="Times New Roman"/>
          <w:sz w:val="24"/>
          <w:szCs w:val="24"/>
        </w:rPr>
        <w:t xml:space="preserve"> nga</w:t>
      </w:r>
      <w:r w:rsidR="003604CE" w:rsidRPr="00860957">
        <w:rPr>
          <w:rFonts w:ascii="Times New Roman" w:hAnsi="Times New Roman" w:cs="Times New Roman"/>
          <w:sz w:val="24"/>
          <w:szCs w:val="24"/>
        </w:rPr>
        <w:t xml:space="preserve"> muaji</w:t>
      </w:r>
      <w:r w:rsidR="003273A9" w:rsidRPr="00860957">
        <w:rPr>
          <w:rFonts w:ascii="Times New Roman" w:hAnsi="Times New Roman" w:cs="Times New Roman"/>
          <w:sz w:val="24"/>
          <w:szCs w:val="24"/>
        </w:rPr>
        <w:t xml:space="preserve"> nëntor 2018 – qershor 2020 dhe, </w:t>
      </w:r>
      <w:r w:rsidR="003273A9" w:rsidRPr="00860957">
        <w:rPr>
          <w:rFonts w:ascii="Times New Roman" w:hAnsi="Times New Roman" w:cs="Times New Roman"/>
          <w:sz w:val="24"/>
          <w:szCs w:val="24"/>
        </w:rPr>
        <w:lastRenderedPageBreak/>
        <w:t>pas largimit të tij në një tjetër prokurori, hetimet kanë vijuar nga një tjetër prokurore, e cila i ka dhënë dhe zgjidhjen përfundimtare çështjes. Gjatë hetimit të çështjes janë paraqitur gjithsej 5 kërkesa nga shtetasja T. M., nga të cilat vetëm kërkesa e datës 19.3.2020 ka qenë brenda periudhës që subjekti e ka pasur çështjen nën trajtim, për të cilën nuk evidentohet të jetë dhënë përgjigje sipas rregullave të parashikuara në nenin 110, pika 2 e Kodit të Procedurës Penale</w:t>
      </w:r>
      <w:r w:rsidR="0001000E" w:rsidRPr="00860957">
        <w:rPr>
          <w:rFonts w:ascii="Times New Roman" w:hAnsi="Times New Roman" w:cs="Times New Roman"/>
          <w:sz w:val="24"/>
          <w:szCs w:val="24"/>
        </w:rPr>
        <w:t>.</w:t>
      </w:r>
    </w:p>
    <w:p w14:paraId="76486E3D" w14:textId="77777777" w:rsidR="00E62E85" w:rsidRPr="00860957" w:rsidRDefault="00E62E85" w:rsidP="00C03AA8">
      <w:pPr>
        <w:pStyle w:val="ListParagraph"/>
        <w:spacing w:after="0" w:line="240" w:lineRule="auto"/>
        <w:ind w:left="0"/>
        <w:jc w:val="both"/>
        <w:rPr>
          <w:rFonts w:ascii="Times New Roman" w:hAnsi="Times New Roman" w:cs="Times New Roman"/>
          <w:sz w:val="16"/>
          <w:szCs w:val="16"/>
        </w:rPr>
      </w:pPr>
    </w:p>
    <w:p w14:paraId="6EADE988" w14:textId="14E08EB2" w:rsidR="00643ED4" w:rsidRPr="00860957" w:rsidRDefault="00E62E85"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kundërshtim të sa më sipër, subjekti i rivlerësimit ka pretenduar në ankim se dosja është jashtë periudhës së rivlerësimit kalimtar dhe konkluzioni i Komisionit është i pabazuar. Komisionit i është bërë me dije se ky procedim penal është hetuar nga ankuesi gjatë periudhës (nëntor 2018 deri shtator 2019) pasqyruar edhe në vendim, por Komisioni nuk e ka marrë në konsideratë këtë fakt, duke i adresuar ankuesit shkelje që nuk i përket dhe i rëndon pozitën. Po ashtu subjekti pretendon se është caktuar përkohësisht si prokuror në tetor të vitit 2018 deri më 27</w:t>
      </w:r>
      <w:del w:id="65" w:author="Admin" w:date="2025-07-08T11:03:00Z">
        <w:r w:rsidRPr="007038D9">
          <w:rPr>
            <w:rFonts w:ascii="Times New Roman" w:hAnsi="Times New Roman" w:cs="Times New Roman"/>
            <w:sz w:val="24"/>
            <w:szCs w:val="24"/>
          </w:rPr>
          <w:delText>..</w:delText>
        </w:r>
      </w:del>
      <w:ins w:id="66" w:author="Admin" w:date="2025-07-08T11:03:00Z">
        <w:r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09.2019 </w:t>
      </w:r>
      <w:ins w:id="67" w:author="Admin" w:date="2025-07-08T11:03:00Z">
        <w:r w:rsidR="003E288E">
          <w:rPr>
            <w:rFonts w:ascii="Times New Roman" w:hAnsi="Times New Roman" w:cs="Times New Roman"/>
            <w:sz w:val="24"/>
            <w:szCs w:val="24"/>
          </w:rPr>
          <w:t xml:space="preserve">kur, </w:t>
        </w:r>
      </w:ins>
      <w:r w:rsidRPr="00860957">
        <w:rPr>
          <w:rFonts w:ascii="Times New Roman" w:hAnsi="Times New Roman" w:cs="Times New Roman"/>
          <w:sz w:val="24"/>
          <w:szCs w:val="24"/>
        </w:rPr>
        <w:t>sipas urdhrit nr. 175, datë 27.09.2019</w:t>
      </w:r>
      <w:ins w:id="68" w:author="Admin" w:date="2025-07-08T11:03:00Z">
        <w:r w:rsidR="00E22BFB" w:rsidRPr="00860957">
          <w:rPr>
            <w:rFonts w:ascii="Times New Roman" w:hAnsi="Times New Roman" w:cs="Times New Roman"/>
            <w:sz w:val="24"/>
            <w:szCs w:val="24"/>
          </w:rPr>
          <w:t xml:space="preserve"> t</w:t>
        </w:r>
        <w:r w:rsidR="00EF3D61" w:rsidRPr="00860957">
          <w:rPr>
            <w:rFonts w:ascii="Times New Roman" w:hAnsi="Times New Roman" w:cs="Times New Roman"/>
            <w:sz w:val="24"/>
            <w:szCs w:val="24"/>
          </w:rPr>
          <w:t>ë</w:t>
        </w:r>
        <w:r w:rsidR="00E22BFB" w:rsidRPr="00860957">
          <w:rPr>
            <w:rFonts w:ascii="Times New Roman" w:hAnsi="Times New Roman" w:cs="Times New Roman"/>
            <w:sz w:val="24"/>
            <w:szCs w:val="24"/>
          </w:rPr>
          <w:t xml:space="preserve"> KLP</w:t>
        </w:r>
        <w:r w:rsidR="003E288E">
          <w:rPr>
            <w:rFonts w:ascii="Times New Roman" w:hAnsi="Times New Roman" w:cs="Times New Roman"/>
            <w:sz w:val="24"/>
            <w:szCs w:val="24"/>
          </w:rPr>
          <w:t>,</w:t>
        </w:r>
      </w:ins>
      <w:r w:rsidRPr="00860957">
        <w:rPr>
          <w:rFonts w:ascii="Times New Roman" w:hAnsi="Times New Roman" w:cs="Times New Roman"/>
          <w:sz w:val="24"/>
          <w:szCs w:val="24"/>
        </w:rPr>
        <w:t xml:space="preserve"> është kthyer në pozicionin e prokurorit në Prokurorinë pranë Gjykatës së Shkallës Shkodër dhe në këto kushte nuk ka pasur mundësi ligjore dhe objektive që ti kthejë përgjigje një </w:t>
      </w:r>
      <w:del w:id="69" w:author="Admin" w:date="2025-07-08T11:03:00Z">
        <w:r w:rsidRPr="007038D9">
          <w:rPr>
            <w:rFonts w:ascii="Times New Roman" w:hAnsi="Times New Roman" w:cs="Times New Roman"/>
            <w:sz w:val="24"/>
            <w:szCs w:val="24"/>
          </w:rPr>
          <w:delText>kërkesë</w:delText>
        </w:r>
      </w:del>
      <w:ins w:id="70" w:author="Admin" w:date="2025-07-08T11:03:00Z">
        <w:r w:rsidRPr="00860957">
          <w:rPr>
            <w:rFonts w:ascii="Times New Roman" w:hAnsi="Times New Roman" w:cs="Times New Roman"/>
            <w:sz w:val="24"/>
            <w:szCs w:val="24"/>
          </w:rPr>
          <w:t>kërkes</w:t>
        </w:r>
        <w:r w:rsidR="00E22BFB" w:rsidRPr="00860957">
          <w:rPr>
            <w:rFonts w:ascii="Times New Roman" w:hAnsi="Times New Roman" w:cs="Times New Roman"/>
            <w:sz w:val="24"/>
            <w:szCs w:val="24"/>
          </w:rPr>
          <w:t>e</w:t>
        </w:r>
      </w:ins>
      <w:r w:rsidRPr="00860957">
        <w:rPr>
          <w:rFonts w:ascii="Times New Roman" w:hAnsi="Times New Roman" w:cs="Times New Roman"/>
          <w:sz w:val="24"/>
          <w:szCs w:val="24"/>
        </w:rPr>
        <w:t xml:space="preserve"> në vitin </w:t>
      </w:r>
      <w:del w:id="71" w:author="Admin" w:date="2025-07-08T11:03:00Z">
        <w:r w:rsidRPr="007038D9">
          <w:rPr>
            <w:rFonts w:ascii="Times New Roman" w:hAnsi="Times New Roman" w:cs="Times New Roman"/>
            <w:sz w:val="24"/>
            <w:szCs w:val="24"/>
          </w:rPr>
          <w:delText>19.03.</w:delText>
        </w:r>
      </w:del>
      <w:r w:rsidRPr="00860957">
        <w:rPr>
          <w:rFonts w:ascii="Times New Roman" w:hAnsi="Times New Roman" w:cs="Times New Roman"/>
          <w:sz w:val="24"/>
          <w:szCs w:val="24"/>
        </w:rPr>
        <w:t>2020 për llogari të një procedimi penal që nuk e ka pasur më nën hetim.</w:t>
      </w:r>
    </w:p>
    <w:p w14:paraId="5D0EBF50" w14:textId="77777777" w:rsidR="00643ED4" w:rsidRPr="00860957" w:rsidRDefault="00643ED4" w:rsidP="00C03AA8">
      <w:pPr>
        <w:pStyle w:val="ListParagraph"/>
        <w:spacing w:after="0" w:line="240" w:lineRule="auto"/>
        <w:ind w:left="0"/>
        <w:jc w:val="both"/>
        <w:rPr>
          <w:rFonts w:ascii="Times New Roman" w:hAnsi="Times New Roman" w:cs="Times New Roman"/>
          <w:sz w:val="16"/>
          <w:szCs w:val="16"/>
        </w:rPr>
      </w:pPr>
    </w:p>
    <w:p w14:paraId="08BA587B" w14:textId="6CDAA2B6" w:rsidR="00726D53" w:rsidRPr="00860957" w:rsidRDefault="00335E3D"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w:t>
      </w:r>
      <w:r w:rsidR="00643ED4" w:rsidRPr="00860957">
        <w:rPr>
          <w:rFonts w:ascii="Times New Roman" w:hAnsi="Times New Roman" w:cs="Times New Roman"/>
          <w:sz w:val="24"/>
          <w:szCs w:val="24"/>
        </w:rPr>
        <w:t xml:space="preserve"> sa më sipër, NJSHL konstaton se </w:t>
      </w:r>
      <w:r w:rsidR="00E4796E" w:rsidRPr="00860957">
        <w:rPr>
          <w:rFonts w:ascii="Times New Roman" w:hAnsi="Times New Roman" w:cs="Times New Roman"/>
          <w:sz w:val="24"/>
          <w:szCs w:val="24"/>
        </w:rPr>
        <w:t xml:space="preserve">Komisioni nuk i ka </w:t>
      </w:r>
      <w:r w:rsidR="00643ED4" w:rsidRPr="00860957">
        <w:rPr>
          <w:rFonts w:ascii="Times New Roman" w:hAnsi="Times New Roman" w:cs="Times New Roman"/>
          <w:sz w:val="24"/>
          <w:szCs w:val="24"/>
        </w:rPr>
        <w:t xml:space="preserve">renditur </w:t>
      </w:r>
      <w:r w:rsidR="00E4796E" w:rsidRPr="00860957">
        <w:rPr>
          <w:rFonts w:ascii="Times New Roman" w:hAnsi="Times New Roman" w:cs="Times New Roman"/>
          <w:sz w:val="24"/>
          <w:szCs w:val="24"/>
        </w:rPr>
        <w:t>gjetjet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lidhje me 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praktik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nd</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 shkaqet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cilat kan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ndikuar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vler</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simin p</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rfundimtar p</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r dh</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nien e mas</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 disiplinore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shkarkimit nga detyra. N</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k</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to kushte</w:t>
      </w:r>
      <w:r w:rsidR="00643ED4" w:rsidRPr="00860957">
        <w:rPr>
          <w:rFonts w:ascii="Times New Roman" w:hAnsi="Times New Roman" w:cs="Times New Roman"/>
          <w:sz w:val="24"/>
          <w:szCs w:val="24"/>
        </w:rPr>
        <w:t>,</w:t>
      </w:r>
      <w:r w:rsidR="00E4796E" w:rsidRPr="00860957">
        <w:rPr>
          <w:rFonts w:ascii="Times New Roman" w:hAnsi="Times New Roman" w:cs="Times New Roman"/>
          <w:sz w:val="24"/>
          <w:szCs w:val="24"/>
        </w:rPr>
        <w:t xml:space="preserve"> NJSHL vler</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son se</w:t>
      </w:r>
      <w:r w:rsidR="003E3344" w:rsidRPr="00860957">
        <w:rPr>
          <w:rFonts w:ascii="Times New Roman" w:hAnsi="Times New Roman" w:cs="Times New Roman"/>
          <w:sz w:val="24"/>
          <w:szCs w:val="24"/>
        </w:rPr>
        <w:t>,</w:t>
      </w:r>
      <w:r w:rsidR="00E4796E" w:rsidRPr="00860957">
        <w:rPr>
          <w:rFonts w:ascii="Times New Roman" w:hAnsi="Times New Roman" w:cs="Times New Roman"/>
          <w:sz w:val="24"/>
          <w:szCs w:val="24"/>
        </w:rPr>
        <w:t xml:space="preserve"> </w:t>
      </w:r>
      <w:r w:rsidR="00643ED4" w:rsidRPr="00860957">
        <w:rPr>
          <w:rFonts w:ascii="Times New Roman" w:hAnsi="Times New Roman" w:cs="Times New Roman"/>
          <w:sz w:val="24"/>
          <w:szCs w:val="24"/>
        </w:rPr>
        <w:t xml:space="preserve">për sa kohë vlerësimi i Komisionit në lidhje me këtë procedim penal nuk ka ndikuar në dhënien e masës disiplinore në ngarkim të subjektit të rivlerësimit, </w:t>
      </w:r>
      <w:r w:rsidR="00E4796E" w:rsidRPr="00860957">
        <w:rPr>
          <w:rFonts w:ascii="Times New Roman" w:hAnsi="Times New Roman" w:cs="Times New Roman"/>
          <w:sz w:val="24"/>
          <w:szCs w:val="24"/>
        </w:rPr>
        <w:t>trajtimi i shkaqeve t</w:t>
      </w:r>
      <w:r w:rsidR="00643ED4" w:rsidRPr="00860957">
        <w:rPr>
          <w:rFonts w:ascii="Times New Roman" w:hAnsi="Times New Roman" w:cs="Times New Roman"/>
          <w:sz w:val="24"/>
          <w:szCs w:val="24"/>
        </w:rPr>
        <w:t>ë</w:t>
      </w:r>
      <w:r w:rsidR="00E4796E" w:rsidRPr="00860957">
        <w:rPr>
          <w:rFonts w:ascii="Times New Roman" w:hAnsi="Times New Roman" w:cs="Times New Roman"/>
          <w:sz w:val="24"/>
          <w:szCs w:val="24"/>
        </w:rPr>
        <w:t xml:space="preserve"> ankimit </w:t>
      </w:r>
      <w:r w:rsidR="00643ED4" w:rsidRPr="00860957">
        <w:rPr>
          <w:rFonts w:ascii="Times New Roman" w:hAnsi="Times New Roman" w:cs="Times New Roman"/>
          <w:sz w:val="24"/>
          <w:szCs w:val="24"/>
        </w:rPr>
        <w:t>në lidhje me këtë procedim penal është jo relevant për vendimmarrjen në Kolegj.</w:t>
      </w:r>
      <w:r w:rsidR="00E4796E" w:rsidRPr="00860957">
        <w:rPr>
          <w:rFonts w:ascii="Times New Roman" w:hAnsi="Times New Roman" w:cs="Times New Roman"/>
          <w:sz w:val="24"/>
          <w:szCs w:val="24"/>
        </w:rPr>
        <w:t xml:space="preserve"> </w:t>
      </w:r>
    </w:p>
    <w:p w14:paraId="39B01C6C" w14:textId="77777777" w:rsidR="005D015A" w:rsidRPr="00860957" w:rsidRDefault="005D015A" w:rsidP="00C03AA8">
      <w:pPr>
        <w:spacing w:after="0" w:line="240" w:lineRule="auto"/>
        <w:jc w:val="both"/>
        <w:rPr>
          <w:rFonts w:ascii="Times New Roman" w:hAnsi="Times New Roman" w:cs="Times New Roman"/>
          <w:sz w:val="16"/>
          <w:szCs w:val="16"/>
        </w:rPr>
      </w:pPr>
    </w:p>
    <w:p w14:paraId="02EC0125" w14:textId="5D85DA89" w:rsidR="00F03D6B" w:rsidRPr="00860957" w:rsidRDefault="00AD4513" w:rsidP="00C03AA8">
      <w:pPr>
        <w:pStyle w:val="ListParagraph"/>
        <w:numPr>
          <w:ilvl w:val="0"/>
          <w:numId w:val="1"/>
        </w:numPr>
        <w:spacing w:line="240" w:lineRule="auto"/>
        <w:ind w:left="0"/>
        <w:jc w:val="both"/>
        <w:rPr>
          <w:rFonts w:ascii="Times New Roman" w:hAnsi="Times New Roman"/>
          <w:b/>
          <w:i/>
          <w:sz w:val="24"/>
          <w:rPrChange w:id="72" w:author="Admin" w:date="2025-07-08T11:03:00Z">
            <w:rPr>
              <w:rFonts w:ascii="Times New Roman" w:hAnsi="Times New Roman"/>
              <w:b/>
              <w:sz w:val="24"/>
            </w:rPr>
          </w:rPrChange>
        </w:rPr>
      </w:pPr>
      <w:r w:rsidRPr="00860957">
        <w:rPr>
          <w:rFonts w:ascii="Times New Roman" w:hAnsi="Times New Roman" w:cs="Times New Roman"/>
          <w:i/>
          <w:iCs/>
          <w:sz w:val="24"/>
          <w:szCs w:val="24"/>
        </w:rPr>
        <w:t>Në lidhje me procedimin penal nr. 877/2009</w:t>
      </w:r>
      <w:r w:rsidRPr="00860957">
        <w:rPr>
          <w:rStyle w:val="FootnoteReference"/>
          <w:rFonts w:ascii="Times New Roman" w:hAnsi="Times New Roman" w:cs="Times New Roman"/>
          <w:i/>
          <w:iCs/>
          <w:sz w:val="24"/>
          <w:szCs w:val="24"/>
        </w:rPr>
        <w:footnoteReference w:id="15"/>
      </w:r>
      <w:r w:rsidRPr="00860957">
        <w:rPr>
          <w:rFonts w:ascii="Times New Roman" w:hAnsi="Times New Roman" w:cs="Times New Roman"/>
          <w:i/>
          <w:iCs/>
          <w:sz w:val="24"/>
          <w:szCs w:val="24"/>
        </w:rPr>
        <w:t xml:space="preserve"> t</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Prokurorisë pran</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Gjykat</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s s</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 xml:space="preserve"> Rrethit Gjyq</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sor Shkod</w:t>
      </w:r>
      <w:r w:rsidR="008D4738" w:rsidRPr="00860957">
        <w:rPr>
          <w:rFonts w:ascii="Times New Roman" w:hAnsi="Times New Roman" w:cs="Times New Roman"/>
          <w:i/>
          <w:iCs/>
          <w:sz w:val="24"/>
          <w:szCs w:val="24"/>
        </w:rPr>
        <w:t>ë</w:t>
      </w:r>
      <w:r w:rsidRPr="00860957">
        <w:rPr>
          <w:rFonts w:ascii="Times New Roman" w:hAnsi="Times New Roman" w:cs="Times New Roman"/>
          <w:i/>
          <w:iCs/>
          <w:sz w:val="24"/>
          <w:szCs w:val="24"/>
        </w:rPr>
        <w:t>r</w:t>
      </w:r>
      <w:r w:rsidR="003604CE" w:rsidRPr="00860957">
        <w:rPr>
          <w:rFonts w:ascii="Times New Roman" w:hAnsi="Times New Roman" w:cs="Times New Roman"/>
          <w:i/>
          <w:iCs/>
          <w:sz w:val="24"/>
          <w:szCs w:val="24"/>
        </w:rPr>
        <w:t>,</w:t>
      </w:r>
      <w:r w:rsidR="00F03D6B" w:rsidRPr="00860957">
        <w:rPr>
          <w:rFonts w:ascii="Times New Roman" w:hAnsi="Times New Roman" w:cs="Times New Roman"/>
          <w:sz w:val="24"/>
          <w:szCs w:val="24"/>
        </w:rPr>
        <w:t xml:space="preserve"> </w:t>
      </w:r>
      <w:r w:rsidR="00D24C70" w:rsidRPr="00860957">
        <w:rPr>
          <w:rFonts w:ascii="Times New Roman" w:hAnsi="Times New Roman" w:cs="Times New Roman"/>
          <w:sz w:val="24"/>
          <w:szCs w:val="24"/>
        </w:rPr>
        <w:t>Komisioni është shprehur në vendim se</w:t>
      </w:r>
      <w:r w:rsidR="00037AD9" w:rsidRPr="00860957">
        <w:rPr>
          <w:rFonts w:ascii="Times New Roman" w:hAnsi="Times New Roman" w:cs="Times New Roman"/>
          <w:sz w:val="24"/>
          <w:szCs w:val="24"/>
        </w:rPr>
        <w:t xml:space="preserve"> </w:t>
      </w:r>
      <w:del w:id="73" w:author="Admin" w:date="2025-07-08T11:03:00Z">
        <w:r w:rsidR="00D24C70" w:rsidRPr="007038D9">
          <w:rPr>
            <w:rFonts w:ascii="Times New Roman" w:hAnsi="Times New Roman" w:cs="Times New Roman"/>
            <w:sz w:val="24"/>
            <w:szCs w:val="24"/>
          </w:rPr>
          <w:delText>marrja e huas në një vlerë</w:delText>
        </w:r>
        <w:r w:rsidR="00F03D6B" w:rsidRPr="007038D9">
          <w:rPr>
            <w:rFonts w:ascii="Times New Roman" w:hAnsi="Times New Roman" w:cs="Times New Roman"/>
            <w:sz w:val="24"/>
            <w:szCs w:val="24"/>
          </w:rPr>
          <w:delText xml:space="preserve"> </w:delText>
        </w:r>
        <w:r w:rsidR="00D24C70" w:rsidRPr="007038D9">
          <w:rPr>
            <w:rFonts w:ascii="Times New Roman" w:hAnsi="Times New Roman" w:cs="Times New Roman"/>
            <w:sz w:val="24"/>
            <w:szCs w:val="24"/>
          </w:rPr>
          <w:delText>të konsiderueshme dhe pa interes nga shtetasi Paulin Gega vlerësohet si një pengesë potenciale e subjektit për të ushtruar detyrën e prokurorit me integritet dhe i pavarur ndaj çdo ndikimi dhe presioni të jashtëm, sikurse parashikohet nga pika 3 e nenit 75 të ligjit nr. 96/2016, dhe, ashtu sikurse dhe orientohet në opinionin e ONM-së, marrja e huas në vlerën 50.000 euro nga ky shtetas konsiderohet si sjellje që vjen në kundërshtim me etikën e prokurorit dhe që cenon integritetin e tij. Në vlerësimin e Komisionit</w:delText>
        </w:r>
      </w:del>
      <w:ins w:id="74" w:author="Admin" w:date="2025-07-08T11:03:00Z">
        <w:r w:rsidR="00037AD9" w:rsidRPr="00860957">
          <w:rPr>
            <w:rFonts w:ascii="Times New Roman" w:hAnsi="Times New Roman" w:cs="Times New Roman"/>
            <w:i/>
            <w:iCs/>
            <w:sz w:val="24"/>
            <w:szCs w:val="24"/>
          </w:rPr>
          <w:t>nuk çmohet i besuesh</w:t>
        </w:r>
        <w:r w:rsidR="00EF3D61" w:rsidRPr="00860957">
          <w:rPr>
            <w:rFonts w:ascii="Times New Roman" w:hAnsi="Times New Roman" w:cs="Times New Roman"/>
            <w:i/>
            <w:iCs/>
            <w:sz w:val="24"/>
            <w:szCs w:val="24"/>
          </w:rPr>
          <w:t>ë</w:t>
        </w:r>
        <w:r w:rsidR="00037AD9" w:rsidRPr="00860957">
          <w:rPr>
            <w:rFonts w:ascii="Times New Roman" w:hAnsi="Times New Roman" w:cs="Times New Roman"/>
            <w:i/>
            <w:iCs/>
            <w:sz w:val="24"/>
            <w:szCs w:val="24"/>
          </w:rPr>
          <w:t>m</w:t>
        </w:r>
      </w:ins>
      <w:r w:rsidR="00037AD9" w:rsidRPr="00860957">
        <w:rPr>
          <w:rFonts w:ascii="Times New Roman" w:hAnsi="Times New Roman"/>
          <w:i/>
          <w:sz w:val="24"/>
          <w:rPrChange w:id="75" w:author="Admin" w:date="2025-07-08T11:03:00Z">
            <w:rPr>
              <w:rFonts w:ascii="Times New Roman" w:hAnsi="Times New Roman"/>
              <w:sz w:val="24"/>
            </w:rPr>
          </w:rPrChange>
        </w:rPr>
        <w:t>, fakti që subjekti ka marrë një hua prej 50.000 eurosh pa interes nga një shtetas, të cilin sipas deklarimeve të tij kishte vetëm një vit që e njihte</w:t>
      </w:r>
      <w:del w:id="76" w:author="Admin" w:date="2025-07-08T11:03:00Z">
        <w:r w:rsidR="00D24C70" w:rsidRPr="007038D9">
          <w:rPr>
            <w:rFonts w:ascii="Times New Roman" w:hAnsi="Times New Roman" w:cs="Times New Roman"/>
            <w:sz w:val="24"/>
            <w:szCs w:val="24"/>
          </w:rPr>
          <w:delText>, nuk është i besueshëm madje</w:delText>
        </w:r>
        <w:r w:rsidR="003604CE" w:rsidRPr="007038D9">
          <w:rPr>
            <w:rFonts w:ascii="Times New Roman" w:hAnsi="Times New Roman" w:cs="Times New Roman"/>
            <w:sz w:val="24"/>
            <w:szCs w:val="24"/>
          </w:rPr>
          <w:delText>,</w:delText>
        </w:r>
      </w:del>
      <w:ins w:id="77" w:author="Admin" w:date="2025-07-08T11:03:00Z">
        <w:r w:rsidR="00037AD9" w:rsidRPr="00860957">
          <w:rPr>
            <w:rFonts w:ascii="Times New Roman" w:hAnsi="Times New Roman" w:cs="Times New Roman"/>
            <w:i/>
            <w:iCs/>
            <w:sz w:val="24"/>
            <w:szCs w:val="24"/>
          </w:rPr>
          <w:t xml:space="preserve">. Nga ana </w:t>
        </w:r>
        <w:r w:rsidR="00EF3D61" w:rsidRPr="00860957">
          <w:rPr>
            <w:rFonts w:ascii="Times New Roman" w:hAnsi="Times New Roman" w:cs="Times New Roman"/>
            <w:i/>
            <w:iCs/>
            <w:sz w:val="24"/>
            <w:szCs w:val="24"/>
          </w:rPr>
          <w:t>tjetër</w:t>
        </w:r>
      </w:ins>
      <w:r w:rsidR="00037AD9" w:rsidRPr="00860957">
        <w:rPr>
          <w:rFonts w:ascii="Times New Roman" w:hAnsi="Times New Roman"/>
          <w:i/>
          <w:sz w:val="24"/>
          <w:rPrChange w:id="78" w:author="Admin" w:date="2025-07-08T11:03:00Z">
            <w:rPr>
              <w:rFonts w:ascii="Times New Roman" w:hAnsi="Times New Roman"/>
              <w:sz w:val="24"/>
            </w:rPr>
          </w:rPrChange>
        </w:rPr>
        <w:t xml:space="preserve"> edhe nëse merret i mirëqenë pretendimi </w:t>
      </w:r>
      <w:del w:id="79" w:author="Admin" w:date="2025-07-08T11:03:00Z">
        <w:r w:rsidR="00D24C70" w:rsidRPr="007038D9">
          <w:rPr>
            <w:rFonts w:ascii="Times New Roman" w:hAnsi="Times New Roman" w:cs="Times New Roman"/>
            <w:sz w:val="24"/>
            <w:szCs w:val="24"/>
          </w:rPr>
          <w:delText xml:space="preserve">i subjektit </w:delText>
        </w:r>
      </w:del>
      <w:r w:rsidR="00037AD9" w:rsidRPr="00860957">
        <w:rPr>
          <w:rFonts w:ascii="Times New Roman" w:hAnsi="Times New Roman"/>
          <w:i/>
          <w:sz w:val="24"/>
          <w:rPrChange w:id="80" w:author="Admin" w:date="2025-07-08T11:03:00Z">
            <w:rPr>
              <w:rFonts w:ascii="Times New Roman" w:hAnsi="Times New Roman"/>
              <w:sz w:val="24"/>
            </w:rPr>
          </w:rPrChange>
        </w:rPr>
        <w:t xml:space="preserve">se njohja me z. Gega ka filluar në vitin 2011, subjekti duhet të shmangte marrjen e kësaj huaje në vitin 2012 nga ky shtetas, për sa kohë prej tij janë kryer verifikime në kuadër të një procedimi penal, ndonëse jo në ngarkim të kësaj shoqërie. </w:t>
      </w:r>
      <w:del w:id="81" w:author="Admin" w:date="2025-07-08T11:03:00Z">
        <w:r w:rsidR="00D24C70" w:rsidRPr="007038D9">
          <w:rPr>
            <w:rFonts w:ascii="Times New Roman" w:hAnsi="Times New Roman" w:cs="Times New Roman"/>
            <w:sz w:val="24"/>
            <w:szCs w:val="24"/>
          </w:rPr>
          <w:delText>Po ashtu</w:delText>
        </w:r>
        <w:r w:rsidR="0067682F" w:rsidRPr="007038D9">
          <w:rPr>
            <w:rFonts w:ascii="Times New Roman" w:hAnsi="Times New Roman" w:cs="Times New Roman"/>
            <w:sz w:val="24"/>
            <w:szCs w:val="24"/>
          </w:rPr>
          <w:delText>,</w:delText>
        </w:r>
        <w:r w:rsidR="00D24C70" w:rsidRPr="007038D9">
          <w:rPr>
            <w:rFonts w:ascii="Times New Roman" w:hAnsi="Times New Roman" w:cs="Times New Roman"/>
            <w:sz w:val="24"/>
            <w:szCs w:val="24"/>
          </w:rPr>
          <w:delText xml:space="preserve"> Komisioni ka vlerësuar se</w:delText>
        </w:r>
      </w:del>
      <w:ins w:id="82" w:author="Admin" w:date="2025-07-08T11:03:00Z">
        <w:r w:rsidR="00EF3D61" w:rsidRPr="00860957">
          <w:rPr>
            <w:rFonts w:ascii="Times New Roman" w:hAnsi="Times New Roman" w:cs="Times New Roman"/>
            <w:i/>
            <w:iCs/>
            <w:sz w:val="24"/>
            <w:szCs w:val="24"/>
          </w:rPr>
          <w:t>Për më tepër,</w:t>
        </w:r>
      </w:ins>
      <w:r w:rsidR="00EF3D61" w:rsidRPr="00860957">
        <w:rPr>
          <w:rFonts w:ascii="Times New Roman" w:hAnsi="Times New Roman"/>
          <w:i/>
          <w:sz w:val="24"/>
          <w:rPrChange w:id="83" w:author="Admin" w:date="2025-07-08T11:03:00Z">
            <w:rPr>
              <w:rFonts w:ascii="Times New Roman" w:hAnsi="Times New Roman"/>
              <w:sz w:val="24"/>
            </w:rPr>
          </w:rPrChange>
        </w:rPr>
        <w:t xml:space="preserve"> </w:t>
      </w:r>
      <w:r w:rsidR="00037AD9" w:rsidRPr="00860957">
        <w:rPr>
          <w:rFonts w:ascii="Times New Roman" w:hAnsi="Times New Roman"/>
          <w:i/>
          <w:sz w:val="24"/>
          <w:rPrChange w:id="84" w:author="Admin" w:date="2025-07-08T11:03:00Z">
            <w:rPr>
              <w:rFonts w:ascii="Times New Roman" w:hAnsi="Times New Roman"/>
              <w:sz w:val="24"/>
            </w:rPr>
          </w:rPrChange>
        </w:rPr>
        <w:t>shoqëria “Genklaudis” SHA është një shoqëri me precedentë penalë, për shkak se në Prokurorinë e Rrethit Gjyqësor Shkodër janë trajtuar dy procedime penale në ngarkim të saj, përkatësisht në vitet 2015 dhe 2019</w:t>
      </w:r>
      <w:del w:id="85" w:author="Admin" w:date="2025-07-08T11:03:00Z">
        <w:r w:rsidR="0067682F" w:rsidRPr="007038D9">
          <w:rPr>
            <w:rFonts w:ascii="Times New Roman" w:hAnsi="Times New Roman" w:cs="Times New Roman"/>
            <w:sz w:val="24"/>
            <w:szCs w:val="24"/>
          </w:rPr>
          <w:delText>.</w:delText>
        </w:r>
      </w:del>
      <w:ins w:id="86" w:author="Admin" w:date="2025-07-08T11:03:00Z">
        <w:r w:rsidR="00EF3D61" w:rsidRPr="00860957">
          <w:rPr>
            <w:rFonts w:ascii="Times New Roman" w:hAnsi="Times New Roman" w:cs="Times New Roman"/>
            <w:i/>
            <w:iCs/>
            <w:sz w:val="24"/>
            <w:szCs w:val="24"/>
          </w:rPr>
          <w:t xml:space="preserve"> (pavarësisht se në një rast subjekti ka hequr dorë dhe në rastin tjetër çështja është pushuar nga një prokuror tjetër)</w:t>
        </w:r>
        <w:r w:rsidR="00037AD9" w:rsidRPr="00860957">
          <w:rPr>
            <w:rFonts w:ascii="Times New Roman" w:hAnsi="Times New Roman" w:cs="Times New Roman"/>
            <w:i/>
            <w:iCs/>
            <w:sz w:val="24"/>
            <w:szCs w:val="24"/>
          </w:rPr>
          <w:t xml:space="preserve">. </w:t>
        </w:r>
        <w:r w:rsidR="00EF3D61" w:rsidRPr="00860957">
          <w:rPr>
            <w:rFonts w:ascii="Times New Roman" w:hAnsi="Times New Roman" w:cs="Times New Roman"/>
            <w:i/>
            <w:iCs/>
            <w:sz w:val="24"/>
            <w:szCs w:val="24"/>
          </w:rPr>
          <w:t xml:space="preserve">Në këto kushte, </w:t>
        </w:r>
        <w:r w:rsidR="00D24C70" w:rsidRPr="00860957">
          <w:rPr>
            <w:rFonts w:ascii="Times New Roman" w:hAnsi="Times New Roman" w:cs="Times New Roman"/>
            <w:i/>
            <w:iCs/>
            <w:sz w:val="24"/>
            <w:szCs w:val="24"/>
          </w:rPr>
          <w:t>marrja e huas në një vlerë</w:t>
        </w:r>
        <w:r w:rsidR="00F03D6B" w:rsidRPr="00860957">
          <w:rPr>
            <w:rFonts w:ascii="Times New Roman" w:hAnsi="Times New Roman" w:cs="Times New Roman"/>
            <w:i/>
            <w:iCs/>
            <w:sz w:val="24"/>
            <w:szCs w:val="24"/>
          </w:rPr>
          <w:t xml:space="preserve"> </w:t>
        </w:r>
        <w:r w:rsidR="00D24C70" w:rsidRPr="00860957">
          <w:rPr>
            <w:rFonts w:ascii="Times New Roman" w:hAnsi="Times New Roman" w:cs="Times New Roman"/>
            <w:i/>
            <w:iCs/>
            <w:sz w:val="24"/>
            <w:szCs w:val="24"/>
          </w:rPr>
          <w:t xml:space="preserve">të konsiderueshme dhe pa interes nga shtetasi </w:t>
        </w:r>
        <w:proofErr w:type="spellStart"/>
        <w:r w:rsidR="00D24C70" w:rsidRPr="00860957">
          <w:rPr>
            <w:rFonts w:ascii="Times New Roman" w:hAnsi="Times New Roman" w:cs="Times New Roman"/>
            <w:i/>
            <w:iCs/>
            <w:sz w:val="24"/>
            <w:szCs w:val="24"/>
          </w:rPr>
          <w:t>Paulin</w:t>
        </w:r>
        <w:proofErr w:type="spellEnd"/>
        <w:r w:rsidR="00D24C70" w:rsidRPr="00860957">
          <w:rPr>
            <w:rFonts w:ascii="Times New Roman" w:hAnsi="Times New Roman" w:cs="Times New Roman"/>
            <w:i/>
            <w:iCs/>
            <w:sz w:val="24"/>
            <w:szCs w:val="24"/>
          </w:rPr>
          <w:t xml:space="preserve"> Gega vlerësohet si një pengesë potenciale e subjektit për të ushtruar detyrën e prokurorit me integritet dhe i pavarur ndaj çdo ndikimi dhe presioni të jashtëm, sikurse parashikohet nga pika 3 e nenit 75 të ligjit nr. 96/2016, dhe, ashtu sikurse dhe orientohet në opinionin e </w:t>
        </w:r>
        <w:r w:rsidR="003E288E">
          <w:rPr>
            <w:rFonts w:ascii="Times New Roman" w:hAnsi="Times New Roman" w:cs="Times New Roman"/>
            <w:i/>
            <w:iCs/>
            <w:sz w:val="24"/>
            <w:szCs w:val="24"/>
          </w:rPr>
          <w:t>V</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 xml:space="preserve">zhguesit </w:t>
        </w:r>
        <w:proofErr w:type="spellStart"/>
        <w:r w:rsidR="003E288E">
          <w:rPr>
            <w:rFonts w:ascii="Times New Roman" w:hAnsi="Times New Roman" w:cs="Times New Roman"/>
            <w:i/>
            <w:iCs/>
            <w:sz w:val="24"/>
            <w:szCs w:val="24"/>
          </w:rPr>
          <w:t>Nd</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rkom</w:t>
        </w:r>
        <w:r w:rsidR="005F66F7">
          <w:rPr>
            <w:rFonts w:ascii="Times New Roman" w:hAnsi="Times New Roman" w:cs="Times New Roman"/>
            <w:i/>
            <w:iCs/>
            <w:sz w:val="24"/>
            <w:szCs w:val="24"/>
          </w:rPr>
          <w:t>ë</w:t>
        </w:r>
        <w:r w:rsidR="003E288E">
          <w:rPr>
            <w:rFonts w:ascii="Times New Roman" w:hAnsi="Times New Roman" w:cs="Times New Roman"/>
            <w:i/>
            <w:iCs/>
            <w:sz w:val="24"/>
            <w:szCs w:val="24"/>
          </w:rPr>
          <w:t>tar</w:t>
        </w:r>
        <w:proofErr w:type="spellEnd"/>
        <w:r w:rsidR="00D24C70" w:rsidRPr="00860957">
          <w:rPr>
            <w:rFonts w:ascii="Times New Roman" w:hAnsi="Times New Roman" w:cs="Times New Roman"/>
            <w:i/>
            <w:iCs/>
            <w:sz w:val="24"/>
            <w:szCs w:val="24"/>
          </w:rPr>
          <w:t>, marrja e huas në vlerën 50.000 euro nga ky shtetas konsiderohet si sjellje që vjen në kundërshtim me etikën e prokurorit dhe që cenon integritetin e tij.</w:t>
        </w:r>
      </w:ins>
      <w:r w:rsidR="00D24C70" w:rsidRPr="00860957">
        <w:rPr>
          <w:rFonts w:ascii="Times New Roman" w:hAnsi="Times New Roman"/>
          <w:i/>
          <w:sz w:val="24"/>
          <w:rPrChange w:id="87" w:author="Admin" w:date="2025-07-08T11:03:00Z">
            <w:rPr>
              <w:rFonts w:ascii="Times New Roman" w:hAnsi="Times New Roman"/>
              <w:sz w:val="24"/>
            </w:rPr>
          </w:rPrChange>
        </w:rPr>
        <w:t xml:space="preserve"> </w:t>
      </w:r>
    </w:p>
    <w:p w14:paraId="37B2E28E" w14:textId="77777777" w:rsidR="003604CE" w:rsidRPr="00860957" w:rsidRDefault="003604CE" w:rsidP="003604CE">
      <w:pPr>
        <w:pStyle w:val="ListParagraph"/>
        <w:spacing w:line="240" w:lineRule="auto"/>
        <w:ind w:left="0"/>
        <w:jc w:val="both"/>
        <w:rPr>
          <w:rFonts w:ascii="Times New Roman" w:hAnsi="Times New Roman" w:cs="Times New Roman"/>
          <w:b/>
          <w:bCs/>
          <w:sz w:val="16"/>
          <w:szCs w:val="16"/>
        </w:rPr>
      </w:pPr>
    </w:p>
    <w:p w14:paraId="09D31E27" w14:textId="53FAEC56" w:rsidR="00E3585B" w:rsidRPr="00860957" w:rsidRDefault="005D015A" w:rsidP="00C03AA8">
      <w:pPr>
        <w:pStyle w:val="ListParagraph"/>
        <w:numPr>
          <w:ilvl w:val="1"/>
          <w:numId w:val="1"/>
        </w:numPr>
        <w:spacing w:line="240" w:lineRule="auto"/>
        <w:ind w:left="0" w:firstLine="0"/>
        <w:jc w:val="both"/>
        <w:rPr>
          <w:rFonts w:ascii="Times New Roman" w:hAnsi="Times New Roman" w:cs="Times New Roman"/>
          <w:b/>
          <w:bCs/>
          <w:strike/>
          <w:sz w:val="24"/>
          <w:szCs w:val="24"/>
        </w:rPr>
      </w:pPr>
      <w:r w:rsidRPr="00860957">
        <w:rPr>
          <w:rFonts w:ascii="Times New Roman" w:hAnsi="Times New Roman" w:cs="Times New Roman"/>
          <w:sz w:val="24"/>
          <w:szCs w:val="24"/>
        </w:rPr>
        <w:t>Subjekti i rivler</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simit ka kund</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rshtuar n</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konkluzionin e m</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E3585B" w:rsidRPr="00860957">
        <w:rPr>
          <w:rFonts w:ascii="Times New Roman" w:hAnsi="Times New Roman" w:cs="Times New Roman"/>
          <w:sz w:val="24"/>
          <w:szCs w:val="24"/>
        </w:rPr>
        <w:t>ë</w:t>
      </w:r>
      <w:r w:rsidRPr="00860957">
        <w:rPr>
          <w:rFonts w:ascii="Times New Roman" w:hAnsi="Times New Roman" w:cs="Times New Roman"/>
          <w:sz w:val="24"/>
          <w:szCs w:val="24"/>
        </w:rPr>
        <w:t xml:space="preserve">rm </w:t>
      </w:r>
      <w:r w:rsidR="00D977F8" w:rsidRPr="00860957">
        <w:rPr>
          <w:rFonts w:ascii="Times New Roman" w:hAnsi="Times New Roman" w:cs="Times New Roman"/>
          <w:sz w:val="24"/>
          <w:szCs w:val="24"/>
        </w:rPr>
        <w:t>dhe arsyetimin e Komisionit n</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 xml:space="preserve"> vendim </w:t>
      </w:r>
      <w:r w:rsidRPr="00860957">
        <w:rPr>
          <w:rFonts w:ascii="Times New Roman" w:hAnsi="Times New Roman" w:cs="Times New Roman"/>
          <w:sz w:val="24"/>
          <w:szCs w:val="24"/>
        </w:rPr>
        <w:t>duke pretenduar se</w:t>
      </w:r>
      <w:r w:rsidR="00D33081" w:rsidRPr="00860957">
        <w:rPr>
          <w:rFonts w:ascii="Times New Roman" w:hAnsi="Times New Roman" w:cs="Times New Roman"/>
          <w:sz w:val="24"/>
          <w:szCs w:val="24"/>
        </w:rPr>
        <w:t xml:space="preserve"> konkluzionet e Komisionit për veprimet e tij në raport me dosjen nr. 877/2009 janë të pambështetura faktikisht dhe juridikisht pasi:</w:t>
      </w:r>
    </w:p>
    <w:p w14:paraId="523EA2E6" w14:textId="17A012E5" w:rsidR="0067682F" w:rsidRPr="00860957" w:rsidRDefault="00E3585B"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G</w:t>
      </w:r>
      <w:r w:rsidR="005D015A" w:rsidRPr="00860957">
        <w:rPr>
          <w:rFonts w:ascii="Times New Roman" w:hAnsi="Times New Roman" w:cs="Times New Roman"/>
          <w:sz w:val="24"/>
          <w:szCs w:val="24"/>
        </w:rPr>
        <w:t>jat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hetimit administrativ </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provuar tej </w:t>
      </w:r>
      <w:r w:rsidRPr="00860957">
        <w:rPr>
          <w:rFonts w:ascii="Times New Roman" w:hAnsi="Times New Roman" w:cs="Times New Roman"/>
          <w:sz w:val="24"/>
          <w:szCs w:val="24"/>
        </w:rPr>
        <w:t>çdo</w:t>
      </w:r>
      <w:r w:rsidR="005D015A" w:rsidRPr="00860957">
        <w:rPr>
          <w:rFonts w:ascii="Times New Roman" w:hAnsi="Times New Roman" w:cs="Times New Roman"/>
          <w:sz w:val="24"/>
          <w:szCs w:val="24"/>
        </w:rPr>
        <w:t xml:space="preserve"> dyshimi 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arsyesh</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m marrja e huas</w:t>
      </w:r>
      <w:r w:rsidRPr="00860957">
        <w:rPr>
          <w:rFonts w:ascii="Times New Roman" w:hAnsi="Times New Roman" w:cs="Times New Roman"/>
          <w:sz w:val="24"/>
          <w:szCs w:val="24"/>
        </w:rPr>
        <w:t xml:space="preserve"> </w:t>
      </w:r>
      <w:r w:rsidR="005D015A" w:rsidRPr="00860957">
        <w:rPr>
          <w:rFonts w:ascii="Times New Roman" w:hAnsi="Times New Roman" w:cs="Times New Roman"/>
          <w:sz w:val="24"/>
          <w:szCs w:val="24"/>
        </w:rPr>
        <w:t xml:space="preserve">pa interes nga shtetasi </w:t>
      </w:r>
      <w:proofErr w:type="spellStart"/>
      <w:r w:rsidR="005D015A" w:rsidRPr="00860957">
        <w:rPr>
          <w:rFonts w:ascii="Times New Roman" w:hAnsi="Times New Roman" w:cs="Times New Roman"/>
          <w:sz w:val="24"/>
          <w:szCs w:val="24"/>
        </w:rPr>
        <w:t>Paulin</w:t>
      </w:r>
      <w:proofErr w:type="spellEnd"/>
      <w:r w:rsidR="005D015A" w:rsidRPr="00860957">
        <w:rPr>
          <w:rFonts w:ascii="Times New Roman" w:hAnsi="Times New Roman" w:cs="Times New Roman"/>
          <w:sz w:val="24"/>
          <w:szCs w:val="24"/>
        </w:rPr>
        <w:t xml:space="preserve"> Gega si individ dhe jo nga shoq</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ria k</w:t>
      </w:r>
      <w:r w:rsidR="00D977F8" w:rsidRPr="00860957">
        <w:rPr>
          <w:rFonts w:ascii="Times New Roman" w:hAnsi="Times New Roman" w:cs="Times New Roman"/>
          <w:sz w:val="24"/>
          <w:szCs w:val="24"/>
        </w:rPr>
        <w:t>u</w:t>
      </w:r>
      <w:r w:rsidR="005D015A" w:rsidRPr="00860957">
        <w:rPr>
          <w:rFonts w:ascii="Times New Roman" w:hAnsi="Times New Roman" w:cs="Times New Roman"/>
          <w:sz w:val="24"/>
          <w:szCs w:val="24"/>
        </w:rPr>
        <w:t xml:space="preserve"> ai ishte administrator dhe dyshimi i Komisionit n</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k</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drejtim </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5D015A" w:rsidRPr="00860957">
        <w:rPr>
          <w:rFonts w:ascii="Times New Roman" w:hAnsi="Times New Roman" w:cs="Times New Roman"/>
          <w:sz w:val="24"/>
          <w:szCs w:val="24"/>
        </w:rPr>
        <w:t xml:space="preserve"> i pabazuar </w:t>
      </w:r>
      <w:r w:rsidR="008864B6" w:rsidRPr="00860957">
        <w:rPr>
          <w:rFonts w:ascii="Times New Roman" w:hAnsi="Times New Roman" w:cs="Times New Roman"/>
          <w:sz w:val="24"/>
          <w:szCs w:val="24"/>
        </w:rPr>
        <w:t>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dh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na apo rrethana objektive</w:t>
      </w:r>
      <w:r w:rsidR="003604CE" w:rsidRPr="00860957">
        <w:rPr>
          <w:rFonts w:ascii="Times New Roman" w:hAnsi="Times New Roman" w:cs="Times New Roman"/>
          <w:sz w:val="24"/>
          <w:szCs w:val="24"/>
        </w:rPr>
        <w:t>;</w:t>
      </w:r>
      <w:r w:rsidR="00166AE6" w:rsidRPr="00860957">
        <w:rPr>
          <w:rFonts w:ascii="Times New Roman" w:hAnsi="Times New Roman" w:cs="Times New Roman"/>
          <w:sz w:val="24"/>
          <w:szCs w:val="24"/>
        </w:rPr>
        <w:t xml:space="preserve"> Huaja është marrë në vitin 2012, shumë kohë më përpara periudhës që referon Komisioni në lidhje me procedimet penale ndaj kësaj shoqërie dhe nuk është marrë nga shoqëria por nga shtetasi </w:t>
      </w:r>
      <w:proofErr w:type="spellStart"/>
      <w:r w:rsidR="00166AE6" w:rsidRPr="00860957">
        <w:rPr>
          <w:rFonts w:ascii="Times New Roman" w:hAnsi="Times New Roman" w:cs="Times New Roman"/>
          <w:sz w:val="24"/>
          <w:szCs w:val="24"/>
        </w:rPr>
        <w:t>Paulin</w:t>
      </w:r>
      <w:proofErr w:type="spellEnd"/>
      <w:r w:rsidR="00166AE6" w:rsidRPr="00860957">
        <w:rPr>
          <w:rFonts w:ascii="Times New Roman" w:hAnsi="Times New Roman" w:cs="Times New Roman"/>
          <w:sz w:val="24"/>
          <w:szCs w:val="24"/>
        </w:rPr>
        <w:t xml:space="preserve"> Gega dhe ka si burim të ardhurat e ligjshme personale të tij dhe se ai asnjëherë nuk ka kryer hetime ndaj huadhënësit apo ndaj shoqërisë së tij, ndërkohë që nga ana e Komisionit nuk është konstatuar konflikt interesi në këtë drejtim;</w:t>
      </w:r>
    </w:p>
    <w:p w14:paraId="75BC6CDC" w14:textId="1E5E6BCA" w:rsidR="0067682F" w:rsidRPr="00860957" w:rsidRDefault="00E3585B"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A</w:t>
      </w:r>
      <w:r w:rsidR="008864B6" w:rsidRPr="00860957">
        <w:rPr>
          <w:rFonts w:ascii="Times New Roman" w:hAnsi="Times New Roman" w:cs="Times New Roman"/>
          <w:sz w:val="24"/>
          <w:szCs w:val="24"/>
        </w:rPr>
        <w:t>rgumenti i Komisionit se subjekti duhet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shmangte marrjen e k</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saj huaje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vitin 2012 nga k</w:t>
      </w:r>
      <w:r w:rsidRPr="00860957">
        <w:rPr>
          <w:rFonts w:ascii="Times New Roman" w:hAnsi="Times New Roman" w:cs="Times New Roman"/>
          <w:sz w:val="24"/>
          <w:szCs w:val="24"/>
        </w:rPr>
        <w:t>y</w:t>
      </w:r>
      <w:r w:rsidR="008864B6" w:rsidRPr="00860957">
        <w:rPr>
          <w:rFonts w:ascii="Times New Roman" w:hAnsi="Times New Roman" w:cs="Times New Roman"/>
          <w:sz w:val="24"/>
          <w:szCs w:val="24"/>
        </w:rPr>
        <w:t xml:space="preserve"> shtetas, i cili ishte administrator i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ris</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“Genklaudis” S</w:t>
      </w:r>
      <w:r w:rsidR="003211AE" w:rsidRPr="00860957">
        <w:rPr>
          <w:rFonts w:ascii="Times New Roman" w:hAnsi="Times New Roman" w:cs="Times New Roman"/>
          <w:sz w:val="24"/>
          <w:szCs w:val="24"/>
        </w:rPr>
        <w:t>HA</w:t>
      </w:r>
      <w:r w:rsidR="008864B6"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w:t>
      </w:r>
      <w:r w:rsidRPr="00860957">
        <w:rPr>
          <w:rFonts w:ascii="Times New Roman" w:hAnsi="Times New Roman" w:cs="Times New Roman"/>
          <w:sz w:val="24"/>
          <w:szCs w:val="24"/>
        </w:rPr>
        <w:t xml:space="preserve"> shka</w:t>
      </w:r>
      <w:r w:rsidR="00E97C7B" w:rsidRPr="00860957">
        <w:rPr>
          <w:rFonts w:ascii="Times New Roman" w:hAnsi="Times New Roman" w:cs="Times New Roman"/>
          <w:sz w:val="24"/>
          <w:szCs w:val="24"/>
        </w:rPr>
        <w:t>k</w:t>
      </w:r>
      <w:r w:rsidRPr="00860957">
        <w:rPr>
          <w:rFonts w:ascii="Times New Roman" w:hAnsi="Times New Roman" w:cs="Times New Roman"/>
          <w:sz w:val="24"/>
          <w:szCs w:val="24"/>
        </w:rPr>
        <w:t xml:space="preserve"> se prej tij </w:t>
      </w:r>
      <w:r w:rsidR="008864B6" w:rsidRPr="00860957">
        <w:rPr>
          <w:rFonts w:ascii="Times New Roman" w:hAnsi="Times New Roman" w:cs="Times New Roman"/>
          <w:sz w:val="24"/>
          <w:szCs w:val="24"/>
        </w:rPr>
        <w:t>jan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kryer verifikime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kuad</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nj</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procedimi penal, ndon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se jo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ngarkim 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saj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rie, </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i palogjiksh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m</w:t>
      </w:r>
      <w:r w:rsidR="00F76871" w:rsidRPr="00860957">
        <w:rPr>
          <w:rFonts w:ascii="Times New Roman" w:hAnsi="Times New Roman" w:cs="Times New Roman"/>
          <w:sz w:val="24"/>
          <w:szCs w:val="24"/>
        </w:rPr>
        <w:t xml:space="preserve"> pasi s</w:t>
      </w:r>
      <w:r w:rsidR="008864B6" w:rsidRPr="00860957">
        <w:rPr>
          <w:rFonts w:ascii="Times New Roman" w:hAnsi="Times New Roman" w:cs="Times New Roman"/>
          <w:sz w:val="24"/>
          <w:szCs w:val="24"/>
        </w:rPr>
        <w:t>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ria “Genklaudis” SH</w:t>
      </w:r>
      <w:r w:rsidR="0067682F" w:rsidRPr="00860957">
        <w:rPr>
          <w:rFonts w:ascii="Times New Roman" w:hAnsi="Times New Roman" w:cs="Times New Roman"/>
          <w:sz w:val="24"/>
          <w:szCs w:val="24"/>
        </w:rPr>
        <w:t>A</w:t>
      </w:r>
      <w:r w:rsidR="008864B6" w:rsidRPr="00860957">
        <w:rPr>
          <w:rFonts w:ascii="Times New Roman" w:hAnsi="Times New Roman" w:cs="Times New Roman"/>
          <w:sz w:val="24"/>
          <w:szCs w:val="24"/>
        </w:rPr>
        <w:t xml:space="preserve"> nuk ka qen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as e kall</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zuar, as e dyshuar dhe as 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 hetim</w:t>
      </w:r>
      <w:r w:rsidR="00472F01" w:rsidRPr="00860957">
        <w:rPr>
          <w:rFonts w:ascii="Times New Roman" w:hAnsi="Times New Roman" w:cs="Times New Roman"/>
          <w:sz w:val="24"/>
          <w:szCs w:val="24"/>
        </w:rPr>
        <w:t xml:space="preserve"> prej tij</w:t>
      </w:r>
      <w:r w:rsidR="008864B6" w:rsidRPr="00860957">
        <w:rPr>
          <w:rFonts w:ascii="Times New Roman" w:hAnsi="Times New Roman" w:cs="Times New Roman"/>
          <w:sz w:val="24"/>
          <w:szCs w:val="24"/>
        </w:rPr>
        <w:t xml:space="preserve"> dhe se verifikimet jan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kryer p</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 subjektin e kall</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zuar</w:t>
      </w:r>
      <w:r w:rsidR="007C75CB" w:rsidRPr="00860957">
        <w:rPr>
          <w:rFonts w:ascii="Times New Roman" w:hAnsi="Times New Roman" w:cs="Times New Roman"/>
          <w:sz w:val="24"/>
          <w:szCs w:val="24"/>
        </w:rPr>
        <w:t>,</w:t>
      </w:r>
      <w:r w:rsidR="008864B6" w:rsidRPr="00860957">
        <w:rPr>
          <w:rFonts w:ascii="Times New Roman" w:hAnsi="Times New Roman" w:cs="Times New Roman"/>
          <w:sz w:val="24"/>
          <w:szCs w:val="24"/>
        </w:rPr>
        <w:t xml:space="preserve"> i cili ka pasur marr</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dh</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nie tregtare me shoq</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rin</w:t>
      </w:r>
      <w:r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“Genklaudis” SH</w:t>
      </w:r>
      <w:r w:rsidR="00D33081" w:rsidRPr="00860957">
        <w:rPr>
          <w:rFonts w:ascii="Times New Roman" w:hAnsi="Times New Roman" w:cs="Times New Roman"/>
          <w:sz w:val="24"/>
          <w:szCs w:val="24"/>
        </w:rPr>
        <w:t>A</w:t>
      </w:r>
      <w:r w:rsidRPr="00860957">
        <w:rPr>
          <w:rFonts w:ascii="Times New Roman" w:hAnsi="Times New Roman" w:cs="Times New Roman"/>
          <w:sz w:val="24"/>
          <w:szCs w:val="24"/>
        </w:rPr>
        <w:t>;</w:t>
      </w:r>
    </w:p>
    <w:p w14:paraId="62F87A02" w14:textId="438BBAB7" w:rsidR="00D33081" w:rsidRPr="00860957" w:rsidRDefault="003D27BA" w:rsidP="00166AE6">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S</w:t>
      </w:r>
      <w:r w:rsidR="008864B6" w:rsidRPr="00860957">
        <w:rPr>
          <w:rFonts w:ascii="Times New Roman" w:hAnsi="Times New Roman" w:cs="Times New Roman"/>
          <w:sz w:val="24"/>
          <w:szCs w:val="24"/>
        </w:rPr>
        <w:t>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ria “Genklaudis”</w:t>
      </w:r>
      <w:r w:rsidR="00D33081" w:rsidRPr="00860957">
        <w:rPr>
          <w:rFonts w:ascii="Times New Roman" w:hAnsi="Times New Roman" w:cs="Times New Roman"/>
          <w:sz w:val="24"/>
          <w:szCs w:val="24"/>
        </w:rPr>
        <w:t xml:space="preserve"> </w:t>
      </w:r>
      <w:r w:rsidR="003211AE" w:rsidRPr="00860957">
        <w:rPr>
          <w:rFonts w:ascii="Times New Roman" w:hAnsi="Times New Roman" w:cs="Times New Roman"/>
          <w:sz w:val="24"/>
          <w:szCs w:val="24"/>
        </w:rPr>
        <w:t>SHA</w:t>
      </w:r>
      <w:r w:rsidRPr="00860957">
        <w:rPr>
          <w:rFonts w:ascii="Times New Roman" w:hAnsi="Times New Roman" w:cs="Times New Roman"/>
          <w:sz w:val="24"/>
          <w:szCs w:val="24"/>
        </w:rPr>
        <w:t xml:space="preserve"> nuk</w:t>
      </w:r>
      <w:r w:rsidR="008864B6" w:rsidRPr="00860957">
        <w:rPr>
          <w:rFonts w:ascii="Times New Roman" w:hAnsi="Times New Roman" w:cs="Times New Roman"/>
          <w:sz w:val="24"/>
          <w:szCs w:val="24"/>
        </w:rPr>
        <w:t xml:space="preserve"> </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sht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 me precedent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penal</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w:t>
      </w:r>
      <w:r w:rsidR="00695E79" w:rsidRPr="00860957">
        <w:rPr>
          <w:rFonts w:ascii="Times New Roman" w:hAnsi="Times New Roman" w:cs="Times New Roman"/>
          <w:sz w:val="24"/>
          <w:szCs w:val="24"/>
        </w:rPr>
        <w:t>pasi</w:t>
      </w:r>
      <w:r w:rsidR="003604CE" w:rsidRPr="00860957">
        <w:rPr>
          <w:rFonts w:ascii="Times New Roman" w:hAnsi="Times New Roman" w:cs="Times New Roman"/>
          <w:sz w:val="24"/>
          <w:szCs w:val="24"/>
        </w:rPr>
        <w:t xml:space="preserve"> referuar akteve t</w:t>
      </w:r>
      <w:r w:rsidR="00695E79" w:rsidRPr="00860957">
        <w:rPr>
          <w:rFonts w:ascii="Times New Roman" w:hAnsi="Times New Roman" w:cs="Times New Roman"/>
          <w:sz w:val="24"/>
          <w:szCs w:val="24"/>
        </w:rPr>
        <w:t>ë</w:t>
      </w:r>
      <w:r w:rsidR="003604CE" w:rsidRPr="00860957">
        <w:rPr>
          <w:rFonts w:ascii="Times New Roman" w:hAnsi="Times New Roman" w:cs="Times New Roman"/>
          <w:sz w:val="24"/>
          <w:szCs w:val="24"/>
        </w:rPr>
        <w:t xml:space="preserve"> administruara n</w:t>
      </w:r>
      <w:r w:rsidR="00695E79" w:rsidRPr="00860957">
        <w:rPr>
          <w:rFonts w:ascii="Times New Roman" w:hAnsi="Times New Roman" w:cs="Times New Roman"/>
          <w:sz w:val="24"/>
          <w:szCs w:val="24"/>
        </w:rPr>
        <w:t>ë</w:t>
      </w:r>
      <w:r w:rsidR="003604CE" w:rsidRPr="00860957">
        <w:rPr>
          <w:rFonts w:ascii="Times New Roman" w:hAnsi="Times New Roman" w:cs="Times New Roman"/>
          <w:sz w:val="24"/>
          <w:szCs w:val="24"/>
        </w:rPr>
        <w:t xml:space="preserve"> lidhje me</w:t>
      </w:r>
      <w:r w:rsidR="007C5520"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dy procedime</w:t>
      </w:r>
      <w:r w:rsidR="003604CE" w:rsidRPr="00860957">
        <w:rPr>
          <w:rFonts w:ascii="Times New Roman" w:hAnsi="Times New Roman" w:cs="Times New Roman"/>
          <w:sz w:val="24"/>
          <w:szCs w:val="24"/>
        </w:rPr>
        <w:t>t</w:t>
      </w:r>
      <w:r w:rsidR="008864B6" w:rsidRPr="00860957">
        <w:rPr>
          <w:rFonts w:ascii="Times New Roman" w:hAnsi="Times New Roman" w:cs="Times New Roman"/>
          <w:sz w:val="24"/>
          <w:szCs w:val="24"/>
        </w:rPr>
        <w:t xml:space="preserve"> penale n</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ngarkim 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saj</w:t>
      </w:r>
      <w:r w:rsidR="003604CE" w:rsidRPr="00860957">
        <w:rPr>
          <w:rFonts w:ascii="Times New Roman" w:hAnsi="Times New Roman" w:cs="Times New Roman"/>
          <w:sz w:val="24"/>
          <w:szCs w:val="24"/>
        </w:rPr>
        <w:t>,</w:t>
      </w:r>
      <w:r w:rsidR="008E7659" w:rsidRPr="00860957">
        <w:rPr>
          <w:rFonts w:ascii="Times New Roman" w:hAnsi="Times New Roman" w:cs="Times New Roman"/>
          <w:sz w:val="24"/>
          <w:szCs w:val="24"/>
        </w:rPr>
        <w:t xml:space="preserve"> </w:t>
      </w:r>
      <w:r w:rsidR="00D33081" w:rsidRPr="00860957">
        <w:rPr>
          <w:rFonts w:ascii="Times New Roman" w:hAnsi="Times New Roman" w:cs="Times New Roman"/>
          <w:sz w:val="24"/>
          <w:szCs w:val="24"/>
        </w:rPr>
        <w:t>regjistruar</w:t>
      </w:r>
      <w:r w:rsidR="00097D5E" w:rsidRPr="00860957">
        <w:rPr>
          <w:rFonts w:ascii="Times New Roman" w:hAnsi="Times New Roman" w:cs="Times New Roman"/>
          <w:sz w:val="24"/>
          <w:szCs w:val="24"/>
        </w:rPr>
        <w:t xml:space="preserve"> në Prokurorinë pranë Gjykatës së Rrethit </w:t>
      </w:r>
      <w:ins w:id="88" w:author="Admin" w:date="2025-07-08T11:03:00Z">
        <w:r w:rsidR="00EF3D61" w:rsidRPr="00860957">
          <w:rPr>
            <w:rFonts w:ascii="Times New Roman" w:hAnsi="Times New Roman" w:cs="Times New Roman"/>
            <w:sz w:val="24"/>
            <w:szCs w:val="24"/>
          </w:rPr>
          <w:t>Gjyq</w:t>
        </w:r>
        <w:r w:rsidR="00B93651" w:rsidRPr="00860957">
          <w:rPr>
            <w:rFonts w:ascii="Times New Roman" w:hAnsi="Times New Roman" w:cs="Times New Roman"/>
            <w:sz w:val="24"/>
            <w:szCs w:val="24"/>
          </w:rPr>
          <w:t>ë</w:t>
        </w:r>
        <w:r w:rsidR="00EF3D61" w:rsidRPr="00860957">
          <w:rPr>
            <w:rFonts w:ascii="Times New Roman" w:hAnsi="Times New Roman" w:cs="Times New Roman"/>
            <w:sz w:val="24"/>
            <w:szCs w:val="24"/>
          </w:rPr>
          <w:t xml:space="preserve">sor </w:t>
        </w:r>
      </w:ins>
      <w:r w:rsidR="00097D5E" w:rsidRPr="00860957">
        <w:rPr>
          <w:rFonts w:ascii="Times New Roman" w:hAnsi="Times New Roman" w:cs="Times New Roman"/>
          <w:sz w:val="24"/>
          <w:szCs w:val="24"/>
        </w:rPr>
        <w:t>Shkodër</w:t>
      </w:r>
      <w:r w:rsidR="006E01F3"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n</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vit</w:t>
      </w:r>
      <w:r w:rsidR="006E01F3" w:rsidRPr="00860957">
        <w:rPr>
          <w:rFonts w:ascii="Times New Roman" w:hAnsi="Times New Roman" w:cs="Times New Roman"/>
          <w:sz w:val="24"/>
          <w:szCs w:val="24"/>
        </w:rPr>
        <w:t>et</w:t>
      </w:r>
      <w:r w:rsidR="008864B6" w:rsidRPr="00860957">
        <w:rPr>
          <w:rFonts w:ascii="Times New Roman" w:hAnsi="Times New Roman" w:cs="Times New Roman"/>
          <w:sz w:val="24"/>
          <w:szCs w:val="24"/>
        </w:rPr>
        <w:t xml:space="preserve"> 2015 d</w:t>
      </w:r>
      <w:r w:rsidR="00EC4362" w:rsidRPr="00860957">
        <w:rPr>
          <w:rFonts w:ascii="Times New Roman" w:hAnsi="Times New Roman" w:cs="Times New Roman"/>
          <w:sz w:val="24"/>
          <w:szCs w:val="24"/>
        </w:rPr>
        <w:t>h</w:t>
      </w:r>
      <w:r w:rsidR="008864B6" w:rsidRPr="00860957">
        <w:rPr>
          <w:rFonts w:ascii="Times New Roman" w:hAnsi="Times New Roman" w:cs="Times New Roman"/>
          <w:sz w:val="24"/>
          <w:szCs w:val="24"/>
        </w:rPr>
        <w:t>e 2019</w:t>
      </w:r>
      <w:r w:rsidR="00472F01" w:rsidRPr="00860957">
        <w:rPr>
          <w:rFonts w:ascii="Times New Roman" w:hAnsi="Times New Roman" w:cs="Times New Roman"/>
          <w:sz w:val="24"/>
          <w:szCs w:val="24"/>
        </w:rPr>
        <w:t>,</w:t>
      </w:r>
      <w:r w:rsidR="006E01F3" w:rsidRPr="00860957">
        <w:rPr>
          <w:rFonts w:ascii="Times New Roman" w:hAnsi="Times New Roman" w:cs="Times New Roman"/>
          <w:sz w:val="24"/>
          <w:szCs w:val="24"/>
        </w:rPr>
        <w:t xml:space="preserve"> </w:t>
      </w:r>
      <w:r w:rsidR="008864B6" w:rsidRPr="00860957">
        <w:rPr>
          <w:rFonts w:ascii="Times New Roman" w:hAnsi="Times New Roman" w:cs="Times New Roman"/>
          <w:sz w:val="24"/>
          <w:szCs w:val="24"/>
        </w:rPr>
        <w:t>nuk ka rezultuar 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kjo shoq</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ri 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jet</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 xml:space="preserve"> d</w:t>
      </w:r>
      <w:r w:rsidR="00E3585B" w:rsidRPr="00860957">
        <w:rPr>
          <w:rFonts w:ascii="Times New Roman" w:hAnsi="Times New Roman" w:cs="Times New Roman"/>
          <w:sz w:val="24"/>
          <w:szCs w:val="24"/>
        </w:rPr>
        <w:t>ë</w:t>
      </w:r>
      <w:r w:rsidR="008864B6" w:rsidRPr="00860957">
        <w:rPr>
          <w:rFonts w:ascii="Times New Roman" w:hAnsi="Times New Roman" w:cs="Times New Roman"/>
          <w:sz w:val="24"/>
          <w:szCs w:val="24"/>
        </w:rPr>
        <w:t>nuar</w:t>
      </w:r>
      <w:r w:rsidR="00695E79" w:rsidRPr="00860957">
        <w:rPr>
          <w:rFonts w:ascii="Times New Roman" w:hAnsi="Times New Roman" w:cs="Times New Roman"/>
          <w:sz w:val="24"/>
          <w:szCs w:val="24"/>
        </w:rPr>
        <w:t xml:space="preserve"> për ndonjë vepër penale.</w:t>
      </w:r>
    </w:p>
    <w:p w14:paraId="179CE725" w14:textId="77777777" w:rsidR="00D33081" w:rsidRPr="00860957" w:rsidRDefault="00472F01" w:rsidP="00C03AA8">
      <w:pPr>
        <w:pStyle w:val="ListParagraph"/>
        <w:numPr>
          <w:ilvl w:val="0"/>
          <w:numId w:val="13"/>
        </w:numPr>
        <w:spacing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G</w:t>
      </w:r>
      <w:r w:rsidR="00E97C7B" w:rsidRPr="00860957">
        <w:rPr>
          <w:rFonts w:ascii="Times New Roman" w:hAnsi="Times New Roman" w:cs="Times New Roman"/>
          <w:sz w:val="24"/>
          <w:szCs w:val="24"/>
        </w:rPr>
        <w:t>jetjet e Komisionit</w:t>
      </w:r>
      <w:r w:rsidR="00D33081" w:rsidRPr="00860957">
        <w:rPr>
          <w:rFonts w:ascii="Times New Roman" w:hAnsi="Times New Roman" w:cs="Times New Roman"/>
          <w:sz w:val="24"/>
          <w:szCs w:val="24"/>
        </w:rPr>
        <w:t>,</w:t>
      </w:r>
      <w:r w:rsidR="00E97C7B" w:rsidRPr="00860957">
        <w:rPr>
          <w:rFonts w:ascii="Times New Roman" w:hAnsi="Times New Roman" w:cs="Times New Roman"/>
          <w:sz w:val="24"/>
          <w:szCs w:val="24"/>
        </w:rPr>
        <w:t xml:space="preserve"> 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cilat nuk kan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lidhje me shtetasin </w:t>
      </w:r>
      <w:proofErr w:type="spellStart"/>
      <w:r w:rsidR="00E97C7B" w:rsidRPr="00860957">
        <w:rPr>
          <w:rFonts w:ascii="Times New Roman" w:hAnsi="Times New Roman" w:cs="Times New Roman"/>
          <w:sz w:val="24"/>
          <w:szCs w:val="24"/>
        </w:rPr>
        <w:t>Paulin</w:t>
      </w:r>
      <w:proofErr w:type="spellEnd"/>
      <w:r w:rsidR="00E97C7B" w:rsidRPr="00860957">
        <w:rPr>
          <w:rFonts w:ascii="Times New Roman" w:hAnsi="Times New Roman" w:cs="Times New Roman"/>
          <w:sz w:val="24"/>
          <w:szCs w:val="24"/>
        </w:rPr>
        <w:t xml:space="preserve"> Gega</w:t>
      </w:r>
      <w:r w:rsidR="00D33081" w:rsidRPr="00860957">
        <w:rPr>
          <w:rFonts w:ascii="Times New Roman" w:hAnsi="Times New Roman" w:cs="Times New Roman"/>
          <w:sz w:val="24"/>
          <w:szCs w:val="24"/>
        </w:rPr>
        <w:t>,</w:t>
      </w:r>
      <w:r w:rsidR="00E97C7B" w:rsidRPr="00860957">
        <w:rPr>
          <w:rFonts w:ascii="Times New Roman" w:hAnsi="Times New Roman" w:cs="Times New Roman"/>
          <w:sz w:val="24"/>
          <w:szCs w:val="24"/>
        </w:rPr>
        <w:t xml:space="preserve"> jan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pasqyruar vet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m n</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 vendim </w:t>
      </w:r>
      <w:r w:rsidR="00D977F8" w:rsidRPr="00860957">
        <w:rPr>
          <w:rFonts w:ascii="Times New Roman" w:hAnsi="Times New Roman" w:cs="Times New Roman"/>
          <w:sz w:val="24"/>
          <w:szCs w:val="24"/>
        </w:rPr>
        <w:t>dhe p</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r k</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t</w:t>
      </w:r>
      <w:r w:rsidR="009D6CE7" w:rsidRPr="00860957">
        <w:rPr>
          <w:rFonts w:ascii="Times New Roman" w:hAnsi="Times New Roman" w:cs="Times New Roman"/>
          <w:sz w:val="24"/>
          <w:szCs w:val="24"/>
        </w:rPr>
        <w:t>ë</w:t>
      </w:r>
      <w:r w:rsidR="00D977F8" w:rsidRPr="00860957">
        <w:rPr>
          <w:rFonts w:ascii="Times New Roman" w:hAnsi="Times New Roman" w:cs="Times New Roman"/>
          <w:sz w:val="24"/>
          <w:szCs w:val="24"/>
        </w:rPr>
        <w:t xml:space="preserve"> arsye </w:t>
      </w:r>
      <w:r w:rsidR="00E97C7B" w:rsidRPr="00860957">
        <w:rPr>
          <w:rFonts w:ascii="Times New Roman" w:hAnsi="Times New Roman" w:cs="Times New Roman"/>
          <w:sz w:val="24"/>
          <w:szCs w:val="24"/>
        </w:rPr>
        <w:t>bashk</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lidhur k</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tij ankimi paraqesim certifikat</w:t>
      </w:r>
      <w:r w:rsidR="00C86D85" w:rsidRPr="00860957">
        <w:rPr>
          <w:rFonts w:ascii="Times New Roman" w:hAnsi="Times New Roman" w:cs="Times New Roman"/>
          <w:sz w:val="24"/>
          <w:szCs w:val="24"/>
        </w:rPr>
        <w:t>ë</w:t>
      </w:r>
      <w:r w:rsidR="00E97C7B" w:rsidRPr="00860957">
        <w:rPr>
          <w:rFonts w:ascii="Times New Roman" w:hAnsi="Times New Roman" w:cs="Times New Roman"/>
          <w:sz w:val="24"/>
          <w:szCs w:val="24"/>
        </w:rPr>
        <w:t xml:space="preserve">n e </w:t>
      </w:r>
      <w:r w:rsidR="00FB69EF" w:rsidRPr="00860957">
        <w:rPr>
          <w:rFonts w:ascii="Times New Roman" w:hAnsi="Times New Roman" w:cs="Times New Roman"/>
          <w:sz w:val="24"/>
          <w:szCs w:val="24"/>
        </w:rPr>
        <w:t>gjendjes gjyq</w:t>
      </w:r>
      <w:r w:rsidR="00C86D85" w:rsidRPr="00860957">
        <w:rPr>
          <w:rFonts w:ascii="Times New Roman" w:hAnsi="Times New Roman" w:cs="Times New Roman"/>
          <w:sz w:val="24"/>
          <w:szCs w:val="24"/>
        </w:rPr>
        <w:t>ë</w:t>
      </w:r>
      <w:r w:rsidR="00FB69EF" w:rsidRPr="00860957">
        <w:rPr>
          <w:rFonts w:ascii="Times New Roman" w:hAnsi="Times New Roman" w:cs="Times New Roman"/>
          <w:sz w:val="24"/>
          <w:szCs w:val="24"/>
        </w:rPr>
        <w:t>sore t</w:t>
      </w:r>
      <w:r w:rsidR="00C86D85"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shtetasit </w:t>
      </w:r>
      <w:proofErr w:type="spellStart"/>
      <w:r w:rsidR="00FB69EF" w:rsidRPr="00860957">
        <w:rPr>
          <w:rFonts w:ascii="Times New Roman" w:hAnsi="Times New Roman" w:cs="Times New Roman"/>
          <w:sz w:val="24"/>
          <w:szCs w:val="24"/>
        </w:rPr>
        <w:t>Paulin</w:t>
      </w:r>
      <w:proofErr w:type="spellEnd"/>
      <w:r w:rsidR="00FB69EF" w:rsidRPr="00860957">
        <w:rPr>
          <w:rFonts w:ascii="Times New Roman" w:hAnsi="Times New Roman" w:cs="Times New Roman"/>
          <w:sz w:val="24"/>
          <w:szCs w:val="24"/>
        </w:rPr>
        <w:t xml:space="preserve"> </w:t>
      </w:r>
      <w:r w:rsidR="00C86D85" w:rsidRPr="00860957">
        <w:rPr>
          <w:rFonts w:ascii="Times New Roman" w:hAnsi="Times New Roman" w:cs="Times New Roman"/>
          <w:sz w:val="24"/>
          <w:szCs w:val="24"/>
        </w:rPr>
        <w:t>G</w:t>
      </w:r>
      <w:r w:rsidR="00FB69EF" w:rsidRPr="00860957">
        <w:rPr>
          <w:rFonts w:ascii="Times New Roman" w:hAnsi="Times New Roman" w:cs="Times New Roman"/>
          <w:sz w:val="24"/>
          <w:szCs w:val="24"/>
        </w:rPr>
        <w:t>ega;</w:t>
      </w:r>
    </w:p>
    <w:p w14:paraId="5CCD1755" w14:textId="731D9734"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M</w:t>
      </w:r>
      <w:r w:rsidR="00FB69EF" w:rsidRPr="00860957">
        <w:rPr>
          <w:rFonts w:ascii="Times New Roman" w:hAnsi="Times New Roman" w:cs="Times New Roman"/>
          <w:sz w:val="24"/>
          <w:szCs w:val="24"/>
        </w:rPr>
        <w:t>arrja e huas pa interes nga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person i cili </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administrator apo ortak i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shoq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rie tregtare nuk mu</w:t>
      </w:r>
      <w:r w:rsidRPr="00860957">
        <w:rPr>
          <w:rFonts w:ascii="Times New Roman" w:hAnsi="Times New Roman" w:cs="Times New Roman"/>
          <w:sz w:val="24"/>
          <w:szCs w:val="24"/>
        </w:rPr>
        <w:t>n</w:t>
      </w:r>
      <w:r w:rsidR="00FB69EF" w:rsidRPr="00860957">
        <w:rPr>
          <w:rFonts w:ascii="Times New Roman" w:hAnsi="Times New Roman" w:cs="Times New Roman"/>
          <w:sz w:val="24"/>
          <w:szCs w:val="24"/>
        </w:rPr>
        <w:t>d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rkufizohet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ndonj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nga situatat e n</w:t>
      </w:r>
      <w:r w:rsidRPr="00860957">
        <w:rPr>
          <w:rFonts w:ascii="Times New Roman" w:hAnsi="Times New Roman" w:cs="Times New Roman"/>
          <w:sz w:val="24"/>
          <w:szCs w:val="24"/>
        </w:rPr>
        <w:t>e</w:t>
      </w:r>
      <w:r w:rsidR="00FB69EF" w:rsidRPr="00860957">
        <w:rPr>
          <w:rFonts w:ascii="Times New Roman" w:hAnsi="Times New Roman" w:cs="Times New Roman"/>
          <w:sz w:val="24"/>
          <w:szCs w:val="24"/>
        </w:rPr>
        <w:t>n</w:t>
      </w:r>
      <w:r w:rsidRPr="00860957">
        <w:rPr>
          <w:rFonts w:ascii="Times New Roman" w:hAnsi="Times New Roman" w:cs="Times New Roman"/>
          <w:sz w:val="24"/>
          <w:szCs w:val="24"/>
        </w:rPr>
        <w:t>i</w:t>
      </w:r>
      <w:r w:rsidR="00FB69EF" w:rsidRPr="00860957">
        <w:rPr>
          <w:rFonts w:ascii="Times New Roman" w:hAnsi="Times New Roman" w:cs="Times New Roman"/>
          <w:sz w:val="24"/>
          <w:szCs w:val="24"/>
        </w:rPr>
        <w:t>t 75</w:t>
      </w:r>
      <w:r w:rsidR="00EF3D61" w:rsidRPr="00860957">
        <w:rPr>
          <w:rFonts w:ascii="Times New Roman" w:hAnsi="Times New Roman" w:cs="Times New Roman"/>
          <w:sz w:val="24"/>
          <w:szCs w:val="24"/>
        </w:rPr>
        <w:t xml:space="preserve"> </w:t>
      </w:r>
      <w:ins w:id="89" w:author="Admin" w:date="2025-07-08T11:03:00Z">
        <w:r w:rsidR="00EF3D61" w:rsidRPr="00860957">
          <w:rPr>
            <w:rFonts w:ascii="Times New Roman" w:hAnsi="Times New Roman" w:cs="Times New Roman"/>
            <w:sz w:val="24"/>
            <w:szCs w:val="24"/>
          </w:rPr>
          <w:t>t</w:t>
        </w:r>
        <w:r w:rsidR="00B93651" w:rsidRPr="00860957">
          <w:rPr>
            <w:rFonts w:ascii="Times New Roman" w:hAnsi="Times New Roman" w:cs="Times New Roman"/>
            <w:sz w:val="24"/>
            <w:szCs w:val="24"/>
          </w:rPr>
          <w:t>ë</w:t>
        </w:r>
        <w:r w:rsidR="00EF3D61" w:rsidRPr="00860957">
          <w:rPr>
            <w:rFonts w:ascii="Times New Roman" w:hAnsi="Times New Roman" w:cs="Times New Roman"/>
            <w:sz w:val="24"/>
            <w:szCs w:val="24"/>
          </w:rPr>
          <w:t xml:space="preserve"> ligjit 96/2016</w:t>
        </w:r>
        <w:r w:rsidR="00FB69EF" w:rsidRPr="00860957">
          <w:rPr>
            <w:rFonts w:ascii="Times New Roman" w:hAnsi="Times New Roman" w:cs="Times New Roman"/>
            <w:sz w:val="24"/>
            <w:szCs w:val="24"/>
          </w:rPr>
          <w:t xml:space="preserve"> </w:t>
        </w:r>
      </w:ins>
      <w:r w:rsidR="00FB69EF" w:rsidRPr="00860957">
        <w:rPr>
          <w:rFonts w:ascii="Times New Roman" w:hAnsi="Times New Roman" w:cs="Times New Roman"/>
          <w:sz w:val="24"/>
          <w:szCs w:val="24"/>
        </w:rPr>
        <w:t>apo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proofErr w:type="spellStart"/>
      <w:r w:rsidR="00FB69EF" w:rsidRPr="00860957">
        <w:rPr>
          <w:rFonts w:ascii="Times New Roman" w:hAnsi="Times New Roman" w:cs="Times New Roman"/>
          <w:sz w:val="24"/>
          <w:szCs w:val="24"/>
        </w:rPr>
        <w:t>Komentarit</w:t>
      </w:r>
      <w:proofErr w:type="spellEnd"/>
      <w:r w:rsidR="00FB69EF" w:rsidRPr="00860957">
        <w:rPr>
          <w:rFonts w:ascii="Times New Roman" w:hAnsi="Times New Roman" w:cs="Times New Roman"/>
          <w:sz w:val="24"/>
          <w:szCs w:val="24"/>
        </w:rPr>
        <w:t xml:space="preserve"> mbi parimet e </w:t>
      </w:r>
      <w:proofErr w:type="spellStart"/>
      <w:r w:rsidR="00FB69EF" w:rsidRPr="00860957">
        <w:rPr>
          <w:rFonts w:ascii="Times New Roman" w:hAnsi="Times New Roman" w:cs="Times New Roman"/>
          <w:sz w:val="24"/>
          <w:szCs w:val="24"/>
        </w:rPr>
        <w:t>Bangalores</w:t>
      </w:r>
      <w:proofErr w:type="spellEnd"/>
      <w:r w:rsidR="00FB69EF"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 sjelljen gjyq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sore</w:t>
      </w:r>
      <w:r w:rsidR="00472F01" w:rsidRPr="00860957">
        <w:rPr>
          <w:rFonts w:ascii="Times New Roman" w:hAnsi="Times New Roman" w:cs="Times New Roman"/>
          <w:sz w:val="24"/>
          <w:szCs w:val="24"/>
        </w:rPr>
        <w:t xml:space="preserve"> dhe</w:t>
      </w:r>
      <w:r w:rsidR="00FB69EF" w:rsidRPr="00860957">
        <w:rPr>
          <w:rFonts w:ascii="Times New Roman" w:hAnsi="Times New Roman" w:cs="Times New Roman"/>
          <w:sz w:val="24"/>
          <w:szCs w:val="24"/>
        </w:rPr>
        <w:t xml:space="preserve"> Komision</w:t>
      </w:r>
      <w:r w:rsidR="00166AE6" w:rsidRPr="00860957">
        <w:rPr>
          <w:rFonts w:ascii="Times New Roman" w:hAnsi="Times New Roman" w:cs="Times New Roman"/>
          <w:sz w:val="24"/>
          <w:szCs w:val="24"/>
        </w:rPr>
        <w:t>i</w:t>
      </w:r>
      <w:r w:rsidR="00FB69EF" w:rsidRPr="00860957">
        <w:rPr>
          <w:rFonts w:ascii="Times New Roman" w:hAnsi="Times New Roman" w:cs="Times New Roman"/>
          <w:sz w:val="24"/>
          <w:szCs w:val="24"/>
        </w:rPr>
        <w:t xml:space="preserve"> nuk ka 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rcaktuar se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cil</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n situat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ndodhet subjekti</w:t>
      </w:r>
      <w:r w:rsidR="00166AE6" w:rsidRPr="00860957">
        <w:rPr>
          <w:rFonts w:ascii="Times New Roman" w:hAnsi="Times New Roman" w:cs="Times New Roman"/>
          <w:sz w:val="24"/>
          <w:szCs w:val="24"/>
        </w:rPr>
        <w:t>.</w:t>
      </w:r>
      <w:r w:rsidR="00FB560C" w:rsidRPr="00860957">
        <w:rPr>
          <w:rFonts w:ascii="Times New Roman" w:hAnsi="Times New Roman" w:cs="Times New Roman"/>
          <w:sz w:val="24"/>
          <w:szCs w:val="24"/>
        </w:rPr>
        <w:t xml:space="preserve"> </w:t>
      </w:r>
      <w:del w:id="90" w:author="Admin" w:date="2025-07-08T11:03:00Z">
        <w:r w:rsidR="00166AE6" w:rsidRPr="007038D9">
          <w:rPr>
            <w:rFonts w:ascii="Times New Roman" w:hAnsi="Times New Roman" w:cs="Times New Roman"/>
            <w:sz w:val="24"/>
            <w:szCs w:val="24"/>
          </w:rPr>
          <w:delText>P</w:delText>
        </w:r>
        <w:r w:rsidR="00FB560C" w:rsidRPr="007038D9">
          <w:rPr>
            <w:rFonts w:ascii="Times New Roman" w:hAnsi="Times New Roman" w:cs="Times New Roman"/>
            <w:sz w:val="24"/>
            <w:szCs w:val="24"/>
          </w:rPr>
          <w:delText>arashikimet e 113 t</w:delText>
        </w:r>
        <w:r w:rsidR="00726C4A" w:rsidRPr="007038D9">
          <w:rPr>
            <w:rFonts w:ascii="Times New Roman" w:hAnsi="Times New Roman" w:cs="Times New Roman"/>
            <w:sz w:val="24"/>
            <w:szCs w:val="24"/>
          </w:rPr>
          <w:delText>ë</w:delText>
        </w:r>
        <w:r w:rsidR="00FB560C" w:rsidRPr="007038D9">
          <w:rPr>
            <w:rFonts w:ascii="Times New Roman" w:hAnsi="Times New Roman" w:cs="Times New Roman"/>
            <w:sz w:val="24"/>
            <w:szCs w:val="24"/>
          </w:rPr>
          <w:delText xml:space="preserve"> UNODC,</w:delText>
        </w:r>
      </w:del>
      <w:ins w:id="91" w:author="Admin" w:date="2025-07-08T11:03:00Z">
        <w:r w:rsidR="00D87F52" w:rsidRPr="00860957">
          <w:rPr>
            <w:rFonts w:ascii="Times New Roman" w:hAnsi="Times New Roman" w:cs="Times New Roman"/>
            <w:sz w:val="24"/>
            <w:szCs w:val="24"/>
          </w:rPr>
          <w:t>Sipas subjektit</w:t>
        </w:r>
        <w:r w:rsidR="003E288E">
          <w:rPr>
            <w:rFonts w:ascii="Times New Roman" w:hAnsi="Times New Roman" w:cs="Times New Roman"/>
            <w:sz w:val="24"/>
            <w:szCs w:val="24"/>
          </w:rPr>
          <w:t>,</w:t>
        </w:r>
        <w:r w:rsidR="00D87F52" w:rsidRPr="00860957">
          <w:rPr>
            <w:rFonts w:ascii="Times New Roman" w:hAnsi="Times New Roman" w:cs="Times New Roman"/>
            <w:sz w:val="24"/>
            <w:szCs w:val="24"/>
          </w:rPr>
          <w:t xml:space="preserve"> p</w:t>
        </w:r>
        <w:r w:rsidR="00FB560C" w:rsidRPr="00860957">
          <w:rPr>
            <w:rFonts w:ascii="Times New Roman" w:hAnsi="Times New Roman" w:cs="Times New Roman"/>
            <w:sz w:val="24"/>
            <w:szCs w:val="24"/>
          </w:rPr>
          <w:t>arashikimet e</w:t>
        </w:r>
      </w:ins>
      <w:r w:rsidR="00FB560C" w:rsidRPr="00860957">
        <w:rPr>
          <w:rFonts w:ascii="Times New Roman" w:hAnsi="Times New Roman" w:cs="Times New Roman"/>
          <w:sz w:val="24"/>
          <w:szCs w:val="24"/>
        </w:rPr>
        <w:t xml:space="preserve"> </w:t>
      </w:r>
      <w:proofErr w:type="spellStart"/>
      <w:r w:rsidR="00FB560C" w:rsidRPr="00860957">
        <w:rPr>
          <w:rFonts w:ascii="Times New Roman" w:hAnsi="Times New Roman" w:cs="Times New Roman"/>
          <w:sz w:val="24"/>
          <w:szCs w:val="24"/>
        </w:rPr>
        <w:t>Komentarit</w:t>
      </w:r>
      <w:proofErr w:type="spellEnd"/>
      <w:r w:rsidR="00FB560C" w:rsidRPr="00860957">
        <w:rPr>
          <w:rFonts w:ascii="Times New Roman" w:hAnsi="Times New Roman" w:cs="Times New Roman"/>
          <w:sz w:val="24"/>
          <w:szCs w:val="24"/>
        </w:rPr>
        <w:t xml:space="preserve"> mbi Parimet e </w:t>
      </w:r>
      <w:proofErr w:type="spellStart"/>
      <w:r w:rsidR="00FB560C" w:rsidRPr="00860957">
        <w:rPr>
          <w:rFonts w:ascii="Times New Roman" w:hAnsi="Times New Roman" w:cs="Times New Roman"/>
          <w:sz w:val="24"/>
          <w:szCs w:val="24"/>
        </w:rPr>
        <w:t>Bangalores</w:t>
      </w:r>
      <w:proofErr w:type="spellEnd"/>
      <w:r w:rsidR="00FB560C" w:rsidRPr="00860957">
        <w:rPr>
          <w:rFonts w:ascii="Times New Roman" w:hAnsi="Times New Roman" w:cs="Times New Roman"/>
          <w:sz w:val="24"/>
          <w:szCs w:val="24"/>
        </w:rPr>
        <w:t xml:space="preserve"> nuk kan</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 xml:space="preserve"> </w:t>
      </w:r>
      <w:proofErr w:type="spellStart"/>
      <w:r w:rsidR="00FB560C" w:rsidRPr="00860957">
        <w:rPr>
          <w:rFonts w:ascii="Times New Roman" w:hAnsi="Times New Roman" w:cs="Times New Roman"/>
          <w:sz w:val="24"/>
          <w:szCs w:val="24"/>
        </w:rPr>
        <w:t>relevanc</w:t>
      </w:r>
      <w:r w:rsidR="00726C4A" w:rsidRPr="00860957">
        <w:rPr>
          <w:rFonts w:ascii="Times New Roman" w:hAnsi="Times New Roman" w:cs="Times New Roman"/>
          <w:sz w:val="24"/>
          <w:szCs w:val="24"/>
        </w:rPr>
        <w:t>ë</w:t>
      </w:r>
      <w:proofErr w:type="spellEnd"/>
      <w:r w:rsidR="00FB560C" w:rsidRPr="00860957">
        <w:rPr>
          <w:rFonts w:ascii="Times New Roman" w:hAnsi="Times New Roman" w:cs="Times New Roman"/>
          <w:sz w:val="24"/>
          <w:szCs w:val="24"/>
        </w:rPr>
        <w:t xml:space="preserve"> n</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 xml:space="preserve"> rastin konkret;</w:t>
      </w:r>
    </w:p>
    <w:p w14:paraId="7F34A69D" w14:textId="77777777"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K</w:t>
      </w:r>
      <w:r w:rsidR="00FB69EF" w:rsidRPr="00860957">
        <w:rPr>
          <w:rFonts w:ascii="Times New Roman" w:hAnsi="Times New Roman" w:cs="Times New Roman"/>
          <w:sz w:val="24"/>
          <w:szCs w:val="24"/>
        </w:rPr>
        <w:t xml:space="preserve">y </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rasti i par</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historikun e vendimeve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organeve 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00FB560C" w:rsidRPr="00860957">
        <w:rPr>
          <w:rFonts w:ascii="Times New Roman" w:hAnsi="Times New Roman" w:cs="Times New Roman"/>
          <w:sz w:val="24"/>
          <w:szCs w:val="24"/>
        </w:rPr>
        <w:t>rivler</w:t>
      </w:r>
      <w:r w:rsidR="00726C4A" w:rsidRPr="00860957">
        <w:rPr>
          <w:rFonts w:ascii="Times New Roman" w:hAnsi="Times New Roman" w:cs="Times New Roman"/>
          <w:sz w:val="24"/>
          <w:szCs w:val="24"/>
        </w:rPr>
        <w:t>ë</w:t>
      </w:r>
      <w:r w:rsidR="00FB560C" w:rsidRPr="00860957">
        <w:rPr>
          <w:rFonts w:ascii="Times New Roman" w:hAnsi="Times New Roman" w:cs="Times New Roman"/>
          <w:sz w:val="24"/>
          <w:szCs w:val="24"/>
        </w:rPr>
        <w:t>simit</w:t>
      </w:r>
      <w:r w:rsidR="00FB69EF" w:rsidRPr="00860957">
        <w:rPr>
          <w:rFonts w:ascii="Times New Roman" w:hAnsi="Times New Roman" w:cs="Times New Roman"/>
          <w:sz w:val="24"/>
          <w:szCs w:val="24"/>
        </w:rPr>
        <w:t xml:space="preserve"> kur marrja e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huaje pa interes nga nj</w:t>
      </w:r>
      <w:r w:rsidRPr="00860957">
        <w:rPr>
          <w:rFonts w:ascii="Times New Roman" w:hAnsi="Times New Roman" w:cs="Times New Roman"/>
          <w:sz w:val="24"/>
          <w:szCs w:val="24"/>
        </w:rPr>
        <w:t xml:space="preserve">ë </w:t>
      </w:r>
      <w:r w:rsidR="00FB69EF" w:rsidRPr="00860957">
        <w:rPr>
          <w:rFonts w:ascii="Times New Roman" w:hAnsi="Times New Roman" w:cs="Times New Roman"/>
          <w:sz w:val="24"/>
          <w:szCs w:val="24"/>
        </w:rPr>
        <w:t>p</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rfaq</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sues i nj</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subjekti tregtar konsiderohet shkelje etike dhe sidomos kur vet</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Pr="00860957">
        <w:rPr>
          <w:rFonts w:ascii="Times New Roman" w:hAnsi="Times New Roman" w:cs="Times New Roman"/>
          <w:sz w:val="24"/>
          <w:szCs w:val="24"/>
        </w:rPr>
        <w:t>Komisioni</w:t>
      </w:r>
      <w:r w:rsidR="00FB69EF" w:rsidRPr="00860957">
        <w:rPr>
          <w:rFonts w:ascii="Times New Roman" w:hAnsi="Times New Roman" w:cs="Times New Roman"/>
          <w:sz w:val="24"/>
          <w:szCs w:val="24"/>
        </w:rPr>
        <w:t xml:space="preserve"> ka arritur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w:t>
      </w:r>
      <w:r w:rsidR="00104237" w:rsidRPr="00860957">
        <w:rPr>
          <w:rFonts w:ascii="Times New Roman" w:hAnsi="Times New Roman" w:cs="Times New Roman"/>
          <w:sz w:val="24"/>
          <w:szCs w:val="24"/>
        </w:rPr>
        <w:t>konkluzionin</w:t>
      </w:r>
      <w:r w:rsidR="00FB69EF" w:rsidRPr="00860957">
        <w:rPr>
          <w:rFonts w:ascii="Times New Roman" w:hAnsi="Times New Roman" w:cs="Times New Roman"/>
          <w:sz w:val="24"/>
          <w:szCs w:val="24"/>
        </w:rPr>
        <w:t xml:space="preserve"> se n</w:t>
      </w:r>
      <w:r w:rsidRPr="00860957">
        <w:rPr>
          <w:rFonts w:ascii="Times New Roman" w:hAnsi="Times New Roman" w:cs="Times New Roman"/>
          <w:sz w:val="24"/>
          <w:szCs w:val="24"/>
        </w:rPr>
        <w:t>ë</w:t>
      </w:r>
      <w:r w:rsidR="00FB69EF" w:rsidRPr="00860957">
        <w:rPr>
          <w:rFonts w:ascii="Times New Roman" w:hAnsi="Times New Roman" w:cs="Times New Roman"/>
          <w:sz w:val="24"/>
          <w:szCs w:val="24"/>
        </w:rPr>
        <w:t xml:space="preserve"> rastin konkret nuk ka konflikt </w:t>
      </w:r>
      <w:r w:rsidR="00104237" w:rsidRPr="00860957">
        <w:rPr>
          <w:rFonts w:ascii="Times New Roman" w:hAnsi="Times New Roman" w:cs="Times New Roman"/>
          <w:sz w:val="24"/>
          <w:szCs w:val="24"/>
        </w:rPr>
        <w:t>interesi as faktik dhe as n</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 xml:space="preserve"> dukje</w:t>
      </w:r>
      <w:r w:rsidR="00FB69EF" w:rsidRPr="00860957">
        <w:rPr>
          <w:rFonts w:ascii="Times New Roman" w:hAnsi="Times New Roman" w:cs="Times New Roman"/>
          <w:sz w:val="24"/>
          <w:szCs w:val="24"/>
        </w:rPr>
        <w:t xml:space="preserve"> </w:t>
      </w:r>
      <w:r w:rsidR="00104237" w:rsidRPr="00860957">
        <w:rPr>
          <w:rFonts w:ascii="Times New Roman" w:hAnsi="Times New Roman" w:cs="Times New Roman"/>
          <w:sz w:val="24"/>
          <w:szCs w:val="24"/>
        </w:rPr>
        <w:t xml:space="preserve">si dhe nuk </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sht</w:t>
      </w:r>
      <w:r w:rsidRPr="00860957">
        <w:rPr>
          <w:rFonts w:ascii="Times New Roman" w:hAnsi="Times New Roman" w:cs="Times New Roman"/>
          <w:sz w:val="24"/>
          <w:szCs w:val="24"/>
        </w:rPr>
        <w:t>ë</w:t>
      </w:r>
      <w:r w:rsidR="00104237" w:rsidRPr="00860957">
        <w:rPr>
          <w:rFonts w:ascii="Times New Roman" w:hAnsi="Times New Roman" w:cs="Times New Roman"/>
          <w:sz w:val="24"/>
          <w:szCs w:val="24"/>
        </w:rPr>
        <w:t xml:space="preserve"> evidentuar ekzistenca e trajtimi</w:t>
      </w:r>
      <w:r w:rsidR="00726C4A" w:rsidRPr="00860957">
        <w:rPr>
          <w:rFonts w:ascii="Times New Roman" w:hAnsi="Times New Roman" w:cs="Times New Roman"/>
          <w:sz w:val="24"/>
          <w:szCs w:val="24"/>
        </w:rPr>
        <w:t>t</w:t>
      </w:r>
      <w:r w:rsidR="00104237" w:rsidRPr="00860957">
        <w:rPr>
          <w:rFonts w:ascii="Times New Roman" w:hAnsi="Times New Roman" w:cs="Times New Roman"/>
          <w:sz w:val="24"/>
          <w:szCs w:val="24"/>
        </w:rPr>
        <w:t xml:space="preserve"> preferencial;</w:t>
      </w:r>
    </w:p>
    <w:p w14:paraId="0B03EBE5" w14:textId="20EBF17B" w:rsidR="00D33081" w:rsidRPr="00860957" w:rsidRDefault="00C86D85"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 xml:space="preserve">Mbajtja e qëndrimeve të ndryshme </w:t>
      </w:r>
      <w:r w:rsidR="00726C4A" w:rsidRPr="00860957">
        <w:rPr>
          <w:rFonts w:ascii="Times New Roman" w:hAnsi="Times New Roman" w:cs="Times New Roman"/>
          <w:sz w:val="24"/>
          <w:szCs w:val="24"/>
        </w:rPr>
        <w:t xml:space="preserve">nga Komisioni </w:t>
      </w:r>
      <w:r w:rsidRPr="00860957">
        <w:rPr>
          <w:rFonts w:ascii="Times New Roman" w:hAnsi="Times New Roman" w:cs="Times New Roman"/>
          <w:sz w:val="24"/>
          <w:szCs w:val="24"/>
        </w:rPr>
        <w:t xml:space="preserve">për çështje të njëjta </w:t>
      </w:r>
      <w:r w:rsidR="00166AE6" w:rsidRPr="00860957">
        <w:rPr>
          <w:rFonts w:ascii="Times New Roman" w:hAnsi="Times New Roman" w:cs="Times New Roman"/>
          <w:sz w:val="24"/>
          <w:szCs w:val="24"/>
        </w:rPr>
        <w:t xml:space="preserve">bie </w:t>
      </w:r>
      <w:r w:rsidRPr="00860957">
        <w:rPr>
          <w:rFonts w:ascii="Times New Roman" w:hAnsi="Times New Roman" w:cs="Times New Roman"/>
          <w:sz w:val="24"/>
          <w:szCs w:val="24"/>
        </w:rPr>
        <w:t>në kundërshtim me parimin e sigurisë juridike dhe me parashikimet e nenit 6/1 të KEDNJ si dhe me jurisprudenc</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s s</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GJEDNj</w:t>
      </w:r>
      <w:proofErr w:type="spellEnd"/>
      <w:r w:rsidR="00FB560C" w:rsidRPr="00860957">
        <w:rPr>
          <w:rFonts w:ascii="Times New Roman" w:hAnsi="Times New Roman" w:cs="Times New Roman"/>
          <w:sz w:val="24"/>
          <w:szCs w:val="24"/>
        </w:rPr>
        <w:t xml:space="preserve"> </w:t>
      </w:r>
      <w:r w:rsidRPr="00860957">
        <w:rPr>
          <w:rFonts w:ascii="Times New Roman" w:hAnsi="Times New Roman" w:cs="Times New Roman"/>
          <w:sz w:val="24"/>
          <w:szCs w:val="24"/>
        </w:rPr>
        <w:t>(</w:t>
      </w:r>
      <w:proofErr w:type="spellStart"/>
      <w:r w:rsidRPr="00860957">
        <w:rPr>
          <w:rFonts w:ascii="Times New Roman" w:hAnsi="Times New Roman" w:cs="Times New Roman"/>
          <w:sz w:val="24"/>
          <w:szCs w:val="24"/>
        </w:rPr>
        <w:t>Svilengacanin</w:t>
      </w:r>
      <w:proofErr w:type="spellEnd"/>
      <w:r w:rsidRPr="00860957">
        <w:rPr>
          <w:rFonts w:ascii="Times New Roman" w:hAnsi="Times New Roman" w:cs="Times New Roman"/>
          <w:sz w:val="24"/>
          <w:szCs w:val="24"/>
        </w:rPr>
        <w:t xml:space="preserve"> dhe 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t kund</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r Serbis</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dhe </w:t>
      </w:r>
      <w:r w:rsidR="00D33081" w:rsidRPr="00860957">
        <w:rPr>
          <w:rFonts w:ascii="Times New Roman" w:hAnsi="Times New Roman" w:cs="Times New Roman"/>
          <w:sz w:val="24"/>
          <w:szCs w:val="24"/>
        </w:rPr>
        <w:t>jurisprudencën</w:t>
      </w:r>
      <w:r w:rsidRPr="00860957">
        <w:rPr>
          <w:rFonts w:ascii="Times New Roman" w:hAnsi="Times New Roman" w:cs="Times New Roman"/>
          <w:sz w:val="24"/>
          <w:szCs w:val="24"/>
        </w:rPr>
        <w:t xml:space="preserve"> e vet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Kolegjit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rastin e vendimit nr. 42, dat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18.11.2022</w:t>
      </w:r>
      <w:r w:rsidR="00FB560C" w:rsidRPr="00860957">
        <w:rPr>
          <w:rFonts w:ascii="Times New Roman" w:hAnsi="Times New Roman" w:cs="Times New Roman"/>
          <w:sz w:val="24"/>
          <w:szCs w:val="24"/>
        </w:rPr>
        <w:t>);</w:t>
      </w:r>
    </w:p>
    <w:p w14:paraId="503255BE" w14:textId="513E9323" w:rsidR="00FB560C" w:rsidRPr="00860957" w:rsidRDefault="00FB560C" w:rsidP="00C03AA8">
      <w:pPr>
        <w:pStyle w:val="ListParagraph"/>
        <w:numPr>
          <w:ilvl w:val="0"/>
          <w:numId w:val="13"/>
        </w:numPr>
        <w:spacing w:line="240" w:lineRule="auto"/>
        <w:ind w:left="0" w:firstLine="90"/>
        <w:jc w:val="both"/>
        <w:rPr>
          <w:rFonts w:ascii="Times New Roman" w:hAnsi="Times New Roman" w:cs="Times New Roman"/>
          <w:sz w:val="24"/>
          <w:szCs w:val="24"/>
        </w:rPr>
      </w:pPr>
      <w:r w:rsidRPr="00860957">
        <w:rPr>
          <w:rFonts w:ascii="Times New Roman" w:hAnsi="Times New Roman" w:cs="Times New Roman"/>
          <w:sz w:val="24"/>
          <w:szCs w:val="24"/>
        </w:rPr>
        <w:t xml:space="preserve">Situata e </w:t>
      </w:r>
      <w:r w:rsidR="00726C4A" w:rsidRPr="00860957">
        <w:rPr>
          <w:rFonts w:ascii="Times New Roman" w:hAnsi="Times New Roman" w:cs="Times New Roman"/>
          <w:sz w:val="24"/>
          <w:szCs w:val="24"/>
        </w:rPr>
        <w:t>ngritur</w:t>
      </w:r>
      <w:r w:rsidRPr="00860957">
        <w:rPr>
          <w:rFonts w:ascii="Times New Roman" w:hAnsi="Times New Roman" w:cs="Times New Roman"/>
          <w:sz w:val="24"/>
          <w:szCs w:val="24"/>
        </w:rPr>
        <w:t xml:space="preserve"> nga V</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zhguesi Nd</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rkomb</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tar nuk gjen zbatim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rastin konkret pasi nuk konstatohet asnj</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rrethan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apo veprim, shkelje etike q</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çon</w:t>
      </w:r>
      <w:r w:rsidRPr="00860957">
        <w:rPr>
          <w:rFonts w:ascii="Times New Roman" w:hAnsi="Times New Roman" w:cs="Times New Roman"/>
          <w:sz w:val="24"/>
          <w:szCs w:val="24"/>
        </w:rPr>
        <w:t xml:space="preserve"> n</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humbjen e besimit</w:t>
      </w:r>
      <w:r w:rsidR="00726C4A" w:rsidRPr="00860957">
        <w:rPr>
          <w:rFonts w:ascii="Times New Roman" w:hAnsi="Times New Roman" w:cs="Times New Roman"/>
          <w:sz w:val="24"/>
          <w:szCs w:val="24"/>
        </w:rPr>
        <w:t xml:space="preserve"> </w:t>
      </w:r>
      <w:r w:rsidRPr="00860957">
        <w:rPr>
          <w:rFonts w:ascii="Times New Roman" w:hAnsi="Times New Roman" w:cs="Times New Roman"/>
          <w:sz w:val="24"/>
          <w:szCs w:val="24"/>
        </w:rPr>
        <w:t>t</w:t>
      </w:r>
      <w:r w:rsidR="00726C4A" w:rsidRPr="00860957">
        <w:rPr>
          <w:rFonts w:ascii="Times New Roman" w:hAnsi="Times New Roman" w:cs="Times New Roman"/>
          <w:sz w:val="24"/>
          <w:szCs w:val="24"/>
        </w:rPr>
        <w:t>ë</w:t>
      </w:r>
      <w:r w:rsidRPr="00860957">
        <w:rPr>
          <w:rFonts w:ascii="Times New Roman" w:hAnsi="Times New Roman" w:cs="Times New Roman"/>
          <w:sz w:val="24"/>
          <w:szCs w:val="24"/>
        </w:rPr>
        <w:t xml:space="preserve"> publikut</w:t>
      </w:r>
      <w:del w:id="92" w:author="Admin" w:date="2025-07-08T11:03:00Z">
        <w:r w:rsidRPr="007038D9">
          <w:rPr>
            <w:rFonts w:ascii="Times New Roman" w:hAnsi="Times New Roman" w:cs="Times New Roman"/>
            <w:sz w:val="24"/>
            <w:szCs w:val="24"/>
          </w:rPr>
          <w:delText xml:space="preserve"> p</w:delText>
        </w:r>
        <w:r w:rsidR="00726C4A" w:rsidRPr="007038D9">
          <w:rPr>
            <w:rFonts w:ascii="Times New Roman" w:hAnsi="Times New Roman" w:cs="Times New Roman"/>
            <w:sz w:val="24"/>
            <w:szCs w:val="24"/>
          </w:rPr>
          <w:delText>ë</w:delText>
        </w:r>
        <w:r w:rsidRPr="007038D9">
          <w:rPr>
            <w:rFonts w:ascii="Times New Roman" w:hAnsi="Times New Roman" w:cs="Times New Roman"/>
            <w:sz w:val="24"/>
            <w:szCs w:val="24"/>
          </w:rPr>
          <w:delText>r t</w:delText>
        </w:r>
        <w:r w:rsidR="00726C4A" w:rsidRPr="007038D9">
          <w:rPr>
            <w:rFonts w:ascii="Times New Roman" w:hAnsi="Times New Roman" w:cs="Times New Roman"/>
            <w:sz w:val="24"/>
            <w:szCs w:val="24"/>
          </w:rPr>
          <w:delText>ë</w:delText>
        </w:r>
      </w:del>
      <w:r w:rsidRPr="00860957">
        <w:rPr>
          <w:rFonts w:ascii="Times New Roman" w:hAnsi="Times New Roman" w:cs="Times New Roman"/>
          <w:sz w:val="24"/>
          <w:szCs w:val="24"/>
        </w:rPr>
        <w:t xml:space="preserve">. </w:t>
      </w:r>
    </w:p>
    <w:p w14:paraId="5312628B" w14:textId="77777777" w:rsidR="00F03D6B" w:rsidRPr="00860957" w:rsidRDefault="00F03D6B" w:rsidP="00C03AA8">
      <w:pPr>
        <w:pStyle w:val="ListParagraph"/>
        <w:spacing w:line="240" w:lineRule="auto"/>
        <w:ind w:left="90"/>
        <w:jc w:val="both"/>
        <w:rPr>
          <w:rFonts w:ascii="Times New Roman" w:hAnsi="Times New Roman" w:cs="Times New Roman"/>
          <w:sz w:val="16"/>
          <w:szCs w:val="16"/>
        </w:rPr>
      </w:pPr>
    </w:p>
    <w:p w14:paraId="3A270DDF" w14:textId="77777777" w:rsidR="00F03D6B" w:rsidRPr="00860957" w:rsidRDefault="00F03D6B"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aktet e administruara nga Komisioni, konkretisht dosjes së procedimit penal nr. 877/2009 të Prokurorisë së Rrethit Gjyqësor Shkodër, NJSHL konstaton si vijon:</w:t>
      </w:r>
    </w:p>
    <w:p w14:paraId="0ED21995" w14:textId="21924252"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qëllim verifikimin e pretendim</w:t>
      </w:r>
      <w:r w:rsidR="00937B9D" w:rsidRPr="00860957">
        <w:rPr>
          <w:rFonts w:ascii="Times New Roman" w:eastAsia="Batang" w:hAnsi="Times New Roman" w:cs="Times New Roman"/>
          <w:kern w:val="0"/>
          <w:sz w:val="24"/>
          <w:szCs w:val="24"/>
          <w14:ligatures w14:val="none"/>
        </w:rPr>
        <w:t>eve</w:t>
      </w:r>
      <w:r w:rsidR="00166AE6" w:rsidRPr="00860957">
        <w:rPr>
          <w:rFonts w:ascii="Times New Roman" w:eastAsia="Batang" w:hAnsi="Times New Roman" w:cs="Times New Roman"/>
          <w:kern w:val="0"/>
          <w:sz w:val="24"/>
          <w:szCs w:val="24"/>
          <w14:ligatures w14:val="none"/>
        </w:rPr>
        <w:t xml:space="preserve"> </w:t>
      </w:r>
      <w:r w:rsidR="0047166C" w:rsidRPr="00860957">
        <w:rPr>
          <w:rFonts w:ascii="Times New Roman" w:eastAsia="Batang" w:hAnsi="Times New Roman" w:cs="Times New Roman"/>
          <w:kern w:val="0"/>
          <w:sz w:val="24"/>
          <w:szCs w:val="24"/>
          <w14:ligatures w14:val="none"/>
        </w:rPr>
        <w:t>sipas</w:t>
      </w:r>
      <w:r w:rsidR="00166AE6" w:rsidRPr="00860957">
        <w:rPr>
          <w:rFonts w:ascii="Times New Roman" w:eastAsia="Batang" w:hAnsi="Times New Roman" w:cs="Times New Roman"/>
          <w:kern w:val="0"/>
          <w:sz w:val="24"/>
          <w:szCs w:val="24"/>
          <w14:ligatures w14:val="none"/>
        </w:rPr>
        <w:t xml:space="preserve"> denoncimi</w:t>
      </w:r>
      <w:r w:rsidR="0047166C" w:rsidRPr="00860957">
        <w:rPr>
          <w:rFonts w:ascii="Times New Roman" w:eastAsia="Batang" w:hAnsi="Times New Roman" w:cs="Times New Roman"/>
          <w:kern w:val="0"/>
          <w:sz w:val="24"/>
          <w:szCs w:val="24"/>
          <w14:ligatures w14:val="none"/>
        </w:rPr>
        <w:t>t nga</w:t>
      </w:r>
      <w:r w:rsidR="00166AE6" w:rsidRPr="00860957">
        <w:rPr>
          <w:rFonts w:ascii="Times New Roman" w:eastAsia="Batang" w:hAnsi="Times New Roman" w:cs="Times New Roman"/>
          <w:kern w:val="0"/>
          <w:sz w:val="24"/>
          <w:szCs w:val="24"/>
          <w14:ligatures w14:val="none"/>
        </w:rPr>
        <w:t xml:space="preserve"> Shoqata Shqiptare </w:t>
      </w:r>
      <w:proofErr w:type="spellStart"/>
      <w:r w:rsidR="00166AE6" w:rsidRPr="00860957">
        <w:rPr>
          <w:rFonts w:ascii="Times New Roman" w:eastAsia="Batang" w:hAnsi="Times New Roman" w:cs="Times New Roman"/>
          <w:kern w:val="0"/>
          <w:sz w:val="24"/>
          <w:szCs w:val="24"/>
          <w14:ligatures w14:val="none"/>
        </w:rPr>
        <w:t>Antikorrupsion</w:t>
      </w:r>
      <w:proofErr w:type="spellEnd"/>
      <w:r w:rsidR="00166AE6" w:rsidRPr="00860957">
        <w:rPr>
          <w:rFonts w:ascii="Times New Roman" w:eastAsia="Batang" w:hAnsi="Times New Roman" w:cs="Times New Roman"/>
          <w:kern w:val="0"/>
          <w:sz w:val="24"/>
          <w:szCs w:val="24"/>
          <w14:ligatures w14:val="none"/>
        </w:rPr>
        <w:t xml:space="preserve"> në emër të subjektit ku ngrihen pretendime për konflikt interesi në trajtimin e procedimit penal me nr. 877/2019 </w:t>
      </w:r>
      <w:r w:rsidRPr="00860957">
        <w:rPr>
          <w:rFonts w:ascii="Times New Roman" w:eastAsia="Batang" w:hAnsi="Times New Roman" w:cs="Times New Roman"/>
          <w:kern w:val="0"/>
          <w:sz w:val="24"/>
          <w:szCs w:val="24"/>
          <w14:ligatures w14:val="none"/>
        </w:rPr>
        <w:t xml:space="preserve">, </w:t>
      </w:r>
      <w:r w:rsidR="005369D0" w:rsidRPr="00860957">
        <w:rPr>
          <w:rFonts w:ascii="Times New Roman" w:eastAsia="Batang" w:hAnsi="Times New Roman" w:cs="Times New Roman"/>
          <w:kern w:val="0"/>
          <w:sz w:val="24"/>
          <w:szCs w:val="24"/>
          <w14:ligatures w14:val="none"/>
        </w:rPr>
        <w:t>Komisioni</w:t>
      </w:r>
      <w:r w:rsidR="0036674A" w:rsidRPr="00860957">
        <w:rPr>
          <w:rStyle w:val="FootnoteReference"/>
          <w:rFonts w:ascii="Times New Roman" w:eastAsia="Batang" w:hAnsi="Times New Roman" w:cs="Times New Roman"/>
          <w:kern w:val="0"/>
          <w:sz w:val="24"/>
          <w:szCs w:val="24"/>
          <w14:ligatures w14:val="none"/>
        </w:rPr>
        <w:footnoteReference w:id="16"/>
      </w:r>
      <w:r w:rsidR="005369D0" w:rsidRPr="00860957">
        <w:rPr>
          <w:rFonts w:ascii="Times New Roman" w:eastAsia="Batang" w:hAnsi="Times New Roman" w:cs="Times New Roman"/>
          <w:kern w:val="0"/>
          <w:sz w:val="24"/>
          <w:szCs w:val="24"/>
          <w14:ligatures w14:val="none"/>
        </w:rPr>
        <w:t xml:space="preserve"> administroi </w:t>
      </w:r>
      <w:r w:rsidRPr="00860957">
        <w:rPr>
          <w:rFonts w:ascii="Times New Roman" w:eastAsia="Batang" w:hAnsi="Times New Roman" w:cs="Times New Roman"/>
          <w:kern w:val="0"/>
          <w:sz w:val="24"/>
          <w:szCs w:val="24"/>
          <w14:ligatures w14:val="none"/>
        </w:rPr>
        <w:t>nga Prokuroria pranë Gjykatës së Rrethit Gjyqësor Shkodër</w:t>
      </w:r>
      <w:r w:rsidR="00920733" w:rsidRPr="00860957">
        <w:rPr>
          <w:rFonts w:ascii="Times New Roman" w:eastAsia="Batang" w:hAnsi="Times New Roman" w:cs="Times New Roman"/>
          <w:kern w:val="0"/>
          <w:sz w:val="24"/>
          <w:szCs w:val="24"/>
          <w14:ligatures w14:val="none"/>
        </w:rPr>
        <w:t xml:space="preserve"> dosj</w:t>
      </w:r>
      <w:r w:rsidR="005369D0" w:rsidRPr="00860957">
        <w:rPr>
          <w:rFonts w:ascii="Times New Roman" w:eastAsia="Batang" w:hAnsi="Times New Roman" w:cs="Times New Roman"/>
          <w:kern w:val="0"/>
          <w:sz w:val="24"/>
          <w:szCs w:val="24"/>
          <w14:ligatures w14:val="none"/>
        </w:rPr>
        <w:t>en</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e procedimit penal nr.</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877/2009, nga aktet e së cilës rezultoi se: (i) më datë 12.11.2009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urdhëruar</w:t>
      </w:r>
      <w:r w:rsidR="0036674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regjistrimin e procedimit penal për veprën </w:t>
      </w:r>
      <w:r w:rsidRPr="00860957">
        <w:rPr>
          <w:rFonts w:ascii="Times New Roman" w:eastAsia="Batang" w:hAnsi="Times New Roman" w:cs="Times New Roman"/>
          <w:kern w:val="0"/>
          <w:sz w:val="24"/>
          <w:szCs w:val="24"/>
          <w14:ligatures w14:val="none"/>
        </w:rPr>
        <w:lastRenderedPageBreak/>
        <w:t xml:space="preserve">penale “Fshehja e të ardhurave” </w:t>
      </w:r>
      <w:r w:rsidR="002C3EC7" w:rsidRPr="00860957">
        <w:rPr>
          <w:rFonts w:ascii="Times New Roman" w:eastAsia="Batang" w:hAnsi="Times New Roman" w:cs="Times New Roman"/>
          <w:kern w:val="0"/>
          <w:sz w:val="24"/>
          <w:szCs w:val="24"/>
          <w14:ligatures w14:val="none"/>
        </w:rPr>
        <w:t>bazuar në</w:t>
      </w:r>
      <w:r w:rsidRPr="00860957">
        <w:rPr>
          <w:rFonts w:ascii="Times New Roman" w:eastAsia="Batang" w:hAnsi="Times New Roman" w:cs="Times New Roman"/>
          <w:kern w:val="0"/>
          <w:sz w:val="24"/>
          <w:szCs w:val="24"/>
          <w14:ligatures w14:val="none"/>
        </w:rPr>
        <w:t xml:space="preserve"> kallëzimin penal nr.1123, d</w:t>
      </w:r>
      <w:r w:rsidR="00CE7E12" w:rsidRPr="00860957">
        <w:rPr>
          <w:rFonts w:ascii="Times New Roman" w:eastAsia="Batang" w:hAnsi="Times New Roman" w:cs="Times New Roman"/>
          <w:kern w:val="0"/>
          <w:sz w:val="24"/>
          <w:szCs w:val="24"/>
          <w14:ligatures w14:val="none"/>
        </w:rPr>
        <w:t>at</w:t>
      </w:r>
      <w:r w:rsidR="007E21E5" w:rsidRPr="00860957">
        <w:rPr>
          <w:rFonts w:ascii="Times New Roman" w:eastAsia="Batang" w:hAnsi="Times New Roman" w:cs="Times New Roman"/>
          <w:kern w:val="0"/>
          <w:sz w:val="24"/>
          <w:szCs w:val="24"/>
          <w14:ligatures w14:val="none"/>
        </w:rPr>
        <w:t>ë</w:t>
      </w:r>
      <w:r w:rsidR="00CE7E1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27.10.2009, paraqitur nga DRT Tiranë lidhur me shoqërinë e </w:t>
      </w:r>
      <w:r w:rsidR="00920733"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G5-08</w:t>
      </w:r>
      <w:r w:rsidR="00920733" w:rsidRPr="00860957">
        <w:rPr>
          <w:rFonts w:ascii="Times New Roman" w:eastAsia="Batang" w:hAnsi="Times New Roman" w:cs="Times New Roman"/>
          <w:kern w:val="0"/>
          <w:sz w:val="24"/>
          <w:szCs w:val="24"/>
          <w14:ligatures w14:val="none"/>
        </w:rPr>
        <w:t>” SHPK</w:t>
      </w:r>
      <w:r w:rsidRPr="00860957">
        <w:rPr>
          <w:rFonts w:ascii="Times New Roman" w:eastAsia="Batang" w:hAnsi="Times New Roman" w:cs="Times New Roman"/>
          <w:kern w:val="0"/>
          <w:sz w:val="24"/>
          <w:szCs w:val="24"/>
          <w14:ligatures w14:val="none"/>
        </w:rPr>
        <w:t>; (</w:t>
      </w:r>
      <w:proofErr w:type="spellStart"/>
      <w:r w:rsidRPr="00860957">
        <w:rPr>
          <w:rFonts w:ascii="Times New Roman" w:eastAsia="Batang" w:hAnsi="Times New Roman" w:cs="Times New Roman"/>
          <w:kern w:val="0"/>
          <w:sz w:val="24"/>
          <w:szCs w:val="24"/>
          <w14:ligatures w14:val="none"/>
        </w:rPr>
        <w:t>ii</w:t>
      </w:r>
      <w:proofErr w:type="spellEnd"/>
      <w:r w:rsidRPr="00860957">
        <w:rPr>
          <w:rFonts w:ascii="Times New Roman" w:eastAsia="Batang" w:hAnsi="Times New Roman" w:cs="Times New Roman"/>
          <w:kern w:val="0"/>
          <w:sz w:val="24"/>
          <w:szCs w:val="24"/>
          <w14:ligatures w14:val="none"/>
        </w:rPr>
        <w:t xml:space="preserve">) </w:t>
      </w:r>
      <w:r w:rsidR="00CE7E12"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 xml:space="preserve">ë datë 14.09.2010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urdhëruar kryerjen e një sërë veprimesh hetimore, ndër të cilat edhe marrje informacioni nga QKR, bankat dhe tatimet për subjektin </w:t>
      </w:r>
      <w:r w:rsidR="002C3EC7" w:rsidRPr="00860957">
        <w:rPr>
          <w:rFonts w:ascii="Times New Roman" w:eastAsia="Batang" w:hAnsi="Times New Roman" w:cs="Times New Roman"/>
          <w:kern w:val="0"/>
          <w:sz w:val="24"/>
          <w:szCs w:val="24"/>
          <w14:ligatures w14:val="none"/>
        </w:rPr>
        <w:t>edhe për dy subjekte të tjera tregtare konkretisht “</w:t>
      </w:r>
      <w:proofErr w:type="spellStart"/>
      <w:r w:rsidR="002C3EC7" w:rsidRPr="00860957">
        <w:rPr>
          <w:rFonts w:ascii="Times New Roman" w:eastAsia="Batang" w:hAnsi="Times New Roman" w:cs="Times New Roman"/>
          <w:kern w:val="0"/>
          <w:sz w:val="24"/>
          <w:szCs w:val="24"/>
          <w14:ligatures w14:val="none"/>
        </w:rPr>
        <w:t>Kastpetrol</w:t>
      </w:r>
      <w:proofErr w:type="spellEnd"/>
      <w:r w:rsidR="002C3EC7" w:rsidRPr="00860957">
        <w:rPr>
          <w:rFonts w:ascii="Times New Roman" w:eastAsia="Batang" w:hAnsi="Times New Roman" w:cs="Times New Roman"/>
          <w:kern w:val="0"/>
          <w:sz w:val="24"/>
          <w:szCs w:val="24"/>
          <w14:ligatures w14:val="none"/>
        </w:rPr>
        <w:t xml:space="preserve">” SHA dhe </w:t>
      </w:r>
      <w:r w:rsidRPr="00860957">
        <w:rPr>
          <w:rFonts w:ascii="Times New Roman" w:eastAsia="Batang" w:hAnsi="Times New Roman" w:cs="Times New Roman"/>
          <w:kern w:val="0"/>
          <w:sz w:val="24"/>
          <w:szCs w:val="24"/>
          <w14:ligatures w14:val="none"/>
        </w:rPr>
        <w:t>“Genklaudis”</w:t>
      </w:r>
      <w:r w:rsidR="00920733" w:rsidRPr="00860957">
        <w:rPr>
          <w:rFonts w:ascii="Times New Roman" w:eastAsia="Batang" w:hAnsi="Times New Roman" w:cs="Times New Roman"/>
          <w:kern w:val="0"/>
          <w:sz w:val="24"/>
          <w:szCs w:val="24"/>
          <w14:ligatures w14:val="none"/>
        </w:rPr>
        <w:t xml:space="preserve"> </w:t>
      </w:r>
      <w:r w:rsidR="003211AE" w:rsidRPr="00860957">
        <w:rPr>
          <w:rFonts w:ascii="Times New Roman" w:eastAsia="Batang" w:hAnsi="Times New Roman" w:cs="Times New Roman"/>
          <w:kern w:val="0"/>
          <w:sz w:val="24"/>
          <w:szCs w:val="24"/>
          <w14:ligatures w14:val="none"/>
        </w:rPr>
        <w:t>SHA</w:t>
      </w:r>
      <w:r w:rsidRPr="00860957">
        <w:rPr>
          <w:rFonts w:ascii="Times New Roman" w:eastAsia="Batang" w:hAnsi="Times New Roman" w:cs="Times New Roman"/>
          <w:kern w:val="0"/>
          <w:sz w:val="24"/>
          <w:szCs w:val="24"/>
          <w14:ligatures w14:val="none"/>
        </w:rPr>
        <w:t>; (</w:t>
      </w:r>
      <w:proofErr w:type="spellStart"/>
      <w:r w:rsidRPr="00860957">
        <w:rPr>
          <w:rFonts w:ascii="Times New Roman" w:eastAsia="Batang" w:hAnsi="Times New Roman" w:cs="Times New Roman"/>
          <w:kern w:val="0"/>
          <w:sz w:val="24"/>
          <w:szCs w:val="24"/>
          <w14:ligatures w14:val="none"/>
        </w:rPr>
        <w:t>iii</w:t>
      </w:r>
      <w:proofErr w:type="spellEnd"/>
      <w:r w:rsidRPr="00860957">
        <w:rPr>
          <w:rFonts w:ascii="Times New Roman" w:eastAsia="Batang" w:hAnsi="Times New Roman" w:cs="Times New Roman"/>
          <w:kern w:val="0"/>
          <w:sz w:val="24"/>
          <w:szCs w:val="24"/>
          <w14:ligatures w14:val="none"/>
        </w:rPr>
        <w:t xml:space="preserve">) </w:t>
      </w:r>
      <w:r w:rsidR="005F1D3C"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 xml:space="preserve">ë datë 06.06.2011 </w:t>
      </w:r>
      <w:r w:rsidR="00920733" w:rsidRPr="00860957">
        <w:rPr>
          <w:rFonts w:ascii="Times New Roman" w:eastAsia="Batang" w:hAnsi="Times New Roman" w:cs="Times New Roman"/>
          <w:kern w:val="0"/>
          <w:sz w:val="24"/>
          <w:szCs w:val="24"/>
          <w14:ligatures w14:val="none"/>
        </w:rPr>
        <w:t>subjekti</w:t>
      </w:r>
      <w:r w:rsidRPr="00860957">
        <w:rPr>
          <w:rFonts w:ascii="Times New Roman" w:eastAsia="Batang" w:hAnsi="Times New Roman" w:cs="Times New Roman"/>
          <w:kern w:val="0"/>
          <w:sz w:val="24"/>
          <w:szCs w:val="24"/>
          <w14:ligatures w14:val="none"/>
        </w:rPr>
        <w:t xml:space="preserve"> ka pushuar procedimin penal nr.</w:t>
      </w:r>
      <w:r w:rsidR="0092073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877</w:t>
      </w:r>
      <w:r w:rsidR="00920733"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2009. </w:t>
      </w:r>
    </w:p>
    <w:p w14:paraId="330BFF2A" w14:textId="77777777" w:rsidR="00F03D6B" w:rsidRPr="00860957" w:rsidRDefault="005369D0"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9D6CE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726C4A" w:rsidRPr="00860957">
        <w:rPr>
          <w:rFonts w:ascii="Times New Roman" w:eastAsia="Batang" w:hAnsi="Times New Roman" w:cs="Times New Roman"/>
          <w:kern w:val="0"/>
          <w:sz w:val="24"/>
          <w:szCs w:val="24"/>
          <w14:ligatures w14:val="none"/>
        </w:rPr>
        <w:t>s</w:t>
      </w:r>
      <w:r w:rsidR="00920733" w:rsidRPr="00860957">
        <w:rPr>
          <w:rFonts w:ascii="Times New Roman" w:eastAsia="Batang" w:hAnsi="Times New Roman" w:cs="Times New Roman"/>
          <w:kern w:val="0"/>
          <w:sz w:val="24"/>
          <w:szCs w:val="24"/>
          <w14:ligatures w14:val="none"/>
        </w:rPr>
        <w:t>h</w:t>
      </w:r>
      <w:r w:rsidR="00726C4A" w:rsidRPr="00860957">
        <w:rPr>
          <w:rFonts w:ascii="Times New Roman" w:eastAsia="Batang" w:hAnsi="Times New Roman" w:cs="Times New Roman"/>
          <w:kern w:val="0"/>
          <w:sz w:val="24"/>
          <w:szCs w:val="24"/>
          <w14:ligatures w14:val="none"/>
        </w:rPr>
        <w:t>p</w:t>
      </w:r>
      <w:r w:rsidR="00920733" w:rsidRPr="00860957">
        <w:rPr>
          <w:rFonts w:ascii="Times New Roman" w:eastAsia="Batang" w:hAnsi="Times New Roman" w:cs="Times New Roman"/>
          <w:kern w:val="0"/>
          <w:sz w:val="24"/>
          <w:szCs w:val="24"/>
          <w14:ligatures w14:val="none"/>
        </w:rPr>
        <w:t>j</w:t>
      </w:r>
      <w:r w:rsidR="00726C4A" w:rsidRPr="00860957">
        <w:rPr>
          <w:rFonts w:ascii="Times New Roman" w:eastAsia="Batang" w:hAnsi="Times New Roman" w:cs="Times New Roman"/>
          <w:kern w:val="0"/>
          <w:sz w:val="24"/>
          <w:szCs w:val="24"/>
          <w14:ligatures w14:val="none"/>
        </w:rPr>
        <w:t xml:space="preserve">egimet e </w:t>
      </w:r>
      <w:r w:rsidRPr="00860957">
        <w:rPr>
          <w:rFonts w:ascii="Times New Roman" w:eastAsia="Batang" w:hAnsi="Times New Roman" w:cs="Times New Roman"/>
          <w:kern w:val="0"/>
          <w:sz w:val="24"/>
          <w:szCs w:val="24"/>
          <w14:ligatures w14:val="none"/>
        </w:rPr>
        <w:t>tij</w:t>
      </w:r>
      <w:r w:rsidR="00726C4A" w:rsidRPr="00860957">
        <w:rPr>
          <w:rFonts w:ascii="Times New Roman" w:eastAsia="Batang" w:hAnsi="Times New Roman" w:cs="Times New Roman"/>
          <w:kern w:val="0"/>
          <w:sz w:val="24"/>
          <w:szCs w:val="24"/>
          <w14:ligatures w14:val="none"/>
        </w:rPr>
        <w:t xml:space="preserve"> pran</w:t>
      </w:r>
      <w:r w:rsidR="004F4D21" w:rsidRPr="00860957">
        <w:rPr>
          <w:rFonts w:ascii="Times New Roman" w:eastAsia="Batang" w:hAnsi="Times New Roman" w:cs="Times New Roman"/>
          <w:kern w:val="0"/>
          <w:sz w:val="24"/>
          <w:szCs w:val="24"/>
          <w14:ligatures w14:val="none"/>
        </w:rPr>
        <w:t>ë</w:t>
      </w:r>
      <w:r w:rsidR="00726C4A" w:rsidRPr="00860957">
        <w:rPr>
          <w:rFonts w:ascii="Times New Roman" w:eastAsia="Batang" w:hAnsi="Times New Roman" w:cs="Times New Roman"/>
          <w:kern w:val="0"/>
          <w:sz w:val="24"/>
          <w:szCs w:val="24"/>
          <w14:ligatures w14:val="none"/>
        </w:rPr>
        <w:t xml:space="preserve"> ILDKPK</w:t>
      </w:r>
      <w:r w:rsidRPr="00860957">
        <w:rPr>
          <w:rFonts w:ascii="Times New Roman" w:eastAsia="Batang" w:hAnsi="Times New Roman" w:cs="Times New Roman"/>
          <w:kern w:val="0"/>
          <w:sz w:val="24"/>
          <w:szCs w:val="24"/>
          <w14:ligatures w14:val="none"/>
        </w:rPr>
        <w:t>I</w:t>
      </w:r>
      <w:r w:rsidR="00726C4A" w:rsidRPr="00860957">
        <w:rPr>
          <w:rFonts w:ascii="Times New Roman" w:eastAsia="Batang" w:hAnsi="Times New Roman" w:cs="Times New Roman"/>
          <w:kern w:val="0"/>
          <w:sz w:val="24"/>
          <w:szCs w:val="24"/>
          <w14:ligatures w14:val="none"/>
        </w:rPr>
        <w:t xml:space="preserve"> në vitin 2016, </w:t>
      </w:r>
      <w:r w:rsidR="00CE7E12" w:rsidRPr="00860957">
        <w:rPr>
          <w:rFonts w:ascii="Times New Roman" w:eastAsia="Batang" w:hAnsi="Times New Roman" w:cs="Times New Roman"/>
          <w:kern w:val="0"/>
          <w:sz w:val="24"/>
          <w:szCs w:val="24"/>
          <w14:ligatures w14:val="none"/>
        </w:rPr>
        <w:t>n</w:t>
      </w:r>
      <w:r w:rsidR="007E21E5" w:rsidRPr="00860957">
        <w:rPr>
          <w:rFonts w:ascii="Times New Roman" w:eastAsia="Batang" w:hAnsi="Times New Roman" w:cs="Times New Roman"/>
          <w:kern w:val="0"/>
          <w:sz w:val="24"/>
          <w:szCs w:val="24"/>
          <w14:ligatures w14:val="none"/>
        </w:rPr>
        <w:t>ë</w:t>
      </w:r>
      <w:r w:rsidR="00CE7E12" w:rsidRPr="00860957">
        <w:rPr>
          <w:rFonts w:ascii="Times New Roman" w:eastAsia="Batang" w:hAnsi="Times New Roman" w:cs="Times New Roman"/>
          <w:kern w:val="0"/>
          <w:sz w:val="24"/>
          <w:szCs w:val="24"/>
          <w14:ligatures w14:val="none"/>
        </w:rPr>
        <w:t xml:space="preserve"> lidhje me m</w:t>
      </w:r>
      <w:r w:rsidR="00920733" w:rsidRPr="00860957">
        <w:rPr>
          <w:rFonts w:ascii="Times New Roman" w:eastAsia="Batang" w:hAnsi="Times New Roman" w:cs="Times New Roman"/>
          <w:kern w:val="0"/>
          <w:sz w:val="24"/>
          <w:szCs w:val="24"/>
          <w14:ligatures w14:val="none"/>
        </w:rPr>
        <w:t>arrëdhënien</w:t>
      </w:r>
      <w:r w:rsidR="00726C4A" w:rsidRPr="00860957">
        <w:rPr>
          <w:rFonts w:ascii="Times New Roman" w:eastAsia="Batang" w:hAnsi="Times New Roman" w:cs="Times New Roman"/>
          <w:kern w:val="0"/>
          <w:sz w:val="24"/>
          <w:szCs w:val="24"/>
          <w14:ligatures w14:val="none"/>
        </w:rPr>
        <w:t xml:space="preserve"> me shtetasin </w:t>
      </w:r>
      <w:proofErr w:type="spellStart"/>
      <w:r w:rsidR="00726C4A" w:rsidRPr="00860957">
        <w:rPr>
          <w:rFonts w:ascii="Times New Roman" w:eastAsia="Batang" w:hAnsi="Times New Roman" w:cs="Times New Roman"/>
          <w:kern w:val="0"/>
          <w:sz w:val="24"/>
          <w:szCs w:val="24"/>
          <w14:ligatures w14:val="none"/>
        </w:rPr>
        <w:t>Paulin</w:t>
      </w:r>
      <w:proofErr w:type="spellEnd"/>
      <w:r w:rsidR="00726C4A" w:rsidRPr="00860957">
        <w:rPr>
          <w:rFonts w:ascii="Times New Roman" w:eastAsia="Batang" w:hAnsi="Times New Roman" w:cs="Times New Roman"/>
          <w:kern w:val="0"/>
          <w:sz w:val="24"/>
          <w:szCs w:val="24"/>
          <w14:ligatures w14:val="none"/>
        </w:rPr>
        <w:t xml:space="preserve"> Gega, subjekti ka deklaruar se ky shtetas është miku i tij nga Shkodra.</w:t>
      </w:r>
    </w:p>
    <w:p w14:paraId="11531D68" w14:textId="0F2E625C"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qëllim për të hedhur dritë nëse subjekti</w:t>
      </w:r>
      <w:r w:rsidR="002C3EC7"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gjatë trajtimit të procedimit penal </w:t>
      </w:r>
      <w:r w:rsidR="00A8592F"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r.</w:t>
      </w:r>
      <w:r w:rsidR="002C3EC7"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87</w:t>
      </w:r>
      <w:r w:rsidR="00CE7E12" w:rsidRPr="00860957">
        <w:rPr>
          <w:rFonts w:ascii="Times New Roman" w:eastAsia="Batang" w:hAnsi="Times New Roman" w:cs="Times New Roman"/>
          <w:kern w:val="0"/>
          <w:sz w:val="24"/>
          <w:szCs w:val="24"/>
          <w14:ligatures w14:val="none"/>
        </w:rPr>
        <w:t>7/</w:t>
      </w:r>
      <w:r w:rsidRPr="00860957">
        <w:rPr>
          <w:rFonts w:ascii="Times New Roman" w:eastAsia="Batang" w:hAnsi="Times New Roman" w:cs="Times New Roman"/>
          <w:kern w:val="0"/>
          <w:sz w:val="24"/>
          <w:szCs w:val="24"/>
          <w14:ligatures w14:val="none"/>
        </w:rPr>
        <w:t>2009, gjendej në kushtet e ekzistencës së shkaqeve të njëanshmërisë të parashikuar nga nenet 17 dhe 26 t</w:t>
      </w:r>
      <w:r w:rsidR="00142DB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Kodit të Procedurës Penale, </w:t>
      </w:r>
      <w:r w:rsidR="00A8592F" w:rsidRPr="00860957">
        <w:rPr>
          <w:rFonts w:ascii="Times New Roman" w:eastAsia="Batang" w:hAnsi="Times New Roman" w:cs="Times New Roman"/>
          <w:kern w:val="0"/>
          <w:sz w:val="24"/>
          <w:szCs w:val="24"/>
          <w14:ligatures w14:val="none"/>
        </w:rPr>
        <w:t>Komisioni</w:t>
      </w:r>
      <w:r w:rsidRPr="00860957">
        <w:rPr>
          <w:rFonts w:ascii="Times New Roman" w:eastAsia="Batang" w:hAnsi="Times New Roman" w:cs="Times New Roman"/>
          <w:kern w:val="0"/>
          <w:sz w:val="24"/>
          <w:szCs w:val="24"/>
          <w14:ligatures w14:val="none"/>
        </w:rPr>
        <w:t xml:space="preserve"> pyet</w:t>
      </w:r>
      <w:r w:rsidR="00A8592F"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subjekti</w:t>
      </w:r>
      <w:r w:rsidR="00A8592F"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 xml:space="preserve"> mbi </w:t>
      </w:r>
      <w:r w:rsidR="00920733" w:rsidRPr="00860957">
        <w:rPr>
          <w:rFonts w:ascii="Times New Roman" w:eastAsia="Batang" w:hAnsi="Times New Roman" w:cs="Times New Roman"/>
          <w:kern w:val="0"/>
          <w:sz w:val="24"/>
          <w:szCs w:val="24"/>
          <w14:ligatures w14:val="none"/>
        </w:rPr>
        <w:t>marrëdhënien</w:t>
      </w:r>
      <w:r w:rsidRPr="00860957">
        <w:rPr>
          <w:rFonts w:ascii="Times New Roman" w:eastAsia="Batang" w:hAnsi="Times New Roman" w:cs="Times New Roman"/>
          <w:kern w:val="0"/>
          <w:sz w:val="24"/>
          <w:szCs w:val="24"/>
          <w14:ligatures w14:val="none"/>
        </w:rPr>
        <w:t xml:space="preserve"> me shtetasin </w:t>
      </w:r>
      <w:proofErr w:type="spellStart"/>
      <w:r w:rsidRPr="00860957">
        <w:rPr>
          <w:rFonts w:ascii="Times New Roman" w:eastAsia="Batang" w:hAnsi="Times New Roman" w:cs="Times New Roman"/>
          <w:kern w:val="0"/>
          <w:sz w:val="24"/>
          <w:szCs w:val="24"/>
          <w14:ligatures w14:val="none"/>
        </w:rPr>
        <w:t>Paulin</w:t>
      </w:r>
      <w:proofErr w:type="spellEnd"/>
      <w:r w:rsidRPr="00860957">
        <w:rPr>
          <w:rFonts w:ascii="Times New Roman" w:eastAsia="Batang" w:hAnsi="Times New Roman" w:cs="Times New Roman"/>
          <w:kern w:val="0"/>
          <w:sz w:val="24"/>
          <w:szCs w:val="24"/>
          <w14:ligatures w14:val="none"/>
        </w:rPr>
        <w:t xml:space="preserve"> Gega dhe periudhën e nisjes së saj</w:t>
      </w:r>
      <w:r w:rsidR="00A8592F" w:rsidRPr="00860957">
        <w:rPr>
          <w:rFonts w:ascii="Times New Roman" w:eastAsia="Batang" w:hAnsi="Times New Roman" w:cs="Times New Roman"/>
          <w:kern w:val="0"/>
          <w:sz w:val="24"/>
          <w:szCs w:val="24"/>
          <w14:ligatures w14:val="none"/>
        </w:rPr>
        <w:t xml:space="preserve">. </w:t>
      </w:r>
      <w:r w:rsidR="00E32015" w:rsidRPr="00860957">
        <w:rPr>
          <w:rFonts w:ascii="Times New Roman" w:eastAsia="Batang" w:hAnsi="Times New Roman" w:cs="Times New Roman"/>
          <w:kern w:val="0"/>
          <w:sz w:val="24"/>
          <w:szCs w:val="24"/>
          <w14:ligatures w14:val="none"/>
        </w:rPr>
        <w:t>N</w:t>
      </w:r>
      <w:r w:rsidR="00142DB0" w:rsidRPr="00860957">
        <w:rPr>
          <w:rFonts w:ascii="Times New Roman" w:eastAsia="Batang" w:hAnsi="Times New Roman" w:cs="Times New Roman"/>
          <w:kern w:val="0"/>
          <w:sz w:val="24"/>
          <w:szCs w:val="24"/>
          <w14:ligatures w14:val="none"/>
        </w:rPr>
        <w:t>ë</w:t>
      </w:r>
      <w:r w:rsidR="00A8592F" w:rsidRPr="00860957">
        <w:rPr>
          <w:rFonts w:ascii="Times New Roman" w:eastAsia="Batang" w:hAnsi="Times New Roman" w:cs="Times New Roman"/>
          <w:kern w:val="0"/>
          <w:sz w:val="24"/>
          <w:szCs w:val="24"/>
          <w14:ligatures w14:val="none"/>
        </w:rPr>
        <w:t xml:space="preserve"> p</w:t>
      </w:r>
      <w:r w:rsidR="00142DB0" w:rsidRPr="00860957">
        <w:rPr>
          <w:rFonts w:ascii="Times New Roman" w:eastAsia="Batang" w:hAnsi="Times New Roman" w:cs="Times New Roman"/>
          <w:kern w:val="0"/>
          <w:sz w:val="24"/>
          <w:szCs w:val="24"/>
          <w14:ligatures w14:val="none"/>
        </w:rPr>
        <w:t>ë</w:t>
      </w:r>
      <w:r w:rsidR="00A8592F" w:rsidRPr="00860957">
        <w:rPr>
          <w:rFonts w:ascii="Times New Roman" w:eastAsia="Batang" w:hAnsi="Times New Roman" w:cs="Times New Roman"/>
          <w:kern w:val="0"/>
          <w:sz w:val="24"/>
          <w:szCs w:val="24"/>
          <w14:ligatures w14:val="none"/>
        </w:rPr>
        <w:t xml:space="preserve">rgjigje subjekti </w:t>
      </w:r>
      <w:r w:rsidRPr="00860957">
        <w:rPr>
          <w:rFonts w:ascii="Times New Roman" w:eastAsia="Batang" w:hAnsi="Times New Roman" w:cs="Times New Roman"/>
          <w:kern w:val="0"/>
          <w:sz w:val="24"/>
          <w:szCs w:val="24"/>
          <w14:ligatures w14:val="none"/>
        </w:rPr>
        <w:t>informoi se me z.</w:t>
      </w:r>
      <w:r w:rsidR="00A8592F" w:rsidRPr="00860957">
        <w:rPr>
          <w:rFonts w:ascii="Times New Roman" w:eastAsia="Batang" w:hAnsi="Times New Roman" w:cs="Times New Roman"/>
          <w:kern w:val="0"/>
          <w:sz w:val="24"/>
          <w:szCs w:val="24"/>
          <w14:ligatures w14:val="none"/>
        </w:rPr>
        <w:t xml:space="preserve"> </w:t>
      </w:r>
      <w:proofErr w:type="spellStart"/>
      <w:r w:rsidRPr="00860957">
        <w:rPr>
          <w:rFonts w:ascii="Times New Roman" w:eastAsia="Batang" w:hAnsi="Times New Roman" w:cs="Times New Roman"/>
          <w:kern w:val="0"/>
          <w:sz w:val="24"/>
          <w:szCs w:val="24"/>
          <w14:ligatures w14:val="none"/>
        </w:rPr>
        <w:t>Paulin</w:t>
      </w:r>
      <w:proofErr w:type="spellEnd"/>
      <w:r w:rsidRPr="00860957">
        <w:rPr>
          <w:rFonts w:ascii="Times New Roman" w:eastAsia="Batang" w:hAnsi="Times New Roman" w:cs="Times New Roman"/>
          <w:kern w:val="0"/>
          <w:sz w:val="24"/>
          <w:szCs w:val="24"/>
          <w14:ligatures w14:val="none"/>
        </w:rPr>
        <w:t xml:space="preserve"> Gega ka </w:t>
      </w:r>
      <w:r w:rsidR="00920733" w:rsidRPr="00860957">
        <w:rPr>
          <w:rFonts w:ascii="Times New Roman" w:eastAsia="Batang" w:hAnsi="Times New Roman" w:cs="Times New Roman"/>
          <w:kern w:val="0"/>
          <w:sz w:val="24"/>
          <w:szCs w:val="24"/>
          <w14:ligatures w14:val="none"/>
        </w:rPr>
        <w:t>marrëdhënie</w:t>
      </w:r>
      <w:r w:rsidRPr="00860957">
        <w:rPr>
          <w:rFonts w:ascii="Times New Roman" w:eastAsia="Batang" w:hAnsi="Times New Roman" w:cs="Times New Roman"/>
          <w:kern w:val="0"/>
          <w:sz w:val="24"/>
          <w:szCs w:val="24"/>
          <w14:ligatures w14:val="none"/>
        </w:rPr>
        <w:t xml:space="preserve"> shoqërore dhe miqësie prej disa vitesh, dhe se e ka njohur atë rreth vitit 2011 nëpërmjet një mikut të tij </w:t>
      </w:r>
      <w:r w:rsidR="00CE7E12" w:rsidRPr="00860957">
        <w:rPr>
          <w:rFonts w:ascii="Times New Roman" w:eastAsia="Batang" w:hAnsi="Times New Roman" w:cs="Times New Roman"/>
          <w:kern w:val="0"/>
          <w:sz w:val="24"/>
          <w:szCs w:val="24"/>
          <w14:ligatures w14:val="none"/>
        </w:rPr>
        <w:t xml:space="preserve">z. </w:t>
      </w:r>
      <w:r w:rsidRPr="00860957">
        <w:rPr>
          <w:rFonts w:ascii="Times New Roman" w:eastAsia="Batang" w:hAnsi="Times New Roman" w:cs="Times New Roman"/>
          <w:kern w:val="0"/>
          <w:sz w:val="24"/>
          <w:szCs w:val="24"/>
          <w14:ligatures w14:val="none"/>
        </w:rPr>
        <w:t>Kujtim Livadhi. Më tej ai ka informuar se nuk kanë pa</w:t>
      </w:r>
      <w:r w:rsidR="00920733" w:rsidRPr="00860957">
        <w:rPr>
          <w:rFonts w:ascii="Times New Roman" w:eastAsia="Batang" w:hAnsi="Times New Roman" w:cs="Times New Roman"/>
          <w:kern w:val="0"/>
          <w:sz w:val="24"/>
          <w:szCs w:val="24"/>
          <w14:ligatures w14:val="none"/>
        </w:rPr>
        <w:t>s</w:t>
      </w:r>
      <w:r w:rsidRPr="00860957">
        <w:rPr>
          <w:rFonts w:ascii="Times New Roman" w:eastAsia="Batang" w:hAnsi="Times New Roman" w:cs="Times New Roman"/>
          <w:kern w:val="0"/>
          <w:sz w:val="24"/>
          <w:szCs w:val="24"/>
          <w14:ligatures w14:val="none"/>
        </w:rPr>
        <w:t>ur udhëtime të përbashkëta jashtë shtetit me këtë shtetas</w:t>
      </w:r>
      <w:r w:rsidR="00E51726" w:rsidRPr="00860957">
        <w:rPr>
          <w:rFonts w:ascii="Times New Roman" w:eastAsia="Batang" w:hAnsi="Times New Roman" w:cs="Times New Roman"/>
          <w:kern w:val="0"/>
          <w:sz w:val="24"/>
          <w:szCs w:val="24"/>
          <w14:ligatures w14:val="none"/>
        </w:rPr>
        <w:t xml:space="preserve">, </w:t>
      </w:r>
      <w:r w:rsidR="00A8592F" w:rsidRPr="00860957">
        <w:rPr>
          <w:rFonts w:ascii="Times New Roman" w:eastAsia="Batang" w:hAnsi="Times New Roman" w:cs="Times New Roman"/>
          <w:kern w:val="0"/>
          <w:sz w:val="24"/>
          <w:szCs w:val="24"/>
          <w14:ligatures w14:val="none"/>
        </w:rPr>
        <w:t>deklaratë e cila konfirmohet n</w:t>
      </w:r>
      <w:r w:rsidR="005369D0" w:rsidRPr="00860957">
        <w:rPr>
          <w:rFonts w:ascii="Times New Roman" w:eastAsia="Batang" w:hAnsi="Times New Roman" w:cs="Times New Roman"/>
          <w:kern w:val="0"/>
          <w:sz w:val="24"/>
          <w:szCs w:val="24"/>
          <w14:ligatures w14:val="none"/>
        </w:rPr>
        <w:t xml:space="preserve">ga </w:t>
      </w:r>
      <w:r w:rsidRPr="00860957">
        <w:rPr>
          <w:rFonts w:ascii="Times New Roman" w:eastAsia="Batang" w:hAnsi="Times New Roman" w:cs="Times New Roman"/>
          <w:kern w:val="0"/>
          <w:sz w:val="24"/>
          <w:szCs w:val="24"/>
          <w14:ligatures w14:val="none"/>
        </w:rPr>
        <w:t>t</w:t>
      </w:r>
      <w:r w:rsidR="004F4D21"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dh</w:t>
      </w:r>
      <w:r w:rsidR="004F4D21"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na</w:t>
      </w:r>
      <w:r w:rsidR="005369D0" w:rsidRPr="00860957">
        <w:rPr>
          <w:rFonts w:ascii="Times New Roman" w:eastAsia="Batang" w:hAnsi="Times New Roman" w:cs="Times New Roman"/>
          <w:kern w:val="0"/>
          <w:sz w:val="24"/>
          <w:szCs w:val="24"/>
          <w14:ligatures w14:val="none"/>
        </w:rPr>
        <w:t>t e</w:t>
      </w:r>
      <w:r w:rsidRPr="00860957">
        <w:rPr>
          <w:rFonts w:ascii="Times New Roman" w:eastAsia="Batang" w:hAnsi="Times New Roman" w:cs="Times New Roman"/>
          <w:kern w:val="0"/>
          <w:sz w:val="24"/>
          <w:szCs w:val="24"/>
          <w14:ligatures w14:val="none"/>
        </w:rPr>
        <w:t xml:space="preserve"> sistemit TIMS</w:t>
      </w:r>
      <w:r w:rsidR="00F03D6B" w:rsidRPr="00860957">
        <w:rPr>
          <w:rFonts w:ascii="Times New Roman" w:eastAsia="Batang" w:hAnsi="Times New Roman" w:cs="Times New Roman"/>
          <w:kern w:val="0"/>
          <w:sz w:val="24"/>
          <w:szCs w:val="24"/>
          <w14:ligatures w14:val="none"/>
        </w:rPr>
        <w:t>.</w:t>
      </w:r>
    </w:p>
    <w:p w14:paraId="511A9FA0" w14:textId="5A58BEBB" w:rsidR="00F03D6B" w:rsidRPr="00860957" w:rsidRDefault="00726C4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Në opinionin e </w:t>
      </w:r>
      <w:r w:rsidR="00410387" w:rsidRPr="00860957">
        <w:rPr>
          <w:rFonts w:ascii="Times New Roman" w:eastAsia="Batang" w:hAnsi="Times New Roman" w:cs="Times New Roman"/>
          <w:kern w:val="0"/>
          <w:sz w:val="24"/>
          <w:szCs w:val="24"/>
          <w14:ligatures w14:val="none"/>
        </w:rPr>
        <w:t>dat</w:t>
      </w:r>
      <w:r w:rsidR="00993BFB" w:rsidRPr="00860957">
        <w:rPr>
          <w:rFonts w:ascii="Times New Roman" w:eastAsia="Batang" w:hAnsi="Times New Roman" w:cs="Times New Roman"/>
          <w:kern w:val="0"/>
          <w:sz w:val="24"/>
          <w:szCs w:val="24"/>
          <w14:ligatures w14:val="none"/>
        </w:rPr>
        <w:t>ë</w:t>
      </w:r>
      <w:r w:rsidR="00410387" w:rsidRPr="00860957">
        <w:rPr>
          <w:rFonts w:ascii="Times New Roman" w:eastAsia="Batang" w:hAnsi="Times New Roman" w:cs="Times New Roman"/>
          <w:kern w:val="0"/>
          <w:sz w:val="24"/>
          <w:szCs w:val="24"/>
          <w14:ligatures w14:val="none"/>
        </w:rPr>
        <w:t xml:space="preserve">s 01.12.20222 </w:t>
      </w:r>
      <w:r w:rsidR="00CE7E12" w:rsidRPr="00860957">
        <w:rPr>
          <w:rFonts w:ascii="Times New Roman" w:eastAsia="Batang" w:hAnsi="Times New Roman" w:cs="Times New Roman"/>
          <w:kern w:val="0"/>
          <w:sz w:val="24"/>
          <w:szCs w:val="24"/>
          <w14:ligatures w14:val="none"/>
        </w:rPr>
        <w:t>V</w:t>
      </w:r>
      <w:r w:rsidRPr="00860957">
        <w:rPr>
          <w:rFonts w:ascii="Times New Roman" w:eastAsia="Batang" w:hAnsi="Times New Roman" w:cs="Times New Roman"/>
          <w:kern w:val="0"/>
          <w:sz w:val="24"/>
          <w:szCs w:val="24"/>
          <w14:ligatures w14:val="none"/>
        </w:rPr>
        <w:t xml:space="preserve">ëzhguesi </w:t>
      </w:r>
      <w:r w:rsidR="00CE7E12"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dërkombëtar</w:t>
      </w:r>
      <w:r w:rsidR="00EB266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ngr</w:t>
      </w:r>
      <w:r w:rsidR="00410387" w:rsidRPr="00860957">
        <w:rPr>
          <w:rFonts w:ascii="Times New Roman" w:eastAsia="Batang" w:hAnsi="Times New Roman" w:cs="Times New Roman"/>
          <w:kern w:val="0"/>
          <w:sz w:val="24"/>
          <w:szCs w:val="24"/>
          <w14:ligatures w14:val="none"/>
        </w:rPr>
        <w:t>e</w:t>
      </w:r>
      <w:r w:rsidRPr="00860957">
        <w:rPr>
          <w:rFonts w:ascii="Times New Roman" w:eastAsia="Batang" w:hAnsi="Times New Roman" w:cs="Times New Roman"/>
          <w:kern w:val="0"/>
          <w:sz w:val="24"/>
          <w:szCs w:val="24"/>
          <w14:ligatures w14:val="none"/>
        </w:rPr>
        <w:t xml:space="preserve"> dyshime serioze për</w:t>
      </w:r>
      <w:r w:rsidR="00410387"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sa i përket respektimit të etikës profesionale nga ana e subjektit </w:t>
      </w:r>
      <w:r w:rsidR="002C3EC7" w:rsidRPr="00860957">
        <w:rPr>
          <w:rFonts w:ascii="Times New Roman" w:eastAsia="Batang" w:hAnsi="Times New Roman" w:cs="Times New Roman"/>
          <w:kern w:val="0"/>
          <w:sz w:val="24"/>
          <w:szCs w:val="24"/>
          <w14:ligatures w14:val="none"/>
        </w:rPr>
        <w:t>n</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 xml:space="preserve"> marr</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dh</w:t>
      </w:r>
      <w:r w:rsidR="003814E2" w:rsidRPr="00860957">
        <w:rPr>
          <w:rFonts w:ascii="Times New Roman" w:eastAsia="Batang" w:hAnsi="Times New Roman" w:cs="Times New Roman"/>
          <w:kern w:val="0"/>
          <w:sz w:val="24"/>
          <w:szCs w:val="24"/>
          <w14:ligatures w14:val="none"/>
        </w:rPr>
        <w:t>ë</w:t>
      </w:r>
      <w:r w:rsidR="002C3EC7" w:rsidRPr="00860957">
        <w:rPr>
          <w:rFonts w:ascii="Times New Roman" w:eastAsia="Batang" w:hAnsi="Times New Roman" w:cs="Times New Roman"/>
          <w:kern w:val="0"/>
          <w:sz w:val="24"/>
          <w:szCs w:val="24"/>
          <w14:ligatures w14:val="none"/>
        </w:rPr>
        <w:t xml:space="preserve">nien e tij me z. </w:t>
      </w:r>
      <w:proofErr w:type="spellStart"/>
      <w:r w:rsidR="002C3EC7" w:rsidRPr="00860957">
        <w:rPr>
          <w:rFonts w:ascii="Times New Roman" w:eastAsia="Batang" w:hAnsi="Times New Roman" w:cs="Times New Roman"/>
          <w:kern w:val="0"/>
          <w:sz w:val="24"/>
          <w:szCs w:val="24"/>
          <w14:ligatures w14:val="none"/>
        </w:rPr>
        <w:t>Paulin</w:t>
      </w:r>
      <w:proofErr w:type="spellEnd"/>
      <w:r w:rsidR="002C3EC7" w:rsidRPr="00860957">
        <w:rPr>
          <w:rFonts w:ascii="Times New Roman" w:eastAsia="Batang" w:hAnsi="Times New Roman" w:cs="Times New Roman"/>
          <w:kern w:val="0"/>
          <w:sz w:val="24"/>
          <w:szCs w:val="24"/>
          <w14:ligatures w14:val="none"/>
        </w:rPr>
        <w:t xml:space="preserve"> Gega </w:t>
      </w:r>
      <w:r w:rsidRPr="00860957">
        <w:rPr>
          <w:rFonts w:ascii="Times New Roman" w:eastAsia="Batang" w:hAnsi="Times New Roman" w:cs="Times New Roman"/>
          <w:kern w:val="0"/>
          <w:sz w:val="24"/>
          <w:szCs w:val="24"/>
          <w14:ligatures w14:val="none"/>
        </w:rPr>
        <w:t>dhe i kërkon Komisionit të mbajë në konsideratë këtë situatë.</w:t>
      </w:r>
    </w:p>
    <w:p w14:paraId="2CBCE210" w14:textId="77777777" w:rsidR="00F03D6B" w:rsidRPr="00860957" w:rsidRDefault="00BB60B2"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sz w:val="24"/>
          <w:szCs w:val="24"/>
        </w:rPr>
        <w:t>Në përfundim të hetimit administrativ,</w:t>
      </w:r>
      <w:r w:rsidR="00E32015" w:rsidRPr="00860957">
        <w:rPr>
          <w:rFonts w:ascii="Times New Roman" w:hAnsi="Times New Roman" w:cs="Times New Roman"/>
          <w:bCs/>
          <w:sz w:val="24"/>
          <w:szCs w:val="24"/>
        </w:rPr>
        <w:t xml:space="preserve"> Komisioni i ka kaluar subjektit t</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 xml:space="preserve"> rivler</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simit barr</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n e prov</w:t>
      </w:r>
      <w:r w:rsidR="00142DB0" w:rsidRPr="00860957">
        <w:rPr>
          <w:rFonts w:ascii="Times New Roman" w:hAnsi="Times New Roman" w:cs="Times New Roman"/>
          <w:bCs/>
          <w:sz w:val="24"/>
          <w:szCs w:val="24"/>
        </w:rPr>
        <w:t>ë</w:t>
      </w:r>
      <w:r w:rsidR="00E32015" w:rsidRPr="00860957">
        <w:rPr>
          <w:rFonts w:ascii="Times New Roman" w:hAnsi="Times New Roman" w:cs="Times New Roman"/>
          <w:bCs/>
          <w:sz w:val="24"/>
          <w:szCs w:val="24"/>
        </w:rPr>
        <w:t xml:space="preserve">s </w:t>
      </w:r>
      <w:r w:rsidR="00EB2663" w:rsidRPr="00860957">
        <w:rPr>
          <w:rFonts w:ascii="Times New Roman" w:hAnsi="Times New Roman" w:cs="Times New Roman"/>
          <w:bCs/>
          <w:sz w:val="24"/>
          <w:szCs w:val="24"/>
        </w:rPr>
        <w:t>n</w:t>
      </w:r>
      <w:r w:rsidR="00142DB0" w:rsidRPr="00860957">
        <w:rPr>
          <w:rFonts w:ascii="Times New Roman" w:hAnsi="Times New Roman" w:cs="Times New Roman"/>
          <w:bCs/>
          <w:sz w:val="24"/>
          <w:szCs w:val="24"/>
        </w:rPr>
        <w:t>ë</w:t>
      </w:r>
      <w:r w:rsidR="00EB2663" w:rsidRPr="00860957">
        <w:rPr>
          <w:rFonts w:ascii="Times New Roman" w:hAnsi="Times New Roman" w:cs="Times New Roman"/>
          <w:bCs/>
          <w:sz w:val="24"/>
          <w:szCs w:val="24"/>
        </w:rPr>
        <w:t xml:space="preserve"> lidhje me konstatimin se</w:t>
      </w:r>
      <w:r w:rsidRPr="00860957">
        <w:rPr>
          <w:rFonts w:ascii="Times New Roman" w:hAnsi="Times New Roman" w:cs="Times New Roman"/>
          <w:bCs/>
          <w:sz w:val="24"/>
          <w:szCs w:val="24"/>
        </w:rPr>
        <w:t xml:space="preserve"> ka treguar mungesë të etikës profesionale sipas nenit 75 të ligjit nr.</w:t>
      </w:r>
      <w:r w:rsidR="00FE28A7"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96/2016, p</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r shkak t</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mar</w:t>
      </w:r>
      <w:r w:rsidR="00FE28A7" w:rsidRPr="00860957">
        <w:rPr>
          <w:rFonts w:ascii="Times New Roman" w:hAnsi="Times New Roman" w:cs="Times New Roman"/>
          <w:bCs/>
          <w:sz w:val="24"/>
          <w:szCs w:val="24"/>
        </w:rPr>
        <w:t>r</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dh</w:t>
      </w:r>
      <w:r w:rsidR="00FD09CC" w:rsidRPr="00860957">
        <w:rPr>
          <w:rFonts w:ascii="Times New Roman" w:hAnsi="Times New Roman" w:cs="Times New Roman"/>
          <w:bCs/>
          <w:sz w:val="24"/>
          <w:szCs w:val="24"/>
        </w:rPr>
        <w:t>ë</w:t>
      </w:r>
      <w:r w:rsidRPr="00860957">
        <w:rPr>
          <w:rFonts w:ascii="Times New Roman" w:hAnsi="Times New Roman" w:cs="Times New Roman"/>
          <w:bCs/>
          <w:sz w:val="24"/>
          <w:szCs w:val="24"/>
        </w:rPr>
        <w:t>nieve me shtetasi</w:t>
      </w:r>
      <w:r w:rsidR="00EB2663" w:rsidRPr="00860957">
        <w:rPr>
          <w:rFonts w:ascii="Times New Roman" w:hAnsi="Times New Roman" w:cs="Times New Roman"/>
          <w:bCs/>
          <w:sz w:val="24"/>
          <w:szCs w:val="24"/>
        </w:rPr>
        <w:t xml:space="preserve">n </w:t>
      </w:r>
      <w:proofErr w:type="spellStart"/>
      <w:r w:rsidRPr="00860957">
        <w:rPr>
          <w:rFonts w:ascii="Times New Roman" w:hAnsi="Times New Roman" w:cs="Times New Roman"/>
          <w:bCs/>
          <w:sz w:val="24"/>
          <w:szCs w:val="24"/>
        </w:rPr>
        <w:t>Paulin</w:t>
      </w:r>
      <w:proofErr w:type="spellEnd"/>
      <w:r w:rsidRPr="00860957">
        <w:rPr>
          <w:rFonts w:ascii="Times New Roman" w:hAnsi="Times New Roman" w:cs="Times New Roman"/>
          <w:bCs/>
          <w:sz w:val="24"/>
          <w:szCs w:val="24"/>
        </w:rPr>
        <w:t xml:space="preserve"> Gega.</w:t>
      </w:r>
    </w:p>
    <w:p w14:paraId="175071E0" w14:textId="46F14A6E" w:rsidR="00142DB0" w:rsidRPr="00860957" w:rsidRDefault="004E51AA" w:rsidP="002C3EC7">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bCs/>
          <w:sz w:val="24"/>
          <w:szCs w:val="24"/>
        </w:rPr>
        <w:t>N</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p</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rgjigje t</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barr</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s s</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prov</w:t>
      </w:r>
      <w:r w:rsidR="005C069B"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s subjekti ka deklaruar se </w:t>
      </w:r>
      <w:r w:rsidR="00EB2663" w:rsidRPr="00860957">
        <w:rPr>
          <w:rFonts w:ascii="Times New Roman" w:hAnsi="Times New Roman" w:cs="Times New Roman"/>
          <w:sz w:val="24"/>
          <w:szCs w:val="24"/>
        </w:rPr>
        <w:t xml:space="preserve">në kuadër të trajtimit të procedimit penal nr. 877/2009, nuk janë kryer veprime hetimore në ngarkim të shoqërisë “Genklaudis” SHA, administrator i së cilës është </w:t>
      </w:r>
      <w:r w:rsidR="00ED33EB" w:rsidRPr="00860957">
        <w:rPr>
          <w:rFonts w:ascii="Times New Roman" w:hAnsi="Times New Roman" w:cs="Times New Roman"/>
          <w:sz w:val="24"/>
          <w:szCs w:val="24"/>
        </w:rPr>
        <w:t>z.</w:t>
      </w:r>
      <w:r w:rsidR="00173915" w:rsidRPr="00860957">
        <w:rPr>
          <w:rFonts w:ascii="Times New Roman" w:hAnsi="Times New Roman" w:cs="Times New Roman"/>
          <w:sz w:val="24"/>
          <w:szCs w:val="24"/>
        </w:rPr>
        <w:t xml:space="preserve"> </w:t>
      </w:r>
      <w:proofErr w:type="spellStart"/>
      <w:r w:rsidR="00ED33EB" w:rsidRPr="00860957">
        <w:rPr>
          <w:rFonts w:ascii="Times New Roman" w:hAnsi="Times New Roman" w:cs="Times New Roman"/>
          <w:sz w:val="24"/>
          <w:szCs w:val="24"/>
        </w:rPr>
        <w:t>Paulin</w:t>
      </w:r>
      <w:proofErr w:type="spellEnd"/>
      <w:r w:rsidR="00ED33EB" w:rsidRPr="00860957">
        <w:rPr>
          <w:rFonts w:ascii="Times New Roman" w:hAnsi="Times New Roman" w:cs="Times New Roman"/>
          <w:sz w:val="24"/>
          <w:szCs w:val="24"/>
        </w:rPr>
        <w:t xml:space="preserve"> Gega</w:t>
      </w:r>
      <w:r w:rsidR="00EB2663" w:rsidRPr="00860957">
        <w:rPr>
          <w:rFonts w:ascii="Times New Roman" w:hAnsi="Times New Roman" w:cs="Times New Roman"/>
          <w:sz w:val="24"/>
          <w:szCs w:val="24"/>
        </w:rPr>
        <w:t xml:space="preserve">. Sipas tij, objekt i hetimeve të këtij procedimi ka qenë veprimtaria tregtare e shoqërisë </w:t>
      </w:r>
      <w:bookmarkStart w:id="93" w:name="_Hlk201314125"/>
      <w:r w:rsidR="00EB2663" w:rsidRPr="00860957">
        <w:rPr>
          <w:rFonts w:ascii="Times New Roman" w:hAnsi="Times New Roman" w:cs="Times New Roman"/>
          <w:sz w:val="24"/>
          <w:szCs w:val="24"/>
        </w:rPr>
        <w:t>“</w:t>
      </w:r>
      <w:r w:rsidR="00ED33EB" w:rsidRPr="00860957">
        <w:rPr>
          <w:rFonts w:ascii="Times New Roman" w:hAnsi="Times New Roman" w:cs="Times New Roman"/>
          <w:sz w:val="24"/>
          <w:szCs w:val="24"/>
        </w:rPr>
        <w:t>G-5 08</w:t>
      </w:r>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SHPK</w:t>
      </w:r>
      <w:bookmarkEnd w:id="93"/>
      <w:r w:rsidR="00ED33EB" w:rsidRPr="00860957">
        <w:rPr>
          <w:rFonts w:ascii="Times New Roman" w:hAnsi="Times New Roman" w:cs="Times New Roman"/>
          <w:sz w:val="24"/>
          <w:szCs w:val="24"/>
        </w:rPr>
        <w:t>,</w:t>
      </w:r>
      <w:r w:rsidR="00EB2663" w:rsidRPr="00860957">
        <w:rPr>
          <w:rFonts w:ascii="Times New Roman" w:hAnsi="Times New Roman" w:cs="Times New Roman"/>
          <w:sz w:val="24"/>
          <w:szCs w:val="24"/>
        </w:rPr>
        <w:t xml:space="preserve"> e kallëzuar nga DRT-ja Tiranë. Ky subjekt ka pasur marrëdhënie tregtare me shoqërinë “</w:t>
      </w:r>
      <w:proofErr w:type="spellStart"/>
      <w:r w:rsidR="00ED33EB" w:rsidRPr="00860957">
        <w:rPr>
          <w:rFonts w:ascii="Times New Roman" w:hAnsi="Times New Roman" w:cs="Times New Roman"/>
          <w:sz w:val="24"/>
          <w:szCs w:val="24"/>
        </w:rPr>
        <w:t>Genkaludis</w:t>
      </w:r>
      <w:proofErr w:type="spellEnd"/>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SHA</w:t>
      </w:r>
      <w:r w:rsidR="00EB2663" w:rsidRPr="00860957">
        <w:rPr>
          <w:rFonts w:ascii="Times New Roman" w:hAnsi="Times New Roman" w:cs="Times New Roman"/>
          <w:sz w:val="24"/>
          <w:szCs w:val="24"/>
        </w:rPr>
        <w:t xml:space="preserve"> dhe “</w:t>
      </w:r>
      <w:proofErr w:type="spellStart"/>
      <w:r w:rsidR="00ED33EB" w:rsidRPr="00860957">
        <w:rPr>
          <w:rFonts w:ascii="Times New Roman" w:hAnsi="Times New Roman" w:cs="Times New Roman"/>
          <w:sz w:val="24"/>
          <w:szCs w:val="24"/>
        </w:rPr>
        <w:t>Kastpetrol</w:t>
      </w:r>
      <w:proofErr w:type="spellEnd"/>
      <w:r w:rsidR="00EB2663" w:rsidRPr="00860957">
        <w:rPr>
          <w:rFonts w:ascii="Times New Roman" w:hAnsi="Times New Roman" w:cs="Times New Roman"/>
          <w:sz w:val="24"/>
          <w:szCs w:val="24"/>
        </w:rPr>
        <w:t xml:space="preserve">” </w:t>
      </w:r>
      <w:r w:rsidR="00ED33EB" w:rsidRPr="00860957">
        <w:rPr>
          <w:rFonts w:ascii="Times New Roman" w:hAnsi="Times New Roman" w:cs="Times New Roman"/>
          <w:sz w:val="24"/>
          <w:szCs w:val="24"/>
        </w:rPr>
        <w:t>SHA</w:t>
      </w:r>
      <w:r w:rsidR="00EB2663" w:rsidRPr="00860957">
        <w:rPr>
          <w:rFonts w:ascii="Times New Roman" w:hAnsi="Times New Roman" w:cs="Times New Roman"/>
          <w:sz w:val="24"/>
          <w:szCs w:val="24"/>
        </w:rPr>
        <w:t xml:space="preserve">, të cilat kanë rezultuar furnizuese në këto marrëdhënie tregtare dhe, me qëllim që hetimi të ishte i plotë dhe për verifikimin e vërtetësisë së deklarimeve në tatime të shoqërisë </w:t>
      </w:r>
      <w:r w:rsidR="00ED33EB" w:rsidRPr="00860957">
        <w:rPr>
          <w:rFonts w:ascii="Times New Roman" w:hAnsi="Times New Roman" w:cs="Times New Roman"/>
          <w:sz w:val="24"/>
          <w:szCs w:val="24"/>
        </w:rPr>
        <w:t>“G-5 08” SHPK</w:t>
      </w:r>
      <w:r w:rsidR="00410387" w:rsidRPr="00860957">
        <w:rPr>
          <w:rFonts w:ascii="Times New Roman" w:hAnsi="Times New Roman" w:cs="Times New Roman"/>
          <w:sz w:val="24"/>
          <w:szCs w:val="24"/>
        </w:rPr>
        <w:t>,</w:t>
      </w:r>
      <w:r w:rsidR="00ED33EB"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është urdhëruar prej tij marrja e informacionit edhe për këto dy shoqëri</w:t>
      </w:r>
      <w:r w:rsidR="00CE7E12"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Ai deklaron se në kohën e kryerjes së këtyre veprimeve nuk ka pasur asnjë njohje me administratorin e shoqërisë “</w:t>
      </w:r>
      <w:proofErr w:type="spellStart"/>
      <w:r w:rsidR="00ED33EB" w:rsidRPr="00860957">
        <w:rPr>
          <w:rFonts w:ascii="Times New Roman" w:hAnsi="Times New Roman" w:cs="Times New Roman"/>
          <w:sz w:val="24"/>
          <w:szCs w:val="24"/>
        </w:rPr>
        <w:t>Genkaludis</w:t>
      </w:r>
      <w:proofErr w:type="spellEnd"/>
      <w:r w:rsidR="00ED33EB" w:rsidRPr="00860957">
        <w:rPr>
          <w:rFonts w:ascii="Times New Roman" w:hAnsi="Times New Roman" w:cs="Times New Roman"/>
          <w:sz w:val="24"/>
          <w:szCs w:val="24"/>
        </w:rPr>
        <w:t xml:space="preserve">” SHA </w:t>
      </w:r>
      <w:r w:rsidR="00EB2663" w:rsidRPr="00860957">
        <w:rPr>
          <w:rFonts w:ascii="Times New Roman" w:hAnsi="Times New Roman" w:cs="Times New Roman"/>
          <w:sz w:val="24"/>
          <w:szCs w:val="24"/>
        </w:rPr>
        <w:t>z</w:t>
      </w:r>
      <w:r w:rsidR="00F72E5D" w:rsidRPr="00860957">
        <w:rPr>
          <w:rFonts w:ascii="Times New Roman" w:hAnsi="Times New Roman" w:cs="Times New Roman"/>
          <w:sz w:val="24"/>
          <w:szCs w:val="24"/>
        </w:rPr>
        <w:t xml:space="preserve">. </w:t>
      </w:r>
      <w:proofErr w:type="spellStart"/>
      <w:r w:rsidR="00EB2663" w:rsidRPr="00860957">
        <w:rPr>
          <w:rFonts w:ascii="Times New Roman" w:hAnsi="Times New Roman" w:cs="Times New Roman"/>
          <w:sz w:val="24"/>
          <w:szCs w:val="24"/>
        </w:rPr>
        <w:t>P</w:t>
      </w:r>
      <w:r w:rsidR="00ED33EB" w:rsidRPr="00860957">
        <w:rPr>
          <w:rFonts w:ascii="Times New Roman" w:hAnsi="Times New Roman" w:cs="Times New Roman"/>
          <w:sz w:val="24"/>
          <w:szCs w:val="24"/>
        </w:rPr>
        <w:t>aulin</w:t>
      </w:r>
      <w:proofErr w:type="spellEnd"/>
      <w:r w:rsidR="00ED33EB" w:rsidRPr="00860957">
        <w:rPr>
          <w:rFonts w:ascii="Times New Roman" w:hAnsi="Times New Roman" w:cs="Times New Roman"/>
          <w:sz w:val="24"/>
          <w:szCs w:val="24"/>
        </w:rPr>
        <w:t xml:space="preserve"> </w:t>
      </w:r>
      <w:r w:rsidR="00EB2663" w:rsidRPr="00860957">
        <w:rPr>
          <w:rFonts w:ascii="Times New Roman" w:hAnsi="Times New Roman" w:cs="Times New Roman"/>
          <w:sz w:val="24"/>
          <w:szCs w:val="24"/>
        </w:rPr>
        <w:t>G</w:t>
      </w:r>
      <w:r w:rsidR="00ED33EB" w:rsidRPr="00860957">
        <w:rPr>
          <w:rFonts w:ascii="Times New Roman" w:hAnsi="Times New Roman" w:cs="Times New Roman"/>
          <w:sz w:val="24"/>
          <w:szCs w:val="24"/>
        </w:rPr>
        <w:t>ega.</w:t>
      </w:r>
      <w:r w:rsidR="00EB2663" w:rsidRPr="00860957">
        <w:rPr>
          <w:rFonts w:ascii="Times New Roman" w:hAnsi="Times New Roman" w:cs="Times New Roman"/>
          <w:sz w:val="24"/>
          <w:szCs w:val="24"/>
        </w:rPr>
        <w:t xml:space="preserve"> Sipas tij, pretendimi i shoqatës “</w:t>
      </w:r>
      <w:proofErr w:type="spellStart"/>
      <w:r w:rsidR="00ED33EB" w:rsidRPr="00860957">
        <w:rPr>
          <w:rFonts w:ascii="Times New Roman" w:hAnsi="Times New Roman" w:cs="Times New Roman"/>
          <w:sz w:val="24"/>
          <w:szCs w:val="24"/>
        </w:rPr>
        <w:t>Antikorrupsion</w:t>
      </w:r>
      <w:proofErr w:type="spellEnd"/>
      <w:r w:rsidR="00EB2663" w:rsidRPr="00860957">
        <w:rPr>
          <w:rFonts w:ascii="Times New Roman" w:hAnsi="Times New Roman" w:cs="Times New Roman"/>
          <w:sz w:val="24"/>
          <w:szCs w:val="24"/>
        </w:rPr>
        <w:t xml:space="preserve">” për konflikt interesi është i pabazuar, pasi shoqëria </w:t>
      </w:r>
      <w:r w:rsidR="00ED33EB" w:rsidRPr="00860957">
        <w:rPr>
          <w:rFonts w:ascii="Times New Roman" w:hAnsi="Times New Roman" w:cs="Times New Roman"/>
          <w:sz w:val="24"/>
          <w:szCs w:val="24"/>
        </w:rPr>
        <w:t>“</w:t>
      </w:r>
      <w:proofErr w:type="spellStart"/>
      <w:r w:rsidR="00ED33EB" w:rsidRPr="00860957">
        <w:rPr>
          <w:rFonts w:ascii="Times New Roman" w:hAnsi="Times New Roman" w:cs="Times New Roman"/>
          <w:sz w:val="24"/>
          <w:szCs w:val="24"/>
        </w:rPr>
        <w:t>Genkaludis</w:t>
      </w:r>
      <w:proofErr w:type="spellEnd"/>
      <w:r w:rsidR="00ED33EB" w:rsidRPr="00860957">
        <w:rPr>
          <w:rFonts w:ascii="Times New Roman" w:hAnsi="Times New Roman" w:cs="Times New Roman"/>
          <w:sz w:val="24"/>
          <w:szCs w:val="24"/>
        </w:rPr>
        <w:t>” SHA</w:t>
      </w:r>
      <w:r w:rsidR="00EB2663" w:rsidRPr="00860957">
        <w:rPr>
          <w:rFonts w:ascii="Times New Roman" w:hAnsi="Times New Roman" w:cs="Times New Roman"/>
          <w:sz w:val="24"/>
          <w:szCs w:val="24"/>
        </w:rPr>
        <w:t xml:space="preserve"> dhe administratori i saj nuk kanë qenë subjekt i ndonjë procedimi penal që ai ka pasur nën hetim (person që i atribuohet kryerja e veprës penale, person nën hetim, i padënuar, viktimë, viktimë akuzuese, paditës, apo i paditur civil në procesin penal). Në konkluzion, duke iu referuar neneve 17 dhe 24 të Kodit të Procedurës Penale, si dhe vendimit t</w:t>
      </w:r>
      <w:r w:rsidR="00142DB0" w:rsidRPr="00860957">
        <w:rPr>
          <w:rFonts w:ascii="Times New Roman" w:hAnsi="Times New Roman" w:cs="Times New Roman"/>
          <w:sz w:val="24"/>
          <w:szCs w:val="24"/>
        </w:rPr>
        <w:t>ë</w:t>
      </w:r>
      <w:r w:rsidR="00EB2663" w:rsidRPr="00860957">
        <w:rPr>
          <w:rFonts w:ascii="Times New Roman" w:hAnsi="Times New Roman" w:cs="Times New Roman"/>
          <w:sz w:val="24"/>
          <w:szCs w:val="24"/>
        </w:rPr>
        <w:t xml:space="preserve"> Kolegjit nr. 16/2020, në lidhje me rastet e heqjes dorë nga hetimi i çështjes, me qëllim shmangien e konfliktit të interesit dhe praktikës së GJEDNJ</w:t>
      </w:r>
      <w:r w:rsidR="00ED33EB" w:rsidRPr="00860957">
        <w:rPr>
          <w:rFonts w:ascii="Times New Roman" w:hAnsi="Times New Roman" w:cs="Times New Roman"/>
          <w:sz w:val="24"/>
          <w:szCs w:val="24"/>
        </w:rPr>
        <w:t>-</w:t>
      </w:r>
      <w:r w:rsidR="00EB2663" w:rsidRPr="00860957">
        <w:rPr>
          <w:rFonts w:ascii="Times New Roman" w:hAnsi="Times New Roman" w:cs="Times New Roman"/>
          <w:sz w:val="24"/>
          <w:szCs w:val="24"/>
        </w:rPr>
        <w:t>së mbi interpretimin e gjykatës së paanshme, subjekti pretend</w:t>
      </w:r>
      <w:r w:rsidR="00410387" w:rsidRPr="00860957">
        <w:rPr>
          <w:rFonts w:ascii="Times New Roman" w:hAnsi="Times New Roman" w:cs="Times New Roman"/>
          <w:sz w:val="24"/>
          <w:szCs w:val="24"/>
        </w:rPr>
        <w:t>on</w:t>
      </w:r>
      <w:r w:rsidR="00EB2663" w:rsidRPr="00860957">
        <w:rPr>
          <w:rFonts w:ascii="Times New Roman" w:hAnsi="Times New Roman" w:cs="Times New Roman"/>
          <w:sz w:val="24"/>
          <w:szCs w:val="24"/>
        </w:rPr>
        <w:t xml:space="preserve"> se nuk ka qenë në asnjë rast në kushtet e konfliktit të interesit.</w:t>
      </w:r>
    </w:p>
    <w:p w14:paraId="2CBA4E8A" w14:textId="77777777" w:rsidR="006E18D7" w:rsidRPr="00860957" w:rsidRDefault="006E18D7" w:rsidP="002C3EC7">
      <w:pPr>
        <w:pStyle w:val="ListParagraph"/>
        <w:spacing w:after="0" w:line="240" w:lineRule="auto"/>
        <w:ind w:left="0"/>
        <w:jc w:val="both"/>
        <w:rPr>
          <w:rFonts w:ascii="Times New Roman" w:eastAsia="Batang" w:hAnsi="Times New Roman" w:cs="Times New Roman"/>
          <w:bCs/>
          <w:kern w:val="0"/>
          <w:sz w:val="16"/>
          <w:szCs w:val="16"/>
          <w14:ligatures w14:val="none"/>
        </w:rPr>
      </w:pPr>
    </w:p>
    <w:p w14:paraId="4335005F" w14:textId="65ADF715" w:rsidR="005B4458" w:rsidRPr="00860957" w:rsidRDefault="002C3EC7" w:rsidP="002C3EC7">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t>Lidhur me s</w:t>
      </w:r>
      <w:r w:rsidR="000B0BAC" w:rsidRPr="00860957">
        <w:rPr>
          <w:rFonts w:ascii="Times New Roman" w:eastAsia="Batang" w:hAnsi="Times New Roman" w:cs="Times New Roman"/>
          <w:bCs/>
          <w:kern w:val="0"/>
          <w:sz w:val="24"/>
          <w:szCs w:val="24"/>
          <w14:ligatures w14:val="none"/>
        </w:rPr>
        <w:t>a m</w:t>
      </w:r>
      <w:r w:rsidR="005C069B" w:rsidRPr="00860957">
        <w:rPr>
          <w:rFonts w:ascii="Times New Roman" w:eastAsia="Batang" w:hAnsi="Times New Roman" w:cs="Times New Roman"/>
          <w:bCs/>
          <w:kern w:val="0"/>
          <w:sz w:val="24"/>
          <w:szCs w:val="24"/>
          <w14:ligatures w14:val="none"/>
        </w:rPr>
        <w:t>ë</w:t>
      </w:r>
      <w:r w:rsidR="000B0BAC" w:rsidRPr="00860957">
        <w:rPr>
          <w:rFonts w:ascii="Times New Roman" w:eastAsia="Batang" w:hAnsi="Times New Roman" w:cs="Times New Roman"/>
          <w:bCs/>
          <w:kern w:val="0"/>
          <w:sz w:val="24"/>
          <w:szCs w:val="24"/>
          <w14:ligatures w14:val="none"/>
        </w:rPr>
        <w:t xml:space="preserve"> sip</w:t>
      </w:r>
      <w:r w:rsidR="005C069B" w:rsidRPr="00860957">
        <w:rPr>
          <w:rFonts w:ascii="Times New Roman" w:eastAsia="Batang" w:hAnsi="Times New Roman" w:cs="Times New Roman"/>
          <w:bCs/>
          <w:kern w:val="0"/>
          <w:sz w:val="24"/>
          <w:szCs w:val="24"/>
          <w14:ligatures w14:val="none"/>
        </w:rPr>
        <w:t>ë</w:t>
      </w:r>
      <w:r w:rsidR="000B0BAC" w:rsidRPr="00860957">
        <w:rPr>
          <w:rFonts w:ascii="Times New Roman" w:eastAsia="Batang" w:hAnsi="Times New Roman" w:cs="Times New Roman"/>
          <w:bCs/>
          <w:kern w:val="0"/>
          <w:sz w:val="24"/>
          <w:szCs w:val="24"/>
          <w14:ligatures w14:val="none"/>
        </w:rPr>
        <w:t>r</w:t>
      </w:r>
      <w:ins w:id="94" w:author="Admin" w:date="2025-07-08T11:03:00Z">
        <w:r w:rsidR="003E288E">
          <w:rPr>
            <w:rFonts w:ascii="Times New Roman" w:eastAsia="Batang" w:hAnsi="Times New Roman" w:cs="Times New Roman"/>
            <w:bCs/>
            <w:kern w:val="0"/>
            <w:sz w:val="24"/>
            <w:szCs w:val="24"/>
            <w14:ligatures w14:val="none"/>
          </w:rPr>
          <w:t>,</w:t>
        </w:r>
      </w:ins>
      <w:r w:rsidR="000B0BAC" w:rsidRPr="00860957">
        <w:rPr>
          <w:rFonts w:ascii="Times New Roman" w:eastAsia="Batang" w:hAnsi="Times New Roman" w:cs="Times New Roman"/>
          <w:bCs/>
          <w:kern w:val="0"/>
          <w:sz w:val="24"/>
          <w:szCs w:val="24"/>
          <w14:ligatures w14:val="none"/>
        </w:rPr>
        <w:t xml:space="preserve"> NJSHL</w:t>
      </w:r>
      <w:r w:rsidR="00ED33EB" w:rsidRPr="00860957">
        <w:rPr>
          <w:rFonts w:ascii="Times New Roman" w:eastAsia="Batang" w:hAnsi="Times New Roman" w:cs="Times New Roman"/>
          <w:bCs/>
          <w:kern w:val="0"/>
          <w:sz w:val="24"/>
          <w:szCs w:val="24"/>
          <w14:ligatures w14:val="none"/>
        </w:rPr>
        <w:t xml:space="preserve"> </w:t>
      </w:r>
      <w:r w:rsidR="00F03D6B" w:rsidRPr="00860957">
        <w:rPr>
          <w:rFonts w:ascii="Times New Roman" w:eastAsia="Batang" w:hAnsi="Times New Roman" w:cs="Times New Roman"/>
          <w:bCs/>
          <w:kern w:val="0"/>
          <w:sz w:val="24"/>
          <w:szCs w:val="24"/>
          <w14:ligatures w14:val="none"/>
        </w:rPr>
        <w:t>v</w:t>
      </w:r>
      <w:r w:rsidR="008D4738" w:rsidRPr="00860957">
        <w:rPr>
          <w:rFonts w:ascii="Times New Roman" w:eastAsia="Batang" w:hAnsi="Times New Roman" w:cs="Times New Roman"/>
          <w:bCs/>
          <w:kern w:val="0"/>
          <w:sz w:val="24"/>
          <w:szCs w:val="24"/>
          <w14:ligatures w14:val="none"/>
        </w:rPr>
        <w:t>ë</w:t>
      </w:r>
      <w:r w:rsidR="00F03D6B" w:rsidRPr="00860957">
        <w:rPr>
          <w:rFonts w:ascii="Times New Roman" w:eastAsia="Batang" w:hAnsi="Times New Roman" w:cs="Times New Roman"/>
          <w:bCs/>
          <w:kern w:val="0"/>
          <w:sz w:val="24"/>
          <w:szCs w:val="24"/>
          <w14:ligatures w14:val="none"/>
        </w:rPr>
        <w:t>ren</w:t>
      </w:r>
      <w:r w:rsidR="00ED33EB" w:rsidRPr="00860957">
        <w:rPr>
          <w:rFonts w:ascii="Times New Roman" w:eastAsia="Batang" w:hAnsi="Times New Roman" w:cs="Times New Roman"/>
          <w:bCs/>
          <w:kern w:val="0"/>
          <w:sz w:val="24"/>
          <w:szCs w:val="24"/>
          <w14:ligatures w14:val="none"/>
        </w:rPr>
        <w:t xml:space="preserve"> se Komisioni</w:t>
      </w:r>
      <w:r w:rsidR="00205F8A" w:rsidRPr="00860957">
        <w:rPr>
          <w:rFonts w:ascii="Times New Roman" w:eastAsia="Batang" w:hAnsi="Times New Roman" w:cs="Times New Roman"/>
          <w:bCs/>
          <w:kern w:val="0"/>
          <w:sz w:val="24"/>
          <w:szCs w:val="24"/>
          <w14:ligatures w14:val="none"/>
        </w:rPr>
        <w:t xml:space="preserve"> nuk ka ngritur dy</w:t>
      </w:r>
      <w:r w:rsidR="00173915" w:rsidRPr="00860957">
        <w:rPr>
          <w:rFonts w:ascii="Times New Roman" w:eastAsia="Batang" w:hAnsi="Times New Roman" w:cs="Times New Roman"/>
          <w:bCs/>
          <w:kern w:val="0"/>
          <w:sz w:val="24"/>
          <w:szCs w:val="24"/>
          <w14:ligatures w14:val="none"/>
        </w:rPr>
        <w:t>s</w:t>
      </w:r>
      <w:r w:rsidR="00205F8A" w:rsidRPr="00860957">
        <w:rPr>
          <w:rFonts w:ascii="Times New Roman" w:eastAsia="Batang" w:hAnsi="Times New Roman" w:cs="Times New Roman"/>
          <w:bCs/>
          <w:kern w:val="0"/>
          <w:sz w:val="24"/>
          <w:szCs w:val="24"/>
          <w14:ligatures w14:val="none"/>
        </w:rPr>
        <w:t xml:space="preserve">hime </w:t>
      </w:r>
      <w:r w:rsidRPr="00860957">
        <w:rPr>
          <w:rFonts w:ascii="Times New Roman" w:eastAsia="Batang" w:hAnsi="Times New Roman" w:cs="Times New Roman"/>
          <w:bCs/>
          <w:kern w:val="0"/>
          <w:sz w:val="24"/>
          <w:szCs w:val="24"/>
          <w14:ligatures w14:val="none"/>
        </w:rPr>
        <w:t>p</w:t>
      </w:r>
      <w:r w:rsidR="003814E2"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w:t>
      </w:r>
      <w:r w:rsidR="00205F8A" w:rsidRPr="00860957">
        <w:rPr>
          <w:rFonts w:ascii="Times New Roman" w:eastAsia="Batang" w:hAnsi="Times New Roman" w:cs="Times New Roman"/>
          <w:bCs/>
          <w:kern w:val="0"/>
          <w:sz w:val="24"/>
          <w:szCs w:val="24"/>
          <w14:ligatures w14:val="none"/>
        </w:rPr>
        <w:t xml:space="preserve"> konflikt</w:t>
      </w:r>
      <w:r w:rsidRPr="00860957">
        <w:rPr>
          <w:rFonts w:ascii="Times New Roman" w:eastAsia="Batang" w:hAnsi="Times New Roman" w:cs="Times New Roman"/>
          <w:bCs/>
          <w:kern w:val="0"/>
          <w:sz w:val="24"/>
          <w:szCs w:val="24"/>
          <w14:ligatures w14:val="none"/>
        </w:rPr>
        <w:t xml:space="preserve"> t</w:t>
      </w:r>
      <w:r w:rsidR="003814E2"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mundsh</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m interesi dhe as i ka kaluar barr</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prove subjekti</w:t>
      </w:r>
      <w:r w:rsidR="00173915" w:rsidRPr="00860957">
        <w:rPr>
          <w:rFonts w:ascii="Times New Roman" w:eastAsia="Batang" w:hAnsi="Times New Roman" w:cs="Times New Roman"/>
          <w:bCs/>
          <w:kern w:val="0"/>
          <w:sz w:val="24"/>
          <w:szCs w:val="24"/>
          <w14:ligatures w14:val="none"/>
        </w:rPr>
        <w:t>t</w:t>
      </w:r>
      <w:r w:rsidR="00205F8A" w:rsidRPr="00860957">
        <w:rPr>
          <w:rFonts w:ascii="Times New Roman" w:eastAsia="Batang" w:hAnsi="Times New Roman" w:cs="Times New Roman"/>
          <w:bCs/>
          <w:kern w:val="0"/>
          <w:sz w:val="24"/>
          <w:szCs w:val="24"/>
          <w14:ligatures w14:val="none"/>
        </w:rPr>
        <w:t xml:space="preserve"> p</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r gjendje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konfliktit</w:t>
      </w:r>
      <w:r w:rsidR="007E21E5" w:rsidRPr="00860957">
        <w:rPr>
          <w:rFonts w:ascii="Times New Roman" w:eastAsia="Batang" w:hAnsi="Times New Roman" w:cs="Times New Roman"/>
          <w:bCs/>
          <w:kern w:val="0"/>
          <w:sz w:val="24"/>
          <w:szCs w:val="24"/>
          <w14:ligatures w14:val="none"/>
        </w:rPr>
        <w:t xml:space="preserve"> apo njëanshmëri</w:t>
      </w:r>
      <w:r w:rsidRPr="00860957">
        <w:rPr>
          <w:rFonts w:ascii="Times New Roman" w:eastAsia="Batang" w:hAnsi="Times New Roman" w:cs="Times New Roman"/>
          <w:bCs/>
          <w:kern w:val="0"/>
          <w:sz w:val="24"/>
          <w:szCs w:val="24"/>
          <w14:ligatures w14:val="none"/>
        </w:rPr>
        <w:t>e</w:t>
      </w:r>
      <w:r w:rsidR="00205F8A" w:rsidRPr="00860957">
        <w:rPr>
          <w:rFonts w:ascii="Times New Roman" w:eastAsia="Batang" w:hAnsi="Times New Roman" w:cs="Times New Roman"/>
          <w:bCs/>
          <w:kern w:val="0"/>
          <w:sz w:val="24"/>
          <w:szCs w:val="24"/>
          <w14:ligatures w14:val="none"/>
        </w:rPr>
        <w:t xml:space="preserve"> duke u fokusuar vet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m n</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konstatimin se subjekti ka treguar munges</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etik</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s profesionale </w:t>
      </w:r>
      <w:r w:rsidR="00931308" w:rsidRPr="00860957">
        <w:rPr>
          <w:rFonts w:ascii="Times New Roman" w:eastAsia="Batang" w:hAnsi="Times New Roman" w:cs="Times New Roman"/>
          <w:bCs/>
          <w:kern w:val="0"/>
          <w:sz w:val="24"/>
          <w:szCs w:val="24"/>
          <w14:ligatures w14:val="none"/>
        </w:rPr>
        <w:t>n</w:t>
      </w:r>
      <w:r w:rsidR="00993BFB" w:rsidRPr="00860957">
        <w:rPr>
          <w:rFonts w:ascii="Times New Roman" w:eastAsia="Batang" w:hAnsi="Times New Roman" w:cs="Times New Roman"/>
          <w:bCs/>
          <w:kern w:val="0"/>
          <w:sz w:val="24"/>
          <w:szCs w:val="24"/>
          <w14:ligatures w14:val="none"/>
        </w:rPr>
        <w:t>ë</w:t>
      </w:r>
      <w:r w:rsidR="00931308" w:rsidRPr="00860957">
        <w:rPr>
          <w:rFonts w:ascii="Times New Roman" w:eastAsia="Batang" w:hAnsi="Times New Roman" w:cs="Times New Roman"/>
          <w:bCs/>
          <w:kern w:val="0"/>
          <w:sz w:val="24"/>
          <w:szCs w:val="24"/>
          <w14:ligatures w14:val="none"/>
        </w:rPr>
        <w:t xml:space="preserve"> kuptim t</w:t>
      </w:r>
      <w:r w:rsidR="00993BFB"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nenit 75</w:t>
      </w:r>
      <w:r w:rsidR="004B6D17" w:rsidRPr="00860957">
        <w:rPr>
          <w:rFonts w:ascii="Times New Roman" w:eastAsia="Batang" w:hAnsi="Times New Roman" w:cs="Times New Roman"/>
          <w:bCs/>
          <w:kern w:val="0"/>
          <w:sz w:val="24"/>
          <w:szCs w:val="24"/>
          <w14:ligatures w14:val="none"/>
        </w:rPr>
        <w:t>, pika 3</w:t>
      </w:r>
      <w:r w:rsidR="00205F8A" w:rsidRPr="00860957">
        <w:rPr>
          <w:rFonts w:ascii="Times New Roman" w:eastAsia="Batang" w:hAnsi="Times New Roman" w:cs="Times New Roman"/>
          <w:bCs/>
          <w:kern w:val="0"/>
          <w:sz w:val="24"/>
          <w:szCs w:val="24"/>
          <w14:ligatures w14:val="none"/>
        </w:rPr>
        <w:t xml:space="preserve">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ligjit nr. 96/2016</w:t>
      </w:r>
      <w:r w:rsidR="00931308" w:rsidRPr="00860957">
        <w:rPr>
          <w:rFonts w:ascii="Times New Roman" w:eastAsia="Batang" w:hAnsi="Times New Roman" w:cs="Times New Roman"/>
          <w:bCs/>
          <w:kern w:val="0"/>
          <w:sz w:val="24"/>
          <w:szCs w:val="24"/>
          <w14:ligatures w14:val="none"/>
        </w:rPr>
        <w:t>,</w:t>
      </w:r>
      <w:r w:rsidR="00205F8A" w:rsidRPr="00860957">
        <w:rPr>
          <w:rFonts w:ascii="Times New Roman" w:eastAsia="Batang" w:hAnsi="Times New Roman" w:cs="Times New Roman"/>
          <w:bCs/>
          <w:kern w:val="0"/>
          <w:sz w:val="24"/>
          <w:szCs w:val="24"/>
          <w14:ligatures w14:val="none"/>
        </w:rPr>
        <w:t xml:space="preserve"> p</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r shkak t</w:t>
      </w:r>
      <w:r w:rsidR="00142DB0" w:rsidRPr="00860957">
        <w:rPr>
          <w:rFonts w:ascii="Times New Roman" w:eastAsia="Batang" w:hAnsi="Times New Roman" w:cs="Times New Roman"/>
          <w:bCs/>
          <w:kern w:val="0"/>
          <w:sz w:val="24"/>
          <w:szCs w:val="24"/>
          <w14:ligatures w14:val="none"/>
        </w:rPr>
        <w:t>ë</w:t>
      </w:r>
      <w:r w:rsidR="00205F8A" w:rsidRPr="00860957">
        <w:rPr>
          <w:rFonts w:ascii="Times New Roman" w:eastAsia="Batang" w:hAnsi="Times New Roman" w:cs="Times New Roman"/>
          <w:bCs/>
          <w:kern w:val="0"/>
          <w:sz w:val="24"/>
          <w:szCs w:val="24"/>
          <w14:ligatures w14:val="none"/>
        </w:rPr>
        <w:t xml:space="preserve"> </w:t>
      </w:r>
      <w:r w:rsidR="004B6D17" w:rsidRPr="00860957">
        <w:rPr>
          <w:rFonts w:ascii="Times New Roman" w:eastAsia="Batang" w:hAnsi="Times New Roman" w:cs="Times New Roman"/>
          <w:bCs/>
          <w:kern w:val="0"/>
          <w:sz w:val="24"/>
          <w:szCs w:val="24"/>
          <w14:ligatures w14:val="none"/>
        </w:rPr>
        <w:t>m</w:t>
      </w:r>
      <w:r w:rsidR="00142DB0" w:rsidRPr="00860957">
        <w:rPr>
          <w:rFonts w:ascii="Times New Roman" w:eastAsia="Batang" w:hAnsi="Times New Roman" w:cs="Times New Roman"/>
          <w:bCs/>
          <w:kern w:val="0"/>
          <w:sz w:val="24"/>
          <w:szCs w:val="24"/>
          <w14:ligatures w14:val="none"/>
        </w:rPr>
        <w:t>arrj</w:t>
      </w:r>
      <w:r w:rsidR="004B6D17" w:rsidRPr="00860957">
        <w:rPr>
          <w:rFonts w:ascii="Times New Roman" w:eastAsia="Batang" w:hAnsi="Times New Roman" w:cs="Times New Roman"/>
          <w:bCs/>
          <w:kern w:val="0"/>
          <w:sz w:val="24"/>
          <w:szCs w:val="24"/>
          <w14:ligatures w14:val="none"/>
        </w:rPr>
        <w:t>es s</w:t>
      </w:r>
      <w:r w:rsidR="00D24C70" w:rsidRPr="00860957">
        <w:rPr>
          <w:rFonts w:ascii="Times New Roman" w:eastAsia="Batang" w:hAnsi="Times New Roman" w:cs="Times New Roman"/>
          <w:bCs/>
          <w:kern w:val="0"/>
          <w:sz w:val="24"/>
          <w:szCs w:val="24"/>
          <w14:ligatures w14:val="none"/>
        </w:rPr>
        <w:t>ë</w:t>
      </w:r>
      <w:r w:rsidR="004B6D17" w:rsidRPr="00860957">
        <w:rPr>
          <w:rFonts w:ascii="Times New Roman" w:eastAsia="Batang" w:hAnsi="Times New Roman" w:cs="Times New Roman"/>
          <w:bCs/>
          <w:kern w:val="0"/>
          <w:sz w:val="24"/>
          <w:szCs w:val="24"/>
          <w14:ligatures w14:val="none"/>
        </w:rPr>
        <w:t xml:space="preserve"> </w:t>
      </w:r>
      <w:r w:rsidR="00142DB0" w:rsidRPr="00860957">
        <w:rPr>
          <w:rFonts w:ascii="Times New Roman" w:eastAsia="Batang" w:hAnsi="Times New Roman" w:cs="Times New Roman"/>
          <w:bCs/>
          <w:kern w:val="0"/>
          <w:sz w:val="24"/>
          <w:szCs w:val="24"/>
          <w14:ligatures w14:val="none"/>
        </w:rPr>
        <w:t>hua</w:t>
      </w:r>
      <w:r w:rsidR="004B6D17" w:rsidRPr="00860957">
        <w:rPr>
          <w:rFonts w:ascii="Times New Roman" w:eastAsia="Batang" w:hAnsi="Times New Roman" w:cs="Times New Roman"/>
          <w:bCs/>
          <w:kern w:val="0"/>
          <w:sz w:val="24"/>
          <w:szCs w:val="24"/>
          <w14:ligatures w14:val="none"/>
        </w:rPr>
        <w:t>s</w:t>
      </w:r>
      <w:r w:rsidR="00142DB0" w:rsidRPr="00860957">
        <w:rPr>
          <w:rFonts w:ascii="Times New Roman" w:eastAsia="Batang" w:hAnsi="Times New Roman" w:cs="Times New Roman"/>
          <w:bCs/>
          <w:kern w:val="0"/>
          <w:sz w:val="24"/>
          <w:szCs w:val="24"/>
          <w14:ligatures w14:val="none"/>
        </w:rPr>
        <w:t xml:space="preserve"> në një vlerë të konsiderueshme dhe pa interes,</w:t>
      </w:r>
      <w:r w:rsidR="007E21E5" w:rsidRPr="00860957">
        <w:rPr>
          <w:rFonts w:ascii="Times New Roman" w:eastAsia="Batang" w:hAnsi="Times New Roman" w:cs="Times New Roman"/>
          <w:bCs/>
          <w:kern w:val="0"/>
          <w:sz w:val="24"/>
          <w:szCs w:val="24"/>
          <w14:ligatures w14:val="none"/>
        </w:rPr>
        <w:t xml:space="preserve"> fakt i cili</w:t>
      </w:r>
      <w:r w:rsidR="00931308"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w:t>
      </w:r>
      <w:r w:rsidR="00142DB0" w:rsidRPr="00860957">
        <w:rPr>
          <w:rFonts w:ascii="Times New Roman" w:eastAsia="Batang" w:hAnsi="Times New Roman" w:cs="Times New Roman"/>
          <w:bCs/>
          <w:kern w:val="0"/>
          <w:sz w:val="24"/>
          <w:szCs w:val="24"/>
          <w14:ligatures w14:val="none"/>
        </w:rPr>
        <w:t>referuar edhe opinionit t</w:t>
      </w:r>
      <w:r w:rsidR="008F61F4" w:rsidRPr="00860957">
        <w:rPr>
          <w:rFonts w:ascii="Times New Roman" w:eastAsia="Batang" w:hAnsi="Times New Roman" w:cs="Times New Roman"/>
          <w:bCs/>
          <w:kern w:val="0"/>
          <w:sz w:val="24"/>
          <w:szCs w:val="24"/>
          <w14:ligatures w14:val="none"/>
        </w:rPr>
        <w:t>ë</w:t>
      </w:r>
      <w:r w:rsidR="00142DB0" w:rsidRPr="00860957">
        <w:rPr>
          <w:rFonts w:ascii="Times New Roman" w:eastAsia="Batang" w:hAnsi="Times New Roman" w:cs="Times New Roman"/>
          <w:bCs/>
          <w:kern w:val="0"/>
          <w:sz w:val="24"/>
          <w:szCs w:val="24"/>
          <w14:ligatures w14:val="none"/>
        </w:rPr>
        <w:t xml:space="preserve"> ONM</w:t>
      </w:r>
      <w:r w:rsidR="00620986" w:rsidRPr="00860957">
        <w:rPr>
          <w:rFonts w:ascii="Times New Roman" w:eastAsia="Batang" w:hAnsi="Times New Roman" w:cs="Times New Roman"/>
          <w:bCs/>
          <w:kern w:val="0"/>
          <w:sz w:val="24"/>
          <w:szCs w:val="24"/>
          <w14:ligatures w14:val="none"/>
        </w:rPr>
        <w:t xml:space="preserve">, është konsideruar nga ana e Komisionit </w:t>
      </w:r>
      <w:r w:rsidR="00142DB0" w:rsidRPr="00860957">
        <w:rPr>
          <w:rFonts w:ascii="Times New Roman" w:eastAsia="Batang" w:hAnsi="Times New Roman" w:cs="Times New Roman"/>
          <w:bCs/>
          <w:kern w:val="0"/>
          <w:sz w:val="24"/>
          <w:szCs w:val="24"/>
          <w14:ligatures w14:val="none"/>
        </w:rPr>
        <w:t>si pengesë potenciale e subjektit për të kryer detyrën me integritet</w:t>
      </w:r>
      <w:r w:rsidR="00620986" w:rsidRPr="00860957">
        <w:rPr>
          <w:rFonts w:ascii="Times New Roman" w:eastAsia="Batang" w:hAnsi="Times New Roman" w:cs="Times New Roman"/>
          <w:bCs/>
          <w:kern w:val="0"/>
          <w:sz w:val="24"/>
          <w:szCs w:val="24"/>
          <w14:ligatures w14:val="none"/>
        </w:rPr>
        <w:t>.</w:t>
      </w:r>
      <w:r w:rsidR="00142DB0" w:rsidRPr="00860957">
        <w:rPr>
          <w:rFonts w:ascii="Times New Roman" w:eastAsia="Batang" w:hAnsi="Times New Roman" w:cs="Times New Roman"/>
          <w:bCs/>
          <w:kern w:val="0"/>
          <w:sz w:val="24"/>
          <w:szCs w:val="24"/>
          <w14:ligatures w14:val="none"/>
        </w:rPr>
        <w:t xml:space="preserve"> </w:t>
      </w:r>
      <w:r w:rsidR="005128F2" w:rsidRPr="00860957">
        <w:rPr>
          <w:rFonts w:ascii="Times New Roman" w:eastAsia="Batang" w:hAnsi="Times New Roman" w:cs="Times New Roman"/>
          <w:bCs/>
          <w:kern w:val="0"/>
          <w:sz w:val="24"/>
          <w:szCs w:val="24"/>
          <w14:ligatures w14:val="none"/>
        </w:rPr>
        <w:t>Sa m</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sip</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r</w:t>
      </w:r>
      <w:r w:rsidR="00F03D6B" w:rsidRPr="00860957">
        <w:rPr>
          <w:rFonts w:ascii="Times New Roman" w:eastAsia="Batang" w:hAnsi="Times New Roman" w:cs="Times New Roman"/>
          <w:bCs/>
          <w:kern w:val="0"/>
          <w:sz w:val="24"/>
          <w:szCs w:val="24"/>
          <w14:ligatures w14:val="none"/>
        </w:rPr>
        <w:t>,</w:t>
      </w:r>
      <w:r w:rsidR="005128F2" w:rsidRPr="00860957">
        <w:rPr>
          <w:rFonts w:ascii="Times New Roman" w:eastAsia="Batang" w:hAnsi="Times New Roman" w:cs="Times New Roman"/>
          <w:bCs/>
          <w:kern w:val="0"/>
          <w:sz w:val="24"/>
          <w:szCs w:val="24"/>
          <w14:ligatures w14:val="none"/>
        </w:rPr>
        <w:t xml:space="preserve"> pretendimet e subjektit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lidhje me munges</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n e konfliktit t</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interesit jan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jo relevante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raport me konkluzionin e arritur nga Komisioni n</w:t>
      </w:r>
      <w:r w:rsidR="00D24C70" w:rsidRPr="00860957">
        <w:rPr>
          <w:rFonts w:ascii="Times New Roman" w:eastAsia="Batang" w:hAnsi="Times New Roman" w:cs="Times New Roman"/>
          <w:bCs/>
          <w:kern w:val="0"/>
          <w:sz w:val="24"/>
          <w:szCs w:val="24"/>
          <w14:ligatures w14:val="none"/>
        </w:rPr>
        <w:t>ë</w:t>
      </w:r>
      <w:r w:rsidR="005128F2" w:rsidRPr="00860957">
        <w:rPr>
          <w:rFonts w:ascii="Times New Roman" w:eastAsia="Batang" w:hAnsi="Times New Roman" w:cs="Times New Roman"/>
          <w:bCs/>
          <w:kern w:val="0"/>
          <w:sz w:val="24"/>
          <w:szCs w:val="24"/>
          <w14:ligatures w14:val="none"/>
        </w:rPr>
        <w:t xml:space="preserve"> vendim.</w:t>
      </w:r>
    </w:p>
    <w:p w14:paraId="5F25BF9E" w14:textId="77777777" w:rsidR="005B4458" w:rsidRPr="00860957" w:rsidRDefault="005B4458" w:rsidP="002C3EC7">
      <w:pPr>
        <w:pStyle w:val="ListParagraph"/>
        <w:spacing w:after="0" w:line="240" w:lineRule="auto"/>
        <w:ind w:left="0"/>
        <w:jc w:val="both"/>
        <w:rPr>
          <w:rFonts w:ascii="Times New Roman" w:eastAsia="Batang" w:hAnsi="Times New Roman" w:cs="Times New Roman"/>
          <w:bCs/>
          <w:kern w:val="0"/>
          <w:sz w:val="16"/>
          <w:szCs w:val="16"/>
          <w14:ligatures w14:val="none"/>
        </w:rPr>
      </w:pPr>
    </w:p>
    <w:p w14:paraId="72CFDC9B" w14:textId="27FDC4C6" w:rsidR="002C3EC7" w:rsidRPr="00860957" w:rsidRDefault="005128F2" w:rsidP="00993BFB">
      <w:pPr>
        <w:pStyle w:val="ListParagraph"/>
        <w:numPr>
          <w:ilvl w:val="1"/>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t>Sa i takon pretendimit 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subjekti</w:t>
      </w:r>
      <w:r w:rsidR="00091D94" w:rsidRPr="00860957">
        <w:rPr>
          <w:rFonts w:ascii="Times New Roman" w:eastAsia="Batang" w:hAnsi="Times New Roman" w:cs="Times New Roman"/>
          <w:bCs/>
          <w:kern w:val="0"/>
          <w:sz w:val="24"/>
          <w:szCs w:val="24"/>
          <w14:ligatures w14:val="none"/>
        </w:rPr>
        <w:t>t</w:t>
      </w:r>
      <w:r w:rsidRPr="00860957">
        <w:rPr>
          <w:rFonts w:ascii="Times New Roman" w:eastAsia="Batang" w:hAnsi="Times New Roman" w:cs="Times New Roman"/>
          <w:bCs/>
          <w:kern w:val="0"/>
          <w:sz w:val="24"/>
          <w:szCs w:val="24"/>
          <w14:ligatures w14:val="none"/>
        </w:rPr>
        <w:t xml:space="preserve"> se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ria “</w:t>
      </w:r>
      <w:proofErr w:type="spellStart"/>
      <w:r w:rsidRPr="00860957">
        <w:rPr>
          <w:rFonts w:ascii="Times New Roman" w:eastAsia="Batang" w:hAnsi="Times New Roman" w:cs="Times New Roman"/>
          <w:bCs/>
          <w:kern w:val="0"/>
          <w:sz w:val="24"/>
          <w:szCs w:val="24"/>
          <w14:ligatures w14:val="none"/>
        </w:rPr>
        <w:t>Genkaludis</w:t>
      </w:r>
      <w:proofErr w:type="spellEnd"/>
      <w:r w:rsidR="00C91B3D"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w:t>
      </w:r>
      <w:r w:rsidR="00C91B3D" w:rsidRPr="00860957">
        <w:rPr>
          <w:rFonts w:ascii="Times New Roman" w:eastAsia="Batang" w:hAnsi="Times New Roman" w:cs="Times New Roman"/>
          <w:bCs/>
          <w:kern w:val="0"/>
          <w:sz w:val="24"/>
          <w:szCs w:val="24"/>
          <w14:ligatures w14:val="none"/>
        </w:rPr>
        <w:t xml:space="preserve">SHA </w:t>
      </w:r>
      <w:r w:rsidRPr="00860957">
        <w:rPr>
          <w:rFonts w:ascii="Times New Roman" w:eastAsia="Batang" w:hAnsi="Times New Roman" w:cs="Times New Roman"/>
          <w:bCs/>
          <w:kern w:val="0"/>
          <w:sz w:val="24"/>
          <w:szCs w:val="24"/>
          <w14:ligatures w14:val="none"/>
        </w:rPr>
        <w:t xml:space="preserve">nuk </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sht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ri me precedent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penal</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dhe se huaja nuk </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sht</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marr</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nga shoq</w:t>
      </w:r>
      <w:r w:rsidR="00D24C70"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ria por nga </w:t>
      </w:r>
      <w:r w:rsidR="007E21E5" w:rsidRPr="00860957">
        <w:rPr>
          <w:rFonts w:ascii="Times New Roman" w:eastAsia="Batang" w:hAnsi="Times New Roman" w:cs="Times New Roman"/>
          <w:bCs/>
          <w:kern w:val="0"/>
          <w:sz w:val="24"/>
          <w:szCs w:val="24"/>
          <w14:ligatures w14:val="none"/>
        </w:rPr>
        <w:t xml:space="preserve">z. </w:t>
      </w:r>
      <w:proofErr w:type="spellStart"/>
      <w:r w:rsidRPr="00860957">
        <w:rPr>
          <w:rFonts w:ascii="Times New Roman" w:eastAsia="Batang" w:hAnsi="Times New Roman" w:cs="Times New Roman"/>
          <w:bCs/>
          <w:kern w:val="0"/>
          <w:sz w:val="24"/>
          <w:szCs w:val="24"/>
          <w14:ligatures w14:val="none"/>
        </w:rPr>
        <w:t>Paulin</w:t>
      </w:r>
      <w:proofErr w:type="spellEnd"/>
      <w:r w:rsidRPr="00860957">
        <w:rPr>
          <w:rFonts w:ascii="Times New Roman" w:eastAsia="Batang" w:hAnsi="Times New Roman" w:cs="Times New Roman"/>
          <w:bCs/>
          <w:kern w:val="0"/>
          <w:sz w:val="24"/>
          <w:szCs w:val="24"/>
          <w14:ligatures w14:val="none"/>
        </w:rPr>
        <w:t xml:space="preserve"> Gega</w:t>
      </w:r>
      <w:r w:rsidR="00993BFB" w:rsidRPr="00860957">
        <w:rPr>
          <w:rFonts w:ascii="Times New Roman" w:eastAsia="Batang" w:hAnsi="Times New Roman" w:cs="Times New Roman"/>
          <w:bCs/>
          <w:kern w:val="0"/>
          <w:sz w:val="24"/>
          <w:szCs w:val="24"/>
          <w14:ligatures w14:val="none"/>
        </w:rPr>
        <w:t>,</w:t>
      </w:r>
      <w:r w:rsidR="007E21E5" w:rsidRPr="00860957">
        <w:rPr>
          <w:rFonts w:ascii="Times New Roman" w:eastAsia="Batang" w:hAnsi="Times New Roman" w:cs="Times New Roman"/>
          <w:bCs/>
          <w:kern w:val="0"/>
          <w:sz w:val="24"/>
          <w:szCs w:val="24"/>
          <w14:ligatures w14:val="none"/>
        </w:rPr>
        <w:t xml:space="preserve"> shum</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w:t>
      </w:r>
      <w:r w:rsidR="007E21E5" w:rsidRPr="00860957">
        <w:rPr>
          <w:rFonts w:ascii="Times New Roman" w:eastAsia="Batang" w:hAnsi="Times New Roman" w:cs="Times New Roman"/>
          <w:bCs/>
          <w:kern w:val="0"/>
          <w:sz w:val="24"/>
          <w:szCs w:val="24"/>
          <w14:ligatures w14:val="none"/>
        </w:rPr>
        <w:lastRenderedPageBreak/>
        <w:t>koh</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m</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rpara</w:t>
      </w:r>
      <w:r w:rsidR="009F1BE9" w:rsidRPr="00860957">
        <w:rPr>
          <w:rFonts w:ascii="Times New Roman" w:eastAsia="Batang" w:hAnsi="Times New Roman" w:cs="Times New Roman"/>
          <w:bCs/>
          <w:kern w:val="0"/>
          <w:sz w:val="24"/>
          <w:szCs w:val="24"/>
          <w14:ligatures w14:val="none"/>
        </w:rPr>
        <w:t xml:space="preserve"> </w:t>
      </w:r>
      <w:r w:rsidR="007E21E5" w:rsidRPr="00860957">
        <w:rPr>
          <w:rFonts w:ascii="Times New Roman" w:eastAsia="Batang" w:hAnsi="Times New Roman" w:cs="Times New Roman"/>
          <w:bCs/>
          <w:kern w:val="0"/>
          <w:sz w:val="24"/>
          <w:szCs w:val="24"/>
          <w14:ligatures w14:val="none"/>
        </w:rPr>
        <w:t>se 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Prokurorin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pran</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Gjykat</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s s</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Rrethit Gjyq</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sor Shkod</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r t</w:t>
      </w:r>
      <w:r w:rsidR="005112CF" w:rsidRPr="00860957">
        <w:rPr>
          <w:rFonts w:ascii="Times New Roman" w:eastAsia="Batang" w:hAnsi="Times New Roman" w:cs="Times New Roman"/>
          <w:bCs/>
          <w:kern w:val="0"/>
          <w:sz w:val="24"/>
          <w:szCs w:val="24"/>
          <w14:ligatures w14:val="none"/>
        </w:rPr>
        <w:t>ë</w:t>
      </w:r>
      <w:r w:rsidR="007E21E5" w:rsidRPr="00860957">
        <w:rPr>
          <w:rFonts w:ascii="Times New Roman" w:eastAsia="Batang" w:hAnsi="Times New Roman" w:cs="Times New Roman"/>
          <w:bCs/>
          <w:kern w:val="0"/>
          <w:sz w:val="24"/>
          <w:szCs w:val="24"/>
          <w14:ligatures w14:val="none"/>
        </w:rPr>
        <w:t xml:space="preserve"> regjistroheshin procedimet penale nr. 850/2015 dhe nr. 140/2019</w:t>
      </w:r>
      <w:r w:rsidRPr="00860957">
        <w:rPr>
          <w:rFonts w:ascii="Times New Roman" w:eastAsia="Batang" w:hAnsi="Times New Roman" w:cs="Times New Roman"/>
          <w:bCs/>
          <w:kern w:val="0"/>
          <w:sz w:val="24"/>
          <w:szCs w:val="24"/>
          <w14:ligatures w14:val="none"/>
        </w:rPr>
        <w:t xml:space="preserve">, NJSHL </w:t>
      </w:r>
      <w:r w:rsidR="00B34451" w:rsidRPr="00860957">
        <w:rPr>
          <w:rFonts w:ascii="Times New Roman" w:eastAsia="Batang" w:hAnsi="Times New Roman" w:cs="Times New Roman"/>
          <w:bCs/>
          <w:kern w:val="0"/>
          <w:sz w:val="24"/>
          <w:szCs w:val="24"/>
          <w14:ligatures w14:val="none"/>
        </w:rPr>
        <w:t>v</w:t>
      </w:r>
      <w:r w:rsidR="00D24C70" w:rsidRPr="00860957">
        <w:rPr>
          <w:rFonts w:ascii="Times New Roman" w:eastAsia="Batang" w:hAnsi="Times New Roman" w:cs="Times New Roman"/>
          <w:bCs/>
          <w:kern w:val="0"/>
          <w:sz w:val="24"/>
          <w:szCs w:val="24"/>
          <w14:ligatures w14:val="none"/>
        </w:rPr>
        <w:t>ë</w:t>
      </w:r>
      <w:r w:rsidR="00B34451" w:rsidRPr="00860957">
        <w:rPr>
          <w:rFonts w:ascii="Times New Roman" w:eastAsia="Batang" w:hAnsi="Times New Roman" w:cs="Times New Roman"/>
          <w:bCs/>
          <w:kern w:val="0"/>
          <w:sz w:val="24"/>
          <w:szCs w:val="24"/>
          <w14:ligatures w14:val="none"/>
        </w:rPr>
        <w:t xml:space="preserve">ren </w:t>
      </w:r>
      <w:r w:rsidRPr="00860957">
        <w:rPr>
          <w:rFonts w:ascii="Times New Roman" w:eastAsia="Batang" w:hAnsi="Times New Roman" w:cs="Times New Roman"/>
          <w:bCs/>
          <w:kern w:val="0"/>
          <w:sz w:val="24"/>
          <w:szCs w:val="24"/>
          <w14:ligatures w14:val="none"/>
        </w:rPr>
        <w:t>se</w:t>
      </w:r>
      <w:r w:rsidR="00993BFB" w:rsidRPr="00860957">
        <w:rPr>
          <w:rFonts w:ascii="Times New Roman" w:eastAsia="Batang" w:hAnsi="Times New Roman" w:cs="Times New Roman"/>
          <w:bCs/>
          <w:kern w:val="0"/>
          <w:sz w:val="24"/>
          <w:szCs w:val="24"/>
          <w14:ligatures w14:val="none"/>
        </w:rPr>
        <w:t>:</w:t>
      </w:r>
    </w:p>
    <w:p w14:paraId="05FEA059" w14:textId="2A934455" w:rsidR="005B4458" w:rsidRPr="00860957" w:rsidRDefault="005128F2" w:rsidP="002C3EC7">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eastAsia="Batang" w:hAnsi="Times New Roman" w:cs="Times New Roman"/>
          <w:bCs/>
          <w:kern w:val="0"/>
          <w:sz w:val="24"/>
          <w:szCs w:val="24"/>
          <w14:ligatures w14:val="none"/>
        </w:rPr>
        <w:t xml:space="preserve"> </w:t>
      </w:r>
      <w:r w:rsidR="002C3EC7" w:rsidRPr="00860957">
        <w:rPr>
          <w:rFonts w:ascii="Times New Roman" w:eastAsia="Batang" w:hAnsi="Times New Roman" w:cs="Times New Roman"/>
          <w:bCs/>
          <w:kern w:val="0"/>
          <w:sz w:val="24"/>
          <w:szCs w:val="24"/>
          <w14:ligatures w14:val="none"/>
        </w:rPr>
        <w:t>R</w:t>
      </w:r>
      <w:r w:rsidRPr="00860957">
        <w:rPr>
          <w:rFonts w:ascii="Times New Roman" w:eastAsia="Batang" w:hAnsi="Times New Roman" w:cs="Times New Roman"/>
          <w:bCs/>
          <w:kern w:val="0"/>
          <w:sz w:val="24"/>
          <w:szCs w:val="24"/>
          <w14:ligatures w14:val="none"/>
        </w:rPr>
        <w:t>efe</w:t>
      </w:r>
      <w:r w:rsidR="00C91B3D" w:rsidRPr="00860957">
        <w:rPr>
          <w:rFonts w:ascii="Times New Roman" w:eastAsia="Batang" w:hAnsi="Times New Roman" w:cs="Times New Roman"/>
          <w:bCs/>
          <w:kern w:val="0"/>
          <w:sz w:val="24"/>
          <w:szCs w:val="24"/>
          <w14:ligatures w14:val="none"/>
        </w:rPr>
        <w:t>ruar akteve n</w:t>
      </w:r>
      <w:r w:rsidR="00D24C70" w:rsidRPr="00860957">
        <w:rPr>
          <w:rFonts w:ascii="Times New Roman" w:eastAsia="Batang" w:hAnsi="Times New Roman" w:cs="Times New Roman"/>
          <w:bCs/>
          <w:kern w:val="0"/>
          <w:sz w:val="24"/>
          <w:szCs w:val="24"/>
          <w14:ligatures w14:val="none"/>
        </w:rPr>
        <w:t>ë</w:t>
      </w:r>
      <w:r w:rsidR="00C91B3D" w:rsidRPr="00860957">
        <w:rPr>
          <w:rFonts w:ascii="Times New Roman" w:eastAsia="Batang" w:hAnsi="Times New Roman" w:cs="Times New Roman"/>
          <w:bCs/>
          <w:kern w:val="0"/>
          <w:sz w:val="24"/>
          <w:szCs w:val="24"/>
          <w14:ligatures w14:val="none"/>
        </w:rPr>
        <w:t xml:space="preserve"> fashikullin e Komisionit rezulton se</w:t>
      </w:r>
      <w:r w:rsidR="00B34451" w:rsidRPr="00860957">
        <w:rPr>
          <w:rFonts w:ascii="Times New Roman" w:hAnsi="Times New Roman" w:cs="Times New Roman"/>
          <w:sz w:val="24"/>
          <w:szCs w:val="24"/>
        </w:rPr>
        <w:t xml:space="preserve"> </w:t>
      </w:r>
      <w:r w:rsidR="00B34451" w:rsidRPr="00860957">
        <w:rPr>
          <w:rFonts w:ascii="Times New Roman" w:hAnsi="Times New Roman" w:cs="Times New Roman"/>
          <w:color w:val="000000" w:themeColor="text1"/>
          <w:sz w:val="24"/>
          <w:szCs w:val="24"/>
        </w:rPr>
        <w:t>Prokuroria e Rrethit Gjyqësor Shkodër</w:t>
      </w:r>
      <w:r w:rsidR="00091D94" w:rsidRPr="00860957">
        <w:rPr>
          <w:rFonts w:ascii="Times New Roman" w:hAnsi="Times New Roman" w:cs="Times New Roman"/>
          <w:color w:val="000000" w:themeColor="text1"/>
          <w:sz w:val="24"/>
          <w:szCs w:val="24"/>
        </w:rPr>
        <w:t xml:space="preserve"> ka </w:t>
      </w:r>
      <w:r w:rsidR="00B34451" w:rsidRPr="00860957">
        <w:rPr>
          <w:rFonts w:ascii="Times New Roman" w:hAnsi="Times New Roman" w:cs="Times New Roman"/>
          <w:color w:val="000000" w:themeColor="text1"/>
          <w:sz w:val="24"/>
          <w:szCs w:val="24"/>
        </w:rPr>
        <w:t>inform</w:t>
      </w:r>
      <w:r w:rsidR="00091D94" w:rsidRPr="00860957">
        <w:rPr>
          <w:rFonts w:ascii="Times New Roman" w:hAnsi="Times New Roman" w:cs="Times New Roman"/>
          <w:color w:val="000000" w:themeColor="text1"/>
          <w:sz w:val="24"/>
          <w:szCs w:val="24"/>
        </w:rPr>
        <w:t xml:space="preserve">uar </w:t>
      </w:r>
      <w:r w:rsidR="00B34451" w:rsidRPr="00860957">
        <w:rPr>
          <w:rFonts w:ascii="Times New Roman" w:hAnsi="Times New Roman" w:cs="Times New Roman"/>
          <w:color w:val="000000" w:themeColor="text1"/>
          <w:sz w:val="24"/>
          <w:szCs w:val="24"/>
        </w:rPr>
        <w:t>se</w:t>
      </w:r>
      <w:r w:rsidR="00993BFB"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për shtetasen Donike/Donika Geg</w:t>
      </w:r>
      <w:r w:rsidR="00277155" w:rsidRPr="00860957">
        <w:rPr>
          <w:rFonts w:ascii="Times New Roman" w:hAnsi="Times New Roman" w:cs="Times New Roman"/>
          <w:color w:val="000000" w:themeColor="text1"/>
          <w:sz w:val="24"/>
          <w:szCs w:val="24"/>
        </w:rPr>
        <w:t>a</w:t>
      </w:r>
      <w:r w:rsidR="00277155" w:rsidRPr="00860957">
        <w:rPr>
          <w:rStyle w:val="FootnoteReference"/>
          <w:rFonts w:ascii="Times New Roman" w:hAnsi="Times New Roman" w:cs="Times New Roman"/>
          <w:color w:val="000000" w:themeColor="text1"/>
          <w:sz w:val="24"/>
          <w:szCs w:val="24"/>
        </w:rPr>
        <w:footnoteReference w:id="17"/>
      </w:r>
      <w:r w:rsidR="00B34451" w:rsidRPr="00860957">
        <w:rPr>
          <w:rFonts w:ascii="Times New Roman" w:hAnsi="Times New Roman" w:cs="Times New Roman"/>
          <w:color w:val="000000" w:themeColor="text1"/>
          <w:sz w:val="24"/>
          <w:szCs w:val="24"/>
        </w:rPr>
        <w:t xml:space="preserve"> nuk rezulton të jetë regjistruar kallëzim apo procedim penal në emër dhe në ngarkim të saj; b) për shtetasin </w:t>
      </w:r>
      <w:proofErr w:type="spellStart"/>
      <w:r w:rsidR="00B34451" w:rsidRPr="00860957">
        <w:rPr>
          <w:rFonts w:ascii="Times New Roman" w:hAnsi="Times New Roman" w:cs="Times New Roman"/>
          <w:color w:val="000000" w:themeColor="text1"/>
          <w:sz w:val="24"/>
          <w:szCs w:val="24"/>
        </w:rPr>
        <w:t>Paulin</w:t>
      </w:r>
      <w:proofErr w:type="spellEnd"/>
      <w:r w:rsidR="00B34451" w:rsidRPr="00860957">
        <w:rPr>
          <w:rFonts w:ascii="Times New Roman" w:hAnsi="Times New Roman" w:cs="Times New Roman"/>
          <w:color w:val="000000" w:themeColor="text1"/>
          <w:sz w:val="24"/>
          <w:szCs w:val="24"/>
        </w:rPr>
        <w:t xml:space="preserve"> Gega dhe subjektin</w:t>
      </w:r>
      <w:r w:rsidR="00D03D5A" w:rsidRPr="00860957">
        <w:rPr>
          <w:rFonts w:ascii="Times New Roman" w:hAnsi="Times New Roman" w:cs="Times New Roman"/>
          <w:color w:val="000000" w:themeColor="text1"/>
          <w:sz w:val="24"/>
          <w:szCs w:val="24"/>
        </w:rPr>
        <w:t xml:space="preserve"> tregtar</w:t>
      </w:r>
      <w:r w:rsidR="00B34451" w:rsidRPr="00860957">
        <w:rPr>
          <w:rFonts w:ascii="Times New Roman" w:hAnsi="Times New Roman" w:cs="Times New Roman"/>
          <w:color w:val="000000" w:themeColor="text1"/>
          <w:sz w:val="24"/>
          <w:szCs w:val="24"/>
        </w:rPr>
        <w:t xml:space="preserve"> </w:t>
      </w:r>
      <w:r w:rsidR="007C79EE" w:rsidRPr="00860957">
        <w:rPr>
          <w:rFonts w:ascii="Times New Roman" w:hAnsi="Times New Roman" w:cs="Times New Roman"/>
          <w:color w:val="000000" w:themeColor="text1"/>
          <w:sz w:val="24"/>
          <w:szCs w:val="24"/>
        </w:rPr>
        <w:t>“Genklaudis” SHA</w:t>
      </w:r>
      <w:r w:rsidR="00B34451" w:rsidRPr="00860957">
        <w:rPr>
          <w:rFonts w:ascii="Times New Roman" w:hAnsi="Times New Roman" w:cs="Times New Roman"/>
          <w:color w:val="000000" w:themeColor="text1"/>
          <w:sz w:val="24"/>
          <w:szCs w:val="24"/>
        </w:rPr>
        <w:t xml:space="preserve"> rezulton të jenë regjistruar procedimi penal nr. 850</w:t>
      </w:r>
      <w:r w:rsidR="00BE47CD"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 xml:space="preserve">2015, i pushuar me datë </w:t>
      </w:r>
      <w:r w:rsidR="007C79EE" w:rsidRPr="00860957">
        <w:rPr>
          <w:rFonts w:ascii="Times New Roman" w:hAnsi="Times New Roman" w:cs="Times New Roman"/>
          <w:color w:val="000000" w:themeColor="text1"/>
          <w:sz w:val="24"/>
          <w:szCs w:val="24"/>
        </w:rPr>
        <w:t>09.06.2016, nd</w:t>
      </w:r>
      <w:r w:rsidR="005112CF" w:rsidRPr="00860957">
        <w:rPr>
          <w:rFonts w:ascii="Times New Roman" w:hAnsi="Times New Roman" w:cs="Times New Roman"/>
          <w:color w:val="000000" w:themeColor="text1"/>
          <w:sz w:val="24"/>
          <w:szCs w:val="24"/>
        </w:rPr>
        <w:t>ë</w:t>
      </w:r>
      <w:r w:rsidR="007C79EE" w:rsidRPr="00860957">
        <w:rPr>
          <w:rFonts w:ascii="Times New Roman" w:hAnsi="Times New Roman" w:cs="Times New Roman"/>
          <w:color w:val="000000" w:themeColor="text1"/>
          <w:sz w:val="24"/>
          <w:szCs w:val="24"/>
        </w:rPr>
        <w:t>rsa p</w:t>
      </w:r>
      <w:r w:rsidR="005112CF" w:rsidRPr="00860957">
        <w:rPr>
          <w:rFonts w:ascii="Times New Roman" w:hAnsi="Times New Roman" w:cs="Times New Roman"/>
          <w:color w:val="000000" w:themeColor="text1"/>
          <w:sz w:val="24"/>
          <w:szCs w:val="24"/>
        </w:rPr>
        <w:t>ë</w:t>
      </w:r>
      <w:r w:rsidR="007C79EE" w:rsidRPr="00860957">
        <w:rPr>
          <w:rFonts w:ascii="Times New Roman" w:hAnsi="Times New Roman" w:cs="Times New Roman"/>
          <w:color w:val="000000" w:themeColor="text1"/>
          <w:sz w:val="24"/>
          <w:szCs w:val="24"/>
        </w:rPr>
        <w:t>r</w:t>
      </w:r>
      <w:r w:rsidR="00B34451" w:rsidRPr="00860957">
        <w:rPr>
          <w:rFonts w:ascii="Times New Roman" w:hAnsi="Times New Roman" w:cs="Times New Roman"/>
          <w:color w:val="000000" w:themeColor="text1"/>
          <w:sz w:val="24"/>
          <w:szCs w:val="24"/>
        </w:rPr>
        <w:t xml:space="preserve"> </w:t>
      </w:r>
      <w:r w:rsidR="005112CF" w:rsidRPr="00860957">
        <w:rPr>
          <w:rFonts w:ascii="Times New Roman" w:hAnsi="Times New Roman" w:cs="Times New Roman"/>
          <w:color w:val="000000" w:themeColor="text1"/>
          <w:sz w:val="24"/>
          <w:szCs w:val="24"/>
        </w:rPr>
        <w:t xml:space="preserve">operatorin </w:t>
      </w:r>
      <w:r w:rsidR="00BE47CD" w:rsidRPr="00860957">
        <w:rPr>
          <w:rFonts w:ascii="Times New Roman" w:hAnsi="Times New Roman" w:cs="Times New Roman"/>
          <w:color w:val="000000" w:themeColor="text1"/>
          <w:sz w:val="24"/>
          <w:szCs w:val="24"/>
        </w:rPr>
        <w:t xml:space="preserve">ekonomik “Gega </w:t>
      </w:r>
      <w:proofErr w:type="spellStart"/>
      <w:r w:rsidR="00BE47CD" w:rsidRPr="00860957">
        <w:rPr>
          <w:rFonts w:ascii="Times New Roman" w:hAnsi="Times New Roman" w:cs="Times New Roman"/>
          <w:color w:val="000000" w:themeColor="text1"/>
          <w:sz w:val="24"/>
          <w:szCs w:val="24"/>
        </w:rPr>
        <w:t>Center</w:t>
      </w:r>
      <w:proofErr w:type="spellEnd"/>
      <w:r w:rsidR="00BE47CD" w:rsidRPr="00860957">
        <w:rPr>
          <w:rFonts w:ascii="Times New Roman" w:hAnsi="Times New Roman" w:cs="Times New Roman"/>
          <w:color w:val="000000" w:themeColor="text1"/>
          <w:sz w:val="24"/>
          <w:szCs w:val="24"/>
        </w:rPr>
        <w:t xml:space="preserve"> GKG”</w:t>
      </w:r>
      <w:r w:rsidR="00D03D5A" w:rsidRPr="00860957">
        <w:rPr>
          <w:rFonts w:ascii="Times New Roman" w:hAnsi="Times New Roman" w:cs="Times New Roman"/>
          <w:color w:val="000000" w:themeColor="text1"/>
          <w:sz w:val="24"/>
          <w:szCs w:val="24"/>
        </w:rPr>
        <w:t xml:space="preserve"> administruar nga z. </w:t>
      </w:r>
      <w:proofErr w:type="spellStart"/>
      <w:r w:rsidR="00D03D5A" w:rsidRPr="00860957">
        <w:rPr>
          <w:rFonts w:ascii="Times New Roman" w:hAnsi="Times New Roman" w:cs="Times New Roman"/>
          <w:color w:val="000000" w:themeColor="text1"/>
          <w:sz w:val="24"/>
          <w:szCs w:val="24"/>
        </w:rPr>
        <w:t>Paulin</w:t>
      </w:r>
      <w:proofErr w:type="spellEnd"/>
      <w:r w:rsidR="00D03D5A" w:rsidRPr="00860957">
        <w:rPr>
          <w:rFonts w:ascii="Times New Roman" w:hAnsi="Times New Roman" w:cs="Times New Roman"/>
          <w:color w:val="000000" w:themeColor="text1"/>
          <w:sz w:val="24"/>
          <w:szCs w:val="24"/>
        </w:rPr>
        <w:t xml:space="preserve"> Gega</w:t>
      </w:r>
      <w:r w:rsidR="00BE47CD"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ë</w:t>
      </w:r>
      <w:r w:rsidR="00BE47CD" w:rsidRPr="00860957">
        <w:rPr>
          <w:rFonts w:ascii="Times New Roman" w:hAnsi="Times New Roman" w:cs="Times New Roman"/>
          <w:color w:val="000000" w:themeColor="text1"/>
          <w:sz w:val="24"/>
          <w:szCs w:val="24"/>
        </w:rPr>
        <w:t>sht</w:t>
      </w:r>
      <w:r w:rsidR="00D03D5A" w:rsidRPr="00860957">
        <w:rPr>
          <w:rFonts w:ascii="Times New Roman" w:hAnsi="Times New Roman" w:cs="Times New Roman"/>
          <w:color w:val="000000" w:themeColor="text1"/>
          <w:sz w:val="24"/>
          <w:szCs w:val="24"/>
        </w:rPr>
        <w:t xml:space="preserve">ë regjistruar </w:t>
      </w:r>
      <w:r w:rsidR="00B34451" w:rsidRPr="00860957">
        <w:rPr>
          <w:rFonts w:ascii="Times New Roman" w:hAnsi="Times New Roman" w:cs="Times New Roman"/>
          <w:color w:val="000000" w:themeColor="text1"/>
          <w:sz w:val="24"/>
          <w:szCs w:val="24"/>
        </w:rPr>
        <w:t>procedimi penal nr.</w:t>
      </w:r>
      <w:r w:rsidR="00993BFB"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140</w:t>
      </w:r>
      <w:r w:rsidR="00BE47CD"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2019</w:t>
      </w:r>
      <w:r w:rsidR="00993BFB"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 xml:space="preserve"> i cili është pushuar më datë</w:t>
      </w:r>
      <w:r w:rsidR="005B4458"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000000" w:themeColor="text1"/>
          <w:sz w:val="24"/>
          <w:szCs w:val="24"/>
        </w:rPr>
        <w:t>1</w:t>
      </w:r>
      <w:r w:rsidR="00BE47CD" w:rsidRPr="00860957">
        <w:rPr>
          <w:rFonts w:ascii="Times New Roman" w:hAnsi="Times New Roman" w:cs="Times New Roman"/>
          <w:color w:val="000000" w:themeColor="text1"/>
          <w:sz w:val="24"/>
          <w:szCs w:val="24"/>
        </w:rPr>
        <w:t>9</w:t>
      </w:r>
      <w:r w:rsidR="005B4458" w:rsidRPr="00860957">
        <w:rPr>
          <w:rFonts w:ascii="Times New Roman" w:hAnsi="Times New Roman" w:cs="Times New Roman"/>
          <w:color w:val="000000" w:themeColor="text1"/>
          <w:sz w:val="24"/>
          <w:szCs w:val="24"/>
        </w:rPr>
        <w:t>.</w:t>
      </w:r>
      <w:r w:rsidR="00B34451" w:rsidRPr="00860957">
        <w:rPr>
          <w:rFonts w:ascii="Times New Roman" w:hAnsi="Times New Roman" w:cs="Times New Roman"/>
          <w:color w:val="000000" w:themeColor="text1"/>
          <w:sz w:val="24"/>
          <w:szCs w:val="24"/>
        </w:rPr>
        <w:t>11.2019</w:t>
      </w:r>
      <w:r w:rsidR="00BE47CD" w:rsidRPr="00860957">
        <w:rPr>
          <w:rStyle w:val="FootnoteReference"/>
          <w:rFonts w:ascii="Times New Roman" w:hAnsi="Times New Roman" w:cs="Times New Roman"/>
          <w:color w:val="000000" w:themeColor="text1"/>
          <w:sz w:val="24"/>
          <w:szCs w:val="24"/>
        </w:rPr>
        <w:footnoteReference w:id="18"/>
      </w:r>
      <w:r w:rsidR="00B34451" w:rsidRPr="00860957">
        <w:rPr>
          <w:rFonts w:ascii="Times New Roman" w:hAnsi="Times New Roman" w:cs="Times New Roman"/>
          <w:color w:val="000000" w:themeColor="text1"/>
          <w:sz w:val="24"/>
          <w:szCs w:val="24"/>
        </w:rPr>
        <w:t xml:space="preserve">. </w:t>
      </w:r>
      <w:r w:rsidR="00B34451" w:rsidRPr="00860957">
        <w:rPr>
          <w:rFonts w:ascii="Times New Roman" w:hAnsi="Times New Roman" w:cs="Times New Roman"/>
          <w:color w:val="FF0000"/>
          <w:sz w:val="24"/>
          <w:szCs w:val="24"/>
        </w:rPr>
        <w:t xml:space="preserve"> </w:t>
      </w:r>
    </w:p>
    <w:p w14:paraId="145A2D68" w14:textId="77777777" w:rsidR="005B4458" w:rsidRPr="00860957" w:rsidRDefault="005B4458" w:rsidP="00C03AA8">
      <w:pPr>
        <w:pStyle w:val="ListParagraph"/>
        <w:spacing w:line="240" w:lineRule="auto"/>
        <w:jc w:val="both"/>
        <w:rPr>
          <w:rFonts w:ascii="Times New Roman" w:hAnsi="Times New Roman" w:cs="Times New Roman"/>
          <w:color w:val="000000" w:themeColor="text1"/>
          <w:sz w:val="16"/>
          <w:szCs w:val="16"/>
        </w:rPr>
      </w:pPr>
    </w:p>
    <w:p w14:paraId="7CB86823" w14:textId="6EF510F4" w:rsidR="002C3EC7" w:rsidRPr="00860957"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Sa i takon procedimit penal nr. 850</w:t>
      </w:r>
      <w:r w:rsidR="00BE47CD" w:rsidRPr="00860957">
        <w:rPr>
          <w:rFonts w:ascii="Times New Roman" w:hAnsi="Times New Roman" w:cs="Times New Roman"/>
          <w:color w:val="000000" w:themeColor="text1"/>
          <w:sz w:val="24"/>
          <w:szCs w:val="24"/>
        </w:rPr>
        <w:t>/</w:t>
      </w:r>
      <w:r w:rsidRPr="00860957">
        <w:rPr>
          <w:rFonts w:ascii="Times New Roman" w:hAnsi="Times New Roman" w:cs="Times New Roman"/>
          <w:color w:val="000000" w:themeColor="text1"/>
          <w:sz w:val="24"/>
          <w:szCs w:val="24"/>
        </w:rPr>
        <w:t xml:space="preserve">2015, nga verifikimi i akteve të </w:t>
      </w:r>
      <w:r w:rsidR="00BE47CD" w:rsidRPr="00860957">
        <w:rPr>
          <w:rFonts w:ascii="Times New Roman" w:hAnsi="Times New Roman" w:cs="Times New Roman"/>
          <w:color w:val="000000" w:themeColor="text1"/>
          <w:sz w:val="24"/>
          <w:szCs w:val="24"/>
        </w:rPr>
        <w:t xml:space="preserve">fashikullit </w:t>
      </w:r>
      <w:r w:rsidRPr="00860957">
        <w:rPr>
          <w:rFonts w:ascii="Times New Roman" w:hAnsi="Times New Roman" w:cs="Times New Roman"/>
          <w:color w:val="000000" w:themeColor="text1"/>
          <w:sz w:val="24"/>
          <w:szCs w:val="24"/>
        </w:rPr>
        <w:t>rezulton se ky procedim pena</w:t>
      </w:r>
      <w:r w:rsidR="00BE47CD" w:rsidRPr="00860957">
        <w:rPr>
          <w:rFonts w:ascii="Times New Roman" w:hAnsi="Times New Roman" w:cs="Times New Roman"/>
          <w:color w:val="000000" w:themeColor="text1"/>
          <w:sz w:val="24"/>
          <w:szCs w:val="24"/>
        </w:rPr>
        <w:t>l</w:t>
      </w:r>
      <w:r w:rsidRPr="00860957">
        <w:rPr>
          <w:rFonts w:ascii="Times New Roman" w:hAnsi="Times New Roman" w:cs="Times New Roman"/>
          <w:color w:val="000000" w:themeColor="text1"/>
          <w:sz w:val="24"/>
          <w:szCs w:val="24"/>
        </w:rPr>
        <w:t xml:space="preserve"> lidhet me subjektin </w:t>
      </w:r>
      <w:r w:rsidR="002C3EC7" w:rsidRPr="00860957">
        <w:rPr>
          <w:rFonts w:ascii="Times New Roman" w:hAnsi="Times New Roman" w:cs="Times New Roman"/>
          <w:color w:val="000000" w:themeColor="text1"/>
          <w:sz w:val="24"/>
          <w:szCs w:val="24"/>
        </w:rPr>
        <w:t xml:space="preserve">tregtar </w:t>
      </w:r>
      <w:r w:rsidRPr="00860957">
        <w:rPr>
          <w:rFonts w:ascii="Times New Roman" w:hAnsi="Times New Roman" w:cs="Times New Roman"/>
          <w:color w:val="000000" w:themeColor="text1"/>
          <w:sz w:val="24"/>
          <w:szCs w:val="24"/>
        </w:rPr>
        <w:t>“Genklaudis</w:t>
      </w:r>
      <w:r w:rsidR="005D0954" w:rsidRPr="00860957">
        <w:rPr>
          <w:rFonts w:ascii="Times New Roman" w:hAnsi="Times New Roman" w:cs="Times New Roman"/>
          <w:color w:val="000000" w:themeColor="text1"/>
          <w:sz w:val="24"/>
          <w:szCs w:val="24"/>
        </w:rPr>
        <w:t>”</w:t>
      </w:r>
      <w:r w:rsidR="00BE47CD" w:rsidRPr="00860957">
        <w:rPr>
          <w:rFonts w:ascii="Times New Roman" w:hAnsi="Times New Roman" w:cs="Times New Roman"/>
          <w:color w:val="000000" w:themeColor="text1"/>
          <w:sz w:val="24"/>
          <w:szCs w:val="24"/>
        </w:rPr>
        <w:t xml:space="preserve"> </w:t>
      </w:r>
      <w:r w:rsidR="005D0954" w:rsidRPr="00860957">
        <w:rPr>
          <w:rFonts w:ascii="Times New Roman" w:hAnsi="Times New Roman" w:cs="Times New Roman"/>
          <w:color w:val="000000" w:themeColor="text1"/>
          <w:sz w:val="24"/>
          <w:szCs w:val="24"/>
        </w:rPr>
        <w:t>SHA</w:t>
      </w:r>
      <w:r w:rsidRPr="00860957">
        <w:rPr>
          <w:rFonts w:ascii="Times New Roman" w:hAnsi="Times New Roman" w:cs="Times New Roman"/>
          <w:color w:val="000000" w:themeColor="text1"/>
          <w:sz w:val="24"/>
          <w:szCs w:val="24"/>
        </w:rPr>
        <w:t xml:space="preserve">, me administrator </w:t>
      </w:r>
      <w:r w:rsidR="00BE47CD" w:rsidRPr="00860957">
        <w:rPr>
          <w:rFonts w:ascii="Times New Roman" w:hAnsi="Times New Roman" w:cs="Times New Roman"/>
          <w:color w:val="000000" w:themeColor="text1"/>
          <w:sz w:val="24"/>
          <w:szCs w:val="24"/>
        </w:rPr>
        <w:t xml:space="preserve">z. </w:t>
      </w:r>
      <w:proofErr w:type="spellStart"/>
      <w:r w:rsidRPr="00860957">
        <w:rPr>
          <w:rFonts w:ascii="Times New Roman" w:hAnsi="Times New Roman" w:cs="Times New Roman"/>
          <w:color w:val="000000" w:themeColor="text1"/>
          <w:sz w:val="24"/>
          <w:szCs w:val="24"/>
        </w:rPr>
        <w:t>Paulin</w:t>
      </w:r>
      <w:proofErr w:type="spellEnd"/>
      <w:r w:rsidRPr="00860957">
        <w:rPr>
          <w:rFonts w:ascii="Times New Roman" w:hAnsi="Times New Roman" w:cs="Times New Roman"/>
          <w:color w:val="000000" w:themeColor="text1"/>
          <w:sz w:val="24"/>
          <w:szCs w:val="24"/>
        </w:rPr>
        <w:t xml:space="preserve"> Gega,</w:t>
      </w:r>
      <w:r w:rsidR="00BE47CD"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regjistruar në datë 27.05.2015 nga prokurori Arben </w:t>
      </w:r>
      <w:proofErr w:type="spellStart"/>
      <w:r w:rsidRPr="00860957">
        <w:rPr>
          <w:rFonts w:ascii="Times New Roman" w:hAnsi="Times New Roman" w:cs="Times New Roman"/>
          <w:color w:val="000000" w:themeColor="text1"/>
          <w:sz w:val="24"/>
          <w:szCs w:val="24"/>
        </w:rPr>
        <w:t>Smaci</w:t>
      </w:r>
      <w:proofErr w:type="spellEnd"/>
      <w:r w:rsidRPr="00860957">
        <w:rPr>
          <w:rFonts w:ascii="Times New Roman" w:hAnsi="Times New Roman" w:cs="Times New Roman"/>
          <w:color w:val="000000" w:themeColor="text1"/>
          <w:sz w:val="24"/>
          <w:szCs w:val="24"/>
        </w:rPr>
        <w:t xml:space="preserve">. Me vendimin e datës 22.04.2016, drejtuesi i prokurorisë Shkodër Granit Shahu, ka vendosur zëvendësimin e prokurorit Arben </w:t>
      </w:r>
      <w:proofErr w:type="spellStart"/>
      <w:r w:rsidR="00BE47CD" w:rsidRPr="00860957">
        <w:rPr>
          <w:rFonts w:ascii="Times New Roman" w:hAnsi="Times New Roman" w:cs="Times New Roman"/>
          <w:color w:val="000000" w:themeColor="text1"/>
          <w:sz w:val="24"/>
          <w:szCs w:val="24"/>
        </w:rPr>
        <w:t>Smaçi</w:t>
      </w:r>
      <w:proofErr w:type="spellEnd"/>
      <w:r w:rsidRPr="00860957">
        <w:rPr>
          <w:rFonts w:ascii="Times New Roman" w:hAnsi="Times New Roman" w:cs="Times New Roman"/>
          <w:color w:val="000000" w:themeColor="text1"/>
          <w:sz w:val="24"/>
          <w:szCs w:val="24"/>
        </w:rPr>
        <w:t xml:space="preserve"> me prokurorin Saimir Bahiti. Me vendimin e datës 11.05.2016, drejtuesi i prokurorisë, ka vendosur zëvendësimin e prokurorit Saimir Bahiti me prokurorin Xhevahir </w:t>
      </w:r>
      <w:proofErr w:type="spellStart"/>
      <w:r w:rsidRPr="00860957">
        <w:rPr>
          <w:rFonts w:ascii="Times New Roman" w:hAnsi="Times New Roman" w:cs="Times New Roman"/>
          <w:color w:val="000000" w:themeColor="text1"/>
          <w:sz w:val="24"/>
          <w:szCs w:val="24"/>
        </w:rPr>
        <w:t>Li</w:t>
      </w:r>
      <w:r w:rsidR="005D0954" w:rsidRPr="00860957">
        <w:rPr>
          <w:rFonts w:ascii="Times New Roman" w:hAnsi="Times New Roman" w:cs="Times New Roman"/>
          <w:color w:val="000000" w:themeColor="text1"/>
          <w:sz w:val="24"/>
          <w:szCs w:val="24"/>
        </w:rPr>
        <w:t>t</w:t>
      </w:r>
      <w:r w:rsidRPr="00860957">
        <w:rPr>
          <w:rFonts w:ascii="Times New Roman" w:hAnsi="Times New Roman" w:cs="Times New Roman"/>
          <w:color w:val="000000" w:themeColor="text1"/>
          <w:sz w:val="24"/>
          <w:szCs w:val="24"/>
        </w:rPr>
        <w:t>a</w:t>
      </w:r>
      <w:proofErr w:type="spellEnd"/>
      <w:r w:rsidRPr="00860957">
        <w:rPr>
          <w:rFonts w:ascii="Times New Roman" w:hAnsi="Times New Roman" w:cs="Times New Roman"/>
          <w:color w:val="000000" w:themeColor="text1"/>
          <w:sz w:val="24"/>
          <w:szCs w:val="24"/>
        </w:rPr>
        <w:t xml:space="preserve">, pasi </w:t>
      </w:r>
      <w:r w:rsidR="002C3EC7" w:rsidRPr="00860957">
        <w:rPr>
          <w:rFonts w:ascii="Times New Roman" w:hAnsi="Times New Roman" w:cs="Times New Roman"/>
          <w:color w:val="000000" w:themeColor="text1"/>
          <w:sz w:val="24"/>
          <w:szCs w:val="24"/>
        </w:rPr>
        <w:t>subjekti</w:t>
      </w:r>
      <w:r w:rsidRPr="00860957">
        <w:rPr>
          <w:rFonts w:ascii="Times New Roman" w:hAnsi="Times New Roman" w:cs="Times New Roman"/>
          <w:color w:val="000000" w:themeColor="text1"/>
          <w:sz w:val="24"/>
          <w:szCs w:val="24"/>
        </w:rPr>
        <w:t xml:space="preserve"> ka paraqitur akt për heqjen dorë nga hetimi i </w:t>
      </w:r>
      <w:r w:rsidR="00BE47CD" w:rsidRPr="00860957">
        <w:rPr>
          <w:rFonts w:ascii="Times New Roman" w:hAnsi="Times New Roman" w:cs="Times New Roman"/>
          <w:color w:val="000000" w:themeColor="text1"/>
          <w:sz w:val="24"/>
          <w:szCs w:val="24"/>
        </w:rPr>
        <w:t>çështjes</w:t>
      </w:r>
      <w:r w:rsidRPr="00860957">
        <w:rPr>
          <w:rFonts w:ascii="Times New Roman" w:hAnsi="Times New Roman" w:cs="Times New Roman"/>
          <w:color w:val="000000" w:themeColor="text1"/>
          <w:sz w:val="24"/>
          <w:szCs w:val="24"/>
        </w:rPr>
        <w:t xml:space="preserve"> për shkak të njohjes që ka me personat e përmendur në materialin e procedimit </w:t>
      </w:r>
      <w:r w:rsidR="00993BFB" w:rsidRPr="00860957">
        <w:rPr>
          <w:rFonts w:ascii="Times New Roman" w:hAnsi="Times New Roman" w:cs="Times New Roman"/>
          <w:color w:val="000000" w:themeColor="text1"/>
          <w:sz w:val="24"/>
          <w:szCs w:val="24"/>
        </w:rPr>
        <w:t>penal</w:t>
      </w:r>
      <w:r w:rsidRPr="00860957">
        <w:rPr>
          <w:rFonts w:ascii="Times New Roman" w:hAnsi="Times New Roman" w:cs="Times New Roman"/>
          <w:color w:val="000000" w:themeColor="text1"/>
          <w:sz w:val="24"/>
          <w:szCs w:val="24"/>
        </w:rPr>
        <w:t>.</w:t>
      </w:r>
      <w:r w:rsidR="005D0954" w:rsidRPr="00860957">
        <w:rPr>
          <w:rFonts w:ascii="Times New Roman" w:hAnsi="Times New Roman" w:cs="Times New Roman"/>
          <w:color w:val="000000" w:themeColor="text1"/>
          <w:sz w:val="24"/>
          <w:szCs w:val="24"/>
        </w:rPr>
        <w:t xml:space="preserve"> M</w:t>
      </w:r>
      <w:r w:rsidRPr="00860957">
        <w:rPr>
          <w:rFonts w:ascii="Times New Roman" w:hAnsi="Times New Roman" w:cs="Times New Roman"/>
          <w:color w:val="000000" w:themeColor="text1"/>
          <w:sz w:val="24"/>
          <w:szCs w:val="24"/>
        </w:rPr>
        <w:t xml:space="preserve">e vendimin e datës 09.06.2016, prokurori Xhevahir </w:t>
      </w:r>
      <w:proofErr w:type="spellStart"/>
      <w:r w:rsidRPr="00860957">
        <w:rPr>
          <w:rFonts w:ascii="Times New Roman" w:hAnsi="Times New Roman" w:cs="Times New Roman"/>
          <w:color w:val="000000" w:themeColor="text1"/>
          <w:sz w:val="24"/>
          <w:szCs w:val="24"/>
        </w:rPr>
        <w:t>Lita</w:t>
      </w:r>
      <w:proofErr w:type="spellEnd"/>
      <w:r w:rsidRPr="00860957">
        <w:rPr>
          <w:rFonts w:ascii="Times New Roman" w:hAnsi="Times New Roman" w:cs="Times New Roman"/>
          <w:color w:val="000000" w:themeColor="text1"/>
          <w:sz w:val="24"/>
          <w:szCs w:val="24"/>
        </w:rPr>
        <w:t xml:space="preserve"> ka vendosur pushimin e këtij procedimi penal.</w:t>
      </w:r>
    </w:p>
    <w:p w14:paraId="6A807379" w14:textId="6A0BB4CA" w:rsidR="005B4458" w:rsidRPr="00860957" w:rsidRDefault="00B34451" w:rsidP="002C3EC7">
      <w:pPr>
        <w:pStyle w:val="ListParagraph"/>
        <w:tabs>
          <w:tab w:val="left" w:pos="651"/>
        </w:tabs>
        <w:spacing w:after="0" w:line="240" w:lineRule="auto"/>
        <w:ind w:left="0"/>
        <w:jc w:val="both"/>
        <w:rPr>
          <w:rFonts w:ascii="Times New Roman" w:eastAsia="Batang" w:hAnsi="Times New Roman" w:cs="Times New Roman"/>
          <w:bCs/>
          <w:kern w:val="0"/>
          <w:sz w:val="16"/>
          <w:szCs w:val="16"/>
          <w14:ligatures w14:val="none"/>
        </w:rPr>
      </w:pPr>
      <w:r w:rsidRPr="00860957">
        <w:rPr>
          <w:rFonts w:ascii="Times New Roman" w:hAnsi="Times New Roman" w:cs="Times New Roman"/>
          <w:color w:val="000000" w:themeColor="text1"/>
          <w:sz w:val="24"/>
          <w:szCs w:val="24"/>
        </w:rPr>
        <w:t xml:space="preserve"> </w:t>
      </w:r>
      <w:r w:rsidR="002C3EC7" w:rsidRPr="00860957">
        <w:rPr>
          <w:rFonts w:ascii="Times New Roman" w:hAnsi="Times New Roman" w:cs="Times New Roman"/>
          <w:color w:val="000000" w:themeColor="text1"/>
          <w:sz w:val="24"/>
          <w:szCs w:val="24"/>
        </w:rPr>
        <w:tab/>
      </w:r>
    </w:p>
    <w:p w14:paraId="34F38403" w14:textId="16FE7D65" w:rsidR="005B4458" w:rsidRPr="00860957" w:rsidRDefault="00B34451"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Sa i takon procedimit penal nr.140</w:t>
      </w:r>
      <w:r w:rsidR="00BE47CD" w:rsidRPr="00860957">
        <w:rPr>
          <w:rFonts w:ascii="Times New Roman" w:hAnsi="Times New Roman" w:cs="Times New Roman"/>
          <w:color w:val="000000" w:themeColor="text1"/>
          <w:sz w:val="24"/>
          <w:szCs w:val="24"/>
        </w:rPr>
        <w:t>/</w:t>
      </w:r>
      <w:r w:rsidRPr="00860957">
        <w:rPr>
          <w:rFonts w:ascii="Times New Roman" w:hAnsi="Times New Roman" w:cs="Times New Roman"/>
          <w:color w:val="000000" w:themeColor="text1"/>
          <w:sz w:val="24"/>
          <w:szCs w:val="24"/>
        </w:rPr>
        <w:t>2019</w:t>
      </w:r>
      <w:r w:rsidR="00E27BBF" w:rsidRPr="00860957">
        <w:rPr>
          <w:rFonts w:ascii="Times New Roman" w:hAnsi="Times New Roman" w:cs="Times New Roman"/>
          <w:color w:val="000000" w:themeColor="text1"/>
          <w:sz w:val="24"/>
          <w:szCs w:val="24"/>
        </w:rPr>
        <w:t>,</w:t>
      </w:r>
      <w:r w:rsidR="00D03D5A"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nga verifikimi i akteve të </w:t>
      </w:r>
      <w:r w:rsidR="00BE47CD" w:rsidRPr="00860957">
        <w:rPr>
          <w:rFonts w:ascii="Times New Roman" w:hAnsi="Times New Roman" w:cs="Times New Roman"/>
          <w:color w:val="000000" w:themeColor="text1"/>
          <w:sz w:val="24"/>
          <w:szCs w:val="24"/>
        </w:rPr>
        <w:t>fashikullit</w:t>
      </w:r>
      <w:r w:rsidRPr="00860957">
        <w:rPr>
          <w:rFonts w:ascii="Times New Roman" w:hAnsi="Times New Roman" w:cs="Times New Roman"/>
          <w:color w:val="000000" w:themeColor="text1"/>
          <w:sz w:val="24"/>
          <w:szCs w:val="24"/>
        </w:rPr>
        <w:t>, rezulton se ky procedim penal</w:t>
      </w:r>
      <w:r w:rsidR="00BE47CD"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lidhet me </w:t>
      </w:r>
      <w:r w:rsidR="00D03D5A" w:rsidRPr="00860957">
        <w:rPr>
          <w:rFonts w:ascii="Times New Roman" w:hAnsi="Times New Roman" w:cs="Times New Roman"/>
          <w:color w:val="000000" w:themeColor="text1"/>
          <w:sz w:val="24"/>
          <w:szCs w:val="24"/>
        </w:rPr>
        <w:t xml:space="preserve">operatorin ekonomik “Gega </w:t>
      </w:r>
      <w:proofErr w:type="spellStart"/>
      <w:r w:rsidR="00D03D5A" w:rsidRPr="00860957">
        <w:rPr>
          <w:rFonts w:ascii="Times New Roman" w:hAnsi="Times New Roman" w:cs="Times New Roman"/>
          <w:color w:val="000000" w:themeColor="text1"/>
          <w:sz w:val="24"/>
          <w:szCs w:val="24"/>
        </w:rPr>
        <w:t>Center</w:t>
      </w:r>
      <w:proofErr w:type="spellEnd"/>
      <w:r w:rsidR="00D03D5A" w:rsidRPr="00860957">
        <w:rPr>
          <w:rFonts w:ascii="Times New Roman" w:hAnsi="Times New Roman" w:cs="Times New Roman"/>
          <w:color w:val="000000" w:themeColor="text1"/>
          <w:sz w:val="24"/>
          <w:szCs w:val="24"/>
        </w:rPr>
        <w:t xml:space="preserve"> GKG”</w:t>
      </w:r>
      <w:r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 xml:space="preserve">administruar nga </w:t>
      </w:r>
      <w:r w:rsidRPr="00860957">
        <w:rPr>
          <w:rFonts w:ascii="Times New Roman" w:hAnsi="Times New Roman" w:cs="Times New Roman"/>
          <w:color w:val="000000" w:themeColor="text1"/>
          <w:sz w:val="24"/>
          <w:szCs w:val="24"/>
        </w:rPr>
        <w:t xml:space="preserve"> </w:t>
      </w:r>
      <w:r w:rsidR="00D03D5A" w:rsidRPr="00860957">
        <w:rPr>
          <w:rFonts w:ascii="Times New Roman" w:hAnsi="Times New Roman" w:cs="Times New Roman"/>
          <w:color w:val="000000" w:themeColor="text1"/>
          <w:sz w:val="24"/>
          <w:szCs w:val="24"/>
        </w:rPr>
        <w:t xml:space="preserve">z. </w:t>
      </w:r>
      <w:proofErr w:type="spellStart"/>
      <w:r w:rsidRPr="00860957">
        <w:rPr>
          <w:rFonts w:ascii="Times New Roman" w:hAnsi="Times New Roman" w:cs="Times New Roman"/>
          <w:color w:val="000000" w:themeColor="text1"/>
          <w:sz w:val="24"/>
          <w:szCs w:val="24"/>
        </w:rPr>
        <w:t>Paulin</w:t>
      </w:r>
      <w:proofErr w:type="spellEnd"/>
      <w:r w:rsidRPr="00860957">
        <w:rPr>
          <w:rFonts w:ascii="Times New Roman" w:hAnsi="Times New Roman" w:cs="Times New Roman"/>
          <w:color w:val="000000" w:themeColor="text1"/>
          <w:sz w:val="24"/>
          <w:szCs w:val="24"/>
        </w:rPr>
        <w:t xml:space="preserve"> Gega</w:t>
      </w:r>
      <w:r w:rsidR="003814E2" w:rsidRPr="00860957">
        <w:rPr>
          <w:rFonts w:ascii="Times New Roman" w:hAnsi="Times New Roman" w:cs="Times New Roman"/>
          <w:color w:val="000000" w:themeColor="text1"/>
          <w:sz w:val="24"/>
          <w:szCs w:val="24"/>
        </w:rPr>
        <w:t xml:space="preserve">. Ky procedim penal është regjistruar më datë 29.01.2019 dhe është trajtuar nga prokuroret </w:t>
      </w:r>
      <w:proofErr w:type="spellStart"/>
      <w:r w:rsidR="003814E2" w:rsidRPr="00860957">
        <w:rPr>
          <w:rFonts w:ascii="Times New Roman" w:hAnsi="Times New Roman" w:cs="Times New Roman"/>
          <w:color w:val="000000" w:themeColor="text1"/>
          <w:sz w:val="24"/>
          <w:szCs w:val="24"/>
        </w:rPr>
        <w:t>Ajola</w:t>
      </w:r>
      <w:proofErr w:type="spellEnd"/>
      <w:r w:rsidR="003814E2" w:rsidRPr="00860957">
        <w:rPr>
          <w:rFonts w:ascii="Times New Roman" w:hAnsi="Times New Roman" w:cs="Times New Roman"/>
          <w:color w:val="000000" w:themeColor="text1"/>
          <w:sz w:val="24"/>
          <w:szCs w:val="24"/>
        </w:rPr>
        <w:t xml:space="preserve"> </w:t>
      </w:r>
      <w:proofErr w:type="spellStart"/>
      <w:r w:rsidR="003814E2" w:rsidRPr="00860957">
        <w:rPr>
          <w:rFonts w:ascii="Times New Roman" w:hAnsi="Times New Roman" w:cs="Times New Roman"/>
          <w:color w:val="000000" w:themeColor="text1"/>
          <w:sz w:val="24"/>
          <w:szCs w:val="24"/>
        </w:rPr>
        <w:t>Prenci</w:t>
      </w:r>
      <w:proofErr w:type="spellEnd"/>
      <w:r w:rsidR="003814E2" w:rsidRPr="00860957">
        <w:rPr>
          <w:rFonts w:ascii="Times New Roman" w:hAnsi="Times New Roman" w:cs="Times New Roman"/>
          <w:color w:val="000000" w:themeColor="text1"/>
          <w:sz w:val="24"/>
          <w:szCs w:val="24"/>
        </w:rPr>
        <w:t xml:space="preserve"> dhe </w:t>
      </w:r>
      <w:proofErr w:type="spellStart"/>
      <w:r w:rsidR="003814E2" w:rsidRPr="00860957">
        <w:rPr>
          <w:rFonts w:ascii="Times New Roman" w:hAnsi="Times New Roman" w:cs="Times New Roman"/>
          <w:color w:val="000000" w:themeColor="text1"/>
          <w:sz w:val="24"/>
          <w:szCs w:val="24"/>
        </w:rPr>
        <w:t>Esmeralda</w:t>
      </w:r>
      <w:proofErr w:type="spellEnd"/>
      <w:r w:rsidR="003814E2" w:rsidRPr="00860957">
        <w:rPr>
          <w:rFonts w:ascii="Times New Roman" w:hAnsi="Times New Roman" w:cs="Times New Roman"/>
          <w:color w:val="000000" w:themeColor="text1"/>
          <w:sz w:val="24"/>
          <w:szCs w:val="24"/>
        </w:rPr>
        <w:t xml:space="preserve"> </w:t>
      </w:r>
      <w:proofErr w:type="spellStart"/>
      <w:r w:rsidR="003814E2" w:rsidRPr="00860957">
        <w:rPr>
          <w:rFonts w:ascii="Times New Roman" w:hAnsi="Times New Roman" w:cs="Times New Roman"/>
          <w:color w:val="000000" w:themeColor="text1"/>
          <w:sz w:val="24"/>
          <w:szCs w:val="24"/>
        </w:rPr>
        <w:t>Ndoci</w:t>
      </w:r>
      <w:proofErr w:type="spellEnd"/>
      <w:r w:rsidR="003814E2"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pushuar më</w:t>
      </w:r>
      <w:r w:rsidR="00277155" w:rsidRPr="00860957">
        <w:rPr>
          <w:rFonts w:ascii="Times New Roman" w:hAnsi="Times New Roman" w:cs="Times New Roman"/>
          <w:color w:val="000000" w:themeColor="text1"/>
          <w:sz w:val="24"/>
          <w:szCs w:val="24"/>
        </w:rPr>
        <w:t xml:space="preserve"> datë 1</w:t>
      </w:r>
      <w:r w:rsidR="0032078E" w:rsidRPr="00860957">
        <w:rPr>
          <w:rFonts w:ascii="Times New Roman" w:hAnsi="Times New Roman" w:cs="Times New Roman"/>
          <w:color w:val="000000" w:themeColor="text1"/>
          <w:sz w:val="24"/>
          <w:szCs w:val="24"/>
        </w:rPr>
        <w:t>9</w:t>
      </w:r>
      <w:r w:rsidR="00277155" w:rsidRPr="00860957">
        <w:rPr>
          <w:rFonts w:ascii="Times New Roman" w:hAnsi="Times New Roman" w:cs="Times New Roman"/>
          <w:color w:val="000000" w:themeColor="text1"/>
          <w:sz w:val="24"/>
          <w:szCs w:val="24"/>
        </w:rPr>
        <w:t xml:space="preserve">.11.2019. </w:t>
      </w:r>
    </w:p>
    <w:p w14:paraId="62169691" w14:textId="77777777" w:rsidR="003814E2" w:rsidRPr="005F66F7" w:rsidRDefault="003814E2" w:rsidP="003814E2">
      <w:pPr>
        <w:pStyle w:val="ListParagraph"/>
        <w:spacing w:after="0" w:line="240" w:lineRule="auto"/>
        <w:ind w:left="0"/>
        <w:jc w:val="both"/>
        <w:rPr>
          <w:rFonts w:ascii="Times New Roman" w:hAnsi="Times New Roman"/>
          <w:kern w:val="0"/>
          <w:sz w:val="12"/>
          <w14:ligatures w14:val="none"/>
          <w:rPrChange w:id="96" w:author="Admin" w:date="2025-07-08T11:03:00Z">
            <w:rPr>
              <w:rFonts w:ascii="Times New Roman" w:hAnsi="Times New Roman"/>
              <w:kern w:val="0"/>
              <w:sz w:val="16"/>
              <w14:ligatures w14:val="none"/>
            </w:rPr>
          </w:rPrChange>
        </w:rPr>
      </w:pPr>
    </w:p>
    <w:p w14:paraId="1BF13101" w14:textId="7CD6BE6B" w:rsidR="00277155" w:rsidRPr="00860957" w:rsidRDefault="00D03D5A" w:rsidP="00C03AA8">
      <w:pPr>
        <w:pStyle w:val="ListParagraph"/>
        <w:numPr>
          <w:ilvl w:val="2"/>
          <w:numId w:val="1"/>
        </w:numPr>
        <w:spacing w:after="0" w:line="240" w:lineRule="auto"/>
        <w:ind w:left="0" w:firstLine="0"/>
        <w:jc w:val="both"/>
        <w:rPr>
          <w:rFonts w:ascii="Times New Roman" w:eastAsia="Batang" w:hAnsi="Times New Roman" w:cs="Times New Roman"/>
          <w:bCs/>
          <w:kern w:val="0"/>
          <w:sz w:val="24"/>
          <w:szCs w:val="24"/>
          <w14:ligatures w14:val="none"/>
        </w:rPr>
      </w:pPr>
      <w:r w:rsidRPr="00860957">
        <w:rPr>
          <w:rFonts w:ascii="Times New Roman" w:hAnsi="Times New Roman" w:cs="Times New Roman"/>
          <w:color w:val="000000" w:themeColor="text1"/>
          <w:sz w:val="24"/>
          <w:szCs w:val="24"/>
        </w:rPr>
        <w:t>Siç</w:t>
      </w:r>
      <w:r w:rsidR="00277155" w:rsidRPr="00860957">
        <w:rPr>
          <w:rFonts w:ascii="Times New Roman" w:hAnsi="Times New Roman" w:cs="Times New Roman"/>
          <w:color w:val="000000" w:themeColor="text1"/>
          <w:sz w:val="24"/>
          <w:szCs w:val="24"/>
        </w:rPr>
        <w:t xml:space="preserve"> vërehet</w:t>
      </w:r>
      <w:r w:rsidRPr="00860957">
        <w:rPr>
          <w:rFonts w:ascii="Times New Roman" w:hAnsi="Times New Roman" w:cs="Times New Roman"/>
          <w:color w:val="000000" w:themeColor="text1"/>
          <w:sz w:val="24"/>
          <w:szCs w:val="24"/>
        </w:rPr>
        <w:t>,</w:t>
      </w:r>
      <w:r w:rsidR="007E0220" w:rsidRPr="00860957">
        <w:rPr>
          <w:rFonts w:ascii="Times New Roman" w:hAnsi="Times New Roman" w:cs="Times New Roman"/>
          <w:color w:val="000000" w:themeColor="text1"/>
          <w:sz w:val="24"/>
          <w:szCs w:val="24"/>
        </w:rPr>
        <w:t xml:space="preserve"> k</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to dy procedime penale jan</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regjistruar n</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vitet 2015 dhe 2019 shum</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koh</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pasi subjekti i rivler</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simit kishte marr</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huan nga z. </w:t>
      </w:r>
      <w:proofErr w:type="spellStart"/>
      <w:r w:rsidR="007E0220" w:rsidRPr="00860957">
        <w:rPr>
          <w:rFonts w:ascii="Times New Roman" w:hAnsi="Times New Roman" w:cs="Times New Roman"/>
          <w:color w:val="000000" w:themeColor="text1"/>
          <w:sz w:val="24"/>
          <w:szCs w:val="24"/>
        </w:rPr>
        <w:t>Paulin</w:t>
      </w:r>
      <w:proofErr w:type="spellEnd"/>
      <w:r w:rsidR="007E0220" w:rsidRPr="00860957">
        <w:rPr>
          <w:rFonts w:ascii="Times New Roman" w:hAnsi="Times New Roman" w:cs="Times New Roman"/>
          <w:color w:val="000000" w:themeColor="text1"/>
          <w:sz w:val="24"/>
          <w:szCs w:val="24"/>
        </w:rPr>
        <w:t xml:space="preserve"> Gega</w:t>
      </w:r>
      <w:r w:rsidR="00DD2A6C" w:rsidRPr="00860957">
        <w:rPr>
          <w:rFonts w:ascii="Times New Roman" w:hAnsi="Times New Roman" w:cs="Times New Roman"/>
          <w:color w:val="000000" w:themeColor="text1"/>
          <w:sz w:val="24"/>
          <w:szCs w:val="24"/>
        </w:rPr>
        <w:t>,</w:t>
      </w:r>
      <w:r w:rsidR="007E0220" w:rsidRPr="00860957">
        <w:rPr>
          <w:rFonts w:ascii="Times New Roman" w:hAnsi="Times New Roman" w:cs="Times New Roman"/>
          <w:color w:val="000000" w:themeColor="text1"/>
          <w:sz w:val="24"/>
          <w:szCs w:val="24"/>
        </w:rPr>
        <w:t xml:space="preserve"> dhe </w:t>
      </w:r>
      <w:r w:rsidR="00277155" w:rsidRPr="00860957">
        <w:rPr>
          <w:rFonts w:ascii="Times New Roman" w:hAnsi="Times New Roman" w:cs="Times New Roman"/>
          <w:color w:val="000000" w:themeColor="text1"/>
          <w:sz w:val="24"/>
          <w:szCs w:val="24"/>
        </w:rPr>
        <w:t>nga hetim</w:t>
      </w:r>
      <w:r w:rsidR="007E0220" w:rsidRPr="00860957">
        <w:rPr>
          <w:rFonts w:ascii="Times New Roman" w:hAnsi="Times New Roman" w:cs="Times New Roman"/>
          <w:color w:val="000000" w:themeColor="text1"/>
          <w:sz w:val="24"/>
          <w:szCs w:val="24"/>
        </w:rPr>
        <w:t>et p</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r t</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w:t>
      </w:r>
      <w:r w:rsidR="00277155" w:rsidRPr="00860957">
        <w:rPr>
          <w:rFonts w:ascii="Times New Roman" w:hAnsi="Times New Roman" w:cs="Times New Roman"/>
          <w:color w:val="000000" w:themeColor="text1"/>
          <w:sz w:val="24"/>
          <w:szCs w:val="24"/>
        </w:rPr>
        <w:t>dy</w:t>
      </w:r>
      <w:r w:rsidR="005D0954" w:rsidRPr="00860957">
        <w:rPr>
          <w:rFonts w:ascii="Times New Roman" w:hAnsi="Times New Roman" w:cs="Times New Roman"/>
          <w:color w:val="000000" w:themeColor="text1"/>
          <w:sz w:val="24"/>
          <w:szCs w:val="24"/>
        </w:rPr>
        <w:t xml:space="preserve"> </w:t>
      </w:r>
      <w:r w:rsidR="00277155" w:rsidRPr="00860957">
        <w:rPr>
          <w:rFonts w:ascii="Times New Roman" w:hAnsi="Times New Roman" w:cs="Times New Roman"/>
          <w:color w:val="000000" w:themeColor="text1"/>
          <w:sz w:val="24"/>
          <w:szCs w:val="24"/>
        </w:rPr>
        <w:t xml:space="preserve">procedimet penale nuk ka rezultuar </w:t>
      </w:r>
      <w:r w:rsidR="00DD2A6C" w:rsidRPr="00860957">
        <w:rPr>
          <w:rFonts w:ascii="Times New Roman" w:hAnsi="Times New Roman" w:cs="Times New Roman"/>
          <w:color w:val="000000" w:themeColor="text1"/>
          <w:sz w:val="24"/>
          <w:szCs w:val="24"/>
        </w:rPr>
        <w:t xml:space="preserve">me </w:t>
      </w:r>
      <w:r w:rsidR="00277155" w:rsidRPr="00860957">
        <w:rPr>
          <w:rFonts w:ascii="Times New Roman" w:hAnsi="Times New Roman" w:cs="Times New Roman"/>
          <w:color w:val="000000" w:themeColor="text1"/>
          <w:sz w:val="24"/>
          <w:szCs w:val="24"/>
        </w:rPr>
        <w:t>p</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rgjegj</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si penale n</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ngarkim </w:t>
      </w:r>
      <w:r w:rsidR="003814E2" w:rsidRPr="00860957">
        <w:rPr>
          <w:rFonts w:ascii="Times New Roman" w:hAnsi="Times New Roman" w:cs="Times New Roman"/>
          <w:color w:val="000000" w:themeColor="text1"/>
          <w:sz w:val="24"/>
          <w:szCs w:val="24"/>
        </w:rPr>
        <w:t xml:space="preserve">të </w:t>
      </w:r>
      <w:r w:rsidR="00277155" w:rsidRPr="00860957">
        <w:rPr>
          <w:rFonts w:ascii="Times New Roman" w:hAnsi="Times New Roman" w:cs="Times New Roman"/>
          <w:color w:val="000000" w:themeColor="text1"/>
          <w:sz w:val="24"/>
          <w:szCs w:val="24"/>
        </w:rPr>
        <w:t>subjektit</w:t>
      </w:r>
      <w:r w:rsidR="007E0220" w:rsidRPr="00860957">
        <w:rPr>
          <w:rFonts w:ascii="Times New Roman" w:hAnsi="Times New Roman" w:cs="Times New Roman"/>
          <w:color w:val="000000" w:themeColor="text1"/>
          <w:sz w:val="24"/>
          <w:szCs w:val="24"/>
        </w:rPr>
        <w:t xml:space="preserve"> tregtar</w:t>
      </w:r>
      <w:r w:rsidR="00277155" w:rsidRPr="00860957">
        <w:rPr>
          <w:rFonts w:ascii="Times New Roman" w:hAnsi="Times New Roman" w:cs="Times New Roman"/>
          <w:color w:val="000000" w:themeColor="text1"/>
          <w:sz w:val="24"/>
          <w:szCs w:val="24"/>
        </w:rPr>
        <w:t xml:space="preserve"> apo administratorit t</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w:t>
      </w:r>
      <w:r w:rsidR="007E0220" w:rsidRPr="00860957">
        <w:rPr>
          <w:rFonts w:ascii="Times New Roman" w:hAnsi="Times New Roman" w:cs="Times New Roman"/>
          <w:color w:val="000000" w:themeColor="text1"/>
          <w:sz w:val="24"/>
          <w:szCs w:val="24"/>
        </w:rPr>
        <w:t xml:space="preserve">saj. </w:t>
      </w:r>
      <w:r w:rsidR="00277155" w:rsidRPr="00860957">
        <w:rPr>
          <w:rFonts w:ascii="Times New Roman" w:hAnsi="Times New Roman" w:cs="Times New Roman"/>
          <w:color w:val="000000" w:themeColor="text1"/>
          <w:sz w:val="24"/>
          <w:szCs w:val="24"/>
        </w:rPr>
        <w:t>Sa m</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sip</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r</w:t>
      </w:r>
      <w:r w:rsidR="0032078E" w:rsidRPr="00860957">
        <w:rPr>
          <w:rFonts w:ascii="Times New Roman" w:hAnsi="Times New Roman" w:cs="Times New Roman"/>
          <w:color w:val="000000" w:themeColor="text1"/>
          <w:sz w:val="24"/>
          <w:szCs w:val="24"/>
        </w:rPr>
        <w:t>,</w:t>
      </w:r>
      <w:r w:rsidR="00277155" w:rsidRPr="00860957">
        <w:rPr>
          <w:rFonts w:ascii="Times New Roman" w:hAnsi="Times New Roman" w:cs="Times New Roman"/>
          <w:color w:val="000000" w:themeColor="text1"/>
          <w:sz w:val="24"/>
          <w:szCs w:val="24"/>
        </w:rPr>
        <w:t xml:space="preserve"> NJSHL e gjen t</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 xml:space="preserve"> pamb</w:t>
      </w:r>
      <w:r w:rsidR="00D24C70" w:rsidRPr="00860957">
        <w:rPr>
          <w:rFonts w:ascii="Times New Roman" w:hAnsi="Times New Roman" w:cs="Times New Roman"/>
          <w:color w:val="000000" w:themeColor="text1"/>
          <w:sz w:val="24"/>
          <w:szCs w:val="24"/>
        </w:rPr>
        <w:t>ë</w:t>
      </w:r>
      <w:r w:rsidR="00277155" w:rsidRPr="00860957">
        <w:rPr>
          <w:rFonts w:ascii="Times New Roman" w:hAnsi="Times New Roman" w:cs="Times New Roman"/>
          <w:color w:val="000000" w:themeColor="text1"/>
          <w:sz w:val="24"/>
          <w:szCs w:val="24"/>
        </w:rPr>
        <w:t>shtetur</w:t>
      </w:r>
      <w:r w:rsidR="005D0954" w:rsidRPr="00860957">
        <w:rPr>
          <w:rFonts w:ascii="Times New Roman" w:hAnsi="Times New Roman" w:cs="Times New Roman"/>
          <w:color w:val="000000" w:themeColor="text1"/>
          <w:sz w:val="24"/>
          <w:szCs w:val="24"/>
        </w:rPr>
        <w:t xml:space="preserve"> </w:t>
      </w:r>
      <w:r w:rsidR="00570E0A" w:rsidRPr="00860957">
        <w:rPr>
          <w:rFonts w:ascii="Times New Roman" w:hAnsi="Times New Roman" w:cs="Times New Roman"/>
          <w:color w:val="000000" w:themeColor="text1"/>
          <w:sz w:val="24"/>
          <w:szCs w:val="24"/>
        </w:rPr>
        <w:t xml:space="preserve">në fakte </w:t>
      </w:r>
      <w:r w:rsidR="005D0954" w:rsidRPr="00860957">
        <w:rPr>
          <w:rFonts w:ascii="Times New Roman" w:hAnsi="Times New Roman" w:cs="Times New Roman"/>
          <w:color w:val="000000" w:themeColor="text1"/>
          <w:sz w:val="24"/>
          <w:szCs w:val="24"/>
        </w:rPr>
        <w:t>vler</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simin e Komisionit</w:t>
      </w:r>
      <w:r w:rsidR="003814E2" w:rsidRPr="00860957">
        <w:rPr>
          <w:rFonts w:ascii="Times New Roman" w:hAnsi="Times New Roman" w:cs="Times New Roman"/>
          <w:color w:val="000000" w:themeColor="text1"/>
          <w:sz w:val="24"/>
          <w:szCs w:val="24"/>
        </w:rPr>
        <w:t xml:space="preserve"> në paragrafin 141 të vendimit</w:t>
      </w:r>
      <w:r w:rsidR="005D0954" w:rsidRPr="00860957">
        <w:rPr>
          <w:rFonts w:ascii="Times New Roman" w:hAnsi="Times New Roman" w:cs="Times New Roman"/>
          <w:color w:val="000000" w:themeColor="text1"/>
          <w:sz w:val="24"/>
          <w:szCs w:val="24"/>
        </w:rPr>
        <w:t xml:space="preserve"> se shoq</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ria</w:t>
      </w:r>
      <w:r w:rsidRPr="00860957">
        <w:rPr>
          <w:rFonts w:ascii="Times New Roman" w:hAnsi="Times New Roman" w:cs="Times New Roman"/>
          <w:color w:val="000000" w:themeColor="text1"/>
          <w:sz w:val="24"/>
          <w:szCs w:val="24"/>
        </w:rPr>
        <w:t xml:space="preserve"> “Genklaudis” SHA</w:t>
      </w:r>
      <w:r w:rsidR="00DD2A6C" w:rsidRPr="00860957">
        <w:rPr>
          <w:rFonts w:ascii="Times New Roman" w:hAnsi="Times New Roman" w:cs="Times New Roman"/>
          <w:color w:val="000000" w:themeColor="text1"/>
          <w:sz w:val="24"/>
          <w:szCs w:val="24"/>
        </w:rPr>
        <w:t xml:space="preserve">, </w:t>
      </w:r>
      <w:r w:rsidR="005D0954" w:rsidRPr="00860957">
        <w:rPr>
          <w:rFonts w:ascii="Times New Roman" w:hAnsi="Times New Roman" w:cs="Times New Roman"/>
          <w:color w:val="000000" w:themeColor="text1"/>
          <w:sz w:val="24"/>
          <w:szCs w:val="24"/>
        </w:rPr>
        <w:t xml:space="preserve">ku administrator </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sht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z. </w:t>
      </w:r>
      <w:proofErr w:type="spellStart"/>
      <w:r w:rsidR="005D0954" w:rsidRPr="00860957">
        <w:rPr>
          <w:rFonts w:ascii="Times New Roman" w:hAnsi="Times New Roman" w:cs="Times New Roman"/>
          <w:color w:val="000000" w:themeColor="text1"/>
          <w:sz w:val="24"/>
          <w:szCs w:val="24"/>
        </w:rPr>
        <w:t>Paulin</w:t>
      </w:r>
      <w:proofErr w:type="spellEnd"/>
      <w:r w:rsidR="005D0954" w:rsidRPr="00860957">
        <w:rPr>
          <w:rFonts w:ascii="Times New Roman" w:hAnsi="Times New Roman" w:cs="Times New Roman"/>
          <w:color w:val="000000" w:themeColor="text1"/>
          <w:sz w:val="24"/>
          <w:szCs w:val="24"/>
        </w:rPr>
        <w:t xml:space="preserve"> Gega </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sht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shoq</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ri me precedent</w:t>
      </w:r>
      <w:r w:rsidR="00D24C70" w:rsidRPr="00860957">
        <w:rPr>
          <w:rFonts w:ascii="Times New Roman" w:hAnsi="Times New Roman" w:cs="Times New Roman"/>
          <w:color w:val="000000" w:themeColor="text1"/>
          <w:sz w:val="24"/>
          <w:szCs w:val="24"/>
        </w:rPr>
        <w:t>ë</w:t>
      </w:r>
      <w:r w:rsidR="005D0954" w:rsidRPr="00860957">
        <w:rPr>
          <w:rFonts w:ascii="Times New Roman" w:hAnsi="Times New Roman" w:cs="Times New Roman"/>
          <w:color w:val="000000" w:themeColor="text1"/>
          <w:sz w:val="24"/>
          <w:szCs w:val="24"/>
        </w:rPr>
        <w:t xml:space="preserve"> penal</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w:t>
      </w:r>
      <w:r w:rsidR="0032078E" w:rsidRPr="00860957">
        <w:rPr>
          <w:rFonts w:ascii="Times New Roman" w:hAnsi="Times New Roman" w:cs="Times New Roman"/>
          <w:color w:val="000000" w:themeColor="text1"/>
          <w:sz w:val="24"/>
          <w:szCs w:val="24"/>
        </w:rPr>
        <w:t xml:space="preserve"> për sa kohë referuar akteve në fashikujt e Komisionit subjektet tregtare/administratori</w:t>
      </w:r>
      <w:r w:rsidR="007E0220" w:rsidRPr="00860957">
        <w:rPr>
          <w:rFonts w:ascii="Times New Roman" w:hAnsi="Times New Roman" w:cs="Times New Roman"/>
          <w:color w:val="000000" w:themeColor="text1"/>
          <w:sz w:val="24"/>
          <w:szCs w:val="24"/>
        </w:rPr>
        <w:t xml:space="preserve"> </w:t>
      </w:r>
      <w:r w:rsidR="0032078E" w:rsidRPr="00860957">
        <w:rPr>
          <w:rFonts w:ascii="Times New Roman" w:hAnsi="Times New Roman" w:cs="Times New Roman"/>
          <w:color w:val="000000" w:themeColor="text1"/>
          <w:sz w:val="24"/>
          <w:szCs w:val="24"/>
        </w:rPr>
        <w:t xml:space="preserve">i tyre nuk janë ngarkuar me përgjegjësi penale, </w:t>
      </w:r>
      <w:r w:rsidR="007E0220" w:rsidRPr="00860957">
        <w:rPr>
          <w:rFonts w:ascii="Times New Roman" w:hAnsi="Times New Roman" w:cs="Times New Roman"/>
          <w:color w:val="000000" w:themeColor="text1"/>
          <w:sz w:val="24"/>
          <w:szCs w:val="24"/>
        </w:rPr>
        <w:t>p</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r rrjedhoj</w:t>
      </w:r>
      <w:r w:rsidR="00D24C70" w:rsidRPr="00860957">
        <w:rPr>
          <w:rFonts w:ascii="Times New Roman" w:hAnsi="Times New Roman" w:cs="Times New Roman"/>
          <w:color w:val="000000" w:themeColor="text1"/>
          <w:sz w:val="24"/>
          <w:szCs w:val="24"/>
        </w:rPr>
        <w:t>ë</w:t>
      </w:r>
      <w:r w:rsidR="007E0220" w:rsidRPr="00860957">
        <w:rPr>
          <w:rFonts w:ascii="Times New Roman" w:hAnsi="Times New Roman" w:cs="Times New Roman"/>
          <w:color w:val="000000" w:themeColor="text1"/>
          <w:sz w:val="24"/>
          <w:szCs w:val="24"/>
        </w:rPr>
        <w:t xml:space="preserve"> </w:t>
      </w:r>
      <w:r w:rsidR="003814E2" w:rsidRPr="00860957">
        <w:rPr>
          <w:rFonts w:ascii="Times New Roman" w:hAnsi="Times New Roman" w:cs="Times New Roman"/>
          <w:color w:val="000000" w:themeColor="text1"/>
          <w:sz w:val="24"/>
          <w:szCs w:val="24"/>
        </w:rPr>
        <w:t>vlerësimi i Komisionit për këtë shoqëri është i</w:t>
      </w:r>
      <w:r w:rsidR="007E0220" w:rsidRPr="00860957">
        <w:rPr>
          <w:rFonts w:ascii="Times New Roman" w:hAnsi="Times New Roman" w:cs="Times New Roman"/>
          <w:color w:val="000000" w:themeColor="text1"/>
          <w:sz w:val="24"/>
          <w:szCs w:val="24"/>
        </w:rPr>
        <w:t xml:space="preserve"> </w:t>
      </w:r>
      <w:r w:rsidR="003814E2" w:rsidRPr="00860957">
        <w:rPr>
          <w:rFonts w:ascii="Times New Roman" w:hAnsi="Times New Roman" w:cs="Times New Roman"/>
          <w:color w:val="000000" w:themeColor="text1"/>
          <w:sz w:val="24"/>
          <w:szCs w:val="24"/>
        </w:rPr>
        <w:t>pa</w:t>
      </w:r>
      <w:r w:rsidR="007E0220" w:rsidRPr="00860957">
        <w:rPr>
          <w:rFonts w:ascii="Times New Roman" w:hAnsi="Times New Roman" w:cs="Times New Roman"/>
          <w:color w:val="000000" w:themeColor="text1"/>
          <w:sz w:val="24"/>
          <w:szCs w:val="24"/>
        </w:rPr>
        <w:t>bazuar.</w:t>
      </w:r>
      <w:r w:rsidR="003814E2" w:rsidRPr="00860957">
        <w:rPr>
          <w:rFonts w:ascii="Times New Roman" w:hAnsi="Times New Roman" w:cs="Times New Roman"/>
          <w:color w:val="000000" w:themeColor="text1"/>
          <w:sz w:val="24"/>
          <w:szCs w:val="24"/>
        </w:rPr>
        <w:t xml:space="preserve"> Pavarësisht sa më sipër, NJSHL vlerëson se ky fakt nuk ndikon në vendimmarrjen e Kolegjit për sa kohë thelbi i konkluzionit të arritur nga Komisioni në trajtimin e procedimit penal nr. 877/2009 nuk lidhet drejtpërdrejt dhe vetëm me faktin nëse shoqëria “</w:t>
      </w:r>
      <w:proofErr w:type="spellStart"/>
      <w:r w:rsidR="003814E2" w:rsidRPr="00860957">
        <w:rPr>
          <w:rFonts w:ascii="Times New Roman" w:hAnsi="Times New Roman" w:cs="Times New Roman"/>
          <w:color w:val="000000" w:themeColor="text1"/>
          <w:sz w:val="24"/>
          <w:szCs w:val="24"/>
        </w:rPr>
        <w:t>Genkaludis</w:t>
      </w:r>
      <w:proofErr w:type="spellEnd"/>
      <w:r w:rsidR="003814E2" w:rsidRPr="00860957">
        <w:rPr>
          <w:rFonts w:ascii="Times New Roman" w:hAnsi="Times New Roman" w:cs="Times New Roman"/>
          <w:color w:val="000000" w:themeColor="text1"/>
          <w:sz w:val="24"/>
          <w:szCs w:val="24"/>
        </w:rPr>
        <w:t xml:space="preserve">” SHA ka pasur precedentë penalë.  </w:t>
      </w:r>
    </w:p>
    <w:p w14:paraId="64FA8605" w14:textId="462C9373" w:rsidR="006E18D7" w:rsidRPr="005F66F7" w:rsidRDefault="006E18D7" w:rsidP="00DD2A6C">
      <w:pPr>
        <w:pStyle w:val="ListParagraph"/>
        <w:spacing w:after="0" w:line="240" w:lineRule="auto"/>
        <w:ind w:left="0"/>
        <w:jc w:val="both"/>
        <w:rPr>
          <w:rFonts w:ascii="Times New Roman" w:hAnsi="Times New Roman"/>
          <w:color w:val="EE0000"/>
          <w:kern w:val="0"/>
          <w:sz w:val="12"/>
          <w14:ligatures w14:val="none"/>
          <w:rPrChange w:id="97" w:author="Admin" w:date="2025-07-08T11:03:00Z">
            <w:rPr>
              <w:rFonts w:ascii="Times New Roman" w:hAnsi="Times New Roman"/>
              <w:color w:val="EE0000"/>
              <w:kern w:val="0"/>
              <w:sz w:val="16"/>
              <w14:ligatures w14:val="none"/>
            </w:rPr>
          </w:rPrChange>
        </w:rPr>
      </w:pPr>
    </w:p>
    <w:p w14:paraId="0A6140F5" w14:textId="689F7942" w:rsidR="005B4458" w:rsidRPr="00860957" w:rsidRDefault="005E21C4" w:rsidP="00E415EA">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 pretendimit t</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subjektit p</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konstatime t</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Komisionit n</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vendim n</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z. </w:t>
      </w:r>
      <w:proofErr w:type="spellStart"/>
      <w:r w:rsidRPr="00860957">
        <w:rPr>
          <w:rFonts w:ascii="Times New Roman" w:eastAsia="Batang" w:hAnsi="Times New Roman" w:cs="Times New Roman"/>
          <w:kern w:val="0"/>
          <w:sz w:val="24"/>
          <w:szCs w:val="24"/>
          <w14:ligatures w14:val="none"/>
        </w:rPr>
        <w:t>Paulin</w:t>
      </w:r>
      <w:proofErr w:type="spellEnd"/>
      <w:r w:rsidRPr="00860957">
        <w:rPr>
          <w:rFonts w:ascii="Times New Roman" w:eastAsia="Batang" w:hAnsi="Times New Roman" w:cs="Times New Roman"/>
          <w:kern w:val="0"/>
          <w:sz w:val="24"/>
          <w:szCs w:val="24"/>
          <w14:ligatures w14:val="none"/>
        </w:rPr>
        <w:t xml:space="preserve"> Gega</w:t>
      </w:r>
      <w:r w:rsidR="00C62237"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NJSHL v</w:t>
      </w:r>
      <w:r w:rsidR="00D24C70"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ren se </w:t>
      </w:r>
      <w:r w:rsidR="00C62237" w:rsidRPr="00860957">
        <w:rPr>
          <w:rFonts w:ascii="Times New Roman" w:eastAsia="Batang" w:hAnsi="Times New Roman" w:cs="Times New Roman"/>
          <w:kern w:val="0"/>
          <w:sz w:val="24"/>
          <w:szCs w:val="24"/>
          <w14:ligatures w14:val="none"/>
        </w:rPr>
        <w:t>nga ana e Komisionit nuk jan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b</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konstatime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procedime penale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ngarkim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tij. Komisioni ka hetuar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gjendjen e mundshme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konfliktit t</w:t>
      </w:r>
      <w:r w:rsidR="00570E0A"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interesit apo kushteve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nj</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anshm</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ris</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apo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trajtimit preferencial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lidhje me k</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shtetas por</w:t>
      </w:r>
      <w:r w:rsidR="001D127B" w:rsidRPr="00860957">
        <w:rPr>
          <w:rFonts w:ascii="Times New Roman" w:eastAsia="Batang" w:hAnsi="Times New Roman" w:cs="Times New Roman"/>
          <w:kern w:val="0"/>
          <w:sz w:val="24"/>
          <w:szCs w:val="24"/>
          <w14:ligatures w14:val="none"/>
        </w:rPr>
        <w:t>,</w:t>
      </w:r>
      <w:r w:rsidR="00C62237" w:rsidRPr="00860957">
        <w:rPr>
          <w:rFonts w:ascii="Times New Roman" w:eastAsia="Batang" w:hAnsi="Times New Roman" w:cs="Times New Roman"/>
          <w:kern w:val="0"/>
          <w:sz w:val="24"/>
          <w:szCs w:val="24"/>
          <w14:ligatures w14:val="none"/>
        </w:rPr>
        <w:t xml:space="preserve"> nuk rezulton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ket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referuar gjetje p</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 precedent</w:t>
      </w:r>
      <w:r w:rsidR="0032078E"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penal n</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lidhj</w:t>
      </w:r>
      <w:r w:rsidR="00D03D5A" w:rsidRPr="00860957">
        <w:rPr>
          <w:rFonts w:ascii="Times New Roman" w:eastAsia="Batang" w:hAnsi="Times New Roman" w:cs="Times New Roman"/>
          <w:kern w:val="0"/>
          <w:sz w:val="24"/>
          <w:szCs w:val="24"/>
          <w14:ligatures w14:val="none"/>
        </w:rPr>
        <w:t xml:space="preserve">e </w:t>
      </w:r>
      <w:r w:rsidR="00C62237" w:rsidRPr="00860957">
        <w:rPr>
          <w:rFonts w:ascii="Times New Roman" w:eastAsia="Batang" w:hAnsi="Times New Roman" w:cs="Times New Roman"/>
          <w:kern w:val="0"/>
          <w:sz w:val="24"/>
          <w:szCs w:val="24"/>
          <w14:ligatures w14:val="none"/>
        </w:rPr>
        <w:t>me k</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shtetas. Sa m</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sip</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r NJSHL e gjen t</w:t>
      </w:r>
      <w:r w:rsidR="00D24C70" w:rsidRPr="00860957">
        <w:rPr>
          <w:rFonts w:ascii="Times New Roman" w:eastAsia="Batang" w:hAnsi="Times New Roman" w:cs="Times New Roman"/>
          <w:kern w:val="0"/>
          <w:sz w:val="24"/>
          <w:szCs w:val="24"/>
          <w14:ligatures w14:val="none"/>
        </w:rPr>
        <w:t>ë</w:t>
      </w:r>
      <w:r w:rsidR="00C62237" w:rsidRPr="00860957">
        <w:rPr>
          <w:rFonts w:ascii="Times New Roman" w:eastAsia="Batang" w:hAnsi="Times New Roman" w:cs="Times New Roman"/>
          <w:kern w:val="0"/>
          <w:sz w:val="24"/>
          <w:szCs w:val="24"/>
          <w14:ligatures w14:val="none"/>
        </w:rPr>
        <w:t xml:space="preserve"> </w:t>
      </w:r>
      <w:r w:rsidR="00D03D5A" w:rsidRPr="00860957">
        <w:rPr>
          <w:rFonts w:ascii="Times New Roman" w:eastAsia="Batang" w:hAnsi="Times New Roman" w:cs="Times New Roman"/>
          <w:kern w:val="0"/>
          <w:sz w:val="24"/>
          <w:szCs w:val="24"/>
          <w14:ligatures w14:val="none"/>
        </w:rPr>
        <w:t>pambështetur</w:t>
      </w:r>
      <w:r w:rsidR="00C62237" w:rsidRPr="00860957">
        <w:rPr>
          <w:rFonts w:ascii="Times New Roman" w:eastAsia="Batang" w:hAnsi="Times New Roman" w:cs="Times New Roman"/>
          <w:kern w:val="0"/>
          <w:sz w:val="24"/>
          <w:szCs w:val="24"/>
          <w14:ligatures w14:val="none"/>
        </w:rPr>
        <w:t xml:space="preserve"> pretendimin e subjektit </w:t>
      </w:r>
      <w:r w:rsidR="005B4458" w:rsidRPr="00860957">
        <w:rPr>
          <w:rFonts w:ascii="Times New Roman" w:eastAsia="Batang" w:hAnsi="Times New Roman" w:cs="Times New Roman"/>
          <w:kern w:val="0"/>
          <w:sz w:val="24"/>
          <w:szCs w:val="24"/>
          <w14:ligatures w14:val="none"/>
        </w:rPr>
        <w:t>për</w:t>
      </w:r>
      <w:r w:rsidR="00C62237" w:rsidRPr="00860957">
        <w:rPr>
          <w:rFonts w:ascii="Times New Roman" w:eastAsia="Batang" w:hAnsi="Times New Roman" w:cs="Times New Roman"/>
          <w:kern w:val="0"/>
          <w:sz w:val="24"/>
          <w:szCs w:val="24"/>
          <w14:ligatures w14:val="none"/>
        </w:rPr>
        <w:t xml:space="preserve"> gjetje</w:t>
      </w:r>
      <w:r w:rsidR="005B4458" w:rsidRPr="00860957">
        <w:rPr>
          <w:rFonts w:ascii="Times New Roman" w:eastAsia="Batang" w:hAnsi="Times New Roman" w:cs="Times New Roman"/>
          <w:kern w:val="0"/>
          <w:sz w:val="24"/>
          <w:szCs w:val="24"/>
          <w14:ligatures w14:val="none"/>
        </w:rPr>
        <w:t xml:space="preserve"> të Komisionit në emër të shtetasit </w:t>
      </w:r>
      <w:proofErr w:type="spellStart"/>
      <w:r w:rsidR="005B4458" w:rsidRPr="00860957">
        <w:rPr>
          <w:rFonts w:ascii="Times New Roman" w:eastAsia="Batang" w:hAnsi="Times New Roman" w:cs="Times New Roman"/>
          <w:kern w:val="0"/>
          <w:sz w:val="24"/>
          <w:szCs w:val="24"/>
          <w14:ligatures w14:val="none"/>
        </w:rPr>
        <w:t>Paulin</w:t>
      </w:r>
      <w:proofErr w:type="spellEnd"/>
      <w:r w:rsidR="005B4458" w:rsidRPr="00860957">
        <w:rPr>
          <w:rFonts w:ascii="Times New Roman" w:eastAsia="Batang" w:hAnsi="Times New Roman" w:cs="Times New Roman"/>
          <w:kern w:val="0"/>
          <w:sz w:val="24"/>
          <w:szCs w:val="24"/>
          <w14:ligatures w14:val="none"/>
        </w:rPr>
        <w:t xml:space="preserve"> Gega dhe për rrjedhojë, certifikata e gjendjes gjyqë</w:t>
      </w:r>
      <w:r w:rsidR="00800E4B" w:rsidRPr="00860957">
        <w:rPr>
          <w:rFonts w:ascii="Times New Roman" w:eastAsia="Batang" w:hAnsi="Times New Roman" w:cs="Times New Roman"/>
          <w:kern w:val="0"/>
          <w:sz w:val="24"/>
          <w:szCs w:val="24"/>
          <w14:ligatures w14:val="none"/>
        </w:rPr>
        <w:t>s</w:t>
      </w:r>
      <w:r w:rsidR="005B4458" w:rsidRPr="00860957">
        <w:rPr>
          <w:rFonts w:ascii="Times New Roman" w:eastAsia="Batang" w:hAnsi="Times New Roman" w:cs="Times New Roman"/>
          <w:kern w:val="0"/>
          <w:sz w:val="24"/>
          <w:szCs w:val="24"/>
          <w14:ligatures w14:val="none"/>
        </w:rPr>
        <w:t xml:space="preserve">ore e z. </w:t>
      </w:r>
      <w:proofErr w:type="spellStart"/>
      <w:r w:rsidR="005B4458" w:rsidRPr="00860957">
        <w:rPr>
          <w:rFonts w:ascii="Times New Roman" w:eastAsia="Batang" w:hAnsi="Times New Roman" w:cs="Times New Roman"/>
          <w:kern w:val="0"/>
          <w:sz w:val="24"/>
          <w:szCs w:val="24"/>
          <w14:ligatures w14:val="none"/>
        </w:rPr>
        <w:t>Paulin</w:t>
      </w:r>
      <w:proofErr w:type="spellEnd"/>
      <w:r w:rsidR="005B4458" w:rsidRPr="00860957">
        <w:rPr>
          <w:rFonts w:ascii="Times New Roman" w:eastAsia="Batang" w:hAnsi="Times New Roman" w:cs="Times New Roman"/>
          <w:kern w:val="0"/>
          <w:sz w:val="24"/>
          <w:szCs w:val="24"/>
          <w14:ligatures w14:val="none"/>
        </w:rPr>
        <w:t xml:space="preserve"> Gega</w:t>
      </w:r>
      <w:r w:rsidR="0032078E" w:rsidRPr="00860957">
        <w:rPr>
          <w:rFonts w:ascii="Times New Roman" w:eastAsia="Batang" w:hAnsi="Times New Roman" w:cs="Times New Roman"/>
          <w:kern w:val="0"/>
          <w:sz w:val="24"/>
          <w:szCs w:val="24"/>
          <w14:ligatures w14:val="none"/>
        </w:rPr>
        <w:t>,</w:t>
      </w:r>
      <w:r w:rsidR="005B4458" w:rsidRPr="00860957">
        <w:rPr>
          <w:rFonts w:ascii="Times New Roman" w:eastAsia="Batang" w:hAnsi="Times New Roman" w:cs="Times New Roman"/>
          <w:kern w:val="0"/>
          <w:sz w:val="24"/>
          <w:szCs w:val="24"/>
          <w14:ligatures w14:val="none"/>
        </w:rPr>
        <w:t xml:space="preserve"> paraqitur nga subjekti në cilësinë e provës së re </w:t>
      </w:r>
      <w:proofErr w:type="spellStart"/>
      <w:r w:rsidR="005B4458" w:rsidRPr="00860957">
        <w:rPr>
          <w:rFonts w:ascii="Times New Roman" w:eastAsia="Batang" w:hAnsi="Times New Roman" w:cs="Times New Roman"/>
          <w:kern w:val="0"/>
          <w:sz w:val="24"/>
          <w:szCs w:val="24"/>
          <w14:ligatures w14:val="none"/>
        </w:rPr>
        <w:t>sëbashku</w:t>
      </w:r>
      <w:proofErr w:type="spellEnd"/>
      <w:r w:rsidR="005B4458" w:rsidRPr="00860957">
        <w:rPr>
          <w:rFonts w:ascii="Times New Roman" w:eastAsia="Batang" w:hAnsi="Times New Roman" w:cs="Times New Roman"/>
          <w:kern w:val="0"/>
          <w:sz w:val="24"/>
          <w:szCs w:val="24"/>
          <w14:ligatures w14:val="none"/>
        </w:rPr>
        <w:t xml:space="preserve"> me ankimin, bazuar në parashikimet e nenit 49, pika 6 germa “b</w:t>
      </w:r>
      <w:del w:id="98" w:author="Admin" w:date="2025-07-08T11:03:00Z">
        <w:r w:rsidR="005B4458" w:rsidRPr="007038D9">
          <w:rPr>
            <w:rFonts w:ascii="Times New Roman" w:eastAsia="Batang" w:hAnsi="Times New Roman" w:cs="Times New Roman"/>
            <w:kern w:val="0"/>
            <w:sz w:val="24"/>
            <w:szCs w:val="24"/>
            <w14:ligatures w14:val="none"/>
          </w:rPr>
          <w:delText>”</w:delText>
        </w:r>
      </w:del>
      <w:ins w:id="99" w:author="Admin" w:date="2025-07-08T11:03:00Z">
        <w:r w:rsidR="005B4458" w:rsidRPr="00860957">
          <w:rPr>
            <w:rFonts w:ascii="Times New Roman" w:eastAsia="Batang" w:hAnsi="Times New Roman" w:cs="Times New Roman"/>
            <w:kern w:val="0"/>
            <w:sz w:val="24"/>
            <w:szCs w:val="24"/>
            <w14:ligatures w14:val="none"/>
          </w:rPr>
          <w:t>”</w:t>
        </w:r>
        <w:r w:rsidR="003847AA" w:rsidRPr="00860957">
          <w:rPr>
            <w:rFonts w:ascii="Times New Roman" w:eastAsia="Batang" w:hAnsi="Times New Roman" w:cs="Times New Roman"/>
            <w:kern w:val="0"/>
            <w:sz w:val="24"/>
            <w:szCs w:val="24"/>
            <w14:ligatures w14:val="none"/>
          </w:rPr>
          <w:t>, t</w:t>
        </w:r>
        <w:r w:rsidR="00B93651" w:rsidRPr="00860957">
          <w:rPr>
            <w:rFonts w:ascii="Times New Roman" w:eastAsia="Batang" w:hAnsi="Times New Roman" w:cs="Times New Roman"/>
            <w:kern w:val="0"/>
            <w:sz w:val="24"/>
            <w:szCs w:val="24"/>
            <w14:ligatures w14:val="none"/>
          </w:rPr>
          <w:t>ë</w:t>
        </w:r>
        <w:r w:rsidR="003847AA" w:rsidRPr="00860957">
          <w:rPr>
            <w:rFonts w:ascii="Times New Roman" w:eastAsia="Batang" w:hAnsi="Times New Roman" w:cs="Times New Roman"/>
            <w:kern w:val="0"/>
            <w:sz w:val="24"/>
            <w:szCs w:val="24"/>
            <w14:ligatures w14:val="none"/>
          </w:rPr>
          <w:t xml:space="preserve"> ligjit nr. 84/2016</w:t>
        </w:r>
      </w:ins>
      <w:r w:rsidR="005B4458" w:rsidRPr="00860957">
        <w:rPr>
          <w:rFonts w:ascii="Times New Roman" w:eastAsia="Batang" w:hAnsi="Times New Roman" w:cs="Times New Roman"/>
          <w:kern w:val="0"/>
          <w:sz w:val="24"/>
          <w:szCs w:val="24"/>
          <w14:ligatures w14:val="none"/>
        </w:rPr>
        <w:t xml:space="preserve"> nuk mund të merret si provë e re.</w:t>
      </w:r>
    </w:p>
    <w:p w14:paraId="3029F364" w14:textId="77777777" w:rsidR="00DD2A6C" w:rsidRPr="00860957" w:rsidRDefault="00DD2A6C" w:rsidP="00DD2A6C">
      <w:pPr>
        <w:pStyle w:val="ListParagraph"/>
        <w:spacing w:after="0" w:line="240" w:lineRule="auto"/>
        <w:ind w:left="0"/>
        <w:jc w:val="both"/>
        <w:rPr>
          <w:rFonts w:ascii="Times New Roman" w:eastAsia="Batang" w:hAnsi="Times New Roman" w:cs="Times New Roman"/>
          <w:kern w:val="0"/>
          <w:sz w:val="16"/>
          <w:szCs w:val="16"/>
          <w14:ligatures w14:val="none"/>
        </w:rPr>
      </w:pPr>
    </w:p>
    <w:p w14:paraId="02032DC9" w14:textId="4CA23D06" w:rsidR="00E51726" w:rsidRPr="00860957" w:rsidRDefault="00E415EA" w:rsidP="00C03AA8">
      <w:pPr>
        <w:pStyle w:val="ListParagraph"/>
        <w:numPr>
          <w:ilvl w:val="1"/>
          <w:numId w:val="1"/>
        </w:numPr>
        <w:spacing w:after="0" w:line="240" w:lineRule="auto"/>
        <w:ind w:left="0" w:firstLine="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bCs/>
          <w:kern w:val="0"/>
          <w:sz w:val="24"/>
          <w:szCs w:val="24"/>
          <w14:ligatures w14:val="none"/>
        </w:rPr>
        <w:lastRenderedPageBreak/>
        <w:t>Sa i takon pretendimeve t</w:t>
      </w:r>
      <w:r w:rsidR="000E1DED" w:rsidRPr="00860957">
        <w:rPr>
          <w:rFonts w:ascii="Times New Roman" w:eastAsia="Batang" w:hAnsi="Times New Roman" w:cs="Times New Roman"/>
          <w:bCs/>
          <w:kern w:val="0"/>
          <w:sz w:val="24"/>
          <w:szCs w:val="24"/>
          <w14:ligatures w14:val="none"/>
        </w:rPr>
        <w:t>ë</w:t>
      </w:r>
      <w:r w:rsidRPr="00860957">
        <w:rPr>
          <w:rFonts w:ascii="Times New Roman" w:eastAsia="Batang" w:hAnsi="Times New Roman" w:cs="Times New Roman"/>
          <w:bCs/>
          <w:kern w:val="0"/>
          <w:sz w:val="24"/>
          <w:szCs w:val="24"/>
          <w14:ligatures w14:val="none"/>
        </w:rPr>
        <w:t xml:space="preserve"> ngritura nga subjekti n</w:t>
      </w:r>
      <w:r w:rsidR="00800E4B" w:rsidRPr="00860957">
        <w:rPr>
          <w:rFonts w:ascii="Times New Roman" w:eastAsia="Batang" w:hAnsi="Times New Roman" w:cs="Times New Roman"/>
          <w:bCs/>
          <w:kern w:val="0"/>
          <w:sz w:val="24"/>
          <w:szCs w:val="24"/>
          <w14:ligatures w14:val="none"/>
        </w:rPr>
        <w:t>ë</w:t>
      </w:r>
      <w:r w:rsidR="005B4458" w:rsidRPr="00860957">
        <w:rPr>
          <w:rFonts w:ascii="Times New Roman" w:eastAsia="Batang" w:hAnsi="Times New Roman" w:cs="Times New Roman"/>
          <w:bCs/>
          <w:kern w:val="0"/>
          <w:sz w:val="24"/>
          <w:szCs w:val="24"/>
          <w14:ligatures w14:val="none"/>
        </w:rPr>
        <w:t xml:space="preserve"> lidhje me konkluzionin e Komisionit </w:t>
      </w:r>
      <w:r w:rsidR="0032078E" w:rsidRPr="00860957">
        <w:rPr>
          <w:rFonts w:ascii="Times New Roman" w:eastAsia="Batang" w:hAnsi="Times New Roman" w:cs="Times New Roman"/>
          <w:bCs/>
          <w:kern w:val="0"/>
          <w:sz w:val="24"/>
          <w:szCs w:val="24"/>
          <w14:ligatures w14:val="none"/>
        </w:rPr>
        <w:t>p</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r sjellje n</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 xml:space="preserve"> kund</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rshtim me etik</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n, NJSHL v</w:t>
      </w:r>
      <w:r w:rsidR="0034782F" w:rsidRPr="00860957">
        <w:rPr>
          <w:rFonts w:ascii="Times New Roman" w:eastAsia="Batang" w:hAnsi="Times New Roman" w:cs="Times New Roman"/>
          <w:bCs/>
          <w:kern w:val="0"/>
          <w:sz w:val="24"/>
          <w:szCs w:val="24"/>
          <w14:ligatures w14:val="none"/>
        </w:rPr>
        <w:t>ë</w:t>
      </w:r>
      <w:r w:rsidR="0032078E" w:rsidRPr="00860957">
        <w:rPr>
          <w:rFonts w:ascii="Times New Roman" w:eastAsia="Batang" w:hAnsi="Times New Roman" w:cs="Times New Roman"/>
          <w:bCs/>
          <w:kern w:val="0"/>
          <w:sz w:val="24"/>
          <w:szCs w:val="24"/>
          <w14:ligatures w14:val="none"/>
        </w:rPr>
        <w:t xml:space="preserve">ren </w:t>
      </w:r>
      <w:r w:rsidR="00142DB0" w:rsidRPr="00860957">
        <w:rPr>
          <w:rFonts w:ascii="Times New Roman" w:eastAsia="Batang" w:hAnsi="Times New Roman" w:cs="Times New Roman"/>
          <w:bCs/>
          <w:kern w:val="0"/>
          <w:sz w:val="24"/>
          <w:szCs w:val="24"/>
          <w14:ligatures w14:val="none"/>
        </w:rPr>
        <w:t>se</w:t>
      </w:r>
      <w:r w:rsidR="00DF6C8B" w:rsidRPr="00860957">
        <w:rPr>
          <w:rFonts w:ascii="Times New Roman" w:eastAsia="Batang" w:hAnsi="Times New Roman" w:cs="Times New Roman"/>
          <w:bCs/>
          <w:kern w:val="0"/>
          <w:sz w:val="24"/>
          <w:szCs w:val="24"/>
          <w14:ligatures w14:val="none"/>
        </w:rPr>
        <w:t>,</w:t>
      </w:r>
      <w:r w:rsidR="00142DB0" w:rsidRPr="00860957">
        <w:rPr>
          <w:rFonts w:ascii="Times New Roman" w:eastAsia="Batang" w:hAnsi="Times New Roman" w:cs="Times New Roman"/>
          <w:bCs/>
          <w:kern w:val="0"/>
          <w:sz w:val="24"/>
          <w:szCs w:val="24"/>
          <w14:ligatures w14:val="none"/>
        </w:rPr>
        <w:t xml:space="preserve"> </w:t>
      </w:r>
      <w:r w:rsidR="00142DB0" w:rsidRPr="00860957">
        <w:rPr>
          <w:rFonts w:ascii="Times New Roman" w:hAnsi="Times New Roman" w:cs="Times New Roman"/>
          <w:sz w:val="24"/>
          <w:szCs w:val="24"/>
        </w:rPr>
        <w:t>deri në hyrjen në fuqi të ligjit</w:t>
      </w:r>
      <w:r w:rsidR="00341F6E" w:rsidRPr="00860957">
        <w:rPr>
          <w:rFonts w:ascii="Times New Roman" w:hAnsi="Times New Roman" w:cs="Times New Roman"/>
          <w:sz w:val="24"/>
          <w:szCs w:val="24"/>
        </w:rPr>
        <w:t xml:space="preserve"> </w:t>
      </w:r>
      <w:r w:rsidR="00142DB0" w:rsidRPr="00860957">
        <w:rPr>
          <w:rFonts w:ascii="Times New Roman" w:hAnsi="Times New Roman" w:cs="Times New Roman"/>
          <w:sz w:val="24"/>
          <w:szCs w:val="24"/>
        </w:rPr>
        <w:t>nr. 96/2016</w:t>
      </w:r>
      <w:r w:rsidR="001D127B" w:rsidRPr="00860957">
        <w:rPr>
          <w:rFonts w:ascii="Times New Roman" w:hAnsi="Times New Roman" w:cs="Times New Roman"/>
          <w:sz w:val="24"/>
          <w:szCs w:val="24"/>
        </w:rPr>
        <w:t>,</w:t>
      </w:r>
      <w:r w:rsidR="00142DB0" w:rsidRPr="00860957">
        <w:rPr>
          <w:rFonts w:ascii="Times New Roman" w:hAnsi="Times New Roman" w:cs="Times New Roman"/>
          <w:sz w:val="24"/>
          <w:szCs w:val="24"/>
        </w:rPr>
        <w:t xml:space="preserve"> </w:t>
      </w:r>
      <w:r w:rsidR="0032078E" w:rsidRPr="00860957">
        <w:rPr>
          <w:rFonts w:ascii="Times New Roman" w:hAnsi="Times New Roman" w:cs="Times New Roman"/>
          <w:sz w:val="24"/>
          <w:szCs w:val="24"/>
        </w:rPr>
        <w:t>rregullat</w:t>
      </w:r>
      <w:r w:rsidR="00DF6C8B" w:rsidRPr="00860957">
        <w:rPr>
          <w:rFonts w:ascii="Times New Roman" w:hAnsi="Times New Roman" w:cs="Times New Roman"/>
          <w:sz w:val="24"/>
          <w:szCs w:val="24"/>
        </w:rPr>
        <w:t xml:space="preserve"> n</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lidhje me sjelljen </w:t>
      </w:r>
      <w:r w:rsidR="00142DB0" w:rsidRPr="00860957">
        <w:rPr>
          <w:rFonts w:ascii="Times New Roman" w:hAnsi="Times New Roman" w:cs="Times New Roman"/>
          <w:sz w:val="24"/>
          <w:szCs w:val="24"/>
        </w:rPr>
        <w:t>përcaktoheshin nga ligji nr. 8737/2001 “Për organizimin dhe funksionimin e Prokurorisë në Republikën e Shqipërisë”,</w:t>
      </w:r>
      <w:r w:rsidR="00620986" w:rsidRPr="00860957">
        <w:rPr>
          <w:rFonts w:ascii="Times New Roman" w:hAnsi="Times New Roman" w:cs="Times New Roman"/>
          <w:sz w:val="24"/>
          <w:szCs w:val="24"/>
        </w:rPr>
        <w:t xml:space="preserve"> i ndryshuar</w:t>
      </w:r>
      <w:r w:rsidR="00DF6C8B" w:rsidRPr="00860957">
        <w:rPr>
          <w:rFonts w:ascii="Times New Roman" w:hAnsi="Times New Roman" w:cs="Times New Roman"/>
          <w:sz w:val="24"/>
          <w:szCs w:val="24"/>
        </w:rPr>
        <w:t>, i cili n</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nenin 32, pika “dh” t</w:t>
      </w:r>
      <w:r w:rsidR="0034782F" w:rsidRPr="00860957">
        <w:rPr>
          <w:rFonts w:ascii="Times New Roman" w:hAnsi="Times New Roman" w:cs="Times New Roman"/>
          <w:sz w:val="24"/>
          <w:szCs w:val="24"/>
        </w:rPr>
        <w:t>ë</w:t>
      </w:r>
      <w:r w:rsidR="00DF6C8B" w:rsidRPr="00860957">
        <w:rPr>
          <w:rFonts w:ascii="Times New Roman" w:hAnsi="Times New Roman" w:cs="Times New Roman"/>
          <w:sz w:val="24"/>
          <w:szCs w:val="24"/>
        </w:rPr>
        <w:t xml:space="preserve"> tij </w:t>
      </w:r>
      <w:r w:rsidR="0034010C" w:rsidRPr="00860957">
        <w:rPr>
          <w:rFonts w:ascii="Times New Roman" w:hAnsi="Times New Roman" w:cs="Times New Roman"/>
          <w:sz w:val="24"/>
          <w:szCs w:val="24"/>
        </w:rPr>
        <w:t>parashikonte se</w:t>
      </w:r>
      <w:r w:rsidR="00620986" w:rsidRPr="00860957">
        <w:rPr>
          <w:rFonts w:ascii="Times New Roman" w:hAnsi="Times New Roman" w:cs="Times New Roman"/>
          <w:sz w:val="24"/>
          <w:szCs w:val="24"/>
        </w:rPr>
        <w:t xml:space="preserve"> </w:t>
      </w:r>
      <w:r w:rsidR="0034010C" w:rsidRPr="00860957">
        <w:rPr>
          <w:rFonts w:ascii="Times New Roman" w:hAnsi="Times New Roman" w:cs="Times New Roman"/>
          <w:sz w:val="24"/>
          <w:szCs w:val="24"/>
        </w:rPr>
        <w:t>kryerja e veprimeve që</w:t>
      </w:r>
      <w:r w:rsidR="001D127B" w:rsidRPr="00860957">
        <w:rPr>
          <w:rFonts w:ascii="Times New Roman" w:hAnsi="Times New Roman" w:cs="Times New Roman"/>
          <w:sz w:val="24"/>
          <w:szCs w:val="24"/>
        </w:rPr>
        <w:t xml:space="preserve"> </w:t>
      </w:r>
      <w:r w:rsidR="0034010C" w:rsidRPr="00860957">
        <w:rPr>
          <w:rFonts w:ascii="Times New Roman" w:hAnsi="Times New Roman" w:cs="Times New Roman"/>
          <w:sz w:val="24"/>
          <w:szCs w:val="24"/>
        </w:rPr>
        <w:t>janë të papajtueshme me funksionet e prokurorit</w:t>
      </w:r>
      <w:r w:rsidR="001D127B" w:rsidRPr="00860957">
        <w:rPr>
          <w:rFonts w:ascii="Times New Roman" w:hAnsi="Times New Roman" w:cs="Times New Roman"/>
          <w:sz w:val="24"/>
          <w:szCs w:val="24"/>
        </w:rPr>
        <w:t xml:space="preserve"> p</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rb</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nte shkelje disiplinore</w:t>
      </w:r>
      <w:r w:rsidR="00AF16F6" w:rsidRPr="00860957">
        <w:rPr>
          <w:rFonts w:ascii="Times New Roman" w:hAnsi="Times New Roman" w:cs="Times New Roman"/>
          <w:sz w:val="24"/>
          <w:szCs w:val="24"/>
        </w:rPr>
        <w:t xml:space="preserve">. </w:t>
      </w:r>
      <w:r w:rsidR="00AF16F6" w:rsidRPr="00860957">
        <w:rPr>
          <w:rFonts w:ascii="Times New Roman" w:eastAsia="Batang" w:hAnsi="Times New Roman" w:cs="Times New Roman"/>
          <w:bCs/>
          <w:kern w:val="0"/>
          <w:sz w:val="24"/>
          <w:szCs w:val="24"/>
          <w14:ligatures w14:val="none"/>
        </w:rPr>
        <w:t>N</w:t>
      </w:r>
      <w:r w:rsidR="0034010C" w:rsidRPr="00860957">
        <w:rPr>
          <w:rFonts w:ascii="Times New Roman" w:eastAsia="Batang" w:hAnsi="Times New Roman" w:cs="Times New Roman"/>
          <w:bCs/>
          <w:kern w:val="0"/>
          <w:sz w:val="24"/>
          <w:szCs w:val="24"/>
          <w14:ligatures w14:val="none"/>
        </w:rPr>
        <w:t>don</w:t>
      </w:r>
      <w:r w:rsidR="00D24C70" w:rsidRPr="00860957">
        <w:rPr>
          <w:rFonts w:ascii="Times New Roman" w:eastAsia="Batang" w:hAnsi="Times New Roman" w:cs="Times New Roman"/>
          <w:bCs/>
          <w:kern w:val="0"/>
          <w:sz w:val="24"/>
          <w:szCs w:val="24"/>
          <w14:ligatures w14:val="none"/>
        </w:rPr>
        <w:t>ë</w:t>
      </w:r>
      <w:r w:rsidR="0034010C" w:rsidRPr="00860957">
        <w:rPr>
          <w:rFonts w:ascii="Times New Roman" w:eastAsia="Batang" w:hAnsi="Times New Roman" w:cs="Times New Roman"/>
          <w:bCs/>
          <w:kern w:val="0"/>
          <w:sz w:val="24"/>
          <w:szCs w:val="24"/>
          <w14:ligatures w14:val="none"/>
        </w:rPr>
        <w:t xml:space="preserve">se </w:t>
      </w:r>
      <w:r w:rsidR="00691E77" w:rsidRPr="00860957">
        <w:rPr>
          <w:rFonts w:ascii="Times New Roman" w:hAnsi="Times New Roman" w:cs="Times New Roman"/>
          <w:sz w:val="24"/>
          <w:szCs w:val="24"/>
        </w:rPr>
        <w:t>Kodi i Etikës së Prokurorëve të Republikës së Shqipërisë është miratuar si dokument më 19.06.2014</w:t>
      </w:r>
      <w:r w:rsidR="00691E77" w:rsidRPr="00860957">
        <w:rPr>
          <w:rStyle w:val="FootnoteReference"/>
          <w:rFonts w:ascii="Times New Roman" w:hAnsi="Times New Roman" w:cs="Times New Roman"/>
          <w:sz w:val="24"/>
          <w:szCs w:val="24"/>
        </w:rPr>
        <w:footnoteReference w:id="19"/>
      </w:r>
      <w:r w:rsidR="00DF6C8B" w:rsidRPr="00860957">
        <w:rPr>
          <w:rFonts w:ascii="Times New Roman" w:hAnsi="Times New Roman" w:cs="Times New Roman"/>
          <w:sz w:val="24"/>
          <w:szCs w:val="24"/>
        </w:rPr>
        <w:t xml:space="preserve">, </w:t>
      </w:r>
      <w:r w:rsidR="00620986" w:rsidRPr="00860957">
        <w:rPr>
          <w:rFonts w:ascii="Times New Roman" w:eastAsia="Batang" w:hAnsi="Times New Roman" w:cs="Times New Roman"/>
          <w:bCs/>
          <w:kern w:val="0"/>
          <w:sz w:val="24"/>
          <w:szCs w:val="24"/>
          <w14:ligatures w14:val="none"/>
        </w:rPr>
        <w:t>rregullat n</w:t>
      </w:r>
      <w:r w:rsidR="00D24C70" w:rsidRPr="00860957">
        <w:rPr>
          <w:rFonts w:ascii="Times New Roman" w:eastAsia="Batang" w:hAnsi="Times New Roman" w:cs="Times New Roman"/>
          <w:bCs/>
          <w:kern w:val="0"/>
          <w:sz w:val="24"/>
          <w:szCs w:val="24"/>
          <w14:ligatures w14:val="none"/>
        </w:rPr>
        <w:t>ë</w:t>
      </w:r>
      <w:r w:rsidR="00620986" w:rsidRPr="00860957">
        <w:rPr>
          <w:rFonts w:ascii="Times New Roman" w:eastAsia="Batang" w:hAnsi="Times New Roman" w:cs="Times New Roman"/>
          <w:bCs/>
          <w:kern w:val="0"/>
          <w:sz w:val="24"/>
          <w:szCs w:val="24"/>
          <w14:ligatures w14:val="none"/>
        </w:rPr>
        <w:t xml:space="preserve"> lidhje me sjelljen e prokuro</w:t>
      </w:r>
      <w:r w:rsidR="005B4458" w:rsidRPr="00860957">
        <w:rPr>
          <w:rFonts w:ascii="Times New Roman" w:eastAsia="Batang" w:hAnsi="Times New Roman" w:cs="Times New Roman"/>
          <w:bCs/>
          <w:kern w:val="0"/>
          <w:sz w:val="24"/>
          <w:szCs w:val="24"/>
          <w14:ligatures w14:val="none"/>
        </w:rPr>
        <w:t>r</w:t>
      </w:r>
      <w:r w:rsidR="00D24C70" w:rsidRPr="00860957">
        <w:rPr>
          <w:rFonts w:ascii="Times New Roman" w:eastAsia="Batang" w:hAnsi="Times New Roman" w:cs="Times New Roman"/>
          <w:bCs/>
          <w:kern w:val="0"/>
          <w:sz w:val="24"/>
          <w:szCs w:val="24"/>
          <w14:ligatures w14:val="none"/>
        </w:rPr>
        <w:t>ë</w:t>
      </w:r>
      <w:r w:rsidR="00620986" w:rsidRPr="00860957">
        <w:rPr>
          <w:rFonts w:ascii="Times New Roman" w:eastAsia="Batang" w:hAnsi="Times New Roman" w:cs="Times New Roman"/>
          <w:bCs/>
          <w:kern w:val="0"/>
          <w:sz w:val="24"/>
          <w:szCs w:val="24"/>
          <w14:ligatures w14:val="none"/>
        </w:rPr>
        <w:t>ve</w:t>
      </w:r>
      <w:r w:rsidR="00AF16F6" w:rsidRPr="00860957">
        <w:rPr>
          <w:rFonts w:ascii="Times New Roman" w:eastAsia="Batang" w:hAnsi="Times New Roman" w:cs="Times New Roman"/>
          <w:bCs/>
          <w:kern w:val="0"/>
          <w:sz w:val="24"/>
          <w:szCs w:val="24"/>
          <w14:ligatures w14:val="none"/>
        </w:rPr>
        <w:t xml:space="preserve"> jan</w:t>
      </w:r>
      <w:r w:rsidR="00D24C70" w:rsidRPr="00860957">
        <w:rPr>
          <w:rFonts w:ascii="Times New Roman" w:eastAsia="Batang" w:hAnsi="Times New Roman" w:cs="Times New Roman"/>
          <w:bCs/>
          <w:kern w:val="0"/>
          <w:sz w:val="24"/>
          <w:szCs w:val="24"/>
          <w14:ligatures w14:val="none"/>
        </w:rPr>
        <w:t>ë</w:t>
      </w:r>
      <w:r w:rsidR="00AF16F6" w:rsidRPr="00860957">
        <w:rPr>
          <w:rFonts w:ascii="Times New Roman" w:eastAsia="Batang" w:hAnsi="Times New Roman" w:cs="Times New Roman"/>
          <w:bCs/>
          <w:kern w:val="0"/>
          <w:sz w:val="24"/>
          <w:szCs w:val="24"/>
          <w14:ligatures w14:val="none"/>
        </w:rPr>
        <w:t xml:space="preserve"> adresuar </w:t>
      </w:r>
      <w:r w:rsidR="00620986" w:rsidRPr="00860957">
        <w:rPr>
          <w:rFonts w:ascii="Times New Roman" w:eastAsia="Batang" w:hAnsi="Times New Roman" w:cs="Times New Roman"/>
          <w:bCs/>
          <w:kern w:val="0"/>
          <w:sz w:val="24"/>
          <w:szCs w:val="24"/>
          <w14:ligatures w14:val="none"/>
        </w:rPr>
        <w:t>n</w:t>
      </w:r>
      <w:r w:rsidR="00620986" w:rsidRPr="00860957">
        <w:rPr>
          <w:rFonts w:ascii="Times New Roman" w:hAnsi="Times New Roman" w:cs="Times New Roman"/>
          <w:sz w:val="24"/>
          <w:szCs w:val="24"/>
        </w:rPr>
        <w:t xml:space="preserve">ë </w:t>
      </w:r>
      <w:proofErr w:type="spellStart"/>
      <w:r w:rsidR="005B4458" w:rsidRPr="00860957">
        <w:rPr>
          <w:rFonts w:ascii="Times New Roman" w:hAnsi="Times New Roman" w:cs="Times New Roman"/>
          <w:sz w:val="24"/>
          <w:szCs w:val="24"/>
        </w:rPr>
        <w:t>Komentarin</w:t>
      </w:r>
      <w:proofErr w:type="spellEnd"/>
      <w:r w:rsidR="00620986" w:rsidRPr="00860957">
        <w:rPr>
          <w:rFonts w:ascii="Times New Roman" w:hAnsi="Times New Roman" w:cs="Times New Roman"/>
          <w:sz w:val="24"/>
          <w:szCs w:val="24"/>
        </w:rPr>
        <w:t xml:space="preserve"> e Parimeve të </w:t>
      </w:r>
      <w:proofErr w:type="spellStart"/>
      <w:r w:rsidR="00620986" w:rsidRPr="00860957">
        <w:rPr>
          <w:rFonts w:ascii="Times New Roman" w:hAnsi="Times New Roman" w:cs="Times New Roman"/>
          <w:sz w:val="24"/>
          <w:szCs w:val="24"/>
        </w:rPr>
        <w:t>Bangalores</w:t>
      </w:r>
      <w:proofErr w:type="spellEnd"/>
      <w:r w:rsidR="00620986" w:rsidRPr="00860957">
        <w:rPr>
          <w:rFonts w:ascii="Times New Roman" w:hAnsi="Times New Roman" w:cs="Times New Roman"/>
          <w:sz w:val="24"/>
          <w:szCs w:val="24"/>
        </w:rPr>
        <w:t xml:space="preserve"> për Sjelljen Gjyqësore</w:t>
      </w:r>
      <w:r w:rsidR="00691E77" w:rsidRPr="00860957">
        <w:rPr>
          <w:rStyle w:val="FootnoteReference"/>
          <w:rFonts w:ascii="Times New Roman" w:eastAsia="Batang" w:hAnsi="Times New Roman" w:cs="Times New Roman"/>
          <w:bCs/>
          <w:kern w:val="0"/>
          <w:sz w:val="24"/>
          <w:szCs w:val="24"/>
          <w14:ligatures w14:val="none"/>
        </w:rPr>
        <w:footnoteReference w:id="20"/>
      </w:r>
      <w:r w:rsidR="0034010C" w:rsidRPr="00860957">
        <w:rPr>
          <w:rFonts w:ascii="Times New Roman" w:eastAsia="Batang" w:hAnsi="Times New Roman" w:cs="Times New Roman"/>
          <w:bCs/>
          <w:kern w:val="0"/>
          <w:sz w:val="24"/>
          <w:szCs w:val="24"/>
          <w14:ligatures w14:val="none"/>
        </w:rPr>
        <w:t xml:space="preserve"> </w:t>
      </w:r>
      <w:r w:rsidR="000031F1" w:rsidRPr="00860957">
        <w:rPr>
          <w:rFonts w:ascii="Times New Roman" w:eastAsia="Batang" w:hAnsi="Times New Roman" w:cs="Times New Roman"/>
          <w:bCs/>
          <w:kern w:val="0"/>
          <w:sz w:val="24"/>
          <w:szCs w:val="24"/>
          <w14:ligatures w14:val="none"/>
        </w:rPr>
        <w:t xml:space="preserve">si dhe </w:t>
      </w:r>
      <w:r w:rsidR="00620986" w:rsidRPr="00860957">
        <w:rPr>
          <w:rFonts w:ascii="Times New Roman" w:hAnsi="Times New Roman" w:cs="Times New Roman"/>
          <w:sz w:val="24"/>
          <w:szCs w:val="24"/>
        </w:rPr>
        <w:t>s</w:t>
      </w:r>
      <w:r w:rsidR="000031F1" w:rsidRPr="00860957">
        <w:rPr>
          <w:rFonts w:ascii="Times New Roman" w:hAnsi="Times New Roman" w:cs="Times New Roman"/>
          <w:sz w:val="24"/>
          <w:szCs w:val="24"/>
        </w:rPr>
        <w:t>ipas udhëzimeve evropiane “Mbi etikën dhe sjelljen e prokurorëve”, miratuar nga Konferenca e 6-të e Prokurorëve të Përgjithshëm të Evropës (Budapest, maj 2005), që ka</w:t>
      </w:r>
      <w:r w:rsidR="00855E20" w:rsidRPr="00860957">
        <w:rPr>
          <w:rFonts w:ascii="Times New Roman" w:hAnsi="Times New Roman" w:cs="Times New Roman"/>
          <w:sz w:val="24"/>
          <w:szCs w:val="24"/>
        </w:rPr>
        <w:t>n</w:t>
      </w:r>
      <w:r w:rsidR="0034782F" w:rsidRPr="00860957">
        <w:rPr>
          <w:rFonts w:ascii="Times New Roman" w:hAnsi="Times New Roman" w:cs="Times New Roman"/>
          <w:sz w:val="24"/>
          <w:szCs w:val="24"/>
        </w:rPr>
        <w:t>ë</w:t>
      </w:r>
      <w:r w:rsidR="000031F1" w:rsidRPr="00860957">
        <w:rPr>
          <w:rFonts w:ascii="Times New Roman" w:hAnsi="Times New Roman" w:cs="Times New Roman"/>
          <w:sz w:val="24"/>
          <w:szCs w:val="24"/>
        </w:rPr>
        <w:t xml:space="preserve"> shërbyer</w:t>
      </w:r>
      <w:r w:rsidR="008F62BA" w:rsidRPr="00860957">
        <w:rPr>
          <w:rFonts w:ascii="Times New Roman" w:hAnsi="Times New Roman" w:cs="Times New Roman"/>
          <w:sz w:val="24"/>
          <w:szCs w:val="24"/>
        </w:rPr>
        <w:t xml:space="preserve"> si</w:t>
      </w:r>
      <w:r w:rsidR="000031F1" w:rsidRPr="00860957">
        <w:rPr>
          <w:rFonts w:ascii="Times New Roman" w:hAnsi="Times New Roman" w:cs="Times New Roman"/>
          <w:sz w:val="24"/>
          <w:szCs w:val="24"/>
        </w:rPr>
        <w:t xml:space="preserve"> bazë edhe për “Rregullat e etikës dhe sjelljes së prokurorëve në Shqipëri”,</w:t>
      </w:r>
      <w:r w:rsidR="00E51726" w:rsidRPr="00860957">
        <w:rPr>
          <w:rFonts w:ascii="Times New Roman" w:hAnsi="Times New Roman" w:cs="Times New Roman"/>
          <w:sz w:val="24"/>
          <w:szCs w:val="24"/>
        </w:rPr>
        <w:t xml:space="preserve"> ku </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sht</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 xml:space="preserve"> p</w:t>
      </w:r>
      <w:r w:rsidR="00D24C70" w:rsidRPr="00860957">
        <w:rPr>
          <w:rFonts w:ascii="Times New Roman" w:hAnsi="Times New Roman" w:cs="Times New Roman"/>
          <w:sz w:val="24"/>
          <w:szCs w:val="24"/>
        </w:rPr>
        <w:t>ë</w:t>
      </w:r>
      <w:r w:rsidR="00E51726" w:rsidRPr="00860957">
        <w:rPr>
          <w:rFonts w:ascii="Times New Roman" w:hAnsi="Times New Roman" w:cs="Times New Roman"/>
          <w:sz w:val="24"/>
          <w:szCs w:val="24"/>
        </w:rPr>
        <w:t>rcaktuar se</w:t>
      </w:r>
      <w:r w:rsidR="000031F1" w:rsidRPr="00860957">
        <w:rPr>
          <w:rFonts w:ascii="Times New Roman" w:hAnsi="Times New Roman" w:cs="Times New Roman"/>
          <w:sz w:val="24"/>
          <w:szCs w:val="24"/>
        </w:rPr>
        <w:t xml:space="preserve"> “[…] edhe në sjelljen në jetën private, prokurorët duhet të kujdesen për të ruajtur dhe forcuar besimin e publikut në profesionin e tyre […]”</w:t>
      </w:r>
      <w:r w:rsidR="000031F1" w:rsidRPr="00860957">
        <w:rPr>
          <w:rStyle w:val="FootnoteReference"/>
          <w:rFonts w:ascii="Times New Roman" w:hAnsi="Times New Roman" w:cs="Times New Roman"/>
          <w:sz w:val="24"/>
          <w:szCs w:val="24"/>
        </w:rPr>
        <w:footnoteReference w:id="21"/>
      </w:r>
      <w:r w:rsidR="000031F1" w:rsidRPr="00860957">
        <w:rPr>
          <w:rFonts w:ascii="Times New Roman" w:hAnsi="Times New Roman" w:cs="Times New Roman"/>
          <w:sz w:val="24"/>
          <w:szCs w:val="24"/>
        </w:rPr>
        <w:t xml:space="preserve"> Po aty, fitimi i besimit të publikut është lidhur direkt me sjelljen e prokurorëve në të gjitha rrethanat e ndryshme, duke e ndërvarur nga një sjellje shembullore.</w:t>
      </w:r>
    </w:p>
    <w:p w14:paraId="56EFFD86" w14:textId="77777777" w:rsidR="00E51726" w:rsidRPr="00860957" w:rsidRDefault="00E51726"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978A0FD" w14:textId="7E12CA8C" w:rsidR="008D4738" w:rsidRPr="005F66F7" w:rsidRDefault="008F62BA" w:rsidP="00F870A2">
      <w:pPr>
        <w:pStyle w:val="ListParagraph"/>
        <w:numPr>
          <w:ilvl w:val="1"/>
          <w:numId w:val="1"/>
        </w:numPr>
        <w:spacing w:after="0" w:line="240" w:lineRule="auto"/>
        <w:ind w:left="0" w:firstLine="0"/>
        <w:jc w:val="both"/>
        <w:rPr>
          <w:rFonts w:ascii="Times New Roman" w:hAnsi="Times New Roman"/>
          <w:sz w:val="16"/>
          <w:rPrChange w:id="100" w:author="Admin" w:date="2025-07-08T11:03:00Z">
            <w:rPr>
              <w:rFonts w:ascii="Times New Roman" w:hAnsi="Times New Roman"/>
              <w:b/>
              <w:i/>
              <w:kern w:val="0"/>
              <w:sz w:val="24"/>
              <w14:ligatures w14:val="none"/>
            </w:rPr>
          </w:rPrChange>
        </w:rPr>
      </w:pPr>
      <w:r w:rsidRPr="005F66F7">
        <w:rPr>
          <w:rFonts w:ascii="Times New Roman" w:eastAsia="Batang" w:hAnsi="Times New Roman" w:cs="Times New Roman"/>
          <w:bCs/>
          <w:kern w:val="0"/>
          <w:sz w:val="24"/>
          <w:szCs w:val="24"/>
          <w14:ligatures w14:val="none"/>
        </w:rPr>
        <w:t>Sa m</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sip</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simin e NJSHL</w:t>
      </w:r>
      <w:r w:rsidR="00855E20"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ndon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se gjat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hetimit administrativ nuk u provua se subjekti i rivler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simit kishte njohje me z. </w:t>
      </w:r>
      <w:proofErr w:type="spellStart"/>
      <w:r w:rsidRPr="005F66F7">
        <w:rPr>
          <w:rFonts w:ascii="Times New Roman" w:eastAsia="Batang" w:hAnsi="Times New Roman" w:cs="Times New Roman"/>
          <w:bCs/>
          <w:kern w:val="0"/>
          <w:sz w:val="24"/>
          <w:szCs w:val="24"/>
          <w14:ligatures w14:val="none"/>
        </w:rPr>
        <w:t>Paulin</w:t>
      </w:r>
      <w:proofErr w:type="spellEnd"/>
      <w:r w:rsidRPr="005F66F7">
        <w:rPr>
          <w:rFonts w:ascii="Times New Roman" w:eastAsia="Batang" w:hAnsi="Times New Roman" w:cs="Times New Roman"/>
          <w:bCs/>
          <w:kern w:val="0"/>
          <w:sz w:val="24"/>
          <w:szCs w:val="24"/>
          <w14:ligatures w14:val="none"/>
        </w:rPr>
        <w:t xml:space="preserve"> Gega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vitin 2009</w:t>
      </w:r>
      <w:r w:rsidR="001D127B"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kur ka kryer veprime verifikuese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lidhje me shoq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rin</w:t>
      </w:r>
      <w:r w:rsidR="0034782F"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tregtare 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ky shtetas administronte</w:t>
      </w:r>
      <w:r w:rsidR="001D127B"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 xml:space="preserve"> dhe as nuk ndodhemi para rastit kur subjekti i rivler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simit ka kryer veprime hetimore n</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ngarkim 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shoq</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ris</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w:t>
      </w:r>
      <w:r w:rsidRPr="005F66F7">
        <w:rPr>
          <w:rFonts w:ascii="Times New Roman" w:eastAsia="Batang" w:hAnsi="Times New Roman" w:cs="Times New Roman"/>
          <w:bCs/>
          <w:kern w:val="0"/>
          <w:sz w:val="24"/>
          <w:szCs w:val="24"/>
          <w14:ligatures w14:val="none"/>
        </w:rPr>
        <w:t>Genklaudis’’</w:t>
      </w:r>
      <w:r w:rsidR="002920F5" w:rsidRPr="005F66F7">
        <w:rPr>
          <w:rFonts w:ascii="Times New Roman" w:eastAsia="Batang" w:hAnsi="Times New Roman" w:cs="Times New Roman"/>
          <w:bCs/>
          <w:kern w:val="0"/>
          <w:sz w:val="24"/>
          <w:szCs w:val="24"/>
          <w14:ligatures w14:val="none"/>
        </w:rPr>
        <w:t xml:space="preserve"> SHA</w:t>
      </w:r>
      <w:r w:rsidRPr="005F66F7">
        <w:rPr>
          <w:rFonts w:ascii="Times New Roman" w:eastAsia="Batang" w:hAnsi="Times New Roman" w:cs="Times New Roman"/>
          <w:bCs/>
          <w:kern w:val="0"/>
          <w:sz w:val="24"/>
          <w:szCs w:val="24"/>
          <w14:ligatures w14:val="none"/>
        </w:rPr>
        <w:t xml:space="preserve"> apo administratorit t</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saj, fakti </w:t>
      </w:r>
      <w:r w:rsidR="002920F5" w:rsidRPr="005F66F7">
        <w:rPr>
          <w:rFonts w:ascii="Times New Roman" w:eastAsia="Batang" w:hAnsi="Times New Roman" w:cs="Times New Roman"/>
          <w:bCs/>
          <w:kern w:val="0"/>
          <w:sz w:val="24"/>
          <w:szCs w:val="24"/>
          <w14:ligatures w14:val="none"/>
        </w:rPr>
        <w:t>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w:t>
      </w:r>
      <w:r w:rsidRPr="005F66F7">
        <w:rPr>
          <w:rFonts w:ascii="Times New Roman" w:eastAsia="Batang" w:hAnsi="Times New Roman" w:cs="Times New Roman"/>
          <w:bCs/>
          <w:kern w:val="0"/>
          <w:sz w:val="24"/>
          <w:szCs w:val="24"/>
          <w14:ligatures w14:val="none"/>
        </w:rPr>
        <w:t>subjekti ka marr</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nj</w:t>
      </w:r>
      <w:r w:rsidR="00D24C70" w:rsidRPr="005F66F7">
        <w:rPr>
          <w:rFonts w:ascii="Times New Roman" w:eastAsia="Batang" w:hAnsi="Times New Roman" w:cs="Times New Roman"/>
          <w:bCs/>
          <w:kern w:val="0"/>
          <w:sz w:val="24"/>
          <w:szCs w:val="24"/>
          <w14:ligatures w14:val="none"/>
        </w:rPr>
        <w:t>ë</w:t>
      </w:r>
      <w:r w:rsidRPr="005F66F7">
        <w:rPr>
          <w:rFonts w:ascii="Times New Roman" w:eastAsia="Batang" w:hAnsi="Times New Roman" w:cs="Times New Roman"/>
          <w:bCs/>
          <w:kern w:val="0"/>
          <w:sz w:val="24"/>
          <w:szCs w:val="24"/>
          <w14:ligatures w14:val="none"/>
        </w:rPr>
        <w:t xml:space="preserve"> hua</w:t>
      </w:r>
      <w:r w:rsidR="002920F5" w:rsidRPr="005F66F7">
        <w:rPr>
          <w:rFonts w:ascii="Times New Roman" w:eastAsia="Batang" w:hAnsi="Times New Roman" w:cs="Times New Roman"/>
          <w:bCs/>
          <w:kern w:val="0"/>
          <w:sz w:val="24"/>
          <w:szCs w:val="24"/>
          <w14:ligatures w14:val="none"/>
        </w:rPr>
        <w:t xml:space="preserve"> 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50.000 euro dhe pa interes</w:t>
      </w:r>
      <w:r w:rsidR="00E415EA" w:rsidRPr="005F66F7">
        <w:rPr>
          <w:rFonts w:ascii="Times New Roman" w:eastAsia="Batang" w:hAnsi="Times New Roman" w:cs="Times New Roman"/>
          <w:bCs/>
          <w:kern w:val="0"/>
          <w:sz w:val="24"/>
          <w:szCs w:val="24"/>
          <w14:ligatures w14:val="none"/>
        </w:rPr>
        <w:t>,</w:t>
      </w:r>
      <w:r w:rsidR="002920F5" w:rsidRPr="005F66F7">
        <w:rPr>
          <w:rFonts w:ascii="Times New Roman" w:eastAsia="Batang" w:hAnsi="Times New Roman" w:cs="Times New Roman"/>
          <w:bCs/>
          <w:kern w:val="0"/>
          <w:sz w:val="24"/>
          <w:szCs w:val="24"/>
          <w14:ligatures w14:val="none"/>
        </w:rPr>
        <w:t xml:space="preserve"> nj</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vit pas njohjes me k</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shtetas, vler</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suar </w:t>
      </w:r>
      <w:proofErr w:type="spellStart"/>
      <w:r w:rsidR="002920F5" w:rsidRPr="005F66F7">
        <w:rPr>
          <w:rFonts w:ascii="Times New Roman" w:eastAsia="Batang" w:hAnsi="Times New Roman" w:cs="Times New Roman"/>
          <w:bCs/>
          <w:kern w:val="0"/>
          <w:sz w:val="24"/>
          <w:szCs w:val="24"/>
          <w14:ligatures w14:val="none"/>
        </w:rPr>
        <w:t>s</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bashku</w:t>
      </w:r>
      <w:proofErr w:type="spellEnd"/>
      <w:r w:rsidR="002920F5" w:rsidRPr="005F66F7">
        <w:rPr>
          <w:rFonts w:ascii="Times New Roman" w:eastAsia="Batang" w:hAnsi="Times New Roman" w:cs="Times New Roman"/>
          <w:bCs/>
          <w:kern w:val="0"/>
          <w:sz w:val="24"/>
          <w:szCs w:val="24"/>
          <w14:ligatures w14:val="none"/>
        </w:rPr>
        <w:t xml:space="preserve"> me faktin 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subjekti kishte kryer verifikime ndaj shoq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ris</w:t>
      </w:r>
      <w:r w:rsidR="00D24C70" w:rsidRPr="005F66F7">
        <w:rPr>
          <w:rFonts w:ascii="Times New Roman" w:eastAsia="Batang" w:hAnsi="Times New Roman" w:cs="Times New Roman"/>
          <w:bCs/>
          <w:kern w:val="0"/>
          <w:sz w:val="24"/>
          <w:szCs w:val="24"/>
          <w14:ligatures w14:val="none"/>
        </w:rPr>
        <w:t>ë</w:t>
      </w:r>
      <w:r w:rsidR="004B2FFC"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q</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ai administronte</w:t>
      </w:r>
      <w:r w:rsidR="00C81D58" w:rsidRPr="005F66F7">
        <w:rPr>
          <w:rFonts w:ascii="Times New Roman" w:eastAsia="Batang" w:hAnsi="Times New Roman" w:cs="Times New Roman"/>
          <w:bCs/>
          <w:kern w:val="0"/>
          <w:sz w:val="24"/>
          <w:szCs w:val="24"/>
          <w14:ligatures w14:val="none"/>
        </w:rPr>
        <w:t>, n</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 vler</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simin e NJSHL </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sht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tregues se subjekti nuk ka qen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i </w:t>
      </w:r>
      <w:r w:rsidR="00855E20" w:rsidRPr="005F66F7">
        <w:rPr>
          <w:rFonts w:ascii="Times New Roman" w:eastAsia="Batang" w:hAnsi="Times New Roman" w:cs="Times New Roman"/>
          <w:bCs/>
          <w:kern w:val="0"/>
          <w:sz w:val="24"/>
          <w:szCs w:val="24"/>
          <w14:ligatures w14:val="none"/>
        </w:rPr>
        <w:t>vëmendshëm</w:t>
      </w:r>
      <w:r w:rsidR="002920F5" w:rsidRPr="005F66F7">
        <w:rPr>
          <w:rFonts w:ascii="Times New Roman" w:eastAsia="Batang" w:hAnsi="Times New Roman" w:cs="Times New Roman"/>
          <w:bCs/>
          <w:kern w:val="0"/>
          <w:sz w:val="24"/>
          <w:szCs w:val="24"/>
          <w14:ligatures w14:val="none"/>
        </w:rPr>
        <w:t xml:space="preserve"> dhe i </w:t>
      </w:r>
      <w:r w:rsidR="00855E20" w:rsidRPr="005F66F7">
        <w:rPr>
          <w:rFonts w:ascii="Times New Roman" w:eastAsia="Batang" w:hAnsi="Times New Roman" w:cs="Times New Roman"/>
          <w:bCs/>
          <w:kern w:val="0"/>
          <w:sz w:val="24"/>
          <w:szCs w:val="24"/>
          <w14:ligatures w14:val="none"/>
        </w:rPr>
        <w:t>kujdesshëm</w:t>
      </w:r>
      <w:r w:rsidR="002920F5" w:rsidRPr="005F66F7">
        <w:rPr>
          <w:rFonts w:ascii="Times New Roman" w:eastAsia="Batang" w:hAnsi="Times New Roman" w:cs="Times New Roman"/>
          <w:bCs/>
          <w:kern w:val="0"/>
          <w:sz w:val="24"/>
          <w:szCs w:val="24"/>
          <w14:ligatures w14:val="none"/>
        </w:rPr>
        <w:t xml:space="preserve"> n</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veprimet e tij</w:t>
      </w:r>
      <w:r w:rsidR="00BE376B" w:rsidRPr="005F66F7">
        <w:rPr>
          <w:rFonts w:ascii="Times New Roman" w:eastAsia="Batang" w:hAnsi="Times New Roman" w:cs="Times New Roman"/>
          <w:bCs/>
          <w:kern w:val="0"/>
          <w:sz w:val="24"/>
          <w:szCs w:val="24"/>
          <w14:ligatures w14:val="none"/>
        </w:rPr>
        <w:t xml:space="preserve">, qoftë edhe jashtë veprimtarisë së tij si prokuror, </w:t>
      </w:r>
      <w:r w:rsidR="002920F5" w:rsidRPr="005F66F7">
        <w:rPr>
          <w:rFonts w:ascii="Times New Roman" w:eastAsia="Batang" w:hAnsi="Times New Roman" w:cs="Times New Roman"/>
          <w:bCs/>
          <w:kern w:val="0"/>
          <w:sz w:val="24"/>
          <w:szCs w:val="24"/>
          <w14:ligatures w14:val="none"/>
        </w:rPr>
        <w:t>p</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r t</w:t>
      </w:r>
      <w:r w:rsidR="00D24C70" w:rsidRPr="005F66F7">
        <w:rPr>
          <w:rFonts w:ascii="Times New Roman" w:eastAsia="Batang" w:hAnsi="Times New Roman" w:cs="Times New Roman"/>
          <w:bCs/>
          <w:kern w:val="0"/>
          <w:sz w:val="24"/>
          <w:szCs w:val="24"/>
          <w14:ligatures w14:val="none"/>
        </w:rPr>
        <w:t>ë</w:t>
      </w:r>
      <w:r w:rsidR="002920F5" w:rsidRPr="005F66F7">
        <w:rPr>
          <w:rFonts w:ascii="Times New Roman" w:eastAsia="Batang" w:hAnsi="Times New Roman" w:cs="Times New Roman"/>
          <w:bCs/>
          <w:kern w:val="0"/>
          <w:sz w:val="24"/>
          <w:szCs w:val="24"/>
          <w14:ligatures w14:val="none"/>
        </w:rPr>
        <w:t xml:space="preserve"> shmangur </w:t>
      </w:r>
      <w:r w:rsidR="00855E20" w:rsidRPr="005F66F7">
        <w:rPr>
          <w:rFonts w:ascii="Times New Roman" w:eastAsia="Batang" w:hAnsi="Times New Roman" w:cs="Times New Roman"/>
          <w:bCs/>
          <w:kern w:val="0"/>
          <w:sz w:val="24"/>
          <w:szCs w:val="24"/>
          <w14:ligatures w14:val="none"/>
        </w:rPr>
        <w:t>perceptimin</w:t>
      </w:r>
      <w:r w:rsidR="001D127B" w:rsidRPr="005F66F7">
        <w:rPr>
          <w:rFonts w:ascii="Times New Roman" w:hAnsi="Times New Roman" w:cs="Times New Roman"/>
          <w:sz w:val="24"/>
          <w:szCs w:val="24"/>
        </w:rPr>
        <w:t xml:space="preserve">, </w:t>
      </w:r>
      <w:r w:rsidR="00855E20" w:rsidRPr="005F66F7">
        <w:rPr>
          <w:rFonts w:ascii="Times New Roman" w:hAnsi="Times New Roman" w:cs="Times New Roman"/>
          <w:sz w:val="24"/>
          <w:szCs w:val="24"/>
        </w:rPr>
        <w:t>në këndvështrimin e një vëzhguesi të arsyeshëm</w:t>
      </w:r>
      <w:r w:rsidR="001D127B" w:rsidRPr="005F66F7">
        <w:rPr>
          <w:rFonts w:ascii="Times New Roman" w:eastAsia="Batang" w:hAnsi="Times New Roman" w:cs="Times New Roman"/>
          <w:bCs/>
          <w:kern w:val="0"/>
          <w:sz w:val="24"/>
          <w:szCs w:val="24"/>
          <w14:ligatures w14:val="none"/>
        </w:rPr>
        <w:t xml:space="preserve">, </w:t>
      </w:r>
      <w:r w:rsidR="002920F5" w:rsidRPr="005F66F7">
        <w:rPr>
          <w:rFonts w:ascii="Times New Roman" w:eastAsia="Batang" w:hAnsi="Times New Roman" w:cs="Times New Roman"/>
          <w:bCs/>
          <w:kern w:val="0"/>
          <w:sz w:val="24"/>
          <w:szCs w:val="24"/>
          <w14:ligatures w14:val="none"/>
        </w:rPr>
        <w:t xml:space="preserve">se </w:t>
      </w:r>
      <w:r w:rsidR="00EC5ABF" w:rsidRPr="005F66F7">
        <w:rPr>
          <w:rFonts w:ascii="Times New Roman" w:eastAsia="Batang" w:hAnsi="Times New Roman" w:cs="Times New Roman"/>
          <w:bCs/>
          <w:kern w:val="0"/>
          <w:sz w:val="24"/>
          <w:szCs w:val="24"/>
          <w14:ligatures w14:val="none"/>
        </w:rPr>
        <w:t>ka</w:t>
      </w:r>
      <w:r w:rsidR="002920F5" w:rsidRPr="005F66F7">
        <w:rPr>
          <w:rFonts w:ascii="Times New Roman" w:eastAsia="Batang" w:hAnsi="Times New Roman" w:cs="Times New Roman"/>
          <w:bCs/>
          <w:kern w:val="0"/>
          <w:sz w:val="24"/>
          <w:szCs w:val="24"/>
          <w14:ligatures w14:val="none"/>
        </w:rPr>
        <w:t xml:space="preserve"> </w:t>
      </w:r>
      <w:r w:rsidR="00EC5ABF" w:rsidRPr="005F66F7">
        <w:rPr>
          <w:rFonts w:ascii="Times New Roman" w:eastAsia="Batang" w:hAnsi="Times New Roman" w:cs="Times New Roman"/>
          <w:bCs/>
          <w:kern w:val="0"/>
          <w:sz w:val="24"/>
          <w:szCs w:val="24"/>
          <w14:ligatures w14:val="none"/>
        </w:rPr>
        <w:t xml:space="preserve">vepruar i pandikuar </w:t>
      </w:r>
      <w:r w:rsidR="007B7276" w:rsidRPr="005F66F7">
        <w:rPr>
          <w:rFonts w:ascii="Times New Roman" w:eastAsia="Batang" w:hAnsi="Times New Roman" w:cs="Times New Roman"/>
          <w:bCs/>
          <w:kern w:val="0"/>
          <w:sz w:val="24"/>
          <w:szCs w:val="24"/>
          <w14:ligatures w14:val="none"/>
        </w:rPr>
        <w:t>dhe q</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me sjelljen e tij n</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jet</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n private t</w:t>
      </w:r>
      <w:r w:rsidR="00196037" w:rsidRPr="005F66F7">
        <w:rPr>
          <w:rFonts w:ascii="Times New Roman" w:eastAsia="Batang" w:hAnsi="Times New Roman" w:cs="Times New Roman"/>
          <w:bCs/>
          <w:kern w:val="0"/>
          <w:sz w:val="24"/>
          <w:szCs w:val="24"/>
          <w14:ligatures w14:val="none"/>
        </w:rPr>
        <w:t>ë</w:t>
      </w:r>
      <w:r w:rsidR="007B7276" w:rsidRPr="005F66F7">
        <w:rPr>
          <w:rFonts w:ascii="Times New Roman" w:eastAsia="Batang" w:hAnsi="Times New Roman" w:cs="Times New Roman"/>
          <w:bCs/>
          <w:kern w:val="0"/>
          <w:sz w:val="24"/>
          <w:szCs w:val="24"/>
          <w14:ligatures w14:val="none"/>
        </w:rPr>
        <w:t xml:space="preserve"> forconte besimin e publikut, </w:t>
      </w:r>
      <w:r w:rsidR="00C81D58" w:rsidRPr="005F66F7">
        <w:rPr>
          <w:rFonts w:ascii="Times New Roman" w:eastAsia="Batang" w:hAnsi="Times New Roman" w:cs="Times New Roman"/>
          <w:bCs/>
          <w:kern w:val="0"/>
          <w:sz w:val="24"/>
          <w:szCs w:val="24"/>
          <w14:ligatures w14:val="none"/>
        </w:rPr>
        <w:t>situat</w:t>
      </w:r>
      <w:r w:rsidR="00D24C70" w:rsidRPr="005F66F7">
        <w:rPr>
          <w:rFonts w:ascii="Times New Roman" w:eastAsia="Batang" w:hAnsi="Times New Roman" w:cs="Times New Roman"/>
          <w:bCs/>
          <w:kern w:val="0"/>
          <w:sz w:val="24"/>
          <w:szCs w:val="24"/>
          <w14:ligatures w14:val="none"/>
        </w:rPr>
        <w:t>ë</w:t>
      </w:r>
      <w:r w:rsidR="00C81D58" w:rsidRPr="005F66F7">
        <w:rPr>
          <w:rFonts w:ascii="Times New Roman" w:eastAsia="Batang" w:hAnsi="Times New Roman" w:cs="Times New Roman"/>
          <w:bCs/>
          <w:kern w:val="0"/>
          <w:sz w:val="24"/>
          <w:szCs w:val="24"/>
          <w14:ligatures w14:val="none"/>
        </w:rPr>
        <w:t xml:space="preserve"> e cila</w:t>
      </w:r>
      <w:r w:rsidR="00B93651" w:rsidRPr="005F66F7">
        <w:rPr>
          <w:rFonts w:ascii="Times New Roman" w:eastAsia="Batang" w:hAnsi="Times New Roman" w:cs="Times New Roman"/>
          <w:bCs/>
          <w:kern w:val="0"/>
          <w:sz w:val="24"/>
          <w:szCs w:val="24"/>
          <w14:ligatures w14:val="none"/>
        </w:rPr>
        <w:t xml:space="preserve"> </w:t>
      </w:r>
      <w:del w:id="101" w:author="Admin" w:date="2025-07-08T11:03:00Z">
        <w:r w:rsidR="00855E20" w:rsidRPr="007038D9">
          <w:rPr>
            <w:rFonts w:ascii="Times New Roman" w:eastAsia="Batang" w:hAnsi="Times New Roman" w:cs="Times New Roman"/>
            <w:bCs/>
            <w:kern w:val="0"/>
            <w:sz w:val="24"/>
            <w:szCs w:val="24"/>
            <w14:ligatures w14:val="none"/>
          </w:rPr>
          <w:delText>meriton t</w:delText>
        </w:r>
        <w:r w:rsidR="0034782F" w:rsidRPr="007038D9">
          <w:rPr>
            <w:rFonts w:ascii="Times New Roman" w:eastAsia="Batang" w:hAnsi="Times New Roman" w:cs="Times New Roman"/>
            <w:bCs/>
            <w:kern w:val="0"/>
            <w:sz w:val="24"/>
            <w:szCs w:val="24"/>
            <w14:ligatures w14:val="none"/>
          </w:rPr>
          <w:delText>ë</w:delText>
        </w:r>
        <w:r w:rsidR="00855E20" w:rsidRPr="007038D9">
          <w:rPr>
            <w:rFonts w:ascii="Times New Roman" w:eastAsia="Batang" w:hAnsi="Times New Roman" w:cs="Times New Roman"/>
            <w:bCs/>
            <w:kern w:val="0"/>
            <w:sz w:val="24"/>
            <w:szCs w:val="24"/>
            <w14:ligatures w14:val="none"/>
          </w:rPr>
          <w:delText xml:space="preserve"> merret</w:delText>
        </w:r>
        <w:r w:rsidR="004B087F" w:rsidRPr="007038D9">
          <w:rPr>
            <w:rFonts w:ascii="Times New Roman" w:eastAsia="Batang" w:hAnsi="Times New Roman" w:cs="Times New Roman"/>
            <w:bCs/>
            <w:kern w:val="0"/>
            <w:sz w:val="24"/>
            <w:szCs w:val="24"/>
            <w14:ligatures w14:val="none"/>
          </w:rPr>
          <w:delText xml:space="preserve"> </w:delText>
        </w:r>
      </w:del>
      <w:r w:rsidR="00B93651" w:rsidRPr="005F66F7">
        <w:rPr>
          <w:rFonts w:ascii="Times New Roman" w:eastAsia="Batang" w:hAnsi="Times New Roman" w:cs="Times New Roman"/>
          <w:bCs/>
          <w:kern w:val="0"/>
          <w:sz w:val="24"/>
          <w:szCs w:val="24"/>
          <w14:ligatures w14:val="none"/>
        </w:rPr>
        <w:t xml:space="preserve">në </w:t>
      </w:r>
      <w:del w:id="102" w:author="Admin" w:date="2025-07-08T11:03:00Z">
        <w:r w:rsidR="004B087F" w:rsidRPr="007038D9">
          <w:rPr>
            <w:rFonts w:ascii="Times New Roman" w:eastAsia="Batang" w:hAnsi="Times New Roman" w:cs="Times New Roman"/>
            <w:bCs/>
            <w:kern w:val="0"/>
            <w:sz w:val="24"/>
            <w:szCs w:val="24"/>
            <w14:ligatures w14:val="none"/>
          </w:rPr>
          <w:delText>konsiderat</w:delText>
        </w:r>
        <w:r w:rsidR="00D24C70" w:rsidRPr="007038D9">
          <w:rPr>
            <w:rFonts w:ascii="Times New Roman" w:eastAsia="Batang" w:hAnsi="Times New Roman" w:cs="Times New Roman"/>
            <w:bCs/>
            <w:kern w:val="0"/>
            <w:sz w:val="24"/>
            <w:szCs w:val="24"/>
            <w14:ligatures w14:val="none"/>
          </w:rPr>
          <w:delText>ë</w:delText>
        </w:r>
        <w:r w:rsidR="004B2FFC" w:rsidRPr="007038D9">
          <w:rPr>
            <w:rFonts w:ascii="Times New Roman" w:eastAsia="Batang" w:hAnsi="Times New Roman" w:cs="Times New Roman"/>
            <w:bCs/>
            <w:kern w:val="0"/>
            <w:sz w:val="24"/>
            <w:szCs w:val="24"/>
            <w14:ligatures w14:val="none"/>
          </w:rPr>
          <w:delText xml:space="preserve"> </w:delText>
        </w:r>
        <w:r w:rsidR="00C65576" w:rsidRPr="007038D9">
          <w:rPr>
            <w:rFonts w:ascii="Times New Roman" w:eastAsia="Batang" w:hAnsi="Times New Roman" w:cs="Times New Roman"/>
            <w:bCs/>
            <w:kern w:val="0"/>
            <w:sz w:val="24"/>
            <w:szCs w:val="24"/>
            <w14:ligatures w14:val="none"/>
          </w:rPr>
          <w:delText>si tregues</w:delText>
        </w:r>
      </w:del>
      <w:ins w:id="103" w:author="Admin" w:date="2025-07-08T11:03:00Z">
        <w:r w:rsidR="00B93651" w:rsidRPr="005F66F7">
          <w:rPr>
            <w:rFonts w:ascii="Times New Roman" w:eastAsia="Batang" w:hAnsi="Times New Roman" w:cs="Times New Roman"/>
            <w:bCs/>
            <w:kern w:val="0"/>
            <w:sz w:val="24"/>
            <w:szCs w:val="24"/>
            <w14:ligatures w14:val="none"/>
          </w:rPr>
          <w:t>vlerësimin e NJSHL</w:t>
        </w:r>
        <w:r w:rsidR="00C81D58" w:rsidRPr="005F66F7">
          <w:rPr>
            <w:rFonts w:ascii="Times New Roman" w:eastAsia="Batang" w:hAnsi="Times New Roman" w:cs="Times New Roman"/>
            <w:bCs/>
            <w:kern w:val="0"/>
            <w:sz w:val="24"/>
            <w:szCs w:val="24"/>
            <w14:ligatures w14:val="none"/>
          </w:rPr>
          <w:t xml:space="preserve"> </w:t>
        </w:r>
        <w:r w:rsidR="00B93651" w:rsidRPr="005F66F7">
          <w:rPr>
            <w:rFonts w:ascii="Times New Roman" w:eastAsia="Batang" w:hAnsi="Times New Roman" w:cs="Times New Roman"/>
            <w:bCs/>
            <w:kern w:val="0"/>
            <w:sz w:val="24"/>
            <w:szCs w:val="24"/>
            <w14:ligatures w14:val="none"/>
          </w:rPr>
          <w:t>kualifikohet</w:t>
        </w:r>
      </w:ins>
      <w:r w:rsidR="00B93651" w:rsidRPr="005F66F7">
        <w:rPr>
          <w:rFonts w:ascii="Times New Roman" w:eastAsia="Batang" w:hAnsi="Times New Roman" w:cs="Times New Roman"/>
          <w:bCs/>
          <w:kern w:val="0"/>
          <w:sz w:val="24"/>
          <w:szCs w:val="24"/>
          <w14:ligatures w14:val="none"/>
        </w:rPr>
        <w:t xml:space="preserve"> </w:t>
      </w:r>
      <w:r w:rsidR="00C65576" w:rsidRPr="005F66F7">
        <w:rPr>
          <w:rFonts w:ascii="Times New Roman" w:eastAsia="Batang" w:hAnsi="Times New Roman" w:cs="Times New Roman"/>
          <w:bCs/>
          <w:kern w:val="0"/>
          <w:sz w:val="24"/>
          <w:szCs w:val="24"/>
          <w14:ligatures w14:val="none"/>
        </w:rPr>
        <w:t>në drejtim të etikës dhe integritetit sipas parashikimeve t</w:t>
      </w:r>
      <w:r w:rsidR="00993BFB" w:rsidRPr="005F66F7">
        <w:rPr>
          <w:rFonts w:ascii="Times New Roman" w:eastAsia="Batang" w:hAnsi="Times New Roman" w:cs="Times New Roman"/>
          <w:bCs/>
          <w:kern w:val="0"/>
          <w:sz w:val="24"/>
          <w:szCs w:val="24"/>
          <w14:ligatures w14:val="none"/>
        </w:rPr>
        <w:t>ë</w:t>
      </w:r>
      <w:r w:rsidR="00C65576" w:rsidRPr="005F66F7">
        <w:rPr>
          <w:rFonts w:ascii="Times New Roman" w:eastAsia="Batang" w:hAnsi="Times New Roman" w:cs="Times New Roman"/>
          <w:bCs/>
          <w:kern w:val="0"/>
          <w:sz w:val="24"/>
          <w:szCs w:val="24"/>
          <w14:ligatures w14:val="none"/>
        </w:rPr>
        <w:t xml:space="preserve"> </w:t>
      </w:r>
      <w:r w:rsidR="000E1DED" w:rsidRPr="005F66F7">
        <w:rPr>
          <w:rFonts w:ascii="Times New Roman" w:eastAsia="Batang" w:hAnsi="Times New Roman" w:cs="Times New Roman"/>
          <w:bCs/>
          <w:kern w:val="0"/>
          <w:sz w:val="24"/>
          <w:szCs w:val="24"/>
          <w14:ligatures w14:val="none"/>
        </w:rPr>
        <w:t>neni</w:t>
      </w:r>
      <w:r w:rsidR="00C65576" w:rsidRPr="005F66F7">
        <w:rPr>
          <w:rFonts w:ascii="Times New Roman" w:eastAsia="Batang" w:hAnsi="Times New Roman" w:cs="Times New Roman"/>
          <w:bCs/>
          <w:kern w:val="0"/>
          <w:sz w:val="24"/>
          <w:szCs w:val="24"/>
          <w14:ligatures w14:val="none"/>
        </w:rPr>
        <w:t>t</w:t>
      </w:r>
      <w:r w:rsidR="000E1DED" w:rsidRPr="005F66F7">
        <w:rPr>
          <w:rFonts w:ascii="Times New Roman" w:eastAsia="Batang" w:hAnsi="Times New Roman" w:cs="Times New Roman"/>
          <w:bCs/>
          <w:kern w:val="0"/>
          <w:sz w:val="24"/>
          <w:szCs w:val="24"/>
          <w14:ligatures w14:val="none"/>
        </w:rPr>
        <w:t xml:space="preserve"> 75, pika 3 të ligjit nr. 96/2016</w:t>
      </w:r>
      <w:r w:rsidR="00FC6BB3" w:rsidRPr="005F66F7">
        <w:rPr>
          <w:rFonts w:ascii="Times New Roman" w:eastAsia="Batang" w:hAnsi="Times New Roman" w:cs="Times New Roman"/>
          <w:bCs/>
          <w:kern w:val="0"/>
          <w:sz w:val="24"/>
          <w:szCs w:val="24"/>
          <w14:ligatures w14:val="none"/>
        </w:rPr>
        <w:t>.</w:t>
      </w:r>
      <w:ins w:id="104" w:author="Admin" w:date="2025-07-08T11:03:00Z">
        <w:r w:rsidR="005F66F7" w:rsidRPr="005F66F7">
          <w:rPr>
            <w:rFonts w:ascii="Times New Roman" w:eastAsia="Batang" w:hAnsi="Times New Roman" w:cs="Times New Roman"/>
            <w:b/>
            <w:bCs/>
            <w:i/>
            <w:iCs/>
            <w:kern w:val="0"/>
            <w:sz w:val="24"/>
            <w:szCs w:val="24"/>
            <w14:ligatures w14:val="none"/>
          </w:rPr>
          <w:t xml:space="preserve"> </w:t>
        </w:r>
      </w:ins>
    </w:p>
    <w:p w14:paraId="31F15858" w14:textId="77777777" w:rsidR="008D4738" w:rsidRPr="007038D9" w:rsidRDefault="00E415EA" w:rsidP="00A03330">
      <w:pPr>
        <w:pStyle w:val="ListParagraph"/>
        <w:spacing w:after="0" w:line="240" w:lineRule="auto"/>
        <w:ind w:left="0"/>
        <w:jc w:val="both"/>
        <w:rPr>
          <w:del w:id="105" w:author="Admin" w:date="2025-07-08T11:03:00Z"/>
          <w:rFonts w:ascii="Times New Roman" w:eastAsia="Batang" w:hAnsi="Times New Roman" w:cs="Times New Roman"/>
          <w:b/>
          <w:bCs/>
          <w:i/>
          <w:iCs/>
          <w:kern w:val="0"/>
          <w:sz w:val="24"/>
          <w:szCs w:val="24"/>
          <w14:ligatures w14:val="none"/>
        </w:rPr>
      </w:pPr>
      <w:del w:id="106" w:author="Admin" w:date="2025-07-08T11:03:00Z">
        <w:r w:rsidRPr="007038D9">
          <w:rPr>
            <w:rFonts w:ascii="Times New Roman" w:eastAsia="Batang" w:hAnsi="Times New Roman" w:cs="Times New Roman"/>
            <w:bCs/>
            <w:kern w:val="0"/>
            <w:sz w:val="24"/>
            <w:szCs w:val="24"/>
            <w14:ligatures w14:val="none"/>
          </w:rPr>
          <w:delText>Sa m</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sip</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r</w:delText>
        </w:r>
        <w:r w:rsidR="00C65576" w:rsidRPr="007038D9">
          <w:rPr>
            <w:rFonts w:ascii="Times New Roman" w:eastAsia="Batang" w:hAnsi="Times New Roman" w:cs="Times New Roman"/>
            <w:bCs/>
            <w:kern w:val="0"/>
            <w:sz w:val="24"/>
            <w:szCs w:val="24"/>
            <w14:ligatures w14:val="none"/>
          </w:rPr>
          <w:delText>,</w:delText>
        </w:r>
        <w:r w:rsidRPr="007038D9">
          <w:rPr>
            <w:rFonts w:ascii="Times New Roman" w:eastAsia="Batang" w:hAnsi="Times New Roman" w:cs="Times New Roman"/>
            <w:bCs/>
            <w:kern w:val="0"/>
            <w:sz w:val="24"/>
            <w:szCs w:val="24"/>
            <w14:ligatures w14:val="none"/>
          </w:rPr>
          <w:delText xml:space="preserve"> NJSHL e l</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n</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w:delText>
        </w:r>
        <w:r w:rsidR="00A03330" w:rsidRPr="007038D9">
          <w:rPr>
            <w:rFonts w:ascii="Times New Roman" w:eastAsia="Batang" w:hAnsi="Times New Roman" w:cs="Times New Roman"/>
            <w:bCs/>
            <w:kern w:val="0"/>
            <w:sz w:val="24"/>
            <w:szCs w:val="24"/>
            <w14:ligatures w14:val="none"/>
          </w:rPr>
          <w:delText>çmim t</w:delText>
        </w:r>
        <w:r w:rsidR="00C65576"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trupit gjykues</w:delText>
        </w:r>
        <w:r w:rsidR="00A03330" w:rsidRPr="007038D9">
          <w:rPr>
            <w:rFonts w:ascii="Times New Roman" w:eastAsia="Batang" w:hAnsi="Times New Roman" w:cs="Times New Roman"/>
            <w:bCs/>
            <w:kern w:val="0"/>
            <w:sz w:val="24"/>
            <w:szCs w:val="24"/>
            <w14:ligatures w14:val="none"/>
          </w:rPr>
          <w:delText xml:space="preserve"> vler</w:delText>
        </w:r>
        <w:r w:rsidR="00C65576" w:rsidRPr="007038D9">
          <w:rPr>
            <w:rFonts w:ascii="Times New Roman" w:eastAsia="Batang" w:hAnsi="Times New Roman" w:cs="Times New Roman"/>
            <w:bCs/>
            <w:kern w:val="0"/>
            <w:sz w:val="24"/>
            <w:szCs w:val="24"/>
            <w14:ligatures w14:val="none"/>
          </w:rPr>
          <w:delText>ë</w:delText>
        </w:r>
        <w:r w:rsidR="00A03330" w:rsidRPr="007038D9">
          <w:rPr>
            <w:rFonts w:ascii="Times New Roman" w:eastAsia="Batang" w:hAnsi="Times New Roman" w:cs="Times New Roman"/>
            <w:bCs/>
            <w:kern w:val="0"/>
            <w:sz w:val="24"/>
            <w:szCs w:val="24"/>
            <w14:ligatures w14:val="none"/>
          </w:rPr>
          <w:delText>simin</w:delText>
        </w:r>
        <w:r w:rsidRPr="007038D9">
          <w:rPr>
            <w:rFonts w:ascii="Times New Roman" w:eastAsia="Batang" w:hAnsi="Times New Roman" w:cs="Times New Roman"/>
            <w:bCs/>
            <w:kern w:val="0"/>
            <w:sz w:val="24"/>
            <w:szCs w:val="24"/>
            <w14:ligatures w14:val="none"/>
          </w:rPr>
          <w:delText xml:space="preserve"> n</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se faktet dhe rrethanat e p</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rsh</w:delText>
        </w:r>
        <w:r w:rsidR="00A03330" w:rsidRPr="007038D9">
          <w:rPr>
            <w:rFonts w:ascii="Times New Roman" w:eastAsia="Batang" w:hAnsi="Times New Roman" w:cs="Times New Roman"/>
            <w:bCs/>
            <w:kern w:val="0"/>
            <w:sz w:val="24"/>
            <w:szCs w:val="24"/>
            <w14:ligatures w14:val="none"/>
          </w:rPr>
          <w:delText>k</w:delText>
        </w:r>
        <w:r w:rsidRPr="007038D9">
          <w:rPr>
            <w:rFonts w:ascii="Times New Roman" w:eastAsia="Batang" w:hAnsi="Times New Roman" w:cs="Times New Roman"/>
            <w:bCs/>
            <w:kern w:val="0"/>
            <w:sz w:val="24"/>
            <w:szCs w:val="24"/>
            <w14:ligatures w14:val="none"/>
          </w:rPr>
          <w:delText>ruara m</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sip</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r n</w:delText>
        </w:r>
        <w:r w:rsidR="000E1DED" w:rsidRPr="007038D9">
          <w:rPr>
            <w:rFonts w:ascii="Times New Roman" w:eastAsia="Batang" w:hAnsi="Times New Roman" w:cs="Times New Roman"/>
            <w:bCs/>
            <w:kern w:val="0"/>
            <w:sz w:val="24"/>
            <w:szCs w:val="24"/>
            <w14:ligatures w14:val="none"/>
          </w:rPr>
          <w:delText>ë</w:delText>
        </w:r>
        <w:r w:rsidRPr="007038D9">
          <w:rPr>
            <w:rFonts w:ascii="Times New Roman" w:eastAsia="Batang" w:hAnsi="Times New Roman" w:cs="Times New Roman"/>
            <w:bCs/>
            <w:kern w:val="0"/>
            <w:sz w:val="24"/>
            <w:szCs w:val="24"/>
            <w14:ligatures w14:val="none"/>
          </w:rPr>
          <w:delText xml:space="preserve"> </w:delText>
        </w:r>
        <w:r w:rsidR="00A03330" w:rsidRPr="007038D9">
          <w:rPr>
            <w:rFonts w:ascii="Times New Roman" w:eastAsia="Batang" w:hAnsi="Times New Roman" w:cs="Times New Roman"/>
            <w:bCs/>
            <w:kern w:val="0"/>
            <w:sz w:val="24"/>
            <w:szCs w:val="24"/>
            <w14:ligatures w14:val="none"/>
          </w:rPr>
          <w:delText>konsiderohen sjellje q</w:delText>
        </w:r>
        <w:r w:rsidR="00C65576" w:rsidRPr="007038D9">
          <w:rPr>
            <w:rFonts w:ascii="Times New Roman" w:eastAsia="Batang" w:hAnsi="Times New Roman" w:cs="Times New Roman"/>
            <w:bCs/>
            <w:kern w:val="0"/>
            <w:sz w:val="24"/>
            <w:szCs w:val="24"/>
            <w14:ligatures w14:val="none"/>
          </w:rPr>
          <w:delText>ë</w:delText>
        </w:r>
        <w:r w:rsidR="00A03330" w:rsidRPr="007038D9">
          <w:rPr>
            <w:rFonts w:ascii="Times New Roman" w:eastAsia="Batang" w:hAnsi="Times New Roman" w:cs="Times New Roman"/>
            <w:bCs/>
            <w:kern w:val="0"/>
            <w:sz w:val="24"/>
            <w:szCs w:val="24"/>
            <w14:ligatures w14:val="none"/>
          </w:rPr>
          <w:delText xml:space="preserve"> vijn</w:delText>
        </w:r>
        <w:r w:rsidR="00C65576" w:rsidRPr="007038D9">
          <w:rPr>
            <w:rFonts w:ascii="Times New Roman" w:eastAsia="Batang" w:hAnsi="Times New Roman" w:cs="Times New Roman"/>
            <w:bCs/>
            <w:kern w:val="0"/>
            <w:sz w:val="24"/>
            <w:szCs w:val="24"/>
            <w14:ligatures w14:val="none"/>
          </w:rPr>
          <w:delText>ë</w:delText>
        </w:r>
        <w:r w:rsidR="00A03330" w:rsidRPr="007038D9">
          <w:rPr>
            <w:rFonts w:ascii="Times New Roman" w:eastAsia="Batang" w:hAnsi="Times New Roman" w:cs="Times New Roman"/>
            <w:bCs/>
            <w:kern w:val="0"/>
            <w:sz w:val="24"/>
            <w:szCs w:val="24"/>
            <w14:ligatures w14:val="none"/>
          </w:rPr>
          <w:delText xml:space="preserve"> n</w:delText>
        </w:r>
        <w:r w:rsidR="00C65576" w:rsidRPr="007038D9">
          <w:rPr>
            <w:rFonts w:ascii="Times New Roman" w:eastAsia="Batang" w:hAnsi="Times New Roman" w:cs="Times New Roman"/>
            <w:bCs/>
            <w:kern w:val="0"/>
            <w:sz w:val="24"/>
            <w:szCs w:val="24"/>
            <w14:ligatures w14:val="none"/>
          </w:rPr>
          <w:delText>ë</w:delText>
        </w:r>
        <w:r w:rsidR="00A03330" w:rsidRPr="007038D9">
          <w:rPr>
            <w:rFonts w:ascii="Times New Roman" w:eastAsia="Batang" w:hAnsi="Times New Roman" w:cs="Times New Roman"/>
            <w:bCs/>
            <w:kern w:val="0"/>
            <w:sz w:val="24"/>
            <w:szCs w:val="24"/>
            <w14:ligatures w14:val="none"/>
          </w:rPr>
          <w:delText xml:space="preserve"> </w:delText>
        </w:r>
        <w:r w:rsidR="00C65576" w:rsidRPr="007038D9">
          <w:rPr>
            <w:rFonts w:ascii="Times New Roman" w:eastAsia="Batang" w:hAnsi="Times New Roman" w:cs="Times New Roman"/>
            <w:bCs/>
            <w:kern w:val="0"/>
            <w:sz w:val="24"/>
            <w:szCs w:val="24"/>
            <w14:ligatures w14:val="none"/>
          </w:rPr>
          <w:delText>kundërshtim</w:delText>
        </w:r>
        <w:r w:rsidR="00A03330" w:rsidRPr="007038D9">
          <w:rPr>
            <w:rFonts w:ascii="Times New Roman" w:eastAsia="Batang" w:hAnsi="Times New Roman" w:cs="Times New Roman"/>
            <w:bCs/>
            <w:kern w:val="0"/>
            <w:sz w:val="24"/>
            <w:szCs w:val="24"/>
            <w14:ligatures w14:val="none"/>
          </w:rPr>
          <w:delText xml:space="preserve"> me etik</w:delText>
        </w:r>
        <w:r w:rsidR="00C65576" w:rsidRPr="007038D9">
          <w:rPr>
            <w:rFonts w:ascii="Times New Roman" w:eastAsia="Batang" w:hAnsi="Times New Roman" w:cs="Times New Roman"/>
            <w:bCs/>
            <w:kern w:val="0"/>
            <w:sz w:val="24"/>
            <w:szCs w:val="24"/>
            <w14:ligatures w14:val="none"/>
          </w:rPr>
          <w:delText>ë</w:delText>
        </w:r>
        <w:r w:rsidR="00A03330" w:rsidRPr="007038D9">
          <w:rPr>
            <w:rFonts w:ascii="Times New Roman" w:eastAsia="Batang" w:hAnsi="Times New Roman" w:cs="Times New Roman"/>
            <w:bCs/>
            <w:kern w:val="0"/>
            <w:sz w:val="24"/>
            <w:szCs w:val="24"/>
            <w14:ligatures w14:val="none"/>
          </w:rPr>
          <w:delText>n</w:delText>
        </w:r>
        <w:r w:rsidR="00C65576" w:rsidRPr="007038D9">
          <w:rPr>
            <w:rFonts w:ascii="Times New Roman" w:eastAsia="Batang" w:hAnsi="Times New Roman" w:cs="Times New Roman"/>
            <w:bCs/>
            <w:kern w:val="0"/>
            <w:sz w:val="24"/>
            <w:szCs w:val="24"/>
            <w14:ligatures w14:val="none"/>
          </w:rPr>
          <w:delText xml:space="preserve"> duke</w:delText>
        </w:r>
        <w:r w:rsidR="00A03330" w:rsidRPr="007038D9">
          <w:rPr>
            <w:rFonts w:ascii="Times New Roman" w:eastAsia="Batang" w:hAnsi="Times New Roman" w:cs="Times New Roman"/>
            <w:bCs/>
            <w:kern w:val="0"/>
            <w:sz w:val="24"/>
            <w:szCs w:val="24"/>
            <w14:ligatures w14:val="none"/>
          </w:rPr>
          <w:delText xml:space="preserve"> c</w:delText>
        </w:r>
        <w:r w:rsidR="00BE376B" w:rsidRPr="007038D9">
          <w:rPr>
            <w:rFonts w:ascii="Times New Roman" w:eastAsia="Batang" w:hAnsi="Times New Roman" w:cs="Times New Roman"/>
            <w:bCs/>
            <w:kern w:val="0"/>
            <w:sz w:val="24"/>
            <w:szCs w:val="24"/>
            <w14:ligatures w14:val="none"/>
          </w:rPr>
          <w:delText>e</w:delText>
        </w:r>
        <w:r w:rsidR="00A03330" w:rsidRPr="007038D9">
          <w:rPr>
            <w:rFonts w:ascii="Times New Roman" w:eastAsia="Batang" w:hAnsi="Times New Roman" w:cs="Times New Roman"/>
            <w:bCs/>
            <w:kern w:val="0"/>
            <w:sz w:val="24"/>
            <w:szCs w:val="24"/>
            <w14:ligatures w14:val="none"/>
          </w:rPr>
          <w:delText>n</w:delText>
        </w:r>
        <w:r w:rsidR="00C65576" w:rsidRPr="007038D9">
          <w:rPr>
            <w:rFonts w:ascii="Times New Roman" w:eastAsia="Batang" w:hAnsi="Times New Roman" w:cs="Times New Roman"/>
            <w:bCs/>
            <w:kern w:val="0"/>
            <w:sz w:val="24"/>
            <w:szCs w:val="24"/>
            <w14:ligatures w14:val="none"/>
          </w:rPr>
          <w:delText>uar</w:delText>
        </w:r>
        <w:r w:rsidR="00A03330" w:rsidRPr="007038D9">
          <w:rPr>
            <w:rFonts w:ascii="Times New Roman" w:eastAsia="Batang" w:hAnsi="Times New Roman" w:cs="Times New Roman"/>
            <w:bCs/>
            <w:kern w:val="0"/>
            <w:sz w:val="24"/>
            <w:szCs w:val="24"/>
            <w14:ligatures w14:val="none"/>
          </w:rPr>
          <w:delText xml:space="preserve"> integritetin</w:delText>
        </w:r>
        <w:r w:rsidR="00C65576" w:rsidRPr="007038D9">
          <w:rPr>
            <w:rFonts w:ascii="Times New Roman" w:eastAsia="Batang" w:hAnsi="Times New Roman" w:cs="Times New Roman"/>
            <w:bCs/>
            <w:kern w:val="0"/>
            <w:sz w:val="24"/>
            <w:szCs w:val="24"/>
            <w14:ligatures w14:val="none"/>
          </w:rPr>
          <w:delText xml:space="preserve"> e tij.</w:delText>
        </w:r>
      </w:del>
    </w:p>
    <w:p w14:paraId="6F322B56" w14:textId="77777777" w:rsidR="005F66F7" w:rsidRPr="005F66F7" w:rsidRDefault="005F66F7" w:rsidP="005F66F7">
      <w:pPr>
        <w:pStyle w:val="ListParagraph"/>
        <w:spacing w:after="0" w:line="240" w:lineRule="auto"/>
        <w:ind w:left="0"/>
        <w:jc w:val="both"/>
        <w:rPr>
          <w:rFonts w:ascii="Times New Roman" w:hAnsi="Times New Roman" w:cs="Times New Roman"/>
          <w:sz w:val="16"/>
          <w:szCs w:val="16"/>
        </w:rPr>
        <w:pPrChange w:id="107" w:author="Admin" w:date="2025-07-08T11:03:00Z">
          <w:pPr>
            <w:spacing w:after="0" w:line="240" w:lineRule="auto"/>
            <w:jc w:val="both"/>
          </w:pPr>
        </w:pPrChange>
      </w:pPr>
    </w:p>
    <w:p w14:paraId="3BAD4A5F" w14:textId="77777777" w:rsidR="00BE376B" w:rsidRPr="00860957" w:rsidRDefault="00BB60B2" w:rsidP="00BE376B">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i/>
          <w:iCs/>
          <w:sz w:val="24"/>
          <w:szCs w:val="24"/>
        </w:rPr>
        <w:t>Në</w:t>
      </w:r>
      <w:r w:rsidR="00FE28A7" w:rsidRPr="00860957">
        <w:rPr>
          <w:rFonts w:ascii="Times New Roman" w:hAnsi="Times New Roman" w:cs="Times New Roman"/>
          <w:i/>
          <w:iCs/>
          <w:sz w:val="24"/>
          <w:szCs w:val="24"/>
        </w:rPr>
        <w:t xml:space="preserve"> lidhje </w:t>
      </w:r>
      <w:r w:rsidR="008D4738" w:rsidRPr="00860957">
        <w:rPr>
          <w:rFonts w:ascii="Times New Roman" w:eastAsia="Batang" w:hAnsi="Times New Roman" w:cs="Times New Roman"/>
          <w:i/>
          <w:iCs/>
          <w:kern w:val="0"/>
          <w:sz w:val="24"/>
          <w:szCs w:val="24"/>
          <w14:ligatures w14:val="none"/>
        </w:rPr>
        <w:t>me procedimin penal nr. 85/2010</w:t>
      </w:r>
      <w:r w:rsidR="00B543DF" w:rsidRPr="00860957">
        <w:rPr>
          <w:rStyle w:val="FootnoteReference"/>
          <w:rFonts w:ascii="Times New Roman" w:eastAsia="Batang" w:hAnsi="Times New Roman" w:cs="Times New Roman"/>
          <w:i/>
          <w:iCs/>
          <w:kern w:val="0"/>
          <w:sz w:val="24"/>
          <w:szCs w:val="24"/>
          <w14:ligatures w14:val="none"/>
        </w:rPr>
        <w:footnoteReference w:id="22"/>
      </w:r>
      <w:r w:rsidR="001D127B" w:rsidRPr="00860957">
        <w:rPr>
          <w:rFonts w:ascii="Times New Roman" w:eastAsia="Batang" w:hAnsi="Times New Roman" w:cs="Times New Roman"/>
          <w:i/>
          <w:iCs/>
          <w:kern w:val="0"/>
          <w:sz w:val="24"/>
          <w:szCs w:val="24"/>
          <w14:ligatures w14:val="none"/>
        </w:rPr>
        <w:t xml:space="preserve"> t</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Prokuroris</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pran</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Gjykat</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s s</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 xml:space="preserve"> Rrethit </w:t>
      </w:r>
      <w:r w:rsidR="00BE376B" w:rsidRPr="00860957">
        <w:rPr>
          <w:rFonts w:ascii="Times New Roman" w:eastAsia="Batang" w:hAnsi="Times New Roman" w:cs="Times New Roman"/>
          <w:i/>
          <w:iCs/>
          <w:kern w:val="0"/>
          <w:sz w:val="24"/>
          <w:szCs w:val="24"/>
          <w14:ligatures w14:val="none"/>
        </w:rPr>
        <w:t>G</w:t>
      </w:r>
      <w:r w:rsidR="001D127B" w:rsidRPr="00860957">
        <w:rPr>
          <w:rFonts w:ascii="Times New Roman" w:eastAsia="Batang" w:hAnsi="Times New Roman" w:cs="Times New Roman"/>
          <w:i/>
          <w:iCs/>
          <w:kern w:val="0"/>
          <w:sz w:val="24"/>
          <w:szCs w:val="24"/>
          <w14:ligatures w14:val="none"/>
        </w:rPr>
        <w:t>jyq</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sor Shkod</w:t>
      </w:r>
      <w:r w:rsidR="00D06C57" w:rsidRPr="00860957">
        <w:rPr>
          <w:rFonts w:ascii="Times New Roman" w:eastAsia="Batang" w:hAnsi="Times New Roman" w:cs="Times New Roman"/>
          <w:i/>
          <w:iCs/>
          <w:kern w:val="0"/>
          <w:sz w:val="24"/>
          <w:szCs w:val="24"/>
          <w14:ligatures w14:val="none"/>
        </w:rPr>
        <w:t>ë</w:t>
      </w:r>
      <w:r w:rsidR="001D127B" w:rsidRPr="00860957">
        <w:rPr>
          <w:rFonts w:ascii="Times New Roman" w:eastAsia="Batang" w:hAnsi="Times New Roman" w:cs="Times New Roman"/>
          <w:i/>
          <w:iCs/>
          <w:kern w:val="0"/>
          <w:sz w:val="24"/>
          <w:szCs w:val="24"/>
          <w14:ligatures w14:val="none"/>
        </w:rPr>
        <w:t>r</w:t>
      </w:r>
      <w:r w:rsidR="00134378" w:rsidRPr="00860957">
        <w:rPr>
          <w:rFonts w:ascii="Times New Roman" w:eastAsia="Batang" w:hAnsi="Times New Roman" w:cs="Times New Roman"/>
          <w:i/>
          <w:iCs/>
          <w:kern w:val="0"/>
          <w:sz w:val="24"/>
          <w:szCs w:val="24"/>
          <w14:ligatures w14:val="none"/>
        </w:rPr>
        <w:t>,</w:t>
      </w:r>
      <w:r w:rsidR="00B543DF" w:rsidRPr="00860957">
        <w:rPr>
          <w:rFonts w:ascii="Times New Roman" w:eastAsia="Batang" w:hAnsi="Times New Roman" w:cs="Times New Roman"/>
          <w:b/>
          <w:bCs/>
          <w:i/>
          <w:iCs/>
          <w:kern w:val="0"/>
          <w:sz w:val="24"/>
          <w:szCs w:val="24"/>
          <w14:ligatures w14:val="none"/>
        </w:rPr>
        <w:t xml:space="preserve"> </w:t>
      </w:r>
      <w:r w:rsidR="00FE28A7" w:rsidRPr="00860957">
        <w:rPr>
          <w:rFonts w:ascii="Times New Roman" w:hAnsi="Times New Roman" w:cs="Times New Roman"/>
          <w:sz w:val="24"/>
          <w:szCs w:val="24"/>
        </w:rPr>
        <w:t xml:space="preserve">Komisioni </w:t>
      </w:r>
      <w:r w:rsidR="00FD09CC" w:rsidRPr="00860957">
        <w:rPr>
          <w:rFonts w:ascii="Times New Roman" w:hAnsi="Times New Roman" w:cs="Times New Roman"/>
          <w:sz w:val="24"/>
          <w:szCs w:val="24"/>
        </w:rPr>
        <w:t>është</w:t>
      </w:r>
      <w:r w:rsidR="001D127B" w:rsidRPr="00860957">
        <w:rPr>
          <w:rFonts w:ascii="Times New Roman" w:hAnsi="Times New Roman" w:cs="Times New Roman"/>
          <w:sz w:val="24"/>
          <w:szCs w:val="24"/>
        </w:rPr>
        <w:t xml:space="preserve"> shprehur n</w:t>
      </w:r>
      <w:r w:rsidR="00D06C57" w:rsidRPr="00860957">
        <w:rPr>
          <w:rFonts w:ascii="Times New Roman" w:hAnsi="Times New Roman" w:cs="Times New Roman"/>
          <w:sz w:val="24"/>
          <w:szCs w:val="24"/>
        </w:rPr>
        <w:t>ë</w:t>
      </w:r>
      <w:r w:rsidR="001D127B" w:rsidRPr="00860957">
        <w:rPr>
          <w:rFonts w:ascii="Times New Roman" w:hAnsi="Times New Roman" w:cs="Times New Roman"/>
          <w:sz w:val="24"/>
          <w:szCs w:val="24"/>
        </w:rPr>
        <w:t xml:space="preserve"> vendim se</w:t>
      </w:r>
      <w:r w:rsidR="00BE376B" w:rsidRPr="00860957">
        <w:rPr>
          <w:rFonts w:ascii="Times New Roman" w:hAnsi="Times New Roman" w:cs="Times New Roman"/>
          <w:sz w:val="24"/>
          <w:szCs w:val="24"/>
        </w:rPr>
        <w:t>,</w:t>
      </w:r>
      <w:r w:rsidR="001D127B" w:rsidRPr="00860957">
        <w:rPr>
          <w:rFonts w:ascii="Times New Roman" w:hAnsi="Times New Roman" w:cs="Times New Roman"/>
          <w:sz w:val="24"/>
          <w:szCs w:val="24"/>
        </w:rPr>
        <w:t xml:space="preserve"> </w:t>
      </w:r>
      <w:r w:rsidR="00B543DF" w:rsidRPr="00860957">
        <w:rPr>
          <w:rFonts w:ascii="Times New Roman" w:hAnsi="Times New Roman" w:cs="Times New Roman"/>
          <w:i/>
          <w:iCs/>
          <w:sz w:val="24"/>
          <w:szCs w:val="24"/>
        </w:rPr>
        <w:t xml:space="preserve">duke mbajtur në konsideratë parimet e </w:t>
      </w:r>
      <w:proofErr w:type="spellStart"/>
      <w:r w:rsidR="00B543DF" w:rsidRPr="00860957">
        <w:rPr>
          <w:rFonts w:ascii="Times New Roman" w:hAnsi="Times New Roman" w:cs="Times New Roman"/>
          <w:i/>
          <w:iCs/>
          <w:sz w:val="24"/>
          <w:szCs w:val="24"/>
        </w:rPr>
        <w:t>Bangalorit</w:t>
      </w:r>
      <w:proofErr w:type="spellEnd"/>
      <w:r w:rsidR="00B543DF" w:rsidRPr="00860957">
        <w:rPr>
          <w:rFonts w:ascii="Times New Roman" w:hAnsi="Times New Roman" w:cs="Times New Roman"/>
          <w:i/>
          <w:iCs/>
          <w:sz w:val="24"/>
          <w:szCs w:val="24"/>
        </w:rPr>
        <w:t xml:space="preserve">, ashtu sikurse dhe </w:t>
      </w:r>
      <w:r w:rsidR="00BE376B" w:rsidRPr="00860957">
        <w:rPr>
          <w:rFonts w:ascii="Times New Roman" w:hAnsi="Times New Roman" w:cs="Times New Roman"/>
          <w:i/>
          <w:iCs/>
          <w:sz w:val="24"/>
          <w:szCs w:val="24"/>
        </w:rPr>
        <w:t>V</w:t>
      </w:r>
      <w:r w:rsidR="00B543DF" w:rsidRPr="00860957">
        <w:rPr>
          <w:rFonts w:ascii="Times New Roman" w:hAnsi="Times New Roman" w:cs="Times New Roman"/>
          <w:i/>
          <w:iCs/>
          <w:sz w:val="24"/>
          <w:szCs w:val="24"/>
        </w:rPr>
        <w:t xml:space="preserve">ëzhguesi </w:t>
      </w:r>
      <w:r w:rsidR="00BE376B" w:rsidRPr="00860957">
        <w:rPr>
          <w:rFonts w:ascii="Times New Roman" w:hAnsi="Times New Roman" w:cs="Times New Roman"/>
          <w:i/>
          <w:iCs/>
          <w:sz w:val="24"/>
          <w:szCs w:val="24"/>
        </w:rPr>
        <w:t>N</w:t>
      </w:r>
      <w:r w:rsidR="00B543DF" w:rsidRPr="00860957">
        <w:rPr>
          <w:rFonts w:ascii="Times New Roman" w:hAnsi="Times New Roman" w:cs="Times New Roman"/>
          <w:i/>
          <w:iCs/>
          <w:sz w:val="24"/>
          <w:szCs w:val="24"/>
        </w:rPr>
        <w:t xml:space="preserve">dërkombëtar orienton, sipas të cilave etika nuk zbatohet vetëm në përmbushjen e detyrave të gjyqtarit apo prokurorit, por ajo përfshin edhe sjelljen në jetën private dhe aktivitetet jashtëgjyqësore, udhëtimi i subjektit me shtetasin </w:t>
      </w:r>
      <w:proofErr w:type="spellStart"/>
      <w:r w:rsidR="00B543DF" w:rsidRPr="00860957">
        <w:rPr>
          <w:rFonts w:ascii="Times New Roman" w:hAnsi="Times New Roman" w:cs="Times New Roman"/>
          <w:i/>
          <w:iCs/>
          <w:sz w:val="24"/>
          <w:szCs w:val="24"/>
        </w:rPr>
        <w:t>Pashko</w:t>
      </w:r>
      <w:proofErr w:type="spellEnd"/>
      <w:r w:rsidR="00B543DF" w:rsidRPr="00860957">
        <w:rPr>
          <w:rFonts w:ascii="Times New Roman" w:hAnsi="Times New Roman" w:cs="Times New Roman"/>
          <w:i/>
          <w:iCs/>
          <w:sz w:val="24"/>
          <w:szCs w:val="24"/>
        </w:rPr>
        <w:t xml:space="preserve"> </w:t>
      </w:r>
      <w:proofErr w:type="spellStart"/>
      <w:r w:rsidR="00B543DF" w:rsidRPr="00860957">
        <w:rPr>
          <w:rFonts w:ascii="Times New Roman" w:hAnsi="Times New Roman" w:cs="Times New Roman"/>
          <w:i/>
          <w:iCs/>
          <w:sz w:val="24"/>
          <w:szCs w:val="24"/>
        </w:rPr>
        <w:t>Miculi</w:t>
      </w:r>
      <w:proofErr w:type="spellEnd"/>
      <w:r w:rsidR="00B543DF" w:rsidRPr="00860957">
        <w:rPr>
          <w:rFonts w:ascii="Times New Roman" w:hAnsi="Times New Roman" w:cs="Times New Roman"/>
          <w:i/>
          <w:iCs/>
          <w:sz w:val="24"/>
          <w:szCs w:val="24"/>
        </w:rPr>
        <w:t>, i cili ishte marrë si i pandehur nga vetë subjekti rreth një vit e gjysmë më parë, shoqëruar me disa problematika procedurale, sikurse është evidentuar më sipër në këtë vendim, vlerësohet si cenim i etikës së prokurorit dhe besimit të publikut te subjekti si pjesë e sistemit të drejtësisë</w:t>
      </w:r>
      <w:r w:rsidR="00383A38" w:rsidRPr="00860957">
        <w:rPr>
          <w:rFonts w:ascii="Times New Roman" w:hAnsi="Times New Roman" w:cs="Times New Roman"/>
          <w:sz w:val="24"/>
          <w:szCs w:val="24"/>
        </w:rPr>
        <w:t>.</w:t>
      </w:r>
    </w:p>
    <w:p w14:paraId="4E358A5D" w14:textId="7B20FD96" w:rsidR="00FD09CC" w:rsidRPr="005F66F7" w:rsidRDefault="00383A38" w:rsidP="00BE376B">
      <w:pPr>
        <w:pStyle w:val="ListParagraph"/>
        <w:spacing w:after="0" w:line="240" w:lineRule="auto"/>
        <w:ind w:left="0"/>
        <w:jc w:val="both"/>
        <w:rPr>
          <w:rFonts w:ascii="Times New Roman" w:hAnsi="Times New Roman"/>
          <w:sz w:val="12"/>
          <w:rPrChange w:id="108" w:author="Admin" w:date="2025-07-08T11:03:00Z">
            <w:rPr>
              <w:rFonts w:ascii="Times New Roman" w:hAnsi="Times New Roman"/>
              <w:sz w:val="16"/>
            </w:rPr>
          </w:rPrChange>
        </w:rPr>
      </w:pPr>
      <w:r w:rsidRPr="00860957">
        <w:rPr>
          <w:rFonts w:ascii="Times New Roman" w:hAnsi="Times New Roman" w:cs="Times New Roman"/>
          <w:sz w:val="24"/>
          <w:szCs w:val="24"/>
        </w:rPr>
        <w:t xml:space="preserve"> </w:t>
      </w:r>
    </w:p>
    <w:p w14:paraId="29AD1F51" w14:textId="0500D024" w:rsidR="00383A38" w:rsidRPr="00860957" w:rsidRDefault="00FE28A7" w:rsidP="00BE376B">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Subjekti i rivler</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simi kund</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rshton konkluzion</w:t>
      </w:r>
      <w:r w:rsidR="00383A38" w:rsidRPr="00860957">
        <w:rPr>
          <w:rFonts w:ascii="Times New Roman" w:eastAsia="Batang" w:hAnsi="Times New Roman" w:cs="Times New Roman"/>
          <w:kern w:val="0"/>
          <w:sz w:val="24"/>
          <w:szCs w:val="24"/>
          <w14:ligatures w14:val="none"/>
        </w:rPr>
        <w:t>in</w:t>
      </w:r>
      <w:r w:rsidRPr="00860957">
        <w:rPr>
          <w:rFonts w:ascii="Times New Roman" w:eastAsia="Batang" w:hAnsi="Times New Roman" w:cs="Times New Roman"/>
          <w:kern w:val="0"/>
          <w:sz w:val="24"/>
          <w:szCs w:val="24"/>
          <w14:ligatures w14:val="none"/>
        </w:rPr>
        <w:t xml:space="preserve"> e Komisionit </w:t>
      </w:r>
      <w:r w:rsidR="00383A38" w:rsidRPr="00860957">
        <w:rPr>
          <w:rFonts w:ascii="Times New Roman" w:eastAsia="Batang" w:hAnsi="Times New Roman" w:cs="Times New Roman"/>
          <w:kern w:val="0"/>
          <w:sz w:val="24"/>
          <w:szCs w:val="24"/>
          <w14:ligatures w14:val="none"/>
        </w:rPr>
        <w:t xml:space="preserve">dhe arsyetimin e tij </w:t>
      </w:r>
      <w:r w:rsidRPr="00860957">
        <w:rPr>
          <w:rFonts w:ascii="Times New Roman" w:eastAsia="Batang" w:hAnsi="Times New Roman" w:cs="Times New Roman"/>
          <w:kern w:val="0"/>
          <w:sz w:val="24"/>
          <w:szCs w:val="24"/>
          <w14:ligatures w14:val="none"/>
        </w:rPr>
        <w:t>n</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FD09C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duke pretenduar se </w:t>
      </w:r>
      <w:r w:rsidR="00D6564F" w:rsidRPr="00860957">
        <w:rPr>
          <w:rFonts w:ascii="Times New Roman" w:eastAsia="Batang" w:hAnsi="Times New Roman" w:cs="Times New Roman"/>
          <w:kern w:val="0"/>
          <w:sz w:val="24"/>
          <w:szCs w:val="24"/>
          <w14:ligatures w14:val="none"/>
        </w:rPr>
        <w:t xml:space="preserve">hetimi i </w:t>
      </w:r>
      <w:r w:rsidR="00F82B94" w:rsidRPr="00860957">
        <w:rPr>
          <w:rFonts w:ascii="Times New Roman" w:eastAsia="Batang" w:hAnsi="Times New Roman" w:cs="Times New Roman"/>
          <w:kern w:val="0"/>
          <w:sz w:val="24"/>
          <w:szCs w:val="24"/>
          <w14:ligatures w14:val="none"/>
        </w:rPr>
        <w:t>ç</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shtjes ka pasur nj</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vazhdim</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si dhe densitet 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veprime hetimore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diktuara nga natyra komplekse e </w:t>
      </w:r>
      <w:r w:rsidR="00F82B94" w:rsidRPr="00860957">
        <w:rPr>
          <w:rFonts w:ascii="Times New Roman" w:eastAsia="Batang" w:hAnsi="Times New Roman" w:cs="Times New Roman"/>
          <w:kern w:val="0"/>
          <w:sz w:val="24"/>
          <w:szCs w:val="24"/>
          <w14:ligatures w14:val="none"/>
        </w:rPr>
        <w:t>ç</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shtjes</w:t>
      </w:r>
      <w:r w:rsidR="00BE376B" w:rsidRPr="00860957">
        <w:rPr>
          <w:rFonts w:ascii="Times New Roman" w:eastAsia="Batang" w:hAnsi="Times New Roman" w:cs="Times New Roman"/>
          <w:kern w:val="0"/>
          <w:sz w:val="24"/>
          <w:szCs w:val="24"/>
          <w14:ligatures w14:val="none"/>
        </w:rPr>
        <w:t>,</w:t>
      </w:r>
      <w:r w:rsidR="00D6564F" w:rsidRPr="00860957">
        <w:rPr>
          <w:rFonts w:ascii="Times New Roman" w:eastAsia="Batang" w:hAnsi="Times New Roman" w:cs="Times New Roman"/>
          <w:kern w:val="0"/>
          <w:sz w:val="24"/>
          <w:szCs w:val="24"/>
          <w14:ligatures w14:val="none"/>
        </w:rPr>
        <w:t xml:space="preserve"> ku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r </w:t>
      </w:r>
      <w:r w:rsidR="00BE376B" w:rsidRPr="00860957">
        <w:rPr>
          <w:rFonts w:ascii="Times New Roman" w:eastAsia="Batang" w:hAnsi="Times New Roman" w:cs="Times New Roman"/>
          <w:kern w:val="0"/>
          <w:sz w:val="24"/>
          <w:szCs w:val="24"/>
          <w14:ligatures w14:val="none"/>
        </w:rPr>
        <w:t>efekt t</w:t>
      </w:r>
      <w:r w:rsidR="00D814C8" w:rsidRPr="00860957">
        <w:rPr>
          <w:rFonts w:ascii="Times New Roman" w:eastAsia="Batang" w:hAnsi="Times New Roman" w:cs="Times New Roman"/>
          <w:kern w:val="0"/>
          <w:sz w:val="24"/>
          <w:szCs w:val="24"/>
          <w14:ligatures w14:val="none"/>
        </w:rPr>
        <w:t>ë</w:t>
      </w:r>
      <w:r w:rsidR="00BE376B" w:rsidRPr="00860957">
        <w:rPr>
          <w:rFonts w:ascii="Times New Roman" w:eastAsia="Batang" w:hAnsi="Times New Roman" w:cs="Times New Roman"/>
          <w:kern w:val="0"/>
          <w:sz w:val="24"/>
          <w:szCs w:val="24"/>
          <w14:ligatures w14:val="none"/>
        </w:rPr>
        <w:t xml:space="preserve"> </w:t>
      </w:r>
      <w:r w:rsidR="00D6564F" w:rsidRPr="00860957">
        <w:rPr>
          <w:rFonts w:ascii="Times New Roman" w:eastAsia="Batang" w:hAnsi="Times New Roman" w:cs="Times New Roman"/>
          <w:kern w:val="0"/>
          <w:sz w:val="24"/>
          <w:szCs w:val="24"/>
          <w14:ligatures w14:val="none"/>
        </w:rPr>
        <w:t>hetim</w:t>
      </w:r>
      <w:r w:rsidR="00BE376B" w:rsidRPr="00860957">
        <w:rPr>
          <w:rFonts w:ascii="Times New Roman" w:eastAsia="Batang" w:hAnsi="Times New Roman" w:cs="Times New Roman"/>
          <w:kern w:val="0"/>
          <w:sz w:val="24"/>
          <w:szCs w:val="24"/>
          <w14:ligatures w14:val="none"/>
        </w:rPr>
        <w:t>it</w:t>
      </w:r>
      <w:r w:rsidR="00D6564F" w:rsidRPr="00860957">
        <w:rPr>
          <w:rFonts w:ascii="Times New Roman" w:eastAsia="Batang" w:hAnsi="Times New Roman" w:cs="Times New Roman"/>
          <w:kern w:val="0"/>
          <w:sz w:val="24"/>
          <w:szCs w:val="24"/>
          <w14:ligatures w14:val="none"/>
        </w:rPr>
        <w:t xml:space="preserve"> jan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kryer 40 veprime hetimore dhe 5 vendimet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shtyrjen e afatit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veprimeve </w:t>
      </w:r>
      <w:r w:rsidR="00D6564F" w:rsidRPr="00860957">
        <w:rPr>
          <w:rFonts w:ascii="Times New Roman" w:eastAsia="Batang" w:hAnsi="Times New Roman" w:cs="Times New Roman"/>
          <w:kern w:val="0"/>
          <w:sz w:val="24"/>
          <w:szCs w:val="24"/>
          <w14:ligatures w14:val="none"/>
        </w:rPr>
        <w:lastRenderedPageBreak/>
        <w:t>hetimore</w:t>
      </w:r>
      <w:r w:rsidR="00F82B94" w:rsidRPr="00860957">
        <w:rPr>
          <w:rFonts w:ascii="Times New Roman" w:eastAsia="Batang" w:hAnsi="Times New Roman" w:cs="Times New Roman"/>
          <w:kern w:val="0"/>
          <w:sz w:val="24"/>
          <w:szCs w:val="24"/>
          <w14:ligatures w14:val="none"/>
        </w:rPr>
        <w:t xml:space="preserve"> </w:t>
      </w:r>
      <w:r w:rsidR="00D6564F" w:rsidRPr="00860957">
        <w:rPr>
          <w:rFonts w:ascii="Times New Roman" w:eastAsia="Batang" w:hAnsi="Times New Roman" w:cs="Times New Roman"/>
          <w:kern w:val="0"/>
          <w:sz w:val="24"/>
          <w:szCs w:val="24"/>
          <w14:ligatures w14:val="none"/>
        </w:rPr>
        <w:t>kan</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qenë</w:t>
      </w:r>
      <w:r w:rsidR="00D6564F" w:rsidRPr="00860957">
        <w:rPr>
          <w:rFonts w:ascii="Times New Roman" w:eastAsia="Batang" w:hAnsi="Times New Roman" w:cs="Times New Roman"/>
          <w:kern w:val="0"/>
          <w:sz w:val="24"/>
          <w:szCs w:val="24"/>
          <w14:ligatures w14:val="none"/>
        </w:rPr>
        <w:t xml:space="preserve">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nevoja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hetimit si dhe p</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r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administruar nj</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volum t</w:t>
      </w:r>
      <w:r w:rsidR="00FD09CC" w:rsidRPr="00860957">
        <w:rPr>
          <w:rFonts w:ascii="Times New Roman" w:eastAsia="Batang" w:hAnsi="Times New Roman" w:cs="Times New Roman"/>
          <w:kern w:val="0"/>
          <w:sz w:val="24"/>
          <w:szCs w:val="24"/>
          <w14:ligatures w14:val="none"/>
        </w:rPr>
        <w:t>ë</w:t>
      </w:r>
      <w:r w:rsidR="00D6564F" w:rsidRPr="00860957">
        <w:rPr>
          <w:rFonts w:ascii="Times New Roman" w:eastAsia="Batang" w:hAnsi="Times New Roman" w:cs="Times New Roman"/>
          <w:kern w:val="0"/>
          <w:sz w:val="24"/>
          <w:szCs w:val="24"/>
          <w14:ligatures w14:val="none"/>
        </w:rPr>
        <w:t xml:space="preserve"> madh dokumentacioni.</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Subjekti kundërshton si të padrejtë konkluzionin e</w:t>
      </w:r>
      <w:r w:rsidR="00F82B94" w:rsidRPr="00860957">
        <w:rPr>
          <w:rFonts w:ascii="Times New Roman" w:eastAsia="Batang" w:hAnsi="Times New Roman" w:cs="Times New Roman"/>
          <w:kern w:val="0"/>
          <w:sz w:val="24"/>
          <w:szCs w:val="24"/>
          <w14:ligatures w14:val="none"/>
        </w:rPr>
        <w:t xml:space="preserve"> Komisionit se deklarimi i tij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r mosnjohjen me shtetasin </w:t>
      </w:r>
      <w:proofErr w:type="spellStart"/>
      <w:r w:rsidR="00F82B94" w:rsidRPr="00860957">
        <w:rPr>
          <w:rFonts w:ascii="Times New Roman" w:eastAsia="Batang" w:hAnsi="Times New Roman" w:cs="Times New Roman"/>
          <w:kern w:val="0"/>
          <w:sz w:val="24"/>
          <w:szCs w:val="24"/>
          <w14:ligatures w14:val="none"/>
        </w:rPr>
        <w:t>Pashko</w:t>
      </w:r>
      <w:proofErr w:type="spellEnd"/>
      <w:r w:rsidR="00F82B94" w:rsidRPr="00860957">
        <w:rPr>
          <w:rFonts w:ascii="Times New Roman" w:eastAsia="Batang" w:hAnsi="Times New Roman" w:cs="Times New Roman"/>
          <w:kern w:val="0"/>
          <w:sz w:val="24"/>
          <w:szCs w:val="24"/>
          <w14:ligatures w14:val="none"/>
        </w:rPr>
        <w:t xml:space="preserve"> </w:t>
      </w:r>
      <w:proofErr w:type="spellStart"/>
      <w:r w:rsidR="00F82B94" w:rsidRPr="00860957">
        <w:rPr>
          <w:rFonts w:ascii="Times New Roman" w:eastAsia="Batang" w:hAnsi="Times New Roman" w:cs="Times New Roman"/>
          <w:kern w:val="0"/>
          <w:sz w:val="24"/>
          <w:szCs w:val="24"/>
          <w14:ligatures w14:val="none"/>
        </w:rPr>
        <w:t>Miculi</w:t>
      </w:r>
      <w:proofErr w:type="spellEnd"/>
      <w:r w:rsidR="00552B3E"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sht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i pabesuesh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m</w:t>
      </w:r>
      <w:r w:rsidR="00552B3E"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pasi </w:t>
      </w:r>
      <w:r w:rsidR="00552B3E" w:rsidRPr="00860957">
        <w:rPr>
          <w:rFonts w:ascii="Times New Roman" w:eastAsia="Batang" w:hAnsi="Times New Roman" w:cs="Times New Roman"/>
          <w:kern w:val="0"/>
          <w:sz w:val="24"/>
          <w:szCs w:val="24"/>
          <w14:ligatures w14:val="none"/>
        </w:rPr>
        <w:t>sipas tij</w:t>
      </w:r>
      <w:r w:rsidR="00480ADF" w:rsidRPr="00860957">
        <w:rPr>
          <w:rFonts w:ascii="Times New Roman" w:eastAsia="Batang" w:hAnsi="Times New Roman" w:cs="Times New Roman"/>
          <w:kern w:val="0"/>
          <w:sz w:val="24"/>
          <w:szCs w:val="24"/>
          <w14:ligatures w14:val="none"/>
        </w:rPr>
        <w:t>,</w:t>
      </w:r>
      <w:r w:rsidR="00552B3E" w:rsidRPr="00860957">
        <w:rPr>
          <w:rFonts w:ascii="Times New Roman" w:eastAsia="Batang" w:hAnsi="Times New Roman" w:cs="Times New Roman"/>
          <w:kern w:val="0"/>
          <w:sz w:val="24"/>
          <w:szCs w:val="24"/>
          <w14:ligatures w14:val="none"/>
        </w:rPr>
        <w:t xml:space="preserve"> </w:t>
      </w:r>
      <w:r w:rsidR="00F82B94" w:rsidRPr="00860957">
        <w:rPr>
          <w:rFonts w:ascii="Times New Roman" w:eastAsia="Batang" w:hAnsi="Times New Roman" w:cs="Times New Roman"/>
          <w:kern w:val="0"/>
          <w:sz w:val="24"/>
          <w:szCs w:val="24"/>
          <w14:ligatures w14:val="none"/>
        </w:rPr>
        <w:t>ky 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tim ka qen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thjesht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rast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 dhe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koh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shum</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shkurt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referuar orarit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hyrje daljeve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kufi. Sipas subjektit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rivler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simit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gjitha provat e administruara tregojn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se ankuesi nuk ka njohje me shtetasin </w:t>
      </w:r>
      <w:proofErr w:type="spellStart"/>
      <w:r w:rsidR="00F82B94" w:rsidRPr="00860957">
        <w:rPr>
          <w:rFonts w:ascii="Times New Roman" w:eastAsia="Batang" w:hAnsi="Times New Roman" w:cs="Times New Roman"/>
          <w:kern w:val="0"/>
          <w:sz w:val="24"/>
          <w:szCs w:val="24"/>
          <w14:ligatures w14:val="none"/>
        </w:rPr>
        <w:t>Pashko</w:t>
      </w:r>
      <w:proofErr w:type="spellEnd"/>
      <w:r w:rsidR="00F82B94" w:rsidRPr="00860957">
        <w:rPr>
          <w:rFonts w:ascii="Times New Roman" w:eastAsia="Batang" w:hAnsi="Times New Roman" w:cs="Times New Roman"/>
          <w:kern w:val="0"/>
          <w:sz w:val="24"/>
          <w:szCs w:val="24"/>
          <w14:ligatures w14:val="none"/>
        </w:rPr>
        <w:t xml:space="preserve"> </w:t>
      </w:r>
      <w:proofErr w:type="spellStart"/>
      <w:r w:rsidR="00F82B94" w:rsidRPr="00860957">
        <w:rPr>
          <w:rFonts w:ascii="Times New Roman" w:eastAsia="Batang" w:hAnsi="Times New Roman" w:cs="Times New Roman"/>
          <w:kern w:val="0"/>
          <w:sz w:val="24"/>
          <w:szCs w:val="24"/>
          <w14:ligatures w14:val="none"/>
        </w:rPr>
        <w:t>Miculi</w:t>
      </w:r>
      <w:proofErr w:type="spellEnd"/>
      <w:r w:rsidR="00F82B94" w:rsidRPr="00860957">
        <w:rPr>
          <w:rFonts w:ascii="Times New Roman" w:eastAsia="Batang" w:hAnsi="Times New Roman" w:cs="Times New Roman"/>
          <w:kern w:val="0"/>
          <w:sz w:val="24"/>
          <w:szCs w:val="24"/>
          <w14:ligatures w14:val="none"/>
        </w:rPr>
        <w:t xml:space="preserve"> dhe nuk mund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proofErr w:type="spellStart"/>
      <w:r w:rsidR="00F82B94" w:rsidRPr="00860957">
        <w:rPr>
          <w:rFonts w:ascii="Times New Roman" w:eastAsia="Batang" w:hAnsi="Times New Roman" w:cs="Times New Roman"/>
          <w:kern w:val="0"/>
          <w:sz w:val="24"/>
          <w:szCs w:val="24"/>
          <w14:ligatures w14:val="none"/>
        </w:rPr>
        <w:t>penalizohet</w:t>
      </w:r>
      <w:proofErr w:type="spellEnd"/>
      <w:r w:rsidR="00F82B94" w:rsidRPr="00860957">
        <w:rPr>
          <w:rFonts w:ascii="Times New Roman" w:eastAsia="Batang" w:hAnsi="Times New Roman" w:cs="Times New Roman"/>
          <w:kern w:val="0"/>
          <w:sz w:val="24"/>
          <w:szCs w:val="24"/>
          <w14:ligatures w14:val="none"/>
        </w:rPr>
        <w:t xml:space="preserve"> me nj</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mas</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kaq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nd</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disiplinore vet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m pse nuk pyeti shoferin e automjetit p</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r identite</w:t>
      </w:r>
      <w:r w:rsidR="00552B3E" w:rsidRPr="00860957">
        <w:rPr>
          <w:rFonts w:ascii="Times New Roman" w:eastAsia="Batang" w:hAnsi="Times New Roman" w:cs="Times New Roman"/>
          <w:kern w:val="0"/>
          <w:sz w:val="24"/>
          <w:szCs w:val="24"/>
          <w14:ligatures w14:val="none"/>
        </w:rPr>
        <w:t>t</w:t>
      </w:r>
      <w:r w:rsidR="00F82B94" w:rsidRPr="00860957">
        <w:rPr>
          <w:rFonts w:ascii="Times New Roman" w:eastAsia="Batang" w:hAnsi="Times New Roman" w:cs="Times New Roman"/>
          <w:kern w:val="0"/>
          <w:sz w:val="24"/>
          <w:szCs w:val="24"/>
          <w14:ligatures w14:val="none"/>
        </w:rPr>
        <w:t>in e personit q</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toi me ta rast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sisht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makin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si pasagjer. Po ashtu</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 xml:space="preserve">subjekti pretendon se ky </w:t>
      </w:r>
      <w:r w:rsidR="00F82B94" w:rsidRPr="00860957">
        <w:rPr>
          <w:rFonts w:ascii="Times New Roman" w:eastAsia="Batang" w:hAnsi="Times New Roman" w:cs="Times New Roman"/>
          <w:kern w:val="0"/>
          <w:sz w:val="24"/>
          <w:szCs w:val="24"/>
          <w14:ligatures w14:val="none"/>
        </w:rPr>
        <w:t>udh</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tim</w:t>
      </w:r>
      <w:r w:rsidR="00552B3E" w:rsidRPr="00860957">
        <w:rPr>
          <w:rFonts w:ascii="Times New Roman" w:eastAsia="Batang" w:hAnsi="Times New Roman" w:cs="Times New Roman"/>
          <w:kern w:val="0"/>
          <w:sz w:val="24"/>
          <w:szCs w:val="24"/>
          <w14:ligatures w14:val="none"/>
        </w:rPr>
        <w:t xml:space="preserve"> </w:t>
      </w:r>
      <w:r w:rsidR="00F82B94" w:rsidRPr="00860957">
        <w:rPr>
          <w:rFonts w:ascii="Times New Roman" w:eastAsia="Batang" w:hAnsi="Times New Roman" w:cs="Times New Roman"/>
          <w:kern w:val="0"/>
          <w:sz w:val="24"/>
          <w:szCs w:val="24"/>
          <w14:ligatures w14:val="none"/>
        </w:rPr>
        <w:t>me ket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shtetas</w:t>
      </w:r>
      <w:r w:rsidR="00552B3E" w:rsidRPr="00860957">
        <w:rPr>
          <w:rFonts w:ascii="Times New Roman" w:eastAsia="Batang" w:hAnsi="Times New Roman" w:cs="Times New Roman"/>
          <w:kern w:val="0"/>
          <w:sz w:val="24"/>
          <w:szCs w:val="24"/>
          <w14:ligatures w14:val="none"/>
        </w:rPr>
        <w:t xml:space="preserve"> ka ndodhur</w:t>
      </w:r>
      <w:r w:rsidR="00F82B94" w:rsidRPr="00860957">
        <w:rPr>
          <w:rFonts w:ascii="Times New Roman" w:eastAsia="Batang" w:hAnsi="Times New Roman" w:cs="Times New Roman"/>
          <w:kern w:val="0"/>
          <w:sz w:val="24"/>
          <w:szCs w:val="24"/>
          <w14:ligatures w14:val="none"/>
        </w:rPr>
        <w:t xml:space="preserve"> gati 2 vjet pas hetimit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çë</w:t>
      </w:r>
      <w:r w:rsidR="00F82B94" w:rsidRPr="00860957">
        <w:rPr>
          <w:rFonts w:ascii="Times New Roman" w:eastAsia="Batang" w:hAnsi="Times New Roman" w:cs="Times New Roman"/>
          <w:kern w:val="0"/>
          <w:sz w:val="24"/>
          <w:szCs w:val="24"/>
          <w14:ligatures w14:val="none"/>
        </w:rPr>
        <w:t>shtjes penale nr. 85/2010</w:t>
      </w:r>
      <w:r w:rsidR="00BE376B" w:rsidRPr="00860957">
        <w:rPr>
          <w:rFonts w:ascii="Times New Roman" w:eastAsia="Batang" w:hAnsi="Times New Roman" w:cs="Times New Roman"/>
          <w:kern w:val="0"/>
          <w:sz w:val="24"/>
          <w:szCs w:val="24"/>
          <w14:ligatures w14:val="none"/>
        </w:rPr>
        <w:t>,</w:t>
      </w:r>
      <w:r w:rsidR="00F82B94" w:rsidRPr="00860957">
        <w:rPr>
          <w:rFonts w:ascii="Times New Roman" w:eastAsia="Batang" w:hAnsi="Times New Roman" w:cs="Times New Roman"/>
          <w:kern w:val="0"/>
          <w:sz w:val="24"/>
          <w:szCs w:val="24"/>
          <w14:ligatures w14:val="none"/>
        </w:rPr>
        <w:t xml:space="preserve"> e cila rezulton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jet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pushuar dhe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rastin konkret nuk </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sht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 xml:space="preserve">konstatuar </w:t>
      </w:r>
      <w:r w:rsidR="00F82B94" w:rsidRPr="00860957">
        <w:rPr>
          <w:rFonts w:ascii="Times New Roman" w:eastAsia="Batang" w:hAnsi="Times New Roman" w:cs="Times New Roman"/>
          <w:kern w:val="0"/>
          <w:sz w:val="24"/>
          <w:szCs w:val="24"/>
          <w14:ligatures w14:val="none"/>
        </w:rPr>
        <w:t>ndonj</w:t>
      </w:r>
      <w:r w:rsidR="00552B3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nga indikator</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t e parashikuar n</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nenin 75 t</w:t>
      </w:r>
      <w:r w:rsidR="00C30A5E" w:rsidRPr="00860957">
        <w:rPr>
          <w:rFonts w:ascii="Times New Roman" w:eastAsia="Batang" w:hAnsi="Times New Roman" w:cs="Times New Roman"/>
          <w:kern w:val="0"/>
          <w:sz w:val="24"/>
          <w:szCs w:val="24"/>
          <w14:ligatures w14:val="none"/>
        </w:rPr>
        <w:t>ë</w:t>
      </w:r>
      <w:r w:rsidR="00F82B94" w:rsidRPr="00860957">
        <w:rPr>
          <w:rFonts w:ascii="Times New Roman" w:eastAsia="Batang" w:hAnsi="Times New Roman" w:cs="Times New Roman"/>
          <w:kern w:val="0"/>
          <w:sz w:val="24"/>
          <w:szCs w:val="24"/>
          <w14:ligatures w14:val="none"/>
        </w:rPr>
        <w:t xml:space="preserve"> ligjit nr. 96/2016</w:t>
      </w:r>
      <w:del w:id="109" w:author="Admin" w:date="2025-07-08T11:03:00Z">
        <w:r w:rsidR="00552B3E" w:rsidRPr="007038D9">
          <w:rPr>
            <w:rFonts w:ascii="Times New Roman" w:eastAsia="Batang" w:hAnsi="Times New Roman" w:cs="Times New Roman"/>
            <w:kern w:val="0"/>
            <w:sz w:val="24"/>
            <w:szCs w:val="24"/>
            <w14:ligatures w14:val="none"/>
          </w:rPr>
          <w:delText xml:space="preserve"> si</w:delText>
        </w:r>
        <w:r w:rsidR="00BE376B" w:rsidRPr="007038D9">
          <w:rPr>
            <w:rFonts w:ascii="Times New Roman" w:eastAsia="Batang" w:hAnsi="Times New Roman" w:cs="Times New Roman"/>
            <w:kern w:val="0"/>
            <w:sz w:val="24"/>
            <w:szCs w:val="24"/>
            <w14:ligatures w14:val="none"/>
          </w:rPr>
          <w:delText>,</w:delText>
        </w:r>
      </w:del>
      <w:ins w:id="110" w:author="Admin" w:date="2025-07-08T11:03:00Z">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që</w:t>
        </w:r>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të</w:t>
        </w:r>
        <w:r w:rsidR="0024649D" w:rsidRPr="00860957">
          <w:rPr>
            <w:rFonts w:ascii="Times New Roman" w:eastAsia="Batang" w:hAnsi="Times New Roman" w:cs="Times New Roman"/>
            <w:kern w:val="0"/>
            <w:sz w:val="24"/>
            <w:szCs w:val="24"/>
            <w14:ligatures w14:val="none"/>
          </w:rPr>
          <w:t xml:space="preserve"> bazohet </w:t>
        </w:r>
        <w:r w:rsidR="00135243" w:rsidRPr="00860957">
          <w:rPr>
            <w:rFonts w:ascii="Times New Roman" w:eastAsia="Batang" w:hAnsi="Times New Roman" w:cs="Times New Roman"/>
            <w:kern w:val="0"/>
            <w:sz w:val="24"/>
            <w:szCs w:val="24"/>
            <w14:ligatures w14:val="none"/>
          </w:rPr>
          <w:t>në</w:t>
        </w:r>
        <w:r w:rsidR="0024649D" w:rsidRPr="00860957">
          <w:rPr>
            <w:rFonts w:ascii="Times New Roman" w:eastAsia="Batang" w:hAnsi="Times New Roman" w:cs="Times New Roman"/>
            <w:kern w:val="0"/>
            <w:sz w:val="24"/>
            <w:szCs w:val="24"/>
            <w14:ligatures w14:val="none"/>
          </w:rPr>
          <w:t xml:space="preserve"> </w:t>
        </w:r>
        <w:r w:rsidR="0070292B" w:rsidRPr="00860957">
          <w:rPr>
            <w:rFonts w:ascii="Times New Roman" w:eastAsia="Batang" w:hAnsi="Times New Roman" w:cs="Times New Roman"/>
            <w:kern w:val="0"/>
            <w:sz w:val="24"/>
            <w:szCs w:val="24"/>
            <w14:ligatures w14:val="none"/>
          </w:rPr>
          <w:t>tregues</w:t>
        </w:r>
        <w:r w:rsidR="0024649D"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që</w:t>
        </w:r>
        <w:r w:rsidR="0070292B" w:rsidRPr="00860957">
          <w:rPr>
            <w:rFonts w:ascii="Times New Roman" w:eastAsia="Batang" w:hAnsi="Times New Roman" w:cs="Times New Roman"/>
            <w:kern w:val="0"/>
            <w:sz w:val="24"/>
            <w:szCs w:val="24"/>
            <w14:ligatures w14:val="none"/>
          </w:rPr>
          <w:t xml:space="preserve"> dalin nga</w:t>
        </w:r>
      </w:ins>
      <w:r w:rsidR="00552B3E" w:rsidRPr="00860957">
        <w:rPr>
          <w:rFonts w:ascii="Times New Roman" w:eastAsia="Batang" w:hAnsi="Times New Roman" w:cs="Times New Roman"/>
          <w:kern w:val="0"/>
          <w:sz w:val="24"/>
          <w:szCs w:val="24"/>
          <w14:ligatures w14:val="none"/>
        </w:rPr>
        <w:t xml:space="preserve"> mendimi negativ i Drejtuesit të Prokurorisë</w:t>
      </w:r>
      <w:del w:id="111" w:author="Admin" w:date="2025-07-08T11:03:00Z">
        <w:r w:rsidR="00552B3E" w:rsidRPr="007038D9">
          <w:rPr>
            <w:rFonts w:ascii="Times New Roman" w:eastAsia="Batang" w:hAnsi="Times New Roman" w:cs="Times New Roman"/>
            <w:kern w:val="0"/>
            <w:sz w:val="24"/>
            <w:szCs w:val="24"/>
            <w14:ligatures w14:val="none"/>
          </w:rPr>
          <w:delText>, nuk ka asnjë</w:delText>
        </w:r>
      </w:del>
      <w:ins w:id="112" w:author="Admin" w:date="2025-07-08T11:03:00Z">
        <w:r w:rsidR="0070292B" w:rsidRPr="00860957">
          <w:rPr>
            <w:rFonts w:ascii="Times New Roman" w:eastAsia="Batang" w:hAnsi="Times New Roman" w:cs="Times New Roman"/>
            <w:kern w:val="0"/>
            <w:sz w:val="24"/>
            <w:szCs w:val="24"/>
            <w14:ligatures w14:val="none"/>
          </w:rPr>
          <w:t xml:space="preserve"> apo</w:t>
        </w:r>
      </w:ins>
      <w:r w:rsidR="0070292B"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vendim përfundimtar për marrjen e ndonjë masë disiplinore brenda periudhës përkatëse të vlerësimit</w:t>
      </w:r>
      <w:del w:id="113" w:author="Admin" w:date="2025-07-08T11:03:00Z">
        <w:r w:rsidR="00552B3E" w:rsidRPr="007038D9">
          <w:rPr>
            <w:rFonts w:ascii="Times New Roman" w:eastAsia="Batang" w:hAnsi="Times New Roman" w:cs="Times New Roman"/>
            <w:kern w:val="0"/>
            <w:sz w:val="24"/>
            <w:szCs w:val="24"/>
            <w14:ligatures w14:val="none"/>
          </w:rPr>
          <w:delText xml:space="preserve"> si dhe</w:delText>
        </w:r>
      </w:del>
      <w:ins w:id="114" w:author="Admin" w:date="2025-07-08T11:03:00Z">
        <w:r w:rsidR="0070292B" w:rsidRPr="00860957">
          <w:rPr>
            <w:rFonts w:ascii="Times New Roman" w:eastAsia="Batang" w:hAnsi="Times New Roman" w:cs="Times New Roman"/>
            <w:kern w:val="0"/>
            <w:sz w:val="24"/>
            <w:szCs w:val="24"/>
            <w14:ligatures w14:val="none"/>
          </w:rPr>
          <w:t>,</w:t>
        </w:r>
        <w:r w:rsidR="00552B3E" w:rsidRPr="00860957">
          <w:rPr>
            <w:rFonts w:ascii="Times New Roman" w:eastAsia="Batang" w:hAnsi="Times New Roman" w:cs="Times New Roman"/>
            <w:kern w:val="0"/>
            <w:sz w:val="24"/>
            <w:szCs w:val="24"/>
            <w14:ligatures w14:val="none"/>
          </w:rPr>
          <w:t xml:space="preserve"> </w:t>
        </w:r>
        <w:r w:rsidR="00135243" w:rsidRPr="00860957">
          <w:rPr>
            <w:rFonts w:ascii="Times New Roman" w:eastAsia="Batang" w:hAnsi="Times New Roman" w:cs="Times New Roman"/>
            <w:kern w:val="0"/>
            <w:sz w:val="24"/>
            <w:szCs w:val="24"/>
            <w14:ligatures w14:val="none"/>
          </w:rPr>
          <w:t>nd</w:t>
        </w:r>
        <w:r w:rsidR="00B93651" w:rsidRPr="00860957">
          <w:rPr>
            <w:rFonts w:ascii="Times New Roman" w:eastAsia="Batang" w:hAnsi="Times New Roman" w:cs="Times New Roman"/>
            <w:kern w:val="0"/>
            <w:sz w:val="24"/>
            <w:szCs w:val="24"/>
            <w14:ligatures w14:val="none"/>
          </w:rPr>
          <w:t>ë</w:t>
        </w:r>
        <w:r w:rsidR="00135243" w:rsidRPr="00860957">
          <w:rPr>
            <w:rFonts w:ascii="Times New Roman" w:eastAsia="Batang" w:hAnsi="Times New Roman" w:cs="Times New Roman"/>
            <w:kern w:val="0"/>
            <w:sz w:val="24"/>
            <w:szCs w:val="24"/>
            <w14:ligatures w14:val="none"/>
          </w:rPr>
          <w:t>rsa</w:t>
        </w:r>
      </w:ins>
      <w:r w:rsidR="00135243" w:rsidRPr="00860957">
        <w:rPr>
          <w:rFonts w:ascii="Times New Roman" w:eastAsia="Batang" w:hAnsi="Times New Roman" w:cs="Times New Roman"/>
          <w:kern w:val="0"/>
          <w:sz w:val="24"/>
          <w:szCs w:val="24"/>
          <w14:ligatures w14:val="none"/>
        </w:rPr>
        <w:t xml:space="preserve"> vet</w:t>
      </w:r>
      <w:r w:rsidR="00B93651" w:rsidRPr="00860957">
        <w:rPr>
          <w:rFonts w:ascii="Times New Roman" w:eastAsia="Batang" w:hAnsi="Times New Roman" w:cs="Times New Roman"/>
          <w:kern w:val="0"/>
          <w:sz w:val="24"/>
          <w:szCs w:val="24"/>
          <w14:ligatures w14:val="none"/>
        </w:rPr>
        <w:t>ë</w:t>
      </w:r>
      <w:r w:rsidR="00135243"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Komisioni nuk ka konstatuar ndonjë situatë të mundshme të konfliktit</w:t>
      </w:r>
      <w:r w:rsidR="00383A38" w:rsidRPr="00860957">
        <w:rPr>
          <w:rFonts w:ascii="Times New Roman" w:eastAsia="Batang" w:hAnsi="Times New Roman" w:cs="Times New Roman"/>
          <w:kern w:val="0"/>
          <w:sz w:val="24"/>
          <w:szCs w:val="24"/>
          <w14:ligatures w14:val="none"/>
        </w:rPr>
        <w:t xml:space="preserve"> </w:t>
      </w:r>
      <w:r w:rsidR="00552B3E" w:rsidRPr="00860957">
        <w:rPr>
          <w:rFonts w:ascii="Times New Roman" w:eastAsia="Batang" w:hAnsi="Times New Roman" w:cs="Times New Roman"/>
          <w:kern w:val="0"/>
          <w:sz w:val="24"/>
          <w:szCs w:val="24"/>
          <w14:ligatures w14:val="none"/>
        </w:rPr>
        <w:t>të interesit.</w:t>
      </w:r>
      <w:r w:rsidR="00383A38" w:rsidRPr="00860957">
        <w:rPr>
          <w:rFonts w:ascii="Times New Roman" w:eastAsia="Batang" w:hAnsi="Times New Roman" w:cs="Times New Roman"/>
          <w:kern w:val="0"/>
          <w:sz w:val="24"/>
          <w:szCs w:val="24"/>
          <w14:ligatures w14:val="none"/>
        </w:rPr>
        <w:t xml:space="preserve"> </w:t>
      </w:r>
      <w:r w:rsidR="00C30A5E" w:rsidRPr="00860957">
        <w:rPr>
          <w:rFonts w:ascii="Times New Roman" w:eastAsia="Batang" w:hAnsi="Times New Roman" w:cs="Times New Roman"/>
          <w:kern w:val="0"/>
          <w:sz w:val="24"/>
          <w:szCs w:val="24"/>
          <w14:ligatures w14:val="none"/>
        </w:rPr>
        <w:t>Subjekti pretendon se</w:t>
      </w:r>
      <w:r w:rsidR="00BB1D18" w:rsidRPr="00860957">
        <w:rPr>
          <w:rFonts w:ascii="Times New Roman" w:eastAsia="Batang" w:hAnsi="Times New Roman" w:cs="Times New Roman"/>
          <w:kern w:val="0"/>
          <w:sz w:val="24"/>
          <w:szCs w:val="24"/>
          <w14:ligatures w14:val="none"/>
        </w:rPr>
        <w:t>,</w:t>
      </w:r>
      <w:r w:rsidR="00C30A5E" w:rsidRPr="00860957">
        <w:rPr>
          <w:rFonts w:ascii="Times New Roman" w:eastAsia="Batang" w:hAnsi="Times New Roman" w:cs="Times New Roman"/>
          <w:kern w:val="0"/>
          <w:sz w:val="24"/>
          <w:szCs w:val="24"/>
          <w14:ligatures w14:val="none"/>
        </w:rPr>
        <w:t xml:space="preserve"> </w:t>
      </w:r>
      <w:r w:rsidR="00E30C06" w:rsidRPr="00860957">
        <w:rPr>
          <w:rFonts w:ascii="Times New Roman" w:eastAsia="Batang" w:hAnsi="Times New Roman" w:cs="Times New Roman"/>
          <w:kern w:val="0"/>
          <w:sz w:val="24"/>
          <w:szCs w:val="24"/>
          <w14:ligatures w14:val="none"/>
        </w:rPr>
        <w:t>n</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rastin e tij Komisioni ka marr</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vendim 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ndrysh</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m p</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r situat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t</w:t>
      </w:r>
      <w:r w:rsidR="005C069B" w:rsidRPr="00860957">
        <w:rPr>
          <w:rFonts w:ascii="Times New Roman" w:eastAsia="Batang" w:hAnsi="Times New Roman" w:cs="Times New Roman"/>
          <w:kern w:val="0"/>
          <w:sz w:val="24"/>
          <w:szCs w:val="24"/>
          <w14:ligatures w14:val="none"/>
        </w:rPr>
        <w:t>ë</w:t>
      </w:r>
      <w:r w:rsidR="00E30C06" w:rsidRPr="00860957">
        <w:rPr>
          <w:rFonts w:ascii="Times New Roman" w:eastAsia="Batang" w:hAnsi="Times New Roman" w:cs="Times New Roman"/>
          <w:kern w:val="0"/>
          <w:sz w:val="24"/>
          <w:szCs w:val="24"/>
          <w14:ligatures w14:val="none"/>
        </w:rPr>
        <w:t xml:space="preserve"> ngjashme </w:t>
      </w:r>
      <w:r w:rsidR="00B26369" w:rsidRPr="00860957">
        <w:rPr>
          <w:rFonts w:ascii="Times New Roman" w:eastAsia="Batang" w:hAnsi="Times New Roman" w:cs="Times New Roman"/>
          <w:kern w:val="0"/>
          <w:sz w:val="24"/>
          <w:szCs w:val="24"/>
          <w14:ligatures w14:val="none"/>
        </w:rPr>
        <w:t>t</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subjekteve t</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tjer</w:t>
      </w:r>
      <w:r w:rsidR="005C069B" w:rsidRPr="00860957">
        <w:rPr>
          <w:rFonts w:ascii="Times New Roman" w:eastAsia="Batang" w:hAnsi="Times New Roman" w:cs="Times New Roman"/>
          <w:kern w:val="0"/>
          <w:sz w:val="24"/>
          <w:szCs w:val="24"/>
          <w14:ligatures w14:val="none"/>
        </w:rPr>
        <w:t>ë</w:t>
      </w:r>
      <w:r w:rsidR="00BE376B" w:rsidRPr="00860957">
        <w:rPr>
          <w:rFonts w:ascii="Times New Roman" w:eastAsia="Batang" w:hAnsi="Times New Roman" w:cs="Times New Roman"/>
          <w:kern w:val="0"/>
          <w:sz w:val="24"/>
          <w:szCs w:val="24"/>
          <w14:ligatures w14:val="none"/>
        </w:rPr>
        <w:t>,</w:t>
      </w:r>
      <w:r w:rsidR="00B26369" w:rsidRPr="00860957">
        <w:rPr>
          <w:rFonts w:ascii="Times New Roman" w:eastAsia="Batang" w:hAnsi="Times New Roman" w:cs="Times New Roman"/>
          <w:kern w:val="0"/>
          <w:sz w:val="24"/>
          <w:szCs w:val="24"/>
          <w14:ligatures w14:val="none"/>
        </w:rPr>
        <w:t xml:space="preserve"> ku udh</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timet nuk jan</w:t>
      </w:r>
      <w:r w:rsidR="005C069B" w:rsidRPr="00860957">
        <w:rPr>
          <w:rFonts w:ascii="Times New Roman" w:eastAsia="Batang" w:hAnsi="Times New Roman" w:cs="Times New Roman"/>
          <w:kern w:val="0"/>
          <w:sz w:val="24"/>
          <w:szCs w:val="24"/>
          <w14:ligatures w14:val="none"/>
        </w:rPr>
        <w:t>ë</w:t>
      </w:r>
      <w:r w:rsidR="00B26369" w:rsidRPr="00860957">
        <w:rPr>
          <w:rFonts w:ascii="Times New Roman" w:eastAsia="Batang" w:hAnsi="Times New Roman" w:cs="Times New Roman"/>
          <w:kern w:val="0"/>
          <w:sz w:val="24"/>
          <w:szCs w:val="24"/>
          <w14:ligatures w14:val="none"/>
        </w:rPr>
        <w:t xml:space="preserve"> konsideruar as shkelje etike dhe as konflikt interesi</w:t>
      </w:r>
      <w:r w:rsidR="00B26369" w:rsidRPr="00860957">
        <w:rPr>
          <w:rStyle w:val="FootnoteReference"/>
          <w:rFonts w:ascii="Times New Roman" w:eastAsia="Batang" w:hAnsi="Times New Roman" w:cs="Times New Roman"/>
          <w:kern w:val="0"/>
          <w:sz w:val="24"/>
          <w:szCs w:val="24"/>
          <w14:ligatures w14:val="none"/>
        </w:rPr>
        <w:footnoteReference w:id="23"/>
      </w:r>
      <w:r w:rsidR="00F9646E" w:rsidRPr="00860957">
        <w:rPr>
          <w:rFonts w:ascii="Times New Roman" w:eastAsia="Batang" w:hAnsi="Times New Roman" w:cs="Times New Roman"/>
          <w:kern w:val="0"/>
          <w:sz w:val="24"/>
          <w:szCs w:val="24"/>
          <w14:ligatures w14:val="none"/>
        </w:rPr>
        <w:t>.</w:t>
      </w:r>
    </w:p>
    <w:p w14:paraId="4E0B819B" w14:textId="77777777" w:rsidR="00383A38" w:rsidRPr="00860957" w:rsidRDefault="00383A38"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E0DAD37" w14:textId="77777777" w:rsidR="00383A38" w:rsidRPr="00860957" w:rsidRDefault="00383A38"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aktet e administruara nga Komisioni, konkretisht dosjes së procedimit penal nr. 85/2010 të Prokurorisë së Rrethit Gjyqësor Shkodër, NJSHL konstaton si vijon:</w:t>
      </w:r>
    </w:p>
    <w:p w14:paraId="26D58F30" w14:textId="3D71461C" w:rsidR="00480ADF" w:rsidRPr="00860957" w:rsidRDefault="00F9646E"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e urdhrin e datës 28.01.2010 subjekti</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ka regjistruar procedimin penal nr.</w:t>
      </w:r>
      <w:r w:rsidR="002C746A"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85</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2010, për veprën pen</w:t>
      </w:r>
      <w:r w:rsidR="002C746A" w:rsidRPr="00860957">
        <w:rPr>
          <w:rFonts w:ascii="Times New Roman" w:hAnsi="Times New Roman" w:cs="Times New Roman"/>
          <w:sz w:val="24"/>
          <w:szCs w:val="24"/>
        </w:rPr>
        <w:t>a</w:t>
      </w:r>
      <w:r w:rsidR="00726C4A" w:rsidRPr="00860957">
        <w:rPr>
          <w:rFonts w:ascii="Times New Roman" w:hAnsi="Times New Roman" w:cs="Times New Roman"/>
          <w:sz w:val="24"/>
          <w:szCs w:val="24"/>
        </w:rPr>
        <w:t>le “Shpërdorimi i detyrës”, parashikuar nga neni 248 i K</w:t>
      </w:r>
      <w:r w:rsidR="00440BC9" w:rsidRPr="00860957">
        <w:rPr>
          <w:rFonts w:ascii="Times New Roman" w:hAnsi="Times New Roman" w:cs="Times New Roman"/>
          <w:sz w:val="24"/>
          <w:szCs w:val="24"/>
        </w:rPr>
        <w:t>odit Penal.</w:t>
      </w:r>
      <w:r w:rsidR="00726C4A" w:rsidRPr="00860957">
        <w:rPr>
          <w:rFonts w:ascii="Times New Roman" w:hAnsi="Times New Roman" w:cs="Times New Roman"/>
          <w:sz w:val="24"/>
          <w:szCs w:val="24"/>
        </w:rPr>
        <w:t xml:space="preserve"> </w:t>
      </w:r>
      <w:r w:rsidR="00440BC9" w:rsidRPr="00860957">
        <w:rPr>
          <w:rFonts w:ascii="Times New Roman" w:hAnsi="Times New Roman" w:cs="Times New Roman"/>
          <w:sz w:val="24"/>
          <w:szCs w:val="24"/>
        </w:rPr>
        <w:t>M</w:t>
      </w:r>
      <w:r w:rsidR="00D06C57" w:rsidRPr="00860957">
        <w:rPr>
          <w:rFonts w:ascii="Times New Roman" w:hAnsi="Times New Roman" w:cs="Times New Roman"/>
          <w:sz w:val="24"/>
          <w:szCs w:val="24"/>
        </w:rPr>
        <w:t>ë</w:t>
      </w:r>
      <w:r w:rsidR="00440BC9"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datë 15.06.2010, ai ka urdhëruar regjistrimin e emrit të subjektit juridik “</w:t>
      </w:r>
      <w:proofErr w:type="spellStart"/>
      <w:r w:rsidR="00726C4A" w:rsidRPr="00860957">
        <w:rPr>
          <w:rFonts w:ascii="Times New Roman" w:hAnsi="Times New Roman" w:cs="Times New Roman"/>
          <w:sz w:val="24"/>
          <w:szCs w:val="24"/>
        </w:rPr>
        <w:t>Fredo</w:t>
      </w:r>
      <w:proofErr w:type="spellEnd"/>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IMPEX</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 xml:space="preserve"> </w:t>
      </w:r>
      <w:r w:rsidR="00440BC9" w:rsidRPr="00860957">
        <w:rPr>
          <w:rFonts w:ascii="Times New Roman" w:hAnsi="Times New Roman" w:cs="Times New Roman"/>
          <w:sz w:val="24"/>
          <w:szCs w:val="24"/>
        </w:rPr>
        <w:t>SHPK</w:t>
      </w:r>
      <w:r w:rsidR="00726C4A" w:rsidRPr="00860957">
        <w:rPr>
          <w:rFonts w:ascii="Times New Roman" w:hAnsi="Times New Roman" w:cs="Times New Roman"/>
          <w:sz w:val="24"/>
          <w:szCs w:val="24"/>
        </w:rPr>
        <w:t xml:space="preserve"> dhe shtetasit </w:t>
      </w:r>
      <w:proofErr w:type="spellStart"/>
      <w:r w:rsidR="00726C4A" w:rsidRPr="00860957">
        <w:rPr>
          <w:rFonts w:ascii="Times New Roman" w:hAnsi="Times New Roman" w:cs="Times New Roman"/>
          <w:sz w:val="24"/>
          <w:szCs w:val="24"/>
        </w:rPr>
        <w:t>Pashko</w:t>
      </w:r>
      <w:proofErr w:type="spellEnd"/>
      <w:r w:rsidR="00726C4A" w:rsidRPr="00860957">
        <w:rPr>
          <w:rFonts w:ascii="Times New Roman" w:hAnsi="Times New Roman" w:cs="Times New Roman"/>
          <w:sz w:val="24"/>
          <w:szCs w:val="24"/>
        </w:rPr>
        <w:t xml:space="preserve"> </w:t>
      </w:r>
      <w:proofErr w:type="spellStart"/>
      <w:r w:rsidR="00726C4A" w:rsidRPr="00860957">
        <w:rPr>
          <w:rFonts w:ascii="Times New Roman" w:hAnsi="Times New Roman" w:cs="Times New Roman"/>
          <w:sz w:val="24"/>
          <w:szCs w:val="24"/>
        </w:rPr>
        <w:t>Miculi</w:t>
      </w:r>
      <w:proofErr w:type="spellEnd"/>
      <w:r w:rsidR="00726C4A" w:rsidRPr="00860957">
        <w:rPr>
          <w:rFonts w:ascii="Times New Roman" w:hAnsi="Times New Roman" w:cs="Times New Roman"/>
          <w:sz w:val="24"/>
          <w:szCs w:val="24"/>
        </w:rPr>
        <w:t>, në regjistrin e njoftimit të veprave penale</w:t>
      </w:r>
      <w:r w:rsidR="00D22EEF" w:rsidRPr="00860957">
        <w:rPr>
          <w:rFonts w:ascii="Times New Roman" w:hAnsi="Times New Roman" w:cs="Times New Roman"/>
          <w:sz w:val="24"/>
          <w:szCs w:val="24"/>
        </w:rPr>
        <w:t xml:space="preserve"> me arsyetimin se </w:t>
      </w:r>
      <w:r w:rsidR="00726C4A" w:rsidRPr="00860957">
        <w:rPr>
          <w:rFonts w:ascii="Times New Roman" w:hAnsi="Times New Roman" w:cs="Times New Roman"/>
          <w:sz w:val="24"/>
          <w:szCs w:val="24"/>
        </w:rPr>
        <w:t>nga materialet hetimore me këtë procedim janë konstatuar të dhëna</w:t>
      </w:r>
      <w:r w:rsidR="00480ADF"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të mjaftueshme për të ngritur dyshimin se shtetasi </w:t>
      </w:r>
      <w:proofErr w:type="spellStart"/>
      <w:r w:rsidR="00726C4A" w:rsidRPr="00860957">
        <w:rPr>
          <w:rFonts w:ascii="Times New Roman" w:hAnsi="Times New Roman" w:cs="Times New Roman"/>
          <w:sz w:val="24"/>
          <w:szCs w:val="24"/>
        </w:rPr>
        <w:t>Pashko</w:t>
      </w:r>
      <w:proofErr w:type="spellEnd"/>
      <w:r w:rsidR="00726C4A" w:rsidRPr="00860957">
        <w:rPr>
          <w:rFonts w:ascii="Times New Roman" w:hAnsi="Times New Roman" w:cs="Times New Roman"/>
          <w:sz w:val="24"/>
          <w:szCs w:val="24"/>
        </w:rPr>
        <w:t xml:space="preserve"> </w:t>
      </w:r>
      <w:proofErr w:type="spellStart"/>
      <w:r w:rsidR="00726C4A" w:rsidRPr="00860957">
        <w:rPr>
          <w:rFonts w:ascii="Times New Roman" w:hAnsi="Times New Roman" w:cs="Times New Roman"/>
          <w:sz w:val="24"/>
          <w:szCs w:val="24"/>
        </w:rPr>
        <w:t>Miculi</w:t>
      </w:r>
      <w:proofErr w:type="spellEnd"/>
      <w:r w:rsidR="00726C4A" w:rsidRPr="00860957">
        <w:rPr>
          <w:rFonts w:ascii="Times New Roman" w:hAnsi="Times New Roman" w:cs="Times New Roman"/>
          <w:sz w:val="24"/>
          <w:szCs w:val="24"/>
        </w:rPr>
        <w:t>, administrator i</w:t>
      </w:r>
      <w:r w:rsidR="00480ADF" w:rsidRPr="00860957">
        <w:rPr>
          <w:rFonts w:ascii="Times New Roman" w:hAnsi="Times New Roman" w:cs="Times New Roman"/>
          <w:sz w:val="24"/>
          <w:szCs w:val="24"/>
        </w:rPr>
        <w:t xml:space="preserve"> shoq</w:t>
      </w:r>
      <w:r w:rsidR="00ED7E94" w:rsidRPr="00860957">
        <w:rPr>
          <w:rFonts w:ascii="Times New Roman" w:hAnsi="Times New Roman" w:cs="Times New Roman"/>
          <w:sz w:val="24"/>
          <w:szCs w:val="24"/>
        </w:rPr>
        <w:t>ë</w:t>
      </w:r>
      <w:r w:rsidR="00480ADF" w:rsidRPr="00860957">
        <w:rPr>
          <w:rFonts w:ascii="Times New Roman" w:hAnsi="Times New Roman" w:cs="Times New Roman"/>
          <w:sz w:val="24"/>
          <w:szCs w:val="24"/>
        </w:rPr>
        <w:t>ris</w:t>
      </w:r>
      <w:r w:rsidR="00ED7E94" w:rsidRPr="00860957">
        <w:rPr>
          <w:rFonts w:ascii="Times New Roman" w:hAnsi="Times New Roman" w:cs="Times New Roman"/>
          <w:sz w:val="24"/>
          <w:szCs w:val="24"/>
        </w:rPr>
        <w:t>ë</w:t>
      </w:r>
      <w:r w:rsidR="00726C4A" w:rsidRPr="00860957">
        <w:rPr>
          <w:rFonts w:ascii="Times New Roman" w:hAnsi="Times New Roman" w:cs="Times New Roman"/>
          <w:sz w:val="24"/>
          <w:szCs w:val="24"/>
        </w:rPr>
        <w:t xml:space="preserve"> “</w:t>
      </w:r>
      <w:proofErr w:type="spellStart"/>
      <w:r w:rsidR="00726C4A" w:rsidRPr="00860957">
        <w:rPr>
          <w:rFonts w:ascii="Times New Roman" w:hAnsi="Times New Roman" w:cs="Times New Roman"/>
          <w:sz w:val="24"/>
          <w:szCs w:val="24"/>
        </w:rPr>
        <w:t>Fredo</w:t>
      </w:r>
      <w:proofErr w:type="spellEnd"/>
      <w:r w:rsidR="00726C4A" w:rsidRPr="00860957">
        <w:rPr>
          <w:rFonts w:ascii="Times New Roman" w:hAnsi="Times New Roman" w:cs="Times New Roman"/>
          <w:sz w:val="24"/>
          <w:szCs w:val="24"/>
        </w:rPr>
        <w:t xml:space="preserve"> IMPEX</w:t>
      </w:r>
      <w:r w:rsidR="007E2602" w:rsidRPr="00860957">
        <w:rPr>
          <w:rFonts w:ascii="Times New Roman" w:hAnsi="Times New Roman" w:cs="Times New Roman"/>
          <w:sz w:val="24"/>
          <w:szCs w:val="24"/>
        </w:rPr>
        <w:t>”</w:t>
      </w:r>
      <w:r w:rsidR="00726C4A" w:rsidRPr="00860957">
        <w:rPr>
          <w:rFonts w:ascii="Times New Roman" w:hAnsi="Times New Roman" w:cs="Times New Roman"/>
          <w:sz w:val="24"/>
          <w:szCs w:val="24"/>
        </w:rPr>
        <w:t xml:space="preserve"> </w:t>
      </w:r>
      <w:r w:rsidR="00D22EEF" w:rsidRPr="00860957">
        <w:rPr>
          <w:rFonts w:ascii="Times New Roman" w:hAnsi="Times New Roman" w:cs="Times New Roman"/>
          <w:sz w:val="24"/>
          <w:szCs w:val="24"/>
        </w:rPr>
        <w:t>SHPK</w:t>
      </w:r>
      <w:r w:rsidR="00726C4A" w:rsidRPr="00860957">
        <w:rPr>
          <w:rFonts w:ascii="Times New Roman" w:hAnsi="Times New Roman" w:cs="Times New Roman"/>
          <w:sz w:val="24"/>
          <w:szCs w:val="24"/>
        </w:rPr>
        <w:t xml:space="preserve"> ka falsifikuar dhe përdorur </w:t>
      </w:r>
      <w:r w:rsidR="00D22EEF" w:rsidRPr="00860957">
        <w:rPr>
          <w:rFonts w:ascii="Times New Roman" w:hAnsi="Times New Roman" w:cs="Times New Roman"/>
          <w:sz w:val="24"/>
          <w:szCs w:val="24"/>
        </w:rPr>
        <w:t>dokumente</w:t>
      </w:r>
      <w:r w:rsidR="00726C4A" w:rsidRPr="00860957">
        <w:rPr>
          <w:rFonts w:ascii="Times New Roman" w:hAnsi="Times New Roman" w:cs="Times New Roman"/>
          <w:sz w:val="24"/>
          <w:szCs w:val="24"/>
        </w:rPr>
        <w:t xml:space="preserve"> të </w:t>
      </w:r>
      <w:r w:rsidR="00D22EEF" w:rsidRPr="00860957">
        <w:rPr>
          <w:rFonts w:ascii="Times New Roman" w:hAnsi="Times New Roman" w:cs="Times New Roman"/>
          <w:sz w:val="24"/>
          <w:szCs w:val="24"/>
        </w:rPr>
        <w:t xml:space="preserve">falsifikuara. </w:t>
      </w:r>
    </w:p>
    <w:p w14:paraId="136E334D" w14:textId="0FC180FB" w:rsidR="006F1477" w:rsidRPr="00860957" w:rsidRDefault="00A959B0"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Afati p</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r kryerjen e hetimeve n</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D22EEF" w:rsidRPr="00860957">
        <w:rPr>
          <w:rFonts w:ascii="Times New Roman" w:hAnsi="Times New Roman" w:cs="Times New Roman"/>
          <w:sz w:val="24"/>
          <w:szCs w:val="24"/>
        </w:rPr>
        <w:t>lidhje me k</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t</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procedim penal rezulton t</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jen</w:t>
      </w:r>
      <w:r w:rsidR="00EA6A7C" w:rsidRPr="00860957">
        <w:rPr>
          <w:rFonts w:ascii="Times New Roman" w:hAnsi="Times New Roman" w:cs="Times New Roman"/>
          <w:sz w:val="24"/>
          <w:szCs w:val="24"/>
        </w:rPr>
        <w:t>ë</w:t>
      </w:r>
      <w:r w:rsidR="00D22EEF" w:rsidRPr="00860957">
        <w:rPr>
          <w:rFonts w:ascii="Times New Roman" w:hAnsi="Times New Roman" w:cs="Times New Roman"/>
          <w:sz w:val="24"/>
          <w:szCs w:val="24"/>
        </w:rPr>
        <w:t xml:space="preserve"> </w:t>
      </w:r>
      <w:r w:rsidRPr="00860957">
        <w:rPr>
          <w:rFonts w:ascii="Times New Roman" w:hAnsi="Times New Roman" w:cs="Times New Roman"/>
          <w:sz w:val="24"/>
          <w:szCs w:val="24"/>
        </w:rPr>
        <w:t>zgjatur pes</w:t>
      </w:r>
      <w:r w:rsidR="00EA6A7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her</w:t>
      </w:r>
      <w:r w:rsidR="00EA6A7C" w:rsidRPr="00860957">
        <w:rPr>
          <w:rFonts w:ascii="Times New Roman" w:hAnsi="Times New Roman" w:cs="Times New Roman"/>
          <w:sz w:val="24"/>
          <w:szCs w:val="24"/>
        </w:rPr>
        <w:t>ë</w:t>
      </w:r>
      <w:r w:rsidR="00480ADF" w:rsidRPr="00860957">
        <w:rPr>
          <w:rStyle w:val="FootnoteReference"/>
          <w:rFonts w:ascii="Times New Roman" w:hAnsi="Times New Roman" w:cs="Times New Roman"/>
          <w:sz w:val="24"/>
          <w:szCs w:val="24"/>
        </w:rPr>
        <w:footnoteReference w:id="24"/>
      </w:r>
      <w:r w:rsidRPr="00860957">
        <w:rPr>
          <w:rFonts w:ascii="Times New Roman" w:hAnsi="Times New Roman" w:cs="Times New Roman"/>
          <w:sz w:val="24"/>
          <w:szCs w:val="24"/>
        </w:rPr>
        <w:t xml:space="preserve"> me</w:t>
      </w:r>
      <w:r w:rsidR="00480ADF" w:rsidRPr="00860957">
        <w:rPr>
          <w:rFonts w:ascii="Times New Roman" w:hAnsi="Times New Roman" w:cs="Times New Roman"/>
          <w:sz w:val="24"/>
          <w:szCs w:val="24"/>
        </w:rPr>
        <w:t xml:space="preserve"> arsyetimin</w:t>
      </w:r>
      <w:r w:rsidR="00EA6A7C" w:rsidRPr="00860957">
        <w:rPr>
          <w:rFonts w:ascii="Times New Roman" w:hAnsi="Times New Roman" w:cs="Times New Roman"/>
          <w:sz w:val="24"/>
          <w:szCs w:val="24"/>
        </w:rPr>
        <w:t xml:space="preserve"> </w:t>
      </w:r>
      <w:r w:rsidRPr="00860957">
        <w:rPr>
          <w:rFonts w:ascii="Times New Roman" w:hAnsi="Times New Roman" w:cs="Times New Roman"/>
          <w:sz w:val="24"/>
          <w:szCs w:val="24"/>
        </w:rPr>
        <w:t>se hetimi i këtij procedimi penal nuk u përfundua në afatin e caktuar dhe është e nevojshme kryerja e veprimeve të tjera hetimore</w:t>
      </w:r>
      <w:r w:rsidR="006F1477" w:rsidRPr="00860957">
        <w:rPr>
          <w:rFonts w:ascii="Times New Roman" w:hAnsi="Times New Roman" w:cs="Times New Roman"/>
          <w:sz w:val="24"/>
          <w:szCs w:val="24"/>
        </w:rPr>
        <w:t>. Referuar përmbajtjes</w:t>
      </w:r>
      <w:r w:rsidR="007E2602" w:rsidRPr="00860957">
        <w:rPr>
          <w:rFonts w:ascii="Times New Roman" w:hAnsi="Times New Roman" w:cs="Times New Roman"/>
          <w:sz w:val="24"/>
          <w:szCs w:val="24"/>
        </w:rPr>
        <w:t xml:space="preserve"> </w:t>
      </w:r>
      <w:r w:rsidR="006F1477" w:rsidRPr="00860957">
        <w:rPr>
          <w:rFonts w:ascii="Times New Roman" w:hAnsi="Times New Roman" w:cs="Times New Roman"/>
          <w:sz w:val="24"/>
          <w:szCs w:val="24"/>
        </w:rPr>
        <w:t>s</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këtyre vendimeve vërehet se ato janë të njëjta në formë e në përmbajtje dhe në asnjë prej tyre nuk janë përcaktuar veprimet hetimore konkrete që do të kryhen dhe nuk është argumentuar pamundësia objektive për t’i përfunduar ato brenda afatit të zgjatur.</w:t>
      </w:r>
    </w:p>
    <w:p w14:paraId="779BB146" w14:textId="1B43783C" w:rsidR="006F1477" w:rsidRPr="00860957"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 xml:space="preserve">ë datë 13.07.2011 shtetasi </w:t>
      </w:r>
      <w:proofErr w:type="spellStart"/>
      <w:r w:rsidR="00726C4A" w:rsidRPr="00860957">
        <w:rPr>
          <w:rFonts w:ascii="Times New Roman" w:hAnsi="Times New Roman" w:cs="Times New Roman"/>
          <w:sz w:val="24"/>
          <w:szCs w:val="24"/>
        </w:rPr>
        <w:t>Pashko</w:t>
      </w:r>
      <w:proofErr w:type="spellEnd"/>
      <w:r w:rsidR="00726C4A" w:rsidRPr="00860957">
        <w:rPr>
          <w:rFonts w:ascii="Times New Roman" w:hAnsi="Times New Roman" w:cs="Times New Roman"/>
          <w:sz w:val="24"/>
          <w:szCs w:val="24"/>
        </w:rPr>
        <w:t xml:space="preserve"> </w:t>
      </w:r>
      <w:proofErr w:type="spellStart"/>
      <w:r w:rsidR="00726C4A" w:rsidRPr="00860957">
        <w:rPr>
          <w:rFonts w:ascii="Times New Roman" w:hAnsi="Times New Roman" w:cs="Times New Roman"/>
          <w:sz w:val="24"/>
          <w:szCs w:val="24"/>
        </w:rPr>
        <w:t>Miculi</w:t>
      </w:r>
      <w:proofErr w:type="spellEnd"/>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ka dhënë deklarimet e tij </w:t>
      </w:r>
      <w:r w:rsidR="006F1477" w:rsidRPr="00860957">
        <w:rPr>
          <w:rFonts w:ascii="Times New Roman" w:hAnsi="Times New Roman" w:cs="Times New Roman"/>
          <w:sz w:val="24"/>
          <w:szCs w:val="24"/>
        </w:rPr>
        <w:t>pran</w:t>
      </w:r>
      <w:r w:rsidR="00ED7E94" w:rsidRPr="00860957">
        <w:rPr>
          <w:rFonts w:ascii="Times New Roman" w:hAnsi="Times New Roman" w:cs="Times New Roman"/>
          <w:sz w:val="24"/>
          <w:szCs w:val="24"/>
        </w:rPr>
        <w:t>ë</w:t>
      </w:r>
      <w:r w:rsidR="00726C4A" w:rsidRPr="00860957">
        <w:rPr>
          <w:rFonts w:ascii="Times New Roman" w:hAnsi="Times New Roman" w:cs="Times New Roman"/>
          <w:sz w:val="24"/>
          <w:szCs w:val="24"/>
        </w:rPr>
        <w:t xml:space="preserve"> O</w:t>
      </w:r>
      <w:r w:rsidR="006F1477" w:rsidRPr="00860957">
        <w:rPr>
          <w:rFonts w:ascii="Times New Roman" w:hAnsi="Times New Roman" w:cs="Times New Roman"/>
          <w:sz w:val="24"/>
          <w:szCs w:val="24"/>
        </w:rPr>
        <w:t>ficerit t</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Policis</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 Gjyq</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 xml:space="preserve">sore </w:t>
      </w:r>
      <w:proofErr w:type="spellStart"/>
      <w:r w:rsidR="00726C4A" w:rsidRPr="00860957">
        <w:rPr>
          <w:rFonts w:ascii="Times New Roman" w:hAnsi="Times New Roman" w:cs="Times New Roman"/>
          <w:sz w:val="24"/>
          <w:szCs w:val="24"/>
        </w:rPr>
        <w:t>Simon</w:t>
      </w:r>
      <w:proofErr w:type="spellEnd"/>
      <w:r w:rsidR="00726C4A" w:rsidRPr="00860957">
        <w:rPr>
          <w:rFonts w:ascii="Times New Roman" w:hAnsi="Times New Roman" w:cs="Times New Roman"/>
          <w:sz w:val="24"/>
          <w:szCs w:val="24"/>
        </w:rPr>
        <w:t xml:space="preserve"> </w:t>
      </w:r>
      <w:proofErr w:type="spellStart"/>
      <w:r w:rsidR="00726C4A" w:rsidRPr="00860957">
        <w:rPr>
          <w:rFonts w:ascii="Times New Roman" w:hAnsi="Times New Roman" w:cs="Times New Roman"/>
          <w:sz w:val="24"/>
          <w:szCs w:val="24"/>
        </w:rPr>
        <w:t>Pashuku</w:t>
      </w:r>
      <w:proofErr w:type="spellEnd"/>
      <w:r w:rsidR="004F4D21" w:rsidRPr="00860957">
        <w:rPr>
          <w:rFonts w:ascii="Times New Roman" w:hAnsi="Times New Roman" w:cs="Times New Roman"/>
          <w:sz w:val="24"/>
          <w:szCs w:val="24"/>
        </w:rPr>
        <w:t>.</w:t>
      </w:r>
    </w:p>
    <w:p w14:paraId="26F2DA4F" w14:textId="066864DA" w:rsidR="009C6A02" w:rsidRPr="00860957" w:rsidRDefault="00EA6A7C"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M</w:t>
      </w:r>
      <w:r w:rsidR="00726C4A" w:rsidRPr="00860957">
        <w:rPr>
          <w:rFonts w:ascii="Times New Roman" w:hAnsi="Times New Roman" w:cs="Times New Roman"/>
          <w:sz w:val="24"/>
          <w:szCs w:val="24"/>
        </w:rPr>
        <w:t xml:space="preserve">ë datë 20.10.2011 </w:t>
      </w:r>
      <w:r w:rsidR="006F1477" w:rsidRPr="00860957">
        <w:rPr>
          <w:rFonts w:ascii="Times New Roman" w:hAnsi="Times New Roman" w:cs="Times New Roman"/>
          <w:sz w:val="24"/>
          <w:szCs w:val="24"/>
        </w:rPr>
        <w:t xml:space="preserve">subjekti </w:t>
      </w:r>
      <w:r w:rsidR="00726C4A" w:rsidRPr="00860957">
        <w:rPr>
          <w:rFonts w:ascii="Times New Roman" w:hAnsi="Times New Roman" w:cs="Times New Roman"/>
          <w:sz w:val="24"/>
          <w:szCs w:val="24"/>
        </w:rPr>
        <w:t>ka vendosur pushimin e proce</w:t>
      </w:r>
      <w:r w:rsidRPr="00860957">
        <w:rPr>
          <w:rFonts w:ascii="Times New Roman" w:hAnsi="Times New Roman" w:cs="Times New Roman"/>
          <w:sz w:val="24"/>
          <w:szCs w:val="24"/>
        </w:rPr>
        <w:t>d</w:t>
      </w:r>
      <w:r w:rsidR="00726C4A" w:rsidRPr="00860957">
        <w:rPr>
          <w:rFonts w:ascii="Times New Roman" w:hAnsi="Times New Roman" w:cs="Times New Roman"/>
          <w:sz w:val="24"/>
          <w:szCs w:val="24"/>
        </w:rPr>
        <w:t xml:space="preserve">imit penal </w:t>
      </w:r>
      <w:r w:rsidRPr="00860957">
        <w:rPr>
          <w:rFonts w:ascii="Times New Roman" w:hAnsi="Times New Roman" w:cs="Times New Roman"/>
          <w:sz w:val="24"/>
          <w:szCs w:val="24"/>
        </w:rPr>
        <w:t>n</w:t>
      </w:r>
      <w:r w:rsidR="00726C4A" w:rsidRPr="00860957">
        <w:rPr>
          <w:rFonts w:ascii="Times New Roman" w:hAnsi="Times New Roman" w:cs="Times New Roman"/>
          <w:sz w:val="24"/>
          <w:szCs w:val="24"/>
        </w:rPr>
        <w:t>r.</w:t>
      </w:r>
      <w:r w:rsidR="007E2602"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85 </w:t>
      </w:r>
      <w:r w:rsidR="004F4D21" w:rsidRPr="00860957">
        <w:rPr>
          <w:rFonts w:ascii="Times New Roman" w:hAnsi="Times New Roman" w:cs="Times New Roman"/>
          <w:sz w:val="24"/>
          <w:szCs w:val="24"/>
        </w:rPr>
        <w:t>/</w:t>
      </w:r>
      <w:r w:rsidR="00726C4A" w:rsidRPr="00860957">
        <w:rPr>
          <w:rFonts w:ascii="Times New Roman" w:hAnsi="Times New Roman" w:cs="Times New Roman"/>
          <w:sz w:val="24"/>
          <w:szCs w:val="24"/>
        </w:rPr>
        <w:t>2010.</w:t>
      </w:r>
      <w:r w:rsidR="00825247" w:rsidRPr="00860957">
        <w:rPr>
          <w:rFonts w:ascii="Times New Roman" w:hAnsi="Times New Roman" w:cs="Times New Roman"/>
          <w:sz w:val="24"/>
          <w:szCs w:val="24"/>
        </w:rPr>
        <w:t xml:space="preserve"> </w:t>
      </w:r>
      <w:r w:rsidR="00726C4A" w:rsidRPr="00860957">
        <w:rPr>
          <w:rFonts w:ascii="Times New Roman" w:hAnsi="Times New Roman" w:cs="Times New Roman"/>
          <w:sz w:val="24"/>
          <w:szCs w:val="24"/>
        </w:rPr>
        <w:t xml:space="preserve">Nuk ka të dhëna që të jetë ushtruar ankim ndaj këtij vendimi. </w:t>
      </w:r>
    </w:p>
    <w:p w14:paraId="59B26DFC" w14:textId="0B3DB884" w:rsidR="009C6A02" w:rsidRPr="00860957"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nave nga </w:t>
      </w:r>
      <w:r w:rsidRPr="00860957">
        <w:rPr>
          <w:rFonts w:ascii="Times New Roman" w:hAnsi="Times New Roman" w:cs="Times New Roman"/>
          <w:color w:val="000000" w:themeColor="text1"/>
          <w:sz w:val="24"/>
          <w:szCs w:val="24"/>
        </w:rPr>
        <w:t>sistemi TIMS, rezulto</w:t>
      </w:r>
      <w:r w:rsidR="007E2602" w:rsidRPr="00860957">
        <w:rPr>
          <w:rFonts w:ascii="Times New Roman" w:hAnsi="Times New Roman" w:cs="Times New Roman"/>
          <w:color w:val="000000" w:themeColor="text1"/>
          <w:sz w:val="24"/>
          <w:szCs w:val="24"/>
        </w:rPr>
        <w:t>n</w:t>
      </w:r>
      <w:r w:rsidRPr="00860957">
        <w:rPr>
          <w:rFonts w:ascii="Times New Roman" w:hAnsi="Times New Roman" w:cs="Times New Roman"/>
          <w:color w:val="000000" w:themeColor="text1"/>
          <w:sz w:val="24"/>
          <w:szCs w:val="24"/>
        </w:rPr>
        <w:t xml:space="preserve"> se subjekti ka udhëtuar me mjetin me </w:t>
      </w:r>
      <w:r w:rsidRPr="00860957">
        <w:rPr>
          <w:rFonts w:ascii="Times New Roman" w:hAnsi="Times New Roman" w:cs="Times New Roman"/>
          <w:sz w:val="24"/>
          <w:szCs w:val="24"/>
        </w:rPr>
        <w:t xml:space="preserve">targë AA393AR në datën 16.02.2013 </w:t>
      </w:r>
      <w:r w:rsidR="007E2602" w:rsidRPr="00860957">
        <w:rPr>
          <w:rFonts w:ascii="Times New Roman" w:hAnsi="Times New Roman" w:cs="Times New Roman"/>
          <w:sz w:val="24"/>
          <w:szCs w:val="24"/>
        </w:rPr>
        <w:t>(dalje)</w:t>
      </w:r>
      <w:r w:rsidR="00A72D82" w:rsidRPr="00860957">
        <w:rPr>
          <w:rFonts w:ascii="Times New Roman" w:hAnsi="Times New Roman" w:cs="Times New Roman"/>
          <w:sz w:val="24"/>
          <w:szCs w:val="24"/>
        </w:rPr>
        <w:t xml:space="preserve"> </w:t>
      </w:r>
      <w:ins w:id="118" w:author="Admin" w:date="2025-07-08T11:03:00Z">
        <w:r w:rsidR="00A72D82" w:rsidRPr="00860957">
          <w:rPr>
            <w:rFonts w:ascii="Times New Roman" w:hAnsi="Times New Roman" w:cs="Times New Roman"/>
            <w:sz w:val="24"/>
            <w:szCs w:val="24"/>
          </w:rPr>
          <w:t>nga Shqipëria</w:t>
        </w:r>
        <w:r w:rsidR="007E2602" w:rsidRPr="00860957">
          <w:rPr>
            <w:rFonts w:ascii="Times New Roman" w:hAnsi="Times New Roman" w:cs="Times New Roman"/>
            <w:sz w:val="24"/>
            <w:szCs w:val="24"/>
          </w:rPr>
          <w:t xml:space="preserve"> </w:t>
        </w:r>
      </w:ins>
      <w:r w:rsidRPr="00860957">
        <w:rPr>
          <w:rFonts w:ascii="Times New Roman" w:hAnsi="Times New Roman" w:cs="Times New Roman"/>
          <w:sz w:val="24"/>
          <w:szCs w:val="24"/>
        </w:rPr>
        <w:t>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n 09.00 dhe </w:t>
      </w:r>
      <w:r w:rsidR="00BF0966" w:rsidRPr="00860957">
        <w:rPr>
          <w:rFonts w:ascii="Times New Roman" w:hAnsi="Times New Roman" w:cs="Times New Roman"/>
          <w:sz w:val="24"/>
          <w:szCs w:val="24"/>
        </w:rPr>
        <w:t>(hyrje)</w:t>
      </w:r>
      <w:r w:rsidR="00A72D82" w:rsidRPr="00860957">
        <w:rPr>
          <w:rFonts w:ascii="Times New Roman" w:hAnsi="Times New Roman" w:cs="Times New Roman"/>
          <w:sz w:val="24"/>
          <w:szCs w:val="24"/>
        </w:rPr>
        <w:t xml:space="preserve"> </w:t>
      </w:r>
      <w:r w:rsidR="0029570A" w:rsidRPr="00860957">
        <w:rPr>
          <w:rFonts w:ascii="Times New Roman" w:hAnsi="Times New Roman" w:cs="Times New Roman"/>
          <w:sz w:val="24"/>
          <w:szCs w:val="24"/>
        </w:rPr>
        <w:t>në</w:t>
      </w:r>
      <w:r w:rsidR="00A72D82" w:rsidRPr="00860957">
        <w:rPr>
          <w:rFonts w:ascii="Times New Roman" w:hAnsi="Times New Roman" w:cs="Times New Roman"/>
          <w:sz w:val="24"/>
          <w:szCs w:val="24"/>
        </w:rPr>
        <w:t xml:space="preserve"> </w:t>
      </w:r>
      <w:ins w:id="119" w:author="Admin" w:date="2025-07-08T11:03:00Z">
        <w:r w:rsidR="0029570A" w:rsidRPr="00860957">
          <w:rPr>
            <w:rFonts w:ascii="Times New Roman" w:hAnsi="Times New Roman" w:cs="Times New Roman"/>
            <w:sz w:val="24"/>
            <w:szCs w:val="24"/>
          </w:rPr>
          <w:t>Shqipëri</w:t>
        </w:r>
        <w:r w:rsidRPr="00860957">
          <w:rPr>
            <w:rFonts w:ascii="Times New Roman" w:hAnsi="Times New Roman" w:cs="Times New Roman"/>
            <w:sz w:val="24"/>
            <w:szCs w:val="24"/>
          </w:rPr>
          <w:t xml:space="preserve">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ins>
      <w:r w:rsidRPr="00860957">
        <w:rPr>
          <w:rFonts w:ascii="Times New Roman" w:hAnsi="Times New Roman" w:cs="Times New Roman"/>
          <w:sz w:val="24"/>
          <w:szCs w:val="24"/>
        </w:rPr>
        <w:t>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n 13</w:t>
      </w:r>
      <w:del w:id="120" w:author="Admin" w:date="2025-07-08T11:03:00Z">
        <w:r w:rsidRPr="007038D9">
          <w:rPr>
            <w:rFonts w:ascii="Times New Roman" w:hAnsi="Times New Roman" w:cs="Times New Roman"/>
            <w:sz w:val="24"/>
            <w:szCs w:val="24"/>
          </w:rPr>
          <w:delText>.</w:delText>
        </w:r>
      </w:del>
      <w:ins w:id="121" w:author="Admin" w:date="2025-07-08T11:03:00Z">
        <w:r w:rsidR="0029570A" w:rsidRPr="00860957">
          <w:rPr>
            <w:rFonts w:ascii="Times New Roman" w:hAnsi="Times New Roman" w:cs="Times New Roman"/>
            <w:sz w:val="24"/>
            <w:szCs w:val="24"/>
          </w:rPr>
          <w:t>:</w:t>
        </w:r>
      </w:ins>
      <w:r w:rsidRPr="00860957">
        <w:rPr>
          <w:rFonts w:ascii="Times New Roman" w:hAnsi="Times New Roman" w:cs="Times New Roman"/>
          <w:sz w:val="24"/>
          <w:szCs w:val="24"/>
        </w:rPr>
        <w:t>25 minuta. Po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w:t>
      </w:r>
      <w:r w:rsidR="00ED7E94"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or</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ka udh</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tuar me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5E1639" w:rsidRPr="00860957">
        <w:rPr>
          <w:rFonts w:ascii="Times New Roman" w:hAnsi="Times New Roman" w:cs="Times New Roman"/>
          <w:sz w:val="24"/>
          <w:szCs w:val="24"/>
        </w:rPr>
        <w:t>njëjtin</w:t>
      </w:r>
      <w:r w:rsidRPr="00860957">
        <w:rPr>
          <w:rFonts w:ascii="Times New Roman" w:hAnsi="Times New Roman" w:cs="Times New Roman"/>
          <w:sz w:val="24"/>
          <w:szCs w:val="24"/>
        </w:rPr>
        <w:t xml:space="preserve"> automjet dhe shtetasi </w:t>
      </w:r>
      <w:proofErr w:type="spellStart"/>
      <w:r w:rsidRPr="00860957">
        <w:rPr>
          <w:rFonts w:ascii="Times New Roman" w:hAnsi="Times New Roman" w:cs="Times New Roman"/>
          <w:sz w:val="24"/>
          <w:szCs w:val="24"/>
        </w:rPr>
        <w:t>Pashko</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Miculi</w:t>
      </w:r>
      <w:proofErr w:type="spellEnd"/>
      <w:r w:rsidR="00BF0966"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u evidentuan udhëtime t</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para dhe pas vitit 2013.</w:t>
      </w:r>
    </w:p>
    <w:p w14:paraId="7053C14C" w14:textId="3FEC7AAA" w:rsidR="009C6A02" w:rsidRPr="00860957" w:rsidRDefault="009C6A02"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I pyetur gjatë hetimit administrativ mbi pronarin e automjetit me targë AA393AR, subjekti ka deklaruar se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referuar përgjigjes së DPSHTRR në atë periudhë</w:t>
      </w:r>
      <w:r w:rsidR="00BF0966" w:rsidRPr="00860957">
        <w:rPr>
          <w:rFonts w:ascii="Times New Roman" w:hAnsi="Times New Roman" w:cs="Times New Roman"/>
          <w:sz w:val="24"/>
          <w:szCs w:val="24"/>
        </w:rPr>
        <w:t xml:space="preserve"> automjeti</w:t>
      </w:r>
      <w:r w:rsidRPr="00860957">
        <w:rPr>
          <w:rFonts w:ascii="Times New Roman" w:hAnsi="Times New Roman" w:cs="Times New Roman"/>
          <w:sz w:val="24"/>
          <w:szCs w:val="24"/>
        </w:rPr>
        <w:t xml:space="preserve"> ka qenë në pronësi të </w:t>
      </w:r>
      <w:proofErr w:type="spellStart"/>
      <w:r w:rsidRPr="00860957">
        <w:rPr>
          <w:rFonts w:ascii="Times New Roman" w:hAnsi="Times New Roman" w:cs="Times New Roman"/>
          <w:sz w:val="24"/>
          <w:szCs w:val="24"/>
        </w:rPr>
        <w:t>Simon</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Pashuku</w:t>
      </w:r>
      <w:proofErr w:type="spellEnd"/>
      <w:r w:rsidRPr="00860957">
        <w:rPr>
          <w:rFonts w:ascii="Times New Roman" w:hAnsi="Times New Roman" w:cs="Times New Roman"/>
          <w:sz w:val="24"/>
          <w:szCs w:val="24"/>
        </w:rPr>
        <w:t xml:space="preserve">, prokuror në Kukës, pretendim i </w:t>
      </w:r>
      <w:r w:rsidR="00ED7E94" w:rsidRPr="00860957">
        <w:rPr>
          <w:rFonts w:ascii="Times New Roman" w:hAnsi="Times New Roman" w:cs="Times New Roman"/>
          <w:sz w:val="24"/>
          <w:szCs w:val="24"/>
        </w:rPr>
        <w:t>vërtetuar</w:t>
      </w:r>
      <w:r w:rsidRPr="00860957">
        <w:rPr>
          <w:rFonts w:ascii="Times New Roman" w:hAnsi="Times New Roman" w:cs="Times New Roman"/>
          <w:sz w:val="24"/>
          <w:szCs w:val="24"/>
        </w:rPr>
        <w:t xml:space="preserve"> edhe n</w:t>
      </w:r>
      <w:r w:rsidR="00ED7E94" w:rsidRPr="00860957">
        <w:rPr>
          <w:rFonts w:ascii="Times New Roman" w:hAnsi="Times New Roman" w:cs="Times New Roman"/>
          <w:sz w:val="24"/>
          <w:szCs w:val="24"/>
        </w:rPr>
        <w:t>ë</w:t>
      </w:r>
      <w:r w:rsidRPr="00860957">
        <w:rPr>
          <w:rFonts w:ascii="Times New Roman" w:hAnsi="Times New Roman" w:cs="Times New Roman"/>
          <w:sz w:val="24"/>
          <w:szCs w:val="24"/>
        </w:rPr>
        <w:t xml:space="preserve"> AMF. Sipas tij qëllimi i udhëtimit ka </w:t>
      </w:r>
      <w:r w:rsidR="005E1639" w:rsidRPr="00860957">
        <w:rPr>
          <w:rFonts w:ascii="Times New Roman" w:hAnsi="Times New Roman" w:cs="Times New Roman"/>
          <w:sz w:val="24"/>
          <w:szCs w:val="24"/>
        </w:rPr>
        <w:t>qenë</w:t>
      </w:r>
      <w:r w:rsidRPr="00860957">
        <w:rPr>
          <w:rFonts w:ascii="Times New Roman" w:hAnsi="Times New Roman" w:cs="Times New Roman"/>
          <w:sz w:val="24"/>
          <w:szCs w:val="24"/>
        </w:rPr>
        <w:t xml:space="preserve"> për pazare ushqimore për shtëpinë.</w:t>
      </w:r>
    </w:p>
    <w:p w14:paraId="5AA794A9" w14:textId="3F043A30" w:rsidR="005E1639" w:rsidRPr="00860957" w:rsidRDefault="00726C4A"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w:t>
      </w:r>
      <w:r w:rsidR="00FE2096" w:rsidRPr="00860957">
        <w:rPr>
          <w:rFonts w:ascii="Times New Roman" w:hAnsi="Times New Roman" w:cs="Times New Roman"/>
          <w:sz w:val="24"/>
          <w:szCs w:val="24"/>
        </w:rPr>
        <w:t>përfundim</w:t>
      </w:r>
      <w:r w:rsidRPr="00860957">
        <w:rPr>
          <w:rFonts w:ascii="Times New Roman" w:hAnsi="Times New Roman" w:cs="Times New Roman"/>
          <w:sz w:val="24"/>
          <w:szCs w:val="24"/>
        </w:rPr>
        <w:t xml:space="preserve"> 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administrativ, nga aktet e mësipërme </w:t>
      </w:r>
      <w:r w:rsidR="00EA6A7C" w:rsidRPr="00860957">
        <w:rPr>
          <w:rFonts w:ascii="Times New Roman" w:hAnsi="Times New Roman" w:cs="Times New Roman"/>
          <w:sz w:val="24"/>
          <w:szCs w:val="24"/>
        </w:rPr>
        <w:t>Komisioni ka konstatuar se</w:t>
      </w:r>
      <w:r w:rsidRPr="00860957">
        <w:rPr>
          <w:rFonts w:ascii="Times New Roman" w:hAnsi="Times New Roman" w:cs="Times New Roman"/>
          <w:sz w:val="24"/>
          <w:szCs w:val="24"/>
        </w:rPr>
        <w:t xml:space="preserve">: (i) </w:t>
      </w:r>
      <w:r w:rsidR="006F1477" w:rsidRPr="00860957">
        <w:rPr>
          <w:rFonts w:ascii="Times New Roman" w:hAnsi="Times New Roman" w:cs="Times New Roman"/>
          <w:sz w:val="24"/>
          <w:szCs w:val="24"/>
        </w:rPr>
        <w:t>S</w:t>
      </w:r>
      <w:r w:rsidRPr="00860957">
        <w:rPr>
          <w:rFonts w:ascii="Times New Roman" w:hAnsi="Times New Roman" w:cs="Times New Roman"/>
          <w:sz w:val="24"/>
          <w:szCs w:val="24"/>
        </w:rPr>
        <w:t xml:space="preserve">ubjekti </w:t>
      </w:r>
      <w:r w:rsidR="006F1477" w:rsidRPr="00860957">
        <w:rPr>
          <w:rFonts w:ascii="Times New Roman" w:hAnsi="Times New Roman" w:cs="Times New Roman"/>
          <w:sz w:val="24"/>
          <w:szCs w:val="24"/>
        </w:rPr>
        <w:t>rivler</w:t>
      </w:r>
      <w:r w:rsidR="00ED7E94" w:rsidRPr="00860957">
        <w:rPr>
          <w:rFonts w:ascii="Times New Roman" w:hAnsi="Times New Roman" w:cs="Times New Roman"/>
          <w:sz w:val="24"/>
          <w:szCs w:val="24"/>
        </w:rPr>
        <w:t>ë</w:t>
      </w:r>
      <w:r w:rsidR="006F1477" w:rsidRPr="00860957">
        <w:rPr>
          <w:rFonts w:ascii="Times New Roman" w:hAnsi="Times New Roman" w:cs="Times New Roman"/>
          <w:sz w:val="24"/>
          <w:szCs w:val="24"/>
        </w:rPr>
        <w:t>simit</w:t>
      </w:r>
      <w:r w:rsidRPr="00860957">
        <w:rPr>
          <w:rFonts w:ascii="Times New Roman" w:hAnsi="Times New Roman" w:cs="Times New Roman"/>
          <w:sz w:val="24"/>
          <w:szCs w:val="24"/>
        </w:rPr>
        <w:t xml:space="preserve"> ka trajtuar në vitin 2010 një </w:t>
      </w:r>
      <w:r w:rsidR="0092697F" w:rsidRPr="00860957">
        <w:rPr>
          <w:rFonts w:ascii="Times New Roman" w:hAnsi="Times New Roman" w:cs="Times New Roman"/>
          <w:sz w:val="24"/>
          <w:szCs w:val="24"/>
        </w:rPr>
        <w:t>çështje</w:t>
      </w:r>
      <w:r w:rsidRPr="00860957">
        <w:rPr>
          <w:rFonts w:ascii="Times New Roman" w:hAnsi="Times New Roman" w:cs="Times New Roman"/>
          <w:sz w:val="24"/>
          <w:szCs w:val="24"/>
        </w:rPr>
        <w:t xml:space="preserve"> me shtetasin </w:t>
      </w:r>
      <w:proofErr w:type="spellStart"/>
      <w:r w:rsidRPr="00860957">
        <w:rPr>
          <w:rFonts w:ascii="Times New Roman" w:hAnsi="Times New Roman" w:cs="Times New Roman"/>
          <w:sz w:val="24"/>
          <w:szCs w:val="24"/>
        </w:rPr>
        <w:t>Pashko</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Miculi</w:t>
      </w:r>
      <w:proofErr w:type="spellEnd"/>
      <w:r w:rsidRPr="00860957">
        <w:rPr>
          <w:rFonts w:ascii="Times New Roman" w:hAnsi="Times New Roman" w:cs="Times New Roman"/>
          <w:sz w:val="24"/>
          <w:szCs w:val="24"/>
        </w:rPr>
        <w:t>, i cili është ortak i shoqërisë “</w:t>
      </w:r>
      <w:proofErr w:type="spellStart"/>
      <w:r w:rsidRPr="00860957">
        <w:rPr>
          <w:rFonts w:ascii="Times New Roman" w:hAnsi="Times New Roman" w:cs="Times New Roman"/>
          <w:sz w:val="24"/>
          <w:szCs w:val="24"/>
        </w:rPr>
        <w:t>Fredo</w:t>
      </w:r>
      <w:proofErr w:type="spellEnd"/>
      <w:r w:rsidR="00FE2096" w:rsidRPr="00860957">
        <w:rPr>
          <w:rFonts w:ascii="Times New Roman" w:hAnsi="Times New Roman" w:cs="Times New Roman"/>
          <w:sz w:val="24"/>
          <w:szCs w:val="24"/>
        </w:rPr>
        <w:t xml:space="preserve"> IMPEX</w:t>
      </w:r>
      <w:r w:rsidRPr="00860957">
        <w:rPr>
          <w:rFonts w:ascii="Times New Roman" w:hAnsi="Times New Roman" w:cs="Times New Roman"/>
          <w:sz w:val="24"/>
          <w:szCs w:val="24"/>
        </w:rPr>
        <w:t xml:space="preserve">” </w:t>
      </w:r>
      <w:r w:rsidR="00FE2096" w:rsidRPr="00860957">
        <w:rPr>
          <w:rFonts w:ascii="Times New Roman" w:hAnsi="Times New Roman" w:cs="Times New Roman"/>
          <w:sz w:val="24"/>
          <w:szCs w:val="24"/>
        </w:rPr>
        <w:t>SHPK</w:t>
      </w:r>
      <w:r w:rsidRPr="00860957">
        <w:rPr>
          <w:rFonts w:ascii="Times New Roman" w:hAnsi="Times New Roman" w:cs="Times New Roman"/>
          <w:sz w:val="24"/>
          <w:szCs w:val="24"/>
        </w:rPr>
        <w:t>, të cilin e ka pushuar në vitin 2011; (</w:t>
      </w:r>
      <w:proofErr w:type="spellStart"/>
      <w:r w:rsidRPr="00860957">
        <w:rPr>
          <w:rFonts w:ascii="Times New Roman" w:hAnsi="Times New Roman" w:cs="Times New Roman"/>
          <w:sz w:val="24"/>
          <w:szCs w:val="24"/>
        </w:rPr>
        <w:t>ii</w:t>
      </w:r>
      <w:proofErr w:type="spellEnd"/>
      <w:r w:rsidRPr="00860957">
        <w:rPr>
          <w:rFonts w:ascii="Times New Roman" w:hAnsi="Times New Roman" w:cs="Times New Roman"/>
          <w:sz w:val="24"/>
          <w:szCs w:val="24"/>
        </w:rPr>
        <w:t xml:space="preserve">) </w:t>
      </w:r>
      <w:r w:rsidR="00825247" w:rsidRPr="00860957">
        <w:rPr>
          <w:rFonts w:ascii="Times New Roman" w:hAnsi="Times New Roman" w:cs="Times New Roman"/>
          <w:sz w:val="24"/>
          <w:szCs w:val="24"/>
        </w:rPr>
        <w:t>Vendimet</w:t>
      </w:r>
      <w:r w:rsidRPr="00860957">
        <w:rPr>
          <w:rFonts w:ascii="Times New Roman" w:hAnsi="Times New Roman" w:cs="Times New Roman"/>
          <w:sz w:val="24"/>
          <w:szCs w:val="24"/>
        </w:rPr>
        <w:t xml:space="preserve"> për zgjatje të afatit të hetimeve </w:t>
      </w:r>
      <w:r w:rsidR="00EA6A7C" w:rsidRPr="00860957">
        <w:rPr>
          <w:rFonts w:ascii="Times New Roman" w:hAnsi="Times New Roman" w:cs="Times New Roman"/>
          <w:sz w:val="24"/>
          <w:szCs w:val="24"/>
        </w:rPr>
        <w:t>jan</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të pajustifikuara në raport me kushtet e parashikuara në </w:t>
      </w:r>
      <w:r w:rsidRPr="00860957">
        <w:rPr>
          <w:rFonts w:ascii="Times New Roman" w:hAnsi="Times New Roman" w:cs="Times New Roman"/>
          <w:sz w:val="24"/>
          <w:szCs w:val="24"/>
        </w:rPr>
        <w:lastRenderedPageBreak/>
        <w:t>nenin 324/2 të K</w:t>
      </w:r>
      <w:r w:rsidR="00EA6A7C" w:rsidRPr="00860957">
        <w:rPr>
          <w:rFonts w:ascii="Times New Roman" w:hAnsi="Times New Roman" w:cs="Times New Roman"/>
          <w:sz w:val="24"/>
          <w:szCs w:val="24"/>
        </w:rPr>
        <w:t>odit t</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 xml:space="preserve"> Procedur</w:t>
      </w:r>
      <w:r w:rsidR="00D06C57" w:rsidRPr="00860957">
        <w:rPr>
          <w:rFonts w:ascii="Times New Roman" w:hAnsi="Times New Roman" w:cs="Times New Roman"/>
          <w:sz w:val="24"/>
          <w:szCs w:val="24"/>
        </w:rPr>
        <w:t>ë</w:t>
      </w:r>
      <w:r w:rsidR="00EA6A7C" w:rsidRPr="00860957">
        <w:rPr>
          <w:rFonts w:ascii="Times New Roman" w:hAnsi="Times New Roman" w:cs="Times New Roman"/>
          <w:sz w:val="24"/>
          <w:szCs w:val="24"/>
        </w:rPr>
        <w:t>s Penale</w:t>
      </w:r>
      <w:r w:rsidR="00825247" w:rsidRPr="00860957">
        <w:rPr>
          <w:rFonts w:ascii="Times New Roman" w:hAnsi="Times New Roman" w:cs="Times New Roman"/>
          <w:sz w:val="24"/>
          <w:szCs w:val="24"/>
        </w:rPr>
        <w:t>,</w:t>
      </w:r>
      <w:r w:rsidRPr="00860957">
        <w:rPr>
          <w:rFonts w:ascii="Times New Roman" w:hAnsi="Times New Roman" w:cs="Times New Roman"/>
          <w:sz w:val="24"/>
          <w:szCs w:val="24"/>
        </w:rPr>
        <w:t xml:space="preserve"> sipas të cilit zgjatja e afatit kushtëzohet</w:t>
      </w:r>
      <w:r w:rsidR="006F147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me </w:t>
      </w:r>
      <w:proofErr w:type="spellStart"/>
      <w:r w:rsidRPr="00860957">
        <w:rPr>
          <w:rFonts w:ascii="Times New Roman" w:hAnsi="Times New Roman" w:cs="Times New Roman"/>
          <w:sz w:val="24"/>
          <w:szCs w:val="24"/>
        </w:rPr>
        <w:t>kompleksitetin</w:t>
      </w:r>
      <w:proofErr w:type="spellEnd"/>
      <w:r w:rsidRPr="00860957">
        <w:rPr>
          <w:rFonts w:ascii="Times New Roman" w:hAnsi="Times New Roman" w:cs="Times New Roman"/>
          <w:sz w:val="24"/>
          <w:szCs w:val="24"/>
        </w:rPr>
        <w:t xml:space="preserve"> e hetimeve dhe pamundësisë për ti përfunduar ato brenda afatit të zgjatur; (</w:t>
      </w:r>
      <w:proofErr w:type="spellStart"/>
      <w:r w:rsidRPr="00860957">
        <w:rPr>
          <w:rFonts w:ascii="Times New Roman" w:hAnsi="Times New Roman" w:cs="Times New Roman"/>
          <w:sz w:val="24"/>
          <w:szCs w:val="24"/>
        </w:rPr>
        <w:t>iii</w:t>
      </w:r>
      <w:proofErr w:type="spellEnd"/>
      <w:r w:rsidRPr="00860957">
        <w:rPr>
          <w:rFonts w:ascii="Times New Roman" w:hAnsi="Times New Roman" w:cs="Times New Roman"/>
          <w:sz w:val="24"/>
          <w:szCs w:val="24"/>
        </w:rPr>
        <w:t xml:space="preserve">) </w:t>
      </w:r>
      <w:r w:rsidR="00EA6A7C" w:rsidRPr="00860957">
        <w:rPr>
          <w:rFonts w:ascii="Times New Roman" w:hAnsi="Times New Roman" w:cs="Times New Roman"/>
          <w:sz w:val="24"/>
          <w:szCs w:val="24"/>
        </w:rPr>
        <w:t>K</w:t>
      </w:r>
      <w:r w:rsidRPr="00860957">
        <w:rPr>
          <w:rFonts w:ascii="Times New Roman" w:hAnsi="Times New Roman" w:cs="Times New Roman"/>
          <w:sz w:val="24"/>
          <w:szCs w:val="24"/>
        </w:rPr>
        <w:t>a mungesë të veprimeve hetimore; (</w:t>
      </w:r>
      <w:proofErr w:type="spellStart"/>
      <w:r w:rsidRPr="00860957">
        <w:rPr>
          <w:rFonts w:ascii="Times New Roman" w:hAnsi="Times New Roman" w:cs="Times New Roman"/>
          <w:sz w:val="24"/>
          <w:szCs w:val="24"/>
        </w:rPr>
        <w:t>iv</w:t>
      </w:r>
      <w:proofErr w:type="spellEnd"/>
      <w:r w:rsidRPr="00860957">
        <w:rPr>
          <w:rFonts w:ascii="Times New Roman" w:hAnsi="Times New Roman" w:cs="Times New Roman"/>
          <w:sz w:val="24"/>
          <w:szCs w:val="24"/>
        </w:rPr>
        <w:t xml:space="preserve">) </w:t>
      </w:r>
      <w:r w:rsidR="00825247" w:rsidRPr="00860957">
        <w:rPr>
          <w:rFonts w:ascii="Times New Roman" w:hAnsi="Times New Roman" w:cs="Times New Roman"/>
          <w:sz w:val="24"/>
          <w:szCs w:val="24"/>
        </w:rPr>
        <w:t>N</w:t>
      </w:r>
      <w:r w:rsidRPr="00860957">
        <w:rPr>
          <w:rFonts w:ascii="Times New Roman" w:hAnsi="Times New Roman" w:cs="Times New Roman"/>
          <w:sz w:val="24"/>
          <w:szCs w:val="24"/>
        </w:rPr>
        <w:t>ë vitin 2013 subjekti ka udh</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tuar </w:t>
      </w:r>
      <w:proofErr w:type="spellStart"/>
      <w:r w:rsidRPr="00860957">
        <w:rPr>
          <w:rFonts w:ascii="Times New Roman" w:hAnsi="Times New Roman" w:cs="Times New Roman"/>
          <w:sz w:val="24"/>
          <w:szCs w:val="24"/>
        </w:rPr>
        <w:t>s</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bashku</w:t>
      </w:r>
      <w:proofErr w:type="spellEnd"/>
      <w:r w:rsidRPr="00860957">
        <w:rPr>
          <w:rFonts w:ascii="Times New Roman" w:hAnsi="Times New Roman" w:cs="Times New Roman"/>
          <w:sz w:val="24"/>
          <w:szCs w:val="24"/>
        </w:rPr>
        <w:t xml:space="preserve"> me k</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shtetas me automjetin me targë  AA393AR.</w:t>
      </w:r>
      <w:r w:rsidR="00EA6A7C" w:rsidRPr="00860957">
        <w:rPr>
          <w:rFonts w:ascii="Times New Roman" w:hAnsi="Times New Roman" w:cs="Times New Roman"/>
          <w:sz w:val="24"/>
          <w:szCs w:val="24"/>
        </w:rPr>
        <w:t xml:space="preserve"> </w:t>
      </w:r>
      <w:r w:rsidR="00BF0966" w:rsidRPr="00860957">
        <w:rPr>
          <w:rFonts w:ascii="Times New Roman" w:hAnsi="Times New Roman" w:cs="Times New Roman"/>
          <w:sz w:val="24"/>
          <w:szCs w:val="24"/>
        </w:rPr>
        <w:t>N</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lidhje me sa m</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 sip</w:t>
      </w:r>
      <w:r w:rsidR="00D814C8" w:rsidRPr="00860957">
        <w:rPr>
          <w:rFonts w:ascii="Times New Roman" w:hAnsi="Times New Roman" w:cs="Times New Roman"/>
          <w:sz w:val="24"/>
          <w:szCs w:val="24"/>
        </w:rPr>
        <w:t>ë</w:t>
      </w:r>
      <w:r w:rsidR="00BF0966" w:rsidRPr="00860957">
        <w:rPr>
          <w:rFonts w:ascii="Times New Roman" w:hAnsi="Times New Roman" w:cs="Times New Roman"/>
          <w:sz w:val="24"/>
          <w:szCs w:val="24"/>
        </w:rPr>
        <w:t xml:space="preserve">r, </w:t>
      </w:r>
      <w:r w:rsidR="00EA6A7C" w:rsidRPr="00860957">
        <w:rPr>
          <w:rFonts w:ascii="Times New Roman" w:hAnsi="Times New Roman" w:cs="Times New Roman"/>
          <w:bCs/>
          <w:sz w:val="24"/>
          <w:szCs w:val="24"/>
        </w:rPr>
        <w:t xml:space="preserve">Komisioni i ka kaluar </w:t>
      </w:r>
      <w:r w:rsidR="00825247" w:rsidRPr="00860957">
        <w:rPr>
          <w:rFonts w:ascii="Times New Roman" w:hAnsi="Times New Roman" w:cs="Times New Roman"/>
          <w:bCs/>
          <w:sz w:val="24"/>
          <w:szCs w:val="24"/>
        </w:rPr>
        <w:t>b</w:t>
      </w:r>
      <w:r w:rsidR="00EA6A7C" w:rsidRPr="00860957">
        <w:rPr>
          <w:rFonts w:ascii="Times New Roman" w:hAnsi="Times New Roman" w:cs="Times New Roman"/>
          <w:bCs/>
          <w:sz w:val="24"/>
          <w:szCs w:val="24"/>
        </w:rPr>
        <w:t>arr</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n e prov</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s subjektit p</w:t>
      </w:r>
      <w:r w:rsidR="00D06C57" w:rsidRPr="00860957">
        <w:rPr>
          <w:rFonts w:ascii="Times New Roman" w:hAnsi="Times New Roman" w:cs="Times New Roman"/>
          <w:bCs/>
          <w:sz w:val="24"/>
          <w:szCs w:val="24"/>
        </w:rPr>
        <w:t>ë</w:t>
      </w:r>
      <w:r w:rsidR="00EA6A7C" w:rsidRPr="00860957">
        <w:rPr>
          <w:rFonts w:ascii="Times New Roman" w:hAnsi="Times New Roman" w:cs="Times New Roman"/>
          <w:bCs/>
          <w:sz w:val="24"/>
          <w:szCs w:val="24"/>
        </w:rPr>
        <w:t>r sa</w:t>
      </w:r>
      <w:r w:rsidRPr="00860957">
        <w:rPr>
          <w:rFonts w:ascii="Times New Roman" w:hAnsi="Times New Roman" w:cs="Times New Roman"/>
          <w:bCs/>
          <w:sz w:val="24"/>
          <w:szCs w:val="24"/>
        </w:rPr>
        <w:t xml:space="preserve"> duket se:</w:t>
      </w:r>
      <w:r w:rsidR="004F4D21"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 subjekti ka treguar mangësi në drejtim të aftësive organizative dhe profesionale në trajtimin e procedimit penal nr.</w:t>
      </w:r>
      <w:r w:rsidR="00FE209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85/2010</w:t>
      </w:r>
      <w:r w:rsidR="00BF0966" w:rsidRPr="00860957">
        <w:rPr>
          <w:rFonts w:ascii="Times New Roman" w:hAnsi="Times New Roman" w:cs="Times New Roman"/>
          <w:bCs/>
          <w:sz w:val="24"/>
          <w:szCs w:val="24"/>
        </w:rPr>
        <w:t>,</w:t>
      </w:r>
      <w:r w:rsidRPr="00860957">
        <w:rPr>
          <w:rFonts w:ascii="Times New Roman" w:hAnsi="Times New Roman" w:cs="Times New Roman"/>
          <w:bCs/>
          <w:sz w:val="24"/>
          <w:szCs w:val="24"/>
        </w:rPr>
        <w:t xml:space="preserve"> n</w:t>
      </w:r>
      <w:r w:rsidR="00D06C57"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ngarkim t</w:t>
      </w:r>
      <w:r w:rsidR="00D06C57" w:rsidRPr="00860957">
        <w:rPr>
          <w:rFonts w:ascii="Times New Roman" w:hAnsi="Times New Roman" w:cs="Times New Roman"/>
          <w:bCs/>
          <w:sz w:val="24"/>
          <w:szCs w:val="24"/>
        </w:rPr>
        <w:t>ë</w:t>
      </w:r>
      <w:r w:rsidRPr="00860957">
        <w:rPr>
          <w:rFonts w:ascii="Times New Roman" w:hAnsi="Times New Roman" w:cs="Times New Roman"/>
          <w:bCs/>
          <w:sz w:val="24"/>
          <w:szCs w:val="24"/>
        </w:rPr>
        <w:t xml:space="preserve"> shtetasit </w:t>
      </w:r>
      <w:proofErr w:type="spellStart"/>
      <w:r w:rsidRPr="00860957">
        <w:rPr>
          <w:rFonts w:ascii="Times New Roman" w:hAnsi="Times New Roman" w:cs="Times New Roman"/>
          <w:bCs/>
          <w:sz w:val="24"/>
          <w:szCs w:val="24"/>
        </w:rPr>
        <w:t>Pashko</w:t>
      </w:r>
      <w:proofErr w:type="spellEnd"/>
      <w:r w:rsidRPr="00860957">
        <w:rPr>
          <w:rFonts w:ascii="Times New Roman" w:hAnsi="Times New Roman" w:cs="Times New Roman"/>
          <w:bCs/>
          <w:sz w:val="24"/>
          <w:szCs w:val="24"/>
        </w:rPr>
        <w:t xml:space="preserve"> </w:t>
      </w:r>
      <w:proofErr w:type="spellStart"/>
      <w:r w:rsidRPr="00860957">
        <w:rPr>
          <w:rFonts w:ascii="Times New Roman" w:hAnsi="Times New Roman" w:cs="Times New Roman"/>
          <w:bCs/>
          <w:sz w:val="24"/>
          <w:szCs w:val="24"/>
        </w:rPr>
        <w:t>Miculi</w:t>
      </w:r>
      <w:proofErr w:type="spellEnd"/>
      <w:r w:rsidRPr="00860957">
        <w:rPr>
          <w:rFonts w:ascii="Times New Roman" w:hAnsi="Times New Roman" w:cs="Times New Roman"/>
          <w:bCs/>
          <w:sz w:val="24"/>
          <w:szCs w:val="24"/>
        </w:rPr>
        <w:t>, sipas nenit 73 dhe 74 të ligjit nr.</w:t>
      </w:r>
      <w:r w:rsidR="00BF0966" w:rsidRPr="00860957">
        <w:rPr>
          <w:rFonts w:ascii="Times New Roman" w:hAnsi="Times New Roman" w:cs="Times New Roman"/>
          <w:bCs/>
          <w:sz w:val="24"/>
          <w:szCs w:val="24"/>
        </w:rPr>
        <w:t xml:space="preserve"> </w:t>
      </w:r>
      <w:r w:rsidRPr="00860957">
        <w:rPr>
          <w:rFonts w:ascii="Times New Roman" w:hAnsi="Times New Roman" w:cs="Times New Roman"/>
          <w:bCs/>
          <w:sz w:val="24"/>
          <w:szCs w:val="24"/>
        </w:rPr>
        <w:t>96/2016</w:t>
      </w:r>
      <w:r w:rsidRPr="00860957">
        <w:rPr>
          <w:rFonts w:ascii="Times New Roman" w:hAnsi="Times New Roman" w:cs="Times New Roman"/>
          <w:b/>
          <w:sz w:val="24"/>
          <w:szCs w:val="24"/>
        </w:rPr>
        <w:t xml:space="preserve"> </w:t>
      </w:r>
      <w:r w:rsidR="00DC535F" w:rsidRPr="00860957">
        <w:rPr>
          <w:rFonts w:ascii="Times New Roman" w:hAnsi="Times New Roman" w:cs="Times New Roman"/>
          <w:bCs/>
          <w:sz w:val="24"/>
          <w:szCs w:val="24"/>
        </w:rPr>
        <w:t>dhe se subjekti ka treguar mungesë të etikës profesionale sipas nenit 75 të ligjit nr. 96/2016</w:t>
      </w:r>
      <w:r w:rsidR="00BF0966" w:rsidRPr="00860957">
        <w:rPr>
          <w:rFonts w:ascii="Times New Roman" w:hAnsi="Times New Roman" w:cs="Times New Roman"/>
          <w:bCs/>
          <w:sz w:val="24"/>
          <w:szCs w:val="24"/>
        </w:rPr>
        <w:t xml:space="preserve"> </w:t>
      </w:r>
      <w:r w:rsidR="00DC535F" w:rsidRPr="00860957">
        <w:rPr>
          <w:rFonts w:ascii="Times New Roman" w:hAnsi="Times New Roman" w:cs="Times New Roman"/>
          <w:bCs/>
          <w:sz w:val="24"/>
          <w:szCs w:val="24"/>
        </w:rPr>
        <w:t>për shkak t</w:t>
      </w:r>
      <w:r w:rsidR="00ED7E94" w:rsidRPr="00860957">
        <w:rPr>
          <w:rFonts w:ascii="Times New Roman" w:hAnsi="Times New Roman" w:cs="Times New Roman"/>
          <w:bCs/>
          <w:sz w:val="24"/>
          <w:szCs w:val="24"/>
        </w:rPr>
        <w:t>ë</w:t>
      </w:r>
      <w:r w:rsidR="00DC535F" w:rsidRPr="00860957">
        <w:rPr>
          <w:rFonts w:ascii="Times New Roman" w:hAnsi="Times New Roman" w:cs="Times New Roman"/>
          <w:bCs/>
          <w:sz w:val="24"/>
          <w:szCs w:val="24"/>
        </w:rPr>
        <w:t xml:space="preserve"> marrëdhënieve me </w:t>
      </w:r>
      <w:r w:rsidR="005E1639" w:rsidRPr="00860957">
        <w:rPr>
          <w:rFonts w:ascii="Times New Roman" w:hAnsi="Times New Roman" w:cs="Times New Roman"/>
          <w:bCs/>
          <w:sz w:val="24"/>
          <w:szCs w:val="24"/>
        </w:rPr>
        <w:t>k</w:t>
      </w:r>
      <w:r w:rsidR="004C0482" w:rsidRPr="00860957">
        <w:rPr>
          <w:rFonts w:ascii="Times New Roman" w:hAnsi="Times New Roman" w:cs="Times New Roman"/>
          <w:bCs/>
          <w:sz w:val="24"/>
          <w:szCs w:val="24"/>
        </w:rPr>
        <w:t>ë</w:t>
      </w:r>
      <w:r w:rsidR="005E1639" w:rsidRPr="00860957">
        <w:rPr>
          <w:rFonts w:ascii="Times New Roman" w:hAnsi="Times New Roman" w:cs="Times New Roman"/>
          <w:bCs/>
          <w:sz w:val="24"/>
          <w:szCs w:val="24"/>
        </w:rPr>
        <w:t>t</w:t>
      </w:r>
      <w:r w:rsidR="004C0482" w:rsidRPr="00860957">
        <w:rPr>
          <w:rFonts w:ascii="Times New Roman" w:hAnsi="Times New Roman" w:cs="Times New Roman"/>
          <w:bCs/>
          <w:sz w:val="24"/>
          <w:szCs w:val="24"/>
        </w:rPr>
        <w:t>ë</w:t>
      </w:r>
      <w:r w:rsidR="005E1639" w:rsidRPr="00860957">
        <w:rPr>
          <w:rFonts w:ascii="Times New Roman" w:hAnsi="Times New Roman" w:cs="Times New Roman"/>
          <w:bCs/>
          <w:sz w:val="24"/>
          <w:szCs w:val="24"/>
        </w:rPr>
        <w:t xml:space="preserve"> shtetas.</w:t>
      </w:r>
    </w:p>
    <w:p w14:paraId="6C13B156" w14:textId="6C2A27B0" w:rsidR="006D3019" w:rsidRPr="00860957"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p</w:t>
      </w:r>
      <w:r w:rsidR="000B0BAC" w:rsidRPr="00860957">
        <w:rPr>
          <w:rFonts w:ascii="Times New Roman" w:hAnsi="Times New Roman" w:cs="Times New Roman"/>
          <w:sz w:val="24"/>
          <w:szCs w:val="24"/>
        </w:rPr>
        <w:t>ra</w:t>
      </w:r>
      <w:r w:rsidRPr="00860957">
        <w:rPr>
          <w:rFonts w:ascii="Times New Roman" w:hAnsi="Times New Roman" w:cs="Times New Roman"/>
          <w:sz w:val="24"/>
          <w:szCs w:val="24"/>
        </w:rPr>
        <w:t>p</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simet ndaj rezultateve t</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hetimit subjekti ka sqaruar se</w:t>
      </w:r>
      <w:r w:rsidR="00BF0966" w:rsidRPr="00860957">
        <w:rPr>
          <w:rFonts w:ascii="Times New Roman" w:hAnsi="Times New Roman" w:cs="Times New Roman"/>
          <w:sz w:val="24"/>
          <w:szCs w:val="24"/>
        </w:rPr>
        <w:t>,</w:t>
      </w:r>
      <w:r w:rsidR="005E1639" w:rsidRPr="00860957">
        <w:rPr>
          <w:rFonts w:ascii="Times New Roman" w:hAnsi="Times New Roman" w:cs="Times New Roman"/>
          <w:sz w:val="24"/>
          <w:szCs w:val="24"/>
        </w:rPr>
        <w:t xml:space="preserve"> </w:t>
      </w:r>
      <w:r w:rsidRPr="00860957">
        <w:rPr>
          <w:rFonts w:ascii="Times New Roman" w:hAnsi="Times New Roman" w:cs="Times New Roman"/>
          <w:sz w:val="24"/>
          <w:szCs w:val="24"/>
        </w:rPr>
        <w:t>n</w:t>
      </w:r>
      <w:r w:rsidR="00FD09CC"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procedimin penal nr. 85/2010, që i përket shtetasit </w:t>
      </w:r>
      <w:proofErr w:type="spellStart"/>
      <w:r w:rsidRPr="00860957">
        <w:rPr>
          <w:rFonts w:ascii="Times New Roman" w:hAnsi="Times New Roman" w:cs="Times New Roman"/>
          <w:sz w:val="24"/>
          <w:szCs w:val="24"/>
        </w:rPr>
        <w:t>Pas</w:t>
      </w:r>
      <w:r w:rsidR="00F9646E" w:rsidRPr="00860957">
        <w:rPr>
          <w:rFonts w:ascii="Times New Roman" w:hAnsi="Times New Roman" w:cs="Times New Roman"/>
          <w:sz w:val="24"/>
          <w:szCs w:val="24"/>
        </w:rPr>
        <w:t>h</w:t>
      </w:r>
      <w:r w:rsidRPr="00860957">
        <w:rPr>
          <w:rFonts w:ascii="Times New Roman" w:hAnsi="Times New Roman" w:cs="Times New Roman"/>
          <w:sz w:val="24"/>
          <w:szCs w:val="24"/>
        </w:rPr>
        <w:t>ko</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Micul</w:t>
      </w:r>
      <w:r w:rsidR="005735C4" w:rsidRPr="00860957">
        <w:rPr>
          <w:rFonts w:ascii="Times New Roman" w:hAnsi="Times New Roman" w:cs="Times New Roman"/>
          <w:sz w:val="24"/>
          <w:szCs w:val="24"/>
        </w:rPr>
        <w:t>i</w:t>
      </w:r>
      <w:proofErr w:type="spellEnd"/>
      <w:r w:rsidRPr="00860957">
        <w:rPr>
          <w:rFonts w:ascii="Times New Roman" w:hAnsi="Times New Roman" w:cs="Times New Roman"/>
          <w:sz w:val="24"/>
          <w:szCs w:val="24"/>
        </w:rPr>
        <w:t xml:space="preserve">, ky procedim penal është regjistruar në datën 28.1.2010, mbi bazën e një shkrese të Degës së Thesarit Malësi e Madhe, e cila në mënyrë të përgjithshme dhe </w:t>
      </w:r>
      <w:proofErr w:type="spellStart"/>
      <w:r w:rsidRPr="00860957">
        <w:rPr>
          <w:rFonts w:ascii="Times New Roman" w:hAnsi="Times New Roman" w:cs="Times New Roman"/>
          <w:sz w:val="24"/>
          <w:szCs w:val="24"/>
        </w:rPr>
        <w:t>jokonkrete</w:t>
      </w:r>
      <w:proofErr w:type="spellEnd"/>
      <w:r w:rsidRPr="00860957">
        <w:rPr>
          <w:rFonts w:ascii="Times New Roman" w:hAnsi="Times New Roman" w:cs="Times New Roman"/>
          <w:sz w:val="24"/>
          <w:szCs w:val="24"/>
        </w:rPr>
        <w:t xml:space="preserve"> ka kërkuar hetimin për dëmin financiar të shkaktuar nga institucione të ndryshme financiare, një nga të cilat dhe Komuna Qendër</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Malësia e Madhe. Për këtë institucion grupi i </w:t>
      </w:r>
      <w:proofErr w:type="spellStart"/>
      <w:r w:rsidRPr="00860957">
        <w:rPr>
          <w:rFonts w:ascii="Times New Roman" w:hAnsi="Times New Roman" w:cs="Times New Roman"/>
          <w:sz w:val="24"/>
          <w:szCs w:val="24"/>
        </w:rPr>
        <w:t>auditimit</w:t>
      </w:r>
      <w:proofErr w:type="spellEnd"/>
      <w:r w:rsidRPr="00860957">
        <w:rPr>
          <w:rFonts w:ascii="Times New Roman" w:hAnsi="Times New Roman" w:cs="Times New Roman"/>
          <w:sz w:val="24"/>
          <w:szCs w:val="24"/>
        </w:rPr>
        <w:t xml:space="preserve"> ka </w:t>
      </w:r>
      <w:proofErr w:type="spellStart"/>
      <w:r w:rsidRPr="00860957">
        <w:rPr>
          <w:rFonts w:ascii="Times New Roman" w:hAnsi="Times New Roman" w:cs="Times New Roman"/>
          <w:sz w:val="24"/>
          <w:szCs w:val="24"/>
        </w:rPr>
        <w:t>konkluduar</w:t>
      </w:r>
      <w:proofErr w:type="spellEnd"/>
      <w:r w:rsidRPr="00860957">
        <w:rPr>
          <w:rFonts w:ascii="Times New Roman" w:hAnsi="Times New Roman" w:cs="Times New Roman"/>
          <w:sz w:val="24"/>
          <w:szCs w:val="24"/>
        </w:rPr>
        <w:t xml:space="preserve"> se ka shkelje në zbatimin e kontratës së lidhur midis Komunës Qendër dhe subjektit tregtar “</w:t>
      </w:r>
      <w:proofErr w:type="spellStart"/>
      <w:r w:rsidR="00623FA1" w:rsidRPr="00860957">
        <w:rPr>
          <w:rFonts w:ascii="Times New Roman" w:hAnsi="Times New Roman" w:cs="Times New Roman"/>
          <w:sz w:val="24"/>
          <w:szCs w:val="24"/>
        </w:rPr>
        <w:t>Bajraktrai</w:t>
      </w:r>
      <w:proofErr w:type="spellEnd"/>
      <w:r w:rsidR="00623FA1" w:rsidRPr="00860957">
        <w:rPr>
          <w:rFonts w:ascii="Times New Roman" w:hAnsi="Times New Roman" w:cs="Times New Roman"/>
          <w:sz w:val="24"/>
          <w:szCs w:val="24"/>
        </w:rPr>
        <w:t xml:space="preserve"> </w:t>
      </w:r>
      <w:proofErr w:type="spellStart"/>
      <w:r w:rsidR="00623FA1" w:rsidRPr="00860957">
        <w:rPr>
          <w:rFonts w:ascii="Times New Roman" w:hAnsi="Times New Roman" w:cs="Times New Roman"/>
          <w:sz w:val="24"/>
          <w:szCs w:val="24"/>
        </w:rPr>
        <w:t>Impex</w:t>
      </w:r>
      <w:proofErr w:type="spellEnd"/>
      <w:r w:rsidRPr="00860957">
        <w:rPr>
          <w:rFonts w:ascii="Times New Roman" w:hAnsi="Times New Roman" w:cs="Times New Roman"/>
          <w:sz w:val="24"/>
          <w:szCs w:val="24"/>
        </w:rPr>
        <w:t xml:space="preserve">” </w:t>
      </w:r>
      <w:r w:rsidR="00623FA1" w:rsidRPr="00860957">
        <w:rPr>
          <w:rFonts w:ascii="Times New Roman" w:hAnsi="Times New Roman" w:cs="Times New Roman"/>
          <w:sz w:val="24"/>
          <w:szCs w:val="24"/>
        </w:rPr>
        <w:t>SHPK</w:t>
      </w:r>
      <w:r w:rsidRPr="00860957">
        <w:rPr>
          <w:rFonts w:ascii="Times New Roman" w:hAnsi="Times New Roman" w:cs="Times New Roman"/>
          <w:sz w:val="24"/>
          <w:szCs w:val="24"/>
        </w:rPr>
        <w:t>, si dhe zbatimin e kontratës së lidhur midis Komunës Qendër</w:t>
      </w:r>
      <w:r w:rsidR="00BF0966" w:rsidRPr="00860957">
        <w:rPr>
          <w:rFonts w:ascii="Times New Roman" w:hAnsi="Times New Roman" w:cs="Times New Roman"/>
          <w:sz w:val="24"/>
          <w:szCs w:val="24"/>
        </w:rPr>
        <w:t>,</w:t>
      </w:r>
      <w:r w:rsidR="005E1639" w:rsidRPr="00860957">
        <w:rPr>
          <w:rFonts w:ascii="Times New Roman" w:hAnsi="Times New Roman" w:cs="Times New Roman"/>
          <w:sz w:val="24"/>
          <w:szCs w:val="24"/>
        </w:rPr>
        <w:t xml:space="preserve"> Mal</w:t>
      </w:r>
      <w:r w:rsidR="004C0482" w:rsidRPr="00860957">
        <w:rPr>
          <w:rFonts w:ascii="Times New Roman" w:hAnsi="Times New Roman" w:cs="Times New Roman"/>
          <w:sz w:val="24"/>
          <w:szCs w:val="24"/>
        </w:rPr>
        <w:t>ë</w:t>
      </w:r>
      <w:r w:rsidR="005E1639" w:rsidRPr="00860957">
        <w:rPr>
          <w:rFonts w:ascii="Times New Roman" w:hAnsi="Times New Roman" w:cs="Times New Roman"/>
          <w:sz w:val="24"/>
          <w:szCs w:val="24"/>
        </w:rPr>
        <w:t>sia e Madhe</w:t>
      </w:r>
      <w:r w:rsidRPr="00860957">
        <w:rPr>
          <w:rFonts w:ascii="Times New Roman" w:hAnsi="Times New Roman" w:cs="Times New Roman"/>
          <w:sz w:val="24"/>
          <w:szCs w:val="24"/>
        </w:rPr>
        <w:t xml:space="preserve"> dhe subjektit tregtar “</w:t>
      </w:r>
      <w:proofErr w:type="spellStart"/>
      <w:r w:rsidR="009C6A02" w:rsidRPr="00860957">
        <w:rPr>
          <w:rFonts w:ascii="Times New Roman" w:hAnsi="Times New Roman" w:cs="Times New Roman"/>
          <w:sz w:val="24"/>
          <w:szCs w:val="24"/>
        </w:rPr>
        <w:t>Fredo</w:t>
      </w:r>
      <w:proofErr w:type="spellEnd"/>
      <w:r w:rsidR="00BF0966" w:rsidRPr="00860957">
        <w:rPr>
          <w:rFonts w:ascii="Times New Roman" w:hAnsi="Times New Roman" w:cs="Times New Roman"/>
          <w:sz w:val="24"/>
          <w:szCs w:val="24"/>
        </w:rPr>
        <w:t xml:space="preserve"> IMPEX</w:t>
      </w:r>
      <w:r w:rsidRPr="00860957">
        <w:rPr>
          <w:rFonts w:ascii="Times New Roman" w:hAnsi="Times New Roman" w:cs="Times New Roman"/>
          <w:sz w:val="24"/>
          <w:szCs w:val="24"/>
        </w:rPr>
        <w:t>”</w:t>
      </w:r>
      <w:r w:rsidR="009C6A02" w:rsidRPr="00860957">
        <w:rPr>
          <w:rFonts w:ascii="Times New Roman" w:hAnsi="Times New Roman" w:cs="Times New Roman"/>
          <w:sz w:val="24"/>
          <w:szCs w:val="24"/>
        </w:rPr>
        <w:t xml:space="preserve"> SHPK,</w:t>
      </w:r>
      <w:r w:rsidRPr="00860957">
        <w:rPr>
          <w:rFonts w:ascii="Times New Roman" w:hAnsi="Times New Roman" w:cs="Times New Roman"/>
          <w:sz w:val="24"/>
          <w:szCs w:val="24"/>
        </w:rPr>
        <w:t xml:space="preserve"> me objekt “Rikonstruksionin e shkollës CU të fshatit </w:t>
      </w:r>
      <w:proofErr w:type="spellStart"/>
      <w:r w:rsidR="009C6A02" w:rsidRPr="00860957">
        <w:rPr>
          <w:rFonts w:ascii="Times New Roman" w:hAnsi="Times New Roman" w:cs="Times New Roman"/>
          <w:sz w:val="24"/>
          <w:szCs w:val="24"/>
        </w:rPr>
        <w:t>St</w:t>
      </w:r>
      <w:r w:rsidR="00ED7E94" w:rsidRPr="00860957">
        <w:rPr>
          <w:rFonts w:ascii="Times New Roman" w:hAnsi="Times New Roman" w:cs="Times New Roman"/>
          <w:sz w:val="24"/>
          <w:szCs w:val="24"/>
        </w:rPr>
        <w:t>ë</w:t>
      </w:r>
      <w:r w:rsidR="009C6A02" w:rsidRPr="00860957">
        <w:rPr>
          <w:rFonts w:ascii="Times New Roman" w:hAnsi="Times New Roman" w:cs="Times New Roman"/>
          <w:sz w:val="24"/>
          <w:szCs w:val="24"/>
        </w:rPr>
        <w:t>rbeq</w:t>
      </w:r>
      <w:proofErr w:type="spellEnd"/>
      <w:r w:rsidRPr="00860957">
        <w:rPr>
          <w:rFonts w:ascii="Times New Roman" w:hAnsi="Times New Roman" w:cs="Times New Roman"/>
          <w:sz w:val="24"/>
          <w:szCs w:val="24"/>
        </w:rPr>
        <w:t>”. Në datën 15.6.2010</w:t>
      </w:r>
      <w:r w:rsidR="00BF0966" w:rsidRPr="00860957">
        <w:rPr>
          <w:rFonts w:ascii="Times New Roman" w:hAnsi="Times New Roman" w:cs="Times New Roman"/>
          <w:sz w:val="24"/>
          <w:szCs w:val="24"/>
        </w:rPr>
        <w:t xml:space="preserve"> </w:t>
      </w:r>
      <w:r w:rsidRPr="00860957">
        <w:rPr>
          <w:rFonts w:ascii="Times New Roman" w:hAnsi="Times New Roman" w:cs="Times New Roman"/>
          <w:sz w:val="24"/>
          <w:szCs w:val="24"/>
        </w:rPr>
        <w:t>në regjistrin e njoftimit të veprave penale, janë shënuar emrat e personave që në zbatimin e këtyre kontratave kanë pasur cilësitë e administratorit ose çdo përfaqësuesi tjetër të shoqërive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r w:rsidR="00BF0966" w:rsidRPr="00860957">
        <w:rPr>
          <w:rFonts w:ascii="Times New Roman" w:hAnsi="Times New Roman" w:cs="Times New Roman"/>
          <w:sz w:val="24"/>
          <w:szCs w:val="24"/>
        </w:rPr>
        <w:t>në cilësinë e personave që i atribuohet kryerja e veprës penale. S</w:t>
      </w:r>
      <w:r w:rsidRPr="00860957">
        <w:rPr>
          <w:rFonts w:ascii="Times New Roman" w:hAnsi="Times New Roman" w:cs="Times New Roman"/>
          <w:sz w:val="24"/>
          <w:szCs w:val="24"/>
        </w:rPr>
        <w:t>ubjekti ka përshkruar në mënyrë të detajuar veprimet hetimore të kryera duke iu referuar akteve shkresore q</w:t>
      </w:r>
      <w:r w:rsidR="004C04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vërtetojnë këto veprime dhe deklaron se marrja e 5 vendimeve për zgjatjen e hetimeve paraprake është diktuar nga </w:t>
      </w:r>
      <w:proofErr w:type="spellStart"/>
      <w:r w:rsidRPr="00860957">
        <w:rPr>
          <w:rFonts w:ascii="Times New Roman" w:hAnsi="Times New Roman" w:cs="Times New Roman"/>
          <w:sz w:val="24"/>
          <w:szCs w:val="24"/>
        </w:rPr>
        <w:t>kompleksiteti</w:t>
      </w:r>
      <w:proofErr w:type="spellEnd"/>
      <w:r w:rsidRPr="00860957">
        <w:rPr>
          <w:rFonts w:ascii="Times New Roman" w:hAnsi="Times New Roman" w:cs="Times New Roman"/>
          <w:sz w:val="24"/>
          <w:szCs w:val="24"/>
        </w:rPr>
        <w:t xml:space="preserve"> dhe dinamika e hetimit të çështjes. Sipas tij, ndryshe nga sa ka </w:t>
      </w:r>
      <w:proofErr w:type="spellStart"/>
      <w:r w:rsidRPr="00860957">
        <w:rPr>
          <w:rFonts w:ascii="Times New Roman" w:hAnsi="Times New Roman" w:cs="Times New Roman"/>
          <w:sz w:val="24"/>
          <w:szCs w:val="24"/>
        </w:rPr>
        <w:t>konkluduar</w:t>
      </w:r>
      <w:proofErr w:type="spellEnd"/>
      <w:r w:rsidRPr="00860957">
        <w:rPr>
          <w:rFonts w:ascii="Times New Roman" w:hAnsi="Times New Roman" w:cs="Times New Roman"/>
          <w:sz w:val="24"/>
          <w:szCs w:val="24"/>
        </w:rPr>
        <w:t xml:space="preserve"> Komisioni, hetimi i çështjes ka pasur një vazhdimësi dhe densitet në veprime hetimore, kjo diktuar nga natyra komplekse e çështjes, ku për hetimin e saj janë kryer rreth 40 veprime hetimore të shtrira në kohë sipas nevojave të hetimit dhe është administruar një volum i madh dokumentacioni, </w:t>
      </w:r>
      <w:r w:rsidR="00825247" w:rsidRPr="00860957">
        <w:rPr>
          <w:rFonts w:ascii="Times New Roman" w:hAnsi="Times New Roman" w:cs="Times New Roman"/>
          <w:sz w:val="24"/>
          <w:szCs w:val="24"/>
        </w:rPr>
        <w:t>q</w:t>
      </w:r>
      <w:r w:rsidR="00D06C57" w:rsidRPr="00860957">
        <w:rPr>
          <w:rFonts w:ascii="Times New Roman" w:hAnsi="Times New Roman" w:cs="Times New Roman"/>
          <w:sz w:val="24"/>
          <w:szCs w:val="24"/>
        </w:rPr>
        <w:t>ë</w:t>
      </w:r>
      <w:r w:rsidRPr="00860957">
        <w:rPr>
          <w:rFonts w:ascii="Times New Roman" w:hAnsi="Times New Roman" w:cs="Times New Roman"/>
          <w:sz w:val="24"/>
          <w:szCs w:val="24"/>
        </w:rPr>
        <w:t xml:space="preserve"> përbë</w:t>
      </w:r>
      <w:r w:rsidR="00825247" w:rsidRPr="00860957">
        <w:rPr>
          <w:rFonts w:ascii="Times New Roman" w:hAnsi="Times New Roman" w:cs="Times New Roman"/>
          <w:sz w:val="24"/>
          <w:szCs w:val="24"/>
        </w:rPr>
        <w:t>het</w:t>
      </w:r>
      <w:r w:rsidRPr="00860957">
        <w:rPr>
          <w:rFonts w:ascii="Times New Roman" w:hAnsi="Times New Roman" w:cs="Times New Roman"/>
          <w:sz w:val="24"/>
          <w:szCs w:val="24"/>
        </w:rPr>
        <w:t xml:space="preserve"> nga praktika</w:t>
      </w:r>
      <w:r w:rsidR="00825247" w:rsidRPr="00860957">
        <w:rPr>
          <w:rFonts w:ascii="Times New Roman" w:hAnsi="Times New Roman" w:cs="Times New Roman"/>
          <w:sz w:val="24"/>
          <w:szCs w:val="24"/>
        </w:rPr>
        <w:t>t</w:t>
      </w:r>
      <w:r w:rsidRPr="00860957">
        <w:rPr>
          <w:rFonts w:ascii="Times New Roman" w:hAnsi="Times New Roman" w:cs="Times New Roman"/>
          <w:sz w:val="24"/>
          <w:szCs w:val="24"/>
        </w:rPr>
        <w:t xml:space="preserve"> e shtatë </w:t>
      </w:r>
      <w:proofErr w:type="spellStart"/>
      <w:r w:rsidRPr="00860957">
        <w:rPr>
          <w:rFonts w:ascii="Times New Roman" w:hAnsi="Times New Roman" w:cs="Times New Roman"/>
          <w:sz w:val="24"/>
          <w:szCs w:val="24"/>
        </w:rPr>
        <w:t>tenderave</w:t>
      </w:r>
      <w:proofErr w:type="spellEnd"/>
      <w:r w:rsidRPr="00860957">
        <w:rPr>
          <w:rFonts w:ascii="Times New Roman" w:hAnsi="Times New Roman" w:cs="Times New Roman"/>
          <w:sz w:val="24"/>
          <w:szCs w:val="24"/>
        </w:rPr>
        <w:t xml:space="preserve">, kontratave të lidhura dhe dokumentacioni që pasqyronte rezultatet e veprimeve hetimore. </w:t>
      </w:r>
    </w:p>
    <w:p w14:paraId="362FD1D1" w14:textId="05F38BE7" w:rsidR="000C231D" w:rsidRPr="00860957" w:rsidRDefault="00FE2096" w:rsidP="00C03AA8">
      <w:pPr>
        <w:pStyle w:val="ListParagraph"/>
        <w:numPr>
          <w:ilvl w:val="0"/>
          <w:numId w:val="21"/>
        </w:numPr>
        <w:tabs>
          <w:tab w:val="left" w:pos="284"/>
        </w:tabs>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lidhje me udhëtimin me shtetasin </w:t>
      </w:r>
      <w:proofErr w:type="spellStart"/>
      <w:r w:rsidRPr="00860957">
        <w:rPr>
          <w:rFonts w:ascii="Times New Roman" w:hAnsi="Times New Roman" w:cs="Times New Roman"/>
          <w:sz w:val="24"/>
          <w:szCs w:val="24"/>
        </w:rPr>
        <w:t>P</w:t>
      </w:r>
      <w:r w:rsidR="00825247" w:rsidRPr="00860957">
        <w:rPr>
          <w:rFonts w:ascii="Times New Roman" w:hAnsi="Times New Roman" w:cs="Times New Roman"/>
          <w:sz w:val="24"/>
          <w:szCs w:val="24"/>
        </w:rPr>
        <w:t>ashko</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w:t>
      </w:r>
      <w:r w:rsidR="00825247" w:rsidRPr="00860957">
        <w:rPr>
          <w:rFonts w:ascii="Times New Roman" w:hAnsi="Times New Roman" w:cs="Times New Roman"/>
          <w:sz w:val="24"/>
          <w:szCs w:val="24"/>
        </w:rPr>
        <w:t>iculi</w:t>
      </w:r>
      <w:proofErr w:type="spellEnd"/>
      <w:r w:rsidRPr="00860957">
        <w:rPr>
          <w:rFonts w:ascii="Times New Roman" w:hAnsi="Times New Roman" w:cs="Times New Roman"/>
          <w:sz w:val="24"/>
          <w:szCs w:val="24"/>
        </w:rPr>
        <w:t xml:space="preserve"> në datën 16.2.2013, </w:t>
      </w:r>
      <w:r w:rsidR="00825247" w:rsidRPr="00860957">
        <w:rPr>
          <w:rFonts w:ascii="Times New Roman" w:hAnsi="Times New Roman" w:cs="Times New Roman"/>
          <w:sz w:val="24"/>
          <w:szCs w:val="24"/>
        </w:rPr>
        <w:t xml:space="preserve">subjekti </w:t>
      </w:r>
      <w:r w:rsidRPr="00860957">
        <w:rPr>
          <w:rFonts w:ascii="Times New Roman" w:hAnsi="Times New Roman" w:cs="Times New Roman"/>
          <w:sz w:val="24"/>
          <w:szCs w:val="24"/>
        </w:rPr>
        <w:t>ka sqaruar se</w:t>
      </w:r>
      <w:r w:rsidR="00BF0966" w:rsidRPr="00860957">
        <w:rPr>
          <w:rFonts w:ascii="Times New Roman" w:hAnsi="Times New Roman" w:cs="Times New Roman"/>
          <w:sz w:val="24"/>
          <w:szCs w:val="24"/>
        </w:rPr>
        <w:t>,</w:t>
      </w:r>
      <w:r w:rsidRPr="00860957">
        <w:rPr>
          <w:rFonts w:ascii="Times New Roman" w:hAnsi="Times New Roman" w:cs="Times New Roman"/>
          <w:sz w:val="24"/>
          <w:szCs w:val="24"/>
        </w:rPr>
        <w:t xml:space="preserve"> udhëtimi në këtë datë, që i bie ditë e shtunë, ka qenë për të kryer pazare ushqimore në qytetin e Podgoricës, së bashku me shtetasin </w:t>
      </w:r>
      <w:proofErr w:type="spellStart"/>
      <w:r w:rsidRPr="00860957">
        <w:rPr>
          <w:rFonts w:ascii="Times New Roman" w:hAnsi="Times New Roman" w:cs="Times New Roman"/>
          <w:sz w:val="24"/>
          <w:szCs w:val="24"/>
        </w:rPr>
        <w:t>S</w:t>
      </w:r>
      <w:r w:rsidR="00825247" w:rsidRPr="00860957">
        <w:rPr>
          <w:rFonts w:ascii="Times New Roman" w:hAnsi="Times New Roman" w:cs="Times New Roman"/>
          <w:sz w:val="24"/>
          <w:szCs w:val="24"/>
        </w:rPr>
        <w:t>imon</w:t>
      </w:r>
      <w:proofErr w:type="spellEnd"/>
      <w:r w:rsidR="00825247" w:rsidRPr="00860957">
        <w:rPr>
          <w:rFonts w:ascii="Times New Roman" w:hAnsi="Times New Roman" w:cs="Times New Roman"/>
          <w:sz w:val="24"/>
          <w:szCs w:val="24"/>
        </w:rPr>
        <w:t xml:space="preserve"> </w:t>
      </w:r>
      <w:proofErr w:type="spellStart"/>
      <w:r w:rsidR="00825247" w:rsidRPr="00860957">
        <w:rPr>
          <w:rFonts w:ascii="Times New Roman" w:hAnsi="Times New Roman" w:cs="Times New Roman"/>
          <w:sz w:val="24"/>
          <w:szCs w:val="24"/>
        </w:rPr>
        <w:t>Pashuk</w:t>
      </w:r>
      <w:r w:rsidR="006D3019" w:rsidRPr="00860957">
        <w:rPr>
          <w:rFonts w:ascii="Times New Roman" w:hAnsi="Times New Roman" w:cs="Times New Roman"/>
          <w:sz w:val="24"/>
          <w:szCs w:val="24"/>
        </w:rPr>
        <w:t>u</w:t>
      </w:r>
      <w:proofErr w:type="spellEnd"/>
      <w:r w:rsidR="006D3019" w:rsidRPr="00860957">
        <w:rPr>
          <w:rFonts w:ascii="Times New Roman" w:hAnsi="Times New Roman" w:cs="Times New Roman"/>
          <w:sz w:val="24"/>
          <w:szCs w:val="24"/>
        </w:rPr>
        <w:t xml:space="preserve">. Ai </w:t>
      </w:r>
      <w:r w:rsidRPr="00860957">
        <w:rPr>
          <w:rFonts w:ascii="Times New Roman" w:hAnsi="Times New Roman" w:cs="Times New Roman"/>
          <w:sz w:val="24"/>
          <w:szCs w:val="24"/>
        </w:rPr>
        <w:t xml:space="preserve">informon se, pasi ka biseduar edhe me z. </w:t>
      </w:r>
      <w:proofErr w:type="spellStart"/>
      <w:r w:rsidRPr="00860957">
        <w:rPr>
          <w:rFonts w:ascii="Times New Roman" w:hAnsi="Times New Roman" w:cs="Times New Roman"/>
          <w:sz w:val="24"/>
          <w:szCs w:val="24"/>
        </w:rPr>
        <w:t>P</w:t>
      </w:r>
      <w:r w:rsidR="00825247" w:rsidRPr="00860957">
        <w:rPr>
          <w:rFonts w:ascii="Times New Roman" w:hAnsi="Times New Roman" w:cs="Times New Roman"/>
          <w:sz w:val="24"/>
          <w:szCs w:val="24"/>
        </w:rPr>
        <w:t>ashuku</w:t>
      </w:r>
      <w:proofErr w:type="spellEnd"/>
      <w:r w:rsidRPr="00860957">
        <w:rPr>
          <w:rFonts w:ascii="Times New Roman" w:hAnsi="Times New Roman" w:cs="Times New Roman"/>
          <w:sz w:val="24"/>
          <w:szCs w:val="24"/>
        </w:rPr>
        <w:t xml:space="preserve">, është kujtuar se ky i fundit (në atë kohë prokuror në Kukës) është takuar rastësisht me shtetasin </w:t>
      </w:r>
      <w:proofErr w:type="spellStart"/>
      <w:r w:rsidRPr="00860957">
        <w:rPr>
          <w:rFonts w:ascii="Times New Roman" w:hAnsi="Times New Roman" w:cs="Times New Roman"/>
          <w:sz w:val="24"/>
          <w:szCs w:val="24"/>
        </w:rPr>
        <w:t>P</w:t>
      </w:r>
      <w:r w:rsidR="00825247" w:rsidRPr="00860957">
        <w:rPr>
          <w:rFonts w:ascii="Times New Roman" w:hAnsi="Times New Roman" w:cs="Times New Roman"/>
          <w:sz w:val="24"/>
          <w:szCs w:val="24"/>
        </w:rPr>
        <w:t>ashko</w:t>
      </w:r>
      <w:proofErr w:type="spellEnd"/>
      <w:r w:rsidR="00825247"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w:t>
      </w:r>
      <w:r w:rsidR="00825247" w:rsidRPr="00860957">
        <w:rPr>
          <w:rFonts w:ascii="Times New Roman" w:hAnsi="Times New Roman" w:cs="Times New Roman"/>
          <w:sz w:val="24"/>
          <w:szCs w:val="24"/>
        </w:rPr>
        <w:t>iculi</w:t>
      </w:r>
      <w:proofErr w:type="spellEnd"/>
      <w:r w:rsidRPr="00860957">
        <w:rPr>
          <w:rFonts w:ascii="Times New Roman" w:hAnsi="Times New Roman" w:cs="Times New Roman"/>
          <w:sz w:val="24"/>
          <w:szCs w:val="24"/>
        </w:rPr>
        <w:t xml:space="preserve"> në pikën kufitare H</w:t>
      </w:r>
      <w:r w:rsidR="00825247" w:rsidRPr="00860957">
        <w:rPr>
          <w:rFonts w:ascii="Times New Roman" w:hAnsi="Times New Roman" w:cs="Times New Roman"/>
          <w:sz w:val="24"/>
          <w:szCs w:val="24"/>
        </w:rPr>
        <w:t xml:space="preserve">ani </w:t>
      </w:r>
      <w:r w:rsidRPr="00860957">
        <w:rPr>
          <w:rFonts w:ascii="Times New Roman" w:hAnsi="Times New Roman" w:cs="Times New Roman"/>
          <w:sz w:val="24"/>
          <w:szCs w:val="24"/>
        </w:rPr>
        <w:t>H</w:t>
      </w:r>
      <w:r w:rsidR="00825247" w:rsidRPr="00860957">
        <w:rPr>
          <w:rFonts w:ascii="Times New Roman" w:hAnsi="Times New Roman" w:cs="Times New Roman"/>
          <w:sz w:val="24"/>
          <w:szCs w:val="24"/>
        </w:rPr>
        <w:t>otit</w:t>
      </w:r>
      <w:r w:rsidR="005E1639" w:rsidRPr="00860957">
        <w:rPr>
          <w:rFonts w:ascii="Times New Roman" w:hAnsi="Times New Roman" w:cs="Times New Roman"/>
          <w:sz w:val="24"/>
          <w:szCs w:val="24"/>
        </w:rPr>
        <w:t xml:space="preserve">. </w:t>
      </w:r>
      <w:r w:rsidRPr="00860957">
        <w:rPr>
          <w:rFonts w:ascii="Times New Roman" w:hAnsi="Times New Roman" w:cs="Times New Roman"/>
          <w:sz w:val="24"/>
          <w:szCs w:val="24"/>
        </w:rPr>
        <w:t>Meqenëse udhëtimi do të ishte i shkurtër dhe do të ktheheshin për pak kohë, z.</w:t>
      </w:r>
      <w:r w:rsidR="00825247"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w:t>
      </w:r>
      <w:r w:rsidR="00825247" w:rsidRPr="00860957">
        <w:rPr>
          <w:rFonts w:ascii="Times New Roman" w:hAnsi="Times New Roman" w:cs="Times New Roman"/>
          <w:sz w:val="24"/>
          <w:szCs w:val="24"/>
        </w:rPr>
        <w:t>iculi</w:t>
      </w:r>
      <w:proofErr w:type="spellEnd"/>
      <w:r w:rsidRPr="00860957">
        <w:rPr>
          <w:rFonts w:ascii="Times New Roman" w:hAnsi="Times New Roman" w:cs="Times New Roman"/>
          <w:sz w:val="24"/>
          <w:szCs w:val="24"/>
        </w:rPr>
        <w:t xml:space="preserve"> i kishte kërkuar </w:t>
      </w:r>
      <w:proofErr w:type="spellStart"/>
      <w:r w:rsidR="00825247" w:rsidRPr="00860957">
        <w:rPr>
          <w:rFonts w:ascii="Times New Roman" w:hAnsi="Times New Roman" w:cs="Times New Roman"/>
          <w:sz w:val="24"/>
          <w:szCs w:val="24"/>
        </w:rPr>
        <w:t>Simon</w:t>
      </w:r>
      <w:proofErr w:type="spellEnd"/>
      <w:r w:rsidR="00825247" w:rsidRPr="00860957">
        <w:rPr>
          <w:rFonts w:ascii="Times New Roman" w:hAnsi="Times New Roman" w:cs="Times New Roman"/>
          <w:sz w:val="24"/>
          <w:szCs w:val="24"/>
        </w:rPr>
        <w:t xml:space="preserve"> </w:t>
      </w:r>
      <w:proofErr w:type="spellStart"/>
      <w:r w:rsidR="00825247" w:rsidRPr="00860957">
        <w:rPr>
          <w:rFonts w:ascii="Times New Roman" w:hAnsi="Times New Roman" w:cs="Times New Roman"/>
          <w:sz w:val="24"/>
          <w:szCs w:val="24"/>
        </w:rPr>
        <w:t>Pashuku</w:t>
      </w:r>
      <w:r w:rsidR="005C3CC7" w:rsidRPr="00860957">
        <w:rPr>
          <w:rFonts w:ascii="Times New Roman" w:hAnsi="Times New Roman" w:cs="Times New Roman"/>
          <w:sz w:val="24"/>
          <w:szCs w:val="24"/>
        </w:rPr>
        <w:t>t</w:t>
      </w:r>
      <w:proofErr w:type="spellEnd"/>
      <w:r w:rsidRPr="00860957">
        <w:rPr>
          <w:rFonts w:ascii="Times New Roman" w:hAnsi="Times New Roman" w:cs="Times New Roman"/>
          <w:sz w:val="24"/>
          <w:szCs w:val="24"/>
        </w:rPr>
        <w:t xml:space="preserve"> të udhëtonte me makinën e tyre deri në </w:t>
      </w:r>
      <w:r w:rsidR="005E1639" w:rsidRPr="00860957">
        <w:rPr>
          <w:rFonts w:ascii="Times New Roman" w:hAnsi="Times New Roman" w:cs="Times New Roman"/>
          <w:sz w:val="24"/>
          <w:szCs w:val="24"/>
        </w:rPr>
        <w:t>Tuz</w:t>
      </w:r>
      <w:r w:rsidRPr="00860957">
        <w:rPr>
          <w:rFonts w:ascii="Times New Roman" w:hAnsi="Times New Roman" w:cs="Times New Roman"/>
          <w:sz w:val="24"/>
          <w:szCs w:val="24"/>
        </w:rPr>
        <w:t>, qytet 16 km afër kufirit. Më tej, subjekti ka deklaruar se nuk e kujton z</w:t>
      </w:r>
      <w:r w:rsidR="006D3019"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M</w:t>
      </w:r>
      <w:r w:rsidR="005E1639" w:rsidRPr="00860957">
        <w:rPr>
          <w:rFonts w:ascii="Times New Roman" w:hAnsi="Times New Roman" w:cs="Times New Roman"/>
          <w:sz w:val="24"/>
          <w:szCs w:val="24"/>
        </w:rPr>
        <w:t>iculi</w:t>
      </w:r>
      <w:proofErr w:type="spellEnd"/>
      <w:r w:rsidRPr="00860957">
        <w:rPr>
          <w:rFonts w:ascii="Times New Roman" w:hAnsi="Times New Roman" w:cs="Times New Roman"/>
          <w:sz w:val="24"/>
          <w:szCs w:val="24"/>
        </w:rPr>
        <w:t xml:space="preserve"> dhe, pavarësisht këtij udhëtimi të rastësishëm me të, nuk e njeh këtë shtetas. Ai deklaron se nuk i kujtohet të kenë kryer biseda pune gjatë këtij udhëtimi të shkurtër dhe se në atë moment nuk ka pasur ndonjë procedim penal ndaj </w:t>
      </w:r>
      <w:r w:rsidR="005C3CC7" w:rsidRPr="00860957">
        <w:rPr>
          <w:rFonts w:ascii="Times New Roman" w:hAnsi="Times New Roman" w:cs="Times New Roman"/>
          <w:sz w:val="24"/>
          <w:szCs w:val="24"/>
        </w:rPr>
        <w:t>tij</w:t>
      </w:r>
      <w:r w:rsidR="005E1639" w:rsidRPr="00860957">
        <w:rPr>
          <w:rFonts w:ascii="Times New Roman" w:hAnsi="Times New Roman" w:cs="Times New Roman"/>
          <w:sz w:val="24"/>
          <w:szCs w:val="24"/>
        </w:rPr>
        <w:t>.</w:t>
      </w:r>
      <w:r w:rsidRPr="00860957">
        <w:rPr>
          <w:rFonts w:ascii="Times New Roman" w:hAnsi="Times New Roman" w:cs="Times New Roman"/>
          <w:sz w:val="24"/>
          <w:szCs w:val="24"/>
        </w:rPr>
        <w:t xml:space="preserve"> Për të mbështetur këtë pretendim, subjekti ka paraqitur deklaratën noteriale nr. </w:t>
      </w:r>
      <w:r w:rsidR="005E1639" w:rsidRPr="00860957">
        <w:rPr>
          <w:rFonts w:ascii="Times New Roman" w:hAnsi="Times New Roman" w:cs="Times New Roman"/>
          <w:sz w:val="24"/>
          <w:szCs w:val="24"/>
        </w:rPr>
        <w:t>7305/3602</w:t>
      </w:r>
      <w:r w:rsidRPr="00860957">
        <w:rPr>
          <w:rFonts w:ascii="Times New Roman" w:hAnsi="Times New Roman" w:cs="Times New Roman"/>
          <w:sz w:val="24"/>
          <w:szCs w:val="24"/>
        </w:rPr>
        <w:t>, datë 24.12.2022, të z</w:t>
      </w:r>
      <w:r w:rsidR="005E1639" w:rsidRPr="00860957">
        <w:rPr>
          <w:rFonts w:ascii="Times New Roman" w:hAnsi="Times New Roman" w:cs="Times New Roman"/>
          <w:sz w:val="24"/>
          <w:szCs w:val="24"/>
        </w:rPr>
        <w:t xml:space="preserve">. </w:t>
      </w:r>
      <w:proofErr w:type="spellStart"/>
      <w:r w:rsidR="005E1639" w:rsidRPr="00860957">
        <w:rPr>
          <w:rFonts w:ascii="Times New Roman" w:hAnsi="Times New Roman" w:cs="Times New Roman"/>
          <w:sz w:val="24"/>
          <w:szCs w:val="24"/>
        </w:rPr>
        <w:t>Simon</w:t>
      </w:r>
      <w:proofErr w:type="spellEnd"/>
      <w:r w:rsidR="005E1639" w:rsidRPr="00860957">
        <w:rPr>
          <w:rFonts w:ascii="Times New Roman" w:hAnsi="Times New Roman" w:cs="Times New Roman"/>
          <w:sz w:val="24"/>
          <w:szCs w:val="24"/>
        </w:rPr>
        <w:t xml:space="preserve"> </w:t>
      </w:r>
      <w:proofErr w:type="spellStart"/>
      <w:r w:rsidR="005E1639" w:rsidRPr="00860957">
        <w:rPr>
          <w:rFonts w:ascii="Times New Roman" w:hAnsi="Times New Roman" w:cs="Times New Roman"/>
          <w:sz w:val="24"/>
          <w:szCs w:val="24"/>
        </w:rPr>
        <w:t>Pashuku</w:t>
      </w:r>
      <w:proofErr w:type="spellEnd"/>
      <w:r w:rsidR="006D3019" w:rsidRPr="00860957">
        <w:rPr>
          <w:rFonts w:ascii="Times New Roman" w:hAnsi="Times New Roman" w:cs="Times New Roman"/>
          <w:sz w:val="24"/>
          <w:szCs w:val="24"/>
        </w:rPr>
        <w:t>,</w:t>
      </w:r>
      <w:r w:rsidRPr="00860957">
        <w:rPr>
          <w:rFonts w:ascii="Times New Roman" w:hAnsi="Times New Roman" w:cs="Times New Roman"/>
          <w:sz w:val="24"/>
          <w:szCs w:val="24"/>
        </w:rPr>
        <w:t xml:space="preserve"> në të cilën ky shtetas deklaron rrethanat e udhëtimit me shtetasin </w:t>
      </w:r>
      <w:proofErr w:type="spellStart"/>
      <w:r w:rsidR="005E1639" w:rsidRPr="00860957">
        <w:rPr>
          <w:rFonts w:ascii="Times New Roman" w:hAnsi="Times New Roman" w:cs="Times New Roman"/>
          <w:sz w:val="24"/>
          <w:szCs w:val="24"/>
        </w:rPr>
        <w:t>Pashko</w:t>
      </w:r>
      <w:proofErr w:type="spellEnd"/>
      <w:r w:rsidR="005E1639" w:rsidRPr="00860957">
        <w:rPr>
          <w:rFonts w:ascii="Times New Roman" w:hAnsi="Times New Roman" w:cs="Times New Roman"/>
          <w:sz w:val="24"/>
          <w:szCs w:val="24"/>
        </w:rPr>
        <w:t xml:space="preserve"> </w:t>
      </w:r>
      <w:proofErr w:type="spellStart"/>
      <w:r w:rsidR="005E1639" w:rsidRPr="00860957">
        <w:rPr>
          <w:rFonts w:ascii="Times New Roman" w:hAnsi="Times New Roman" w:cs="Times New Roman"/>
          <w:sz w:val="24"/>
          <w:szCs w:val="24"/>
        </w:rPr>
        <w:t>Miculi</w:t>
      </w:r>
      <w:proofErr w:type="spellEnd"/>
      <w:r w:rsidRPr="00860957">
        <w:rPr>
          <w:rFonts w:ascii="Times New Roman" w:hAnsi="Times New Roman" w:cs="Times New Roman"/>
          <w:sz w:val="24"/>
          <w:szCs w:val="24"/>
        </w:rPr>
        <w:t xml:space="preserve"> </w:t>
      </w:r>
      <w:r w:rsidR="005C3CC7" w:rsidRPr="00860957">
        <w:rPr>
          <w:rFonts w:ascii="Times New Roman" w:hAnsi="Times New Roman" w:cs="Times New Roman"/>
          <w:sz w:val="24"/>
          <w:szCs w:val="24"/>
        </w:rPr>
        <w:t>m</w:t>
      </w:r>
      <w:r w:rsidR="00D814C8" w:rsidRPr="00860957">
        <w:rPr>
          <w:rFonts w:ascii="Times New Roman" w:hAnsi="Times New Roman" w:cs="Times New Roman"/>
          <w:sz w:val="24"/>
          <w:szCs w:val="24"/>
        </w:rPr>
        <w:t>ë</w:t>
      </w:r>
      <w:r w:rsidR="005C3CC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datë 16.2.2013, duke konfirmuar deklarimet e subjektit. Në këtë akt noterial </w:t>
      </w:r>
      <w:r w:rsidR="005E1639" w:rsidRPr="00860957">
        <w:rPr>
          <w:rFonts w:ascii="Times New Roman" w:hAnsi="Times New Roman" w:cs="Times New Roman"/>
          <w:sz w:val="24"/>
          <w:szCs w:val="24"/>
        </w:rPr>
        <w:t xml:space="preserve">z. </w:t>
      </w:r>
      <w:proofErr w:type="spellStart"/>
      <w:r w:rsidR="005E1639" w:rsidRPr="00860957">
        <w:rPr>
          <w:rFonts w:ascii="Times New Roman" w:hAnsi="Times New Roman" w:cs="Times New Roman"/>
          <w:sz w:val="24"/>
          <w:szCs w:val="24"/>
        </w:rPr>
        <w:t>Pashuku</w:t>
      </w:r>
      <w:proofErr w:type="spellEnd"/>
      <w:r w:rsidRPr="00860957">
        <w:rPr>
          <w:rFonts w:ascii="Times New Roman" w:hAnsi="Times New Roman" w:cs="Times New Roman"/>
          <w:sz w:val="24"/>
          <w:szCs w:val="24"/>
        </w:rPr>
        <w:t xml:space="preserve"> ka deklaruar se me këtë shtetas ka pasur njohje për shkak se jeton në të njëjtën zonë, por edhe për shkak se ka kryer veprime hetimore në çështjen penale </w:t>
      </w:r>
      <w:r w:rsidR="005C3CC7" w:rsidRPr="00860957">
        <w:rPr>
          <w:rFonts w:ascii="Times New Roman" w:hAnsi="Times New Roman" w:cs="Times New Roman"/>
          <w:sz w:val="24"/>
          <w:szCs w:val="24"/>
        </w:rPr>
        <w:t xml:space="preserve">nr. </w:t>
      </w:r>
      <w:r w:rsidR="005E1639" w:rsidRPr="00860957">
        <w:rPr>
          <w:rFonts w:ascii="Times New Roman" w:hAnsi="Times New Roman" w:cs="Times New Roman"/>
          <w:sz w:val="24"/>
          <w:szCs w:val="24"/>
        </w:rPr>
        <w:t>85/2010</w:t>
      </w:r>
      <w:r w:rsidRPr="00860957">
        <w:rPr>
          <w:rFonts w:ascii="Times New Roman" w:hAnsi="Times New Roman" w:cs="Times New Roman"/>
          <w:sz w:val="24"/>
          <w:szCs w:val="24"/>
        </w:rPr>
        <w:t>, çështje penale e cila kishte përfunduar me vendim pushimi, shumë kohë më parë se të ndodhte udhëtimi. Më tej, ai ka deklaruar se</w:t>
      </w:r>
      <w:r w:rsidR="005C3CC7" w:rsidRPr="00860957">
        <w:rPr>
          <w:rFonts w:ascii="Times New Roman" w:hAnsi="Times New Roman" w:cs="Times New Roman"/>
          <w:sz w:val="24"/>
          <w:szCs w:val="24"/>
        </w:rPr>
        <w:t>,</w:t>
      </w:r>
      <w:r w:rsidRPr="00860957">
        <w:rPr>
          <w:rFonts w:ascii="Times New Roman" w:hAnsi="Times New Roman" w:cs="Times New Roman"/>
          <w:sz w:val="24"/>
          <w:szCs w:val="24"/>
        </w:rPr>
        <w:t xml:space="preserve"> në atë moment nuk ka vlerësuar të kishte ndonjë konflikt interesi, për shkak se nuk kishte ndonjë çështje në hetim në ngarkim të tij apo shoqërisë së tij dhe në mënyrë të natyrshme e të arsyeshme, duke qenë se në automjetin e tij kishte vende të lira, kishte vlerësuar që ai mund të udhëtonte me të. Ai ka deklaruar gjithashtu </w:t>
      </w:r>
      <w:r w:rsidR="00F557CB" w:rsidRPr="00860957">
        <w:rPr>
          <w:rFonts w:ascii="Times New Roman" w:hAnsi="Times New Roman" w:cs="Times New Roman"/>
          <w:sz w:val="24"/>
          <w:szCs w:val="24"/>
        </w:rPr>
        <w:t>se</w:t>
      </w:r>
      <w:r w:rsidRPr="00860957">
        <w:rPr>
          <w:rFonts w:ascii="Times New Roman" w:hAnsi="Times New Roman" w:cs="Times New Roman"/>
          <w:sz w:val="24"/>
          <w:szCs w:val="24"/>
        </w:rPr>
        <w:t xml:space="preserve"> nuk i kujtohet të ketë pyetur z. Bahiti apo të ketë bërë ndonjë prezantim të detajuar, për shkak se nuk i ka dhënë rëndësi fare këtij fakti.</w:t>
      </w:r>
    </w:p>
    <w:p w14:paraId="31B91263" w14:textId="77777777" w:rsidR="00C318D8" w:rsidRPr="00860957" w:rsidRDefault="00C318D8" w:rsidP="00C318D8">
      <w:pPr>
        <w:pStyle w:val="ListParagraph"/>
        <w:tabs>
          <w:tab w:val="left" w:pos="284"/>
        </w:tabs>
        <w:spacing w:after="0" w:line="240" w:lineRule="auto"/>
        <w:ind w:left="0"/>
        <w:jc w:val="both"/>
        <w:rPr>
          <w:rFonts w:ascii="Times New Roman" w:hAnsi="Times New Roman" w:cs="Times New Roman"/>
          <w:sz w:val="16"/>
          <w:szCs w:val="16"/>
        </w:rPr>
        <w:pPrChange w:id="122" w:author="Admin" w:date="2025-07-08T11:03:00Z">
          <w:pPr>
            <w:tabs>
              <w:tab w:val="left" w:pos="284"/>
            </w:tabs>
            <w:spacing w:after="0" w:line="240" w:lineRule="auto"/>
            <w:jc w:val="both"/>
          </w:pPr>
        </w:pPrChange>
      </w:pPr>
    </w:p>
    <w:p w14:paraId="4BCF12B6" w14:textId="137A4A42" w:rsidR="00DC3F83" w:rsidRPr="00860957" w:rsidRDefault="00017614" w:rsidP="00C03AA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bookmarkStart w:id="123" w:name="_Hlk200700885"/>
      <w:r w:rsidRPr="00860957">
        <w:rPr>
          <w:rFonts w:ascii="Times New Roman" w:hAnsi="Times New Roman" w:cs="Times New Roman"/>
          <w:sz w:val="24"/>
          <w:szCs w:val="24"/>
        </w:rPr>
        <w:lastRenderedPageBreak/>
        <w:t>N</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sim t</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sa m</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 xml:space="preserve">r, </w:t>
      </w:r>
      <w:r w:rsidR="00B83683" w:rsidRPr="00860957">
        <w:rPr>
          <w:rFonts w:ascii="Times New Roman" w:hAnsi="Times New Roman" w:cs="Times New Roman"/>
          <w:sz w:val="24"/>
          <w:szCs w:val="24"/>
        </w:rPr>
        <w:t xml:space="preserve">NJSHL </w:t>
      </w:r>
      <w:r w:rsidRPr="00860957">
        <w:rPr>
          <w:rFonts w:ascii="Times New Roman" w:hAnsi="Times New Roman" w:cs="Times New Roman"/>
          <w:sz w:val="24"/>
          <w:szCs w:val="24"/>
        </w:rPr>
        <w:t>v</w:t>
      </w:r>
      <w:r w:rsidR="004E6E98" w:rsidRPr="00860957">
        <w:rPr>
          <w:rFonts w:ascii="Times New Roman" w:hAnsi="Times New Roman" w:cs="Times New Roman"/>
          <w:sz w:val="24"/>
          <w:szCs w:val="24"/>
        </w:rPr>
        <w:t>ë</w:t>
      </w:r>
      <w:r w:rsidRPr="00860957">
        <w:rPr>
          <w:rFonts w:ascii="Times New Roman" w:hAnsi="Times New Roman" w:cs="Times New Roman"/>
          <w:sz w:val="24"/>
          <w:szCs w:val="24"/>
        </w:rPr>
        <w:t>ren</w:t>
      </w:r>
      <w:r w:rsidR="00B83683" w:rsidRPr="00860957">
        <w:rPr>
          <w:rFonts w:ascii="Times New Roman" w:hAnsi="Times New Roman" w:cs="Times New Roman"/>
          <w:sz w:val="24"/>
          <w:szCs w:val="24"/>
        </w:rPr>
        <w:t xml:space="preserve"> se</w:t>
      </w:r>
      <w:r w:rsidR="006D3019"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p</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rfundimin</w:t>
      </w:r>
      <w:r w:rsidR="004E6E98"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e tij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lidhje me k</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procedim penal </w:t>
      </w:r>
      <w:r w:rsidR="00F557CB" w:rsidRPr="00860957">
        <w:rPr>
          <w:rFonts w:ascii="Times New Roman" w:hAnsi="Times New Roman" w:cs="Times New Roman"/>
          <w:sz w:val="24"/>
          <w:szCs w:val="24"/>
        </w:rPr>
        <w:t xml:space="preserve">Komisioni </w:t>
      </w:r>
      <w:r w:rsidR="00CE2EC3" w:rsidRPr="00860957">
        <w:rPr>
          <w:rFonts w:ascii="Times New Roman" w:hAnsi="Times New Roman" w:cs="Times New Roman"/>
          <w:sz w:val="24"/>
          <w:szCs w:val="24"/>
        </w:rPr>
        <w:t xml:space="preserve">ia ka atribuuar </w:t>
      </w:r>
      <w:r w:rsidR="00DC3F83" w:rsidRPr="00860957">
        <w:rPr>
          <w:rFonts w:ascii="Times New Roman" w:hAnsi="Times New Roman" w:cs="Times New Roman"/>
          <w:sz w:val="24"/>
          <w:szCs w:val="24"/>
        </w:rPr>
        <w:t>problematikave</w:t>
      </w:r>
      <w:r w:rsidR="00CE2EC3" w:rsidRPr="00860957">
        <w:rPr>
          <w:rFonts w:ascii="Times New Roman" w:hAnsi="Times New Roman" w:cs="Times New Roman"/>
          <w:sz w:val="24"/>
          <w:szCs w:val="24"/>
        </w:rPr>
        <w:t xml:space="preserve"> 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w:t>
      </w:r>
      <w:r w:rsidR="00DC3F83" w:rsidRPr="00860957">
        <w:rPr>
          <w:rFonts w:ascii="Times New Roman" w:hAnsi="Times New Roman" w:cs="Times New Roman"/>
          <w:sz w:val="24"/>
          <w:szCs w:val="24"/>
        </w:rPr>
        <w:t>evidentuara</w:t>
      </w:r>
      <w:r w:rsidR="00CE2EC3" w:rsidRPr="00860957">
        <w:rPr>
          <w:rFonts w:ascii="Times New Roman" w:hAnsi="Times New Roman" w:cs="Times New Roman"/>
          <w:sz w:val="24"/>
          <w:szCs w:val="24"/>
        </w:rPr>
        <w:t xml:space="preserve"> nga veprimtaria hetimore e subjektit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lidhje me procedimin penal nr. 85/2010 si dhe udh</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timit 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subjektit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vitin 2013 me personin</w:t>
      </w:r>
      <w:r w:rsidR="00F557CB" w:rsidRPr="00860957">
        <w:rPr>
          <w:rFonts w:ascii="Times New Roman" w:hAnsi="Times New Roman" w:cs="Times New Roman"/>
          <w:sz w:val="24"/>
          <w:szCs w:val="24"/>
        </w:rPr>
        <w:t xml:space="preserve">, </w:t>
      </w:r>
      <w:r w:rsidR="00CE2EC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 cilin e ka pasur n</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n hetim penal p</w:t>
      </w:r>
      <w:r w:rsidR="004E6E98" w:rsidRPr="00860957">
        <w:rPr>
          <w:rFonts w:ascii="Times New Roman" w:hAnsi="Times New Roman" w:cs="Times New Roman"/>
          <w:sz w:val="24"/>
          <w:szCs w:val="24"/>
        </w:rPr>
        <w:t>ë</w:t>
      </w:r>
      <w:r w:rsidR="00CE2EC3" w:rsidRPr="00860957">
        <w:rPr>
          <w:rFonts w:ascii="Times New Roman" w:hAnsi="Times New Roman" w:cs="Times New Roman"/>
          <w:sz w:val="24"/>
          <w:szCs w:val="24"/>
        </w:rPr>
        <w:t xml:space="preserve">r rreth 1 vit e 9 muaj, </w:t>
      </w:r>
      <w:r w:rsidR="00DC3F83" w:rsidRPr="00860957">
        <w:rPr>
          <w:rFonts w:ascii="Times New Roman" w:hAnsi="Times New Roman" w:cs="Times New Roman"/>
          <w:sz w:val="24"/>
          <w:szCs w:val="24"/>
        </w:rPr>
        <w:t>t</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cilat</w:t>
      </w:r>
      <w:r w:rsidR="00134378" w:rsidRPr="00860957">
        <w:rPr>
          <w:rFonts w:ascii="Times New Roman" w:hAnsi="Times New Roman" w:cs="Times New Roman"/>
          <w:sz w:val="24"/>
          <w:szCs w:val="24"/>
        </w:rPr>
        <w:t>,</w:t>
      </w:r>
      <w:r w:rsidR="00DC3F83" w:rsidRPr="00860957">
        <w:rPr>
          <w:rFonts w:ascii="Times New Roman" w:hAnsi="Times New Roman" w:cs="Times New Roman"/>
          <w:sz w:val="24"/>
          <w:szCs w:val="24"/>
        </w:rPr>
        <w:t xml:space="preserve"> par</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w:t>
      </w:r>
      <w:proofErr w:type="spellStart"/>
      <w:r w:rsidR="00DC3F83" w:rsidRPr="00860957">
        <w:rPr>
          <w:rFonts w:ascii="Times New Roman" w:hAnsi="Times New Roman" w:cs="Times New Roman"/>
          <w:sz w:val="24"/>
          <w:szCs w:val="24"/>
        </w:rPr>
        <w:t>s</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bashku</w:t>
      </w:r>
      <w:proofErr w:type="spellEnd"/>
      <w:ins w:id="124" w:author="Admin" w:date="2025-07-08T11:03:00Z">
        <w:r w:rsidR="00C318D8" w:rsidRPr="00860957">
          <w:rPr>
            <w:rFonts w:ascii="Times New Roman" w:hAnsi="Times New Roman" w:cs="Times New Roman"/>
            <w:sz w:val="24"/>
            <w:szCs w:val="24"/>
          </w:rPr>
          <w:t>,</w:t>
        </w:r>
      </w:ins>
      <w:r w:rsidR="00DC3F83" w:rsidRPr="00860957">
        <w:rPr>
          <w:rFonts w:ascii="Times New Roman" w:hAnsi="Times New Roman" w:cs="Times New Roman"/>
          <w:sz w:val="24"/>
          <w:szCs w:val="24"/>
        </w:rPr>
        <w:t xml:space="preserve"> jan</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vler</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suar nga Komisioni si </w:t>
      </w:r>
      <w:r w:rsidR="004E6E98" w:rsidRPr="00860957">
        <w:rPr>
          <w:rFonts w:ascii="Times New Roman" w:hAnsi="Times New Roman" w:cs="Times New Roman"/>
          <w:sz w:val="24"/>
          <w:szCs w:val="24"/>
        </w:rPr>
        <w:t>cenim</w:t>
      </w:r>
      <w:r w:rsidR="00DC3F83" w:rsidRPr="00860957">
        <w:rPr>
          <w:rFonts w:ascii="Times New Roman" w:hAnsi="Times New Roman" w:cs="Times New Roman"/>
          <w:sz w:val="24"/>
          <w:szCs w:val="24"/>
        </w:rPr>
        <w:t xml:space="preserve"> i etik</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s s</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prokurorit dhe besimit t</w:t>
      </w:r>
      <w:r w:rsidR="004E6E98" w:rsidRPr="00860957">
        <w:rPr>
          <w:rFonts w:ascii="Times New Roman" w:hAnsi="Times New Roman" w:cs="Times New Roman"/>
          <w:sz w:val="24"/>
          <w:szCs w:val="24"/>
        </w:rPr>
        <w:t>ë</w:t>
      </w:r>
      <w:r w:rsidR="00DC3F83" w:rsidRPr="00860957">
        <w:rPr>
          <w:rFonts w:ascii="Times New Roman" w:hAnsi="Times New Roman" w:cs="Times New Roman"/>
          <w:sz w:val="24"/>
          <w:szCs w:val="24"/>
        </w:rPr>
        <w:t xml:space="preserve"> publikut. </w:t>
      </w:r>
    </w:p>
    <w:p w14:paraId="79085077" w14:textId="77777777" w:rsidR="007C3E9A" w:rsidRPr="00860957" w:rsidRDefault="007C3E9A" w:rsidP="00C03AA8">
      <w:pPr>
        <w:pStyle w:val="ListParagraph"/>
        <w:tabs>
          <w:tab w:val="left" w:pos="0"/>
        </w:tabs>
        <w:spacing w:after="0" w:line="240" w:lineRule="auto"/>
        <w:ind w:left="0"/>
        <w:jc w:val="both"/>
        <w:rPr>
          <w:rFonts w:ascii="Times New Roman" w:hAnsi="Times New Roman" w:cs="Times New Roman"/>
          <w:b/>
          <w:sz w:val="16"/>
          <w:szCs w:val="16"/>
        </w:rPr>
      </w:pPr>
    </w:p>
    <w:p w14:paraId="19DE023F" w14:textId="1D53A030" w:rsidR="00B06BBF" w:rsidRPr="00860957" w:rsidRDefault="00E87E33" w:rsidP="00C03AA8">
      <w:pPr>
        <w:pStyle w:val="ListParagraph"/>
        <w:numPr>
          <w:ilvl w:val="1"/>
          <w:numId w:val="1"/>
        </w:numPr>
        <w:tabs>
          <w:tab w:val="left" w:pos="0"/>
        </w:tabs>
        <w:spacing w:after="0" w:line="240" w:lineRule="auto"/>
        <w:ind w:left="0" w:firstLine="0"/>
        <w:jc w:val="both"/>
        <w:rPr>
          <w:rFonts w:ascii="Times New Roman" w:hAnsi="Times New Roman" w:cs="Times New Roman"/>
          <w:b/>
          <w:color w:val="C00000"/>
          <w:sz w:val="24"/>
          <w:szCs w:val="24"/>
        </w:rPr>
      </w:pPr>
      <w:bookmarkStart w:id="125" w:name="_Hlk202794423"/>
      <w:bookmarkEnd w:id="123"/>
      <w:r w:rsidRPr="009A3421">
        <w:rPr>
          <w:rFonts w:ascii="Times New Roman" w:hAnsi="Times New Roman"/>
          <w:color w:val="000000"/>
          <w:sz w:val="24"/>
          <w:shd w:val="clear" w:color="auto" w:fill="FFFFFF"/>
          <w:rPrChange w:id="126" w:author="Admin" w:date="2025-07-08T11:03:00Z">
            <w:rPr>
              <w:rFonts w:ascii="Times New Roman" w:hAnsi="Times New Roman"/>
              <w:sz w:val="24"/>
            </w:rPr>
          </w:rPrChange>
        </w:rPr>
        <w:t xml:space="preserve">Sa i takon pretendimit të subjektit se nuk qëndron përfundimi i Komisionit për mungesë të veprimeve hetimore, pasi për </w:t>
      </w:r>
      <w:r w:rsidRPr="009A3421">
        <w:rPr>
          <w:rFonts w:ascii="Times New Roman" w:hAnsi="Times New Roman"/>
          <w:color w:val="000000"/>
          <w:sz w:val="24"/>
          <w:shd w:val="clear" w:color="auto" w:fill="FFFFFF"/>
          <w:rPrChange w:id="127" w:author="Admin" w:date="2025-07-08T11:03:00Z">
            <w:rPr>
              <w:rFonts w:ascii="Times New Roman" w:hAnsi="Times New Roman"/>
              <w:kern w:val="0"/>
              <w:sz w:val="24"/>
              <w14:ligatures w14:val="none"/>
            </w:rPr>
          </w:rPrChange>
        </w:rPr>
        <w:t xml:space="preserve">hetimin e çështjes ka pasur një vazhdimësi dhe densitet në veprime hetimore të diktuara nga natyra komplekse e çështjes ku për hetimet e saj janë kryer 40 veprime hetimore dhe 5 vendimet për shtyrjen e afatit të veprimeve hetimore kanë qenë për nevoja të hetimit si dhe për të administruar një volum të madh dokumentacioni, NJSHL vëren se, </w:t>
      </w:r>
      <w:r w:rsidRPr="009A3421">
        <w:rPr>
          <w:rFonts w:ascii="Times New Roman" w:hAnsi="Times New Roman"/>
          <w:color w:val="000000"/>
          <w:sz w:val="24"/>
          <w:shd w:val="clear" w:color="auto" w:fill="FFFFFF"/>
          <w:rPrChange w:id="128" w:author="Admin" w:date="2025-07-08T11:03:00Z">
            <w:rPr>
              <w:rFonts w:ascii="Times New Roman" w:hAnsi="Times New Roman"/>
              <w:sz w:val="24"/>
            </w:rPr>
          </w:rPrChange>
        </w:rPr>
        <w:t>Komisioni mangësitë procedurale të evidentuara në lidhje me trajtimin e procedimit penal nr. 85/2010, sikurse analizuar në paragrafin nr. 132 dhe 133 të vendimit, ia ka atribuuar 5 vendimeve për shtyrjen e afateve të hetimit për periudhën nga 15.</w:t>
      </w:r>
      <w:del w:id="129" w:author="Admin" w:date="2025-07-08T11:03:00Z">
        <w:r w:rsidR="00503678" w:rsidRPr="007038D9">
          <w:rPr>
            <w:rFonts w:ascii="Times New Roman" w:hAnsi="Times New Roman" w:cs="Times New Roman"/>
            <w:sz w:val="24"/>
            <w:szCs w:val="24"/>
          </w:rPr>
          <w:delText>06</w:delText>
        </w:r>
      </w:del>
      <w:ins w:id="130" w:author="Admin" w:date="2025-07-08T11:03:00Z">
        <w:r w:rsidRPr="009A3421">
          <w:rPr>
            <w:rFonts w:ascii="Times New Roman" w:hAnsi="Times New Roman" w:cs="Times New Roman"/>
            <w:color w:val="000000"/>
            <w:sz w:val="24"/>
            <w:szCs w:val="24"/>
            <w:shd w:val="clear" w:color="auto" w:fill="FFFFFF"/>
          </w:rPr>
          <w:t>9</w:t>
        </w:r>
      </w:ins>
      <w:r w:rsidRPr="009A3421">
        <w:rPr>
          <w:rFonts w:ascii="Times New Roman" w:hAnsi="Times New Roman"/>
          <w:color w:val="000000"/>
          <w:sz w:val="24"/>
          <w:shd w:val="clear" w:color="auto" w:fill="FFFFFF"/>
          <w:rPrChange w:id="131" w:author="Admin" w:date="2025-07-08T11:03:00Z">
            <w:rPr>
              <w:rFonts w:ascii="Times New Roman" w:hAnsi="Times New Roman"/>
              <w:sz w:val="24"/>
            </w:rPr>
          </w:rPrChange>
        </w:rPr>
        <w:t>.2010 deri më 15.</w:t>
      </w:r>
      <w:del w:id="132" w:author="Admin" w:date="2025-07-08T11:03:00Z">
        <w:r w:rsidR="00503678" w:rsidRPr="007038D9">
          <w:rPr>
            <w:rFonts w:ascii="Times New Roman" w:hAnsi="Times New Roman" w:cs="Times New Roman"/>
            <w:sz w:val="24"/>
            <w:szCs w:val="24"/>
          </w:rPr>
          <w:delText>09</w:delText>
        </w:r>
      </w:del>
      <w:ins w:id="133" w:author="Admin" w:date="2025-07-08T11:03:00Z">
        <w:r w:rsidRPr="009A3421">
          <w:rPr>
            <w:rFonts w:ascii="Times New Roman" w:hAnsi="Times New Roman" w:cs="Times New Roman"/>
            <w:color w:val="000000"/>
            <w:sz w:val="24"/>
            <w:szCs w:val="24"/>
            <w:shd w:val="clear" w:color="auto" w:fill="FFFFFF"/>
          </w:rPr>
          <w:t>12</w:t>
        </w:r>
      </w:ins>
      <w:r w:rsidRPr="009A3421">
        <w:rPr>
          <w:rFonts w:ascii="Times New Roman" w:hAnsi="Times New Roman"/>
          <w:color w:val="000000"/>
          <w:sz w:val="24"/>
          <w:shd w:val="clear" w:color="auto" w:fill="FFFFFF"/>
          <w:rPrChange w:id="134" w:author="Admin" w:date="2025-07-08T11:03:00Z">
            <w:rPr>
              <w:rFonts w:ascii="Times New Roman" w:hAnsi="Times New Roman"/>
              <w:sz w:val="24"/>
            </w:rPr>
          </w:rPrChange>
        </w:rPr>
        <w:t xml:space="preserve">.2011, të cilat nuk rezulton të jetë argumentuar nga ana e subjektit mbi pamundësinë për përfundimin e hetimeve në afat dhe as nuk rezulton të kenë përshkrim të veprimeve hetimore të nevojshme për tu kryer. Po ashtu konstatohet se, jo në të gjitha rastet veprimet hetimore të kryera justifikojnë afatin e zgjatur, për sa kohë pjesa dërrmuese e tyre, sikurse dhe vetë subjekti ka referuar, janë kryer </w:t>
      </w:r>
      <w:del w:id="135" w:author="Admin" w:date="2025-07-08T11:03:00Z">
        <w:r w:rsidR="00662F8A" w:rsidRPr="007038D9">
          <w:rPr>
            <w:rFonts w:ascii="Times New Roman" w:hAnsi="Times New Roman" w:cs="Times New Roman"/>
            <w:sz w:val="24"/>
            <w:szCs w:val="24"/>
          </w:rPr>
          <w:delText>përpara urdhrit të parë për zgjatjen e afatit të hetimeve të datës</w:delText>
        </w:r>
      </w:del>
      <w:ins w:id="136" w:author="Admin" w:date="2025-07-08T11:03:00Z">
        <w:r w:rsidRPr="009A3421">
          <w:rPr>
            <w:rFonts w:ascii="Times New Roman" w:hAnsi="Times New Roman" w:cs="Times New Roman"/>
            <w:color w:val="000000"/>
            <w:sz w:val="24"/>
            <w:szCs w:val="24"/>
            <w:shd w:val="clear" w:color="auto" w:fill="FFFFFF"/>
          </w:rPr>
          <w:t>deri më datë</w:t>
        </w:r>
      </w:ins>
      <w:r w:rsidRPr="009A3421">
        <w:rPr>
          <w:rFonts w:ascii="Times New Roman" w:hAnsi="Times New Roman"/>
          <w:color w:val="000000"/>
          <w:sz w:val="24"/>
          <w:shd w:val="clear" w:color="auto" w:fill="FFFFFF"/>
          <w:rPrChange w:id="137" w:author="Admin" w:date="2025-07-08T11:03:00Z">
            <w:rPr>
              <w:rFonts w:ascii="Times New Roman" w:hAnsi="Times New Roman"/>
              <w:sz w:val="24"/>
            </w:rPr>
          </w:rPrChange>
        </w:rPr>
        <w:t xml:space="preserve"> 15.6.2010</w:t>
      </w:r>
      <w:bookmarkStart w:id="138" w:name="x__ftnref1"/>
      <w:ins w:id="139" w:author="Admin" w:date="2025-07-08T11:03:00Z">
        <w:r>
          <w:rPr>
            <w:rStyle w:val="FootnoteReference"/>
            <w:rFonts w:ascii="Times New Roman" w:hAnsi="Times New Roman" w:cs="Times New Roman"/>
            <w:color w:val="000000"/>
            <w:sz w:val="24"/>
            <w:szCs w:val="24"/>
            <w:shd w:val="clear" w:color="auto" w:fill="FFFFFF"/>
          </w:rPr>
          <w:footnoteReference w:id="25"/>
        </w:r>
      </w:ins>
      <w:bookmarkEnd w:id="138"/>
      <w:r w:rsidRPr="009A3421">
        <w:rPr>
          <w:rFonts w:ascii="Times New Roman" w:hAnsi="Times New Roman"/>
          <w:color w:val="000000"/>
          <w:sz w:val="24"/>
          <w:shd w:val="clear" w:color="auto" w:fill="FFFFFF"/>
          <w:rPrChange w:id="141" w:author="Admin" w:date="2025-07-08T11:03:00Z">
            <w:rPr>
              <w:rFonts w:ascii="Times New Roman" w:hAnsi="Times New Roman"/>
              <w:sz w:val="24"/>
            </w:rPr>
          </w:rPrChange>
        </w:rPr>
        <w:t xml:space="preserve">. Ndërkohë që në afatin tremujor 15.6.2010 – 15.9.2010, janë kryer 11 veprime hetimore; në afatin tremujor 15.9.2010 – 15.12.2010, janë kryer 3 veprime hetimore; në afatin tremujor 15.12.2010 – 15.3.2011, janë kryer 3 veprime hetimore; në afatin e shtyrë me tre muaj 15.3.2011 – 15.6.2011, </w:t>
      </w:r>
      <w:del w:id="142" w:author="Admin" w:date="2025-07-08T11:03:00Z">
        <w:r w:rsidR="00662F8A" w:rsidRPr="007038D9">
          <w:rPr>
            <w:rFonts w:ascii="Times New Roman" w:hAnsi="Times New Roman" w:cs="Times New Roman"/>
            <w:sz w:val="24"/>
            <w:szCs w:val="24"/>
          </w:rPr>
          <w:delText>nuk evidentohen veprime</w:delText>
        </w:r>
      </w:del>
      <w:ins w:id="143" w:author="Admin" w:date="2025-07-08T11:03:00Z">
        <w:r w:rsidRPr="009A3421">
          <w:rPr>
            <w:rFonts w:ascii="Times New Roman" w:hAnsi="Times New Roman" w:cs="Times New Roman"/>
            <w:color w:val="000000"/>
            <w:sz w:val="24"/>
            <w:szCs w:val="24"/>
            <w:shd w:val="clear" w:color="auto" w:fill="FFFFFF"/>
          </w:rPr>
          <w:t>evidentohet 1 veprim</w:t>
        </w:r>
      </w:ins>
      <w:r w:rsidRPr="009A3421">
        <w:rPr>
          <w:rFonts w:ascii="Times New Roman" w:hAnsi="Times New Roman"/>
          <w:color w:val="000000"/>
          <w:sz w:val="24"/>
          <w:shd w:val="clear" w:color="auto" w:fill="FFFFFF"/>
          <w:rPrChange w:id="144" w:author="Admin" w:date="2025-07-08T11:03:00Z">
            <w:rPr>
              <w:rFonts w:ascii="Times New Roman" w:hAnsi="Times New Roman"/>
              <w:sz w:val="24"/>
            </w:rPr>
          </w:rPrChange>
        </w:rPr>
        <w:t xml:space="preserve">; në periudhën 15.6.2011 - 15.9.2011, për të cilën </w:t>
      </w:r>
      <w:del w:id="145" w:author="Admin" w:date="2025-07-08T11:03:00Z">
        <w:r w:rsidR="00662F8A" w:rsidRPr="007038D9">
          <w:rPr>
            <w:rFonts w:ascii="Times New Roman" w:hAnsi="Times New Roman" w:cs="Times New Roman"/>
            <w:sz w:val="24"/>
            <w:szCs w:val="24"/>
          </w:rPr>
          <w:delText>nuk ka urdhër</w:delText>
        </w:r>
      </w:del>
      <w:ins w:id="146" w:author="Admin" w:date="2025-07-08T11:03:00Z">
        <w:r w:rsidRPr="009A3421">
          <w:rPr>
            <w:rFonts w:ascii="Times New Roman" w:hAnsi="Times New Roman" w:cs="Times New Roman"/>
            <w:color w:val="000000"/>
            <w:sz w:val="24"/>
            <w:szCs w:val="24"/>
            <w:shd w:val="clear" w:color="auto" w:fill="FFFFFF"/>
          </w:rPr>
          <w:t>urdhri</w:t>
        </w:r>
      </w:ins>
      <w:r w:rsidRPr="009A3421">
        <w:rPr>
          <w:rFonts w:ascii="Times New Roman" w:hAnsi="Times New Roman"/>
          <w:color w:val="000000"/>
          <w:sz w:val="24"/>
          <w:shd w:val="clear" w:color="auto" w:fill="FFFFFF"/>
          <w:rPrChange w:id="147" w:author="Admin" w:date="2025-07-08T11:03:00Z">
            <w:rPr>
              <w:rFonts w:ascii="Times New Roman" w:hAnsi="Times New Roman"/>
              <w:sz w:val="24"/>
            </w:rPr>
          </w:rPrChange>
        </w:rPr>
        <w:t xml:space="preserve"> për </w:t>
      </w:r>
      <w:del w:id="148" w:author="Admin" w:date="2025-07-08T11:03:00Z">
        <w:r w:rsidR="00662F8A" w:rsidRPr="007038D9">
          <w:rPr>
            <w:rFonts w:ascii="Times New Roman" w:hAnsi="Times New Roman" w:cs="Times New Roman"/>
            <w:sz w:val="24"/>
            <w:szCs w:val="24"/>
          </w:rPr>
          <w:delText>zgjatje të afatit të</w:delText>
        </w:r>
      </w:del>
      <w:ins w:id="149" w:author="Admin" w:date="2025-07-08T11:03:00Z">
        <w:r w:rsidRPr="009A3421">
          <w:rPr>
            <w:rFonts w:ascii="Times New Roman" w:hAnsi="Times New Roman" w:cs="Times New Roman"/>
            <w:color w:val="000000"/>
            <w:sz w:val="24"/>
            <w:szCs w:val="24"/>
            <w:shd w:val="clear" w:color="auto" w:fill="FFFFFF"/>
          </w:rPr>
          <w:t>zgjatjen e</w:t>
        </w:r>
      </w:ins>
      <w:r w:rsidRPr="009A3421">
        <w:rPr>
          <w:rFonts w:ascii="Times New Roman" w:hAnsi="Times New Roman"/>
          <w:color w:val="000000"/>
          <w:sz w:val="24"/>
          <w:shd w:val="clear" w:color="auto" w:fill="FFFFFF"/>
          <w:rPrChange w:id="150" w:author="Admin" w:date="2025-07-08T11:03:00Z">
            <w:rPr>
              <w:rFonts w:ascii="Times New Roman" w:hAnsi="Times New Roman"/>
              <w:sz w:val="24"/>
            </w:rPr>
          </w:rPrChange>
        </w:rPr>
        <w:t xml:space="preserve"> hetimeve</w:t>
      </w:r>
      <w:del w:id="151" w:author="Admin" w:date="2025-07-08T11:03:00Z">
        <w:r w:rsidR="00662F8A" w:rsidRPr="007038D9">
          <w:rPr>
            <w:rFonts w:ascii="Times New Roman" w:hAnsi="Times New Roman" w:cs="Times New Roman"/>
            <w:sz w:val="24"/>
            <w:szCs w:val="24"/>
          </w:rPr>
          <w:delText>,</w:delText>
        </w:r>
      </w:del>
      <w:ins w:id="152" w:author="Admin" w:date="2025-07-08T11:03:00Z">
        <w:r w:rsidRPr="009A3421">
          <w:rPr>
            <w:rFonts w:ascii="Times New Roman" w:hAnsi="Times New Roman" w:cs="Times New Roman"/>
            <w:color w:val="000000"/>
            <w:sz w:val="24"/>
            <w:szCs w:val="24"/>
            <w:shd w:val="clear" w:color="auto" w:fill="FFFFFF"/>
          </w:rPr>
          <w:t xml:space="preserve"> mban datën 15.03.2011 (korrigjuar me shënim dore 15.06.2011),</w:t>
        </w:r>
      </w:ins>
      <w:r w:rsidRPr="009A3421">
        <w:rPr>
          <w:rFonts w:ascii="Times New Roman" w:hAnsi="Times New Roman"/>
          <w:color w:val="000000"/>
          <w:sz w:val="24"/>
          <w:shd w:val="clear" w:color="auto" w:fill="FFFFFF"/>
          <w:rPrChange w:id="153" w:author="Admin" w:date="2025-07-08T11:03:00Z">
            <w:rPr>
              <w:rFonts w:ascii="Times New Roman" w:hAnsi="Times New Roman"/>
              <w:sz w:val="24"/>
            </w:rPr>
          </w:rPrChange>
        </w:rPr>
        <w:t xml:space="preserve"> evidentohet kryerja e një veprimi hetimor që është pyetja e shtetasit </w:t>
      </w:r>
      <w:proofErr w:type="spellStart"/>
      <w:r w:rsidRPr="009A3421">
        <w:rPr>
          <w:rFonts w:ascii="Times New Roman" w:hAnsi="Times New Roman"/>
          <w:color w:val="000000"/>
          <w:sz w:val="24"/>
          <w:shd w:val="clear" w:color="auto" w:fill="FFFFFF"/>
          <w:rPrChange w:id="154" w:author="Admin" w:date="2025-07-08T11:03:00Z">
            <w:rPr>
              <w:rFonts w:ascii="Times New Roman" w:hAnsi="Times New Roman"/>
              <w:sz w:val="24"/>
            </w:rPr>
          </w:rPrChange>
        </w:rPr>
        <w:t>Pashko</w:t>
      </w:r>
      <w:proofErr w:type="spellEnd"/>
      <w:r w:rsidRPr="009A3421">
        <w:rPr>
          <w:rFonts w:ascii="Times New Roman" w:hAnsi="Times New Roman"/>
          <w:color w:val="000000"/>
          <w:sz w:val="24"/>
          <w:shd w:val="clear" w:color="auto" w:fill="FFFFFF"/>
          <w:rPrChange w:id="155" w:author="Admin" w:date="2025-07-08T11:03:00Z">
            <w:rPr>
              <w:rFonts w:ascii="Times New Roman" w:hAnsi="Times New Roman"/>
              <w:sz w:val="24"/>
            </w:rPr>
          </w:rPrChange>
        </w:rPr>
        <w:t xml:space="preserve"> </w:t>
      </w:r>
      <w:proofErr w:type="spellStart"/>
      <w:r w:rsidRPr="009A3421">
        <w:rPr>
          <w:rFonts w:ascii="Times New Roman" w:hAnsi="Times New Roman"/>
          <w:color w:val="000000"/>
          <w:sz w:val="24"/>
          <w:shd w:val="clear" w:color="auto" w:fill="FFFFFF"/>
          <w:rPrChange w:id="156" w:author="Admin" w:date="2025-07-08T11:03:00Z">
            <w:rPr>
              <w:rFonts w:ascii="Times New Roman" w:hAnsi="Times New Roman"/>
              <w:sz w:val="24"/>
            </w:rPr>
          </w:rPrChange>
        </w:rPr>
        <w:t>Miculi</w:t>
      </w:r>
      <w:proofErr w:type="spellEnd"/>
      <w:r w:rsidRPr="009A3421">
        <w:rPr>
          <w:rFonts w:ascii="Times New Roman" w:hAnsi="Times New Roman"/>
          <w:color w:val="000000"/>
          <w:sz w:val="24"/>
          <w:shd w:val="clear" w:color="auto" w:fill="FFFFFF"/>
          <w:rPrChange w:id="157" w:author="Admin" w:date="2025-07-08T11:03:00Z">
            <w:rPr>
              <w:rFonts w:ascii="Times New Roman" w:hAnsi="Times New Roman"/>
              <w:sz w:val="24"/>
            </w:rPr>
          </w:rPrChange>
        </w:rPr>
        <w:t xml:space="preserve">; në afatin e shtyrë pas datës 15.9.2011 nuk rezultojnë veprime të tjera </w:t>
      </w:r>
      <w:ins w:id="158" w:author="Admin" w:date="2025-07-08T11:03:00Z">
        <w:r w:rsidRPr="009A3421">
          <w:rPr>
            <w:rFonts w:ascii="Times New Roman" w:hAnsi="Times New Roman" w:cs="Times New Roman"/>
            <w:color w:val="000000"/>
            <w:sz w:val="24"/>
            <w:szCs w:val="24"/>
            <w:shd w:val="clear" w:color="auto" w:fill="FFFFFF"/>
          </w:rPr>
          <w:t xml:space="preserve">hetimore </w:t>
        </w:r>
      </w:ins>
      <w:r w:rsidRPr="009A3421">
        <w:rPr>
          <w:rFonts w:ascii="Times New Roman" w:hAnsi="Times New Roman"/>
          <w:color w:val="000000"/>
          <w:sz w:val="24"/>
          <w:shd w:val="clear" w:color="auto" w:fill="FFFFFF"/>
          <w:rPrChange w:id="159" w:author="Admin" w:date="2025-07-08T11:03:00Z">
            <w:rPr>
              <w:rFonts w:ascii="Times New Roman" w:hAnsi="Times New Roman"/>
              <w:sz w:val="24"/>
            </w:rPr>
          </w:rPrChange>
        </w:rPr>
        <w:t>dhe në datën 20.10.2011 është vendosur pushimi i procedimit penal. Sa më sipër, NJSHL e gjen të mbështetur qëndrimin e Komisionit në lidhje mangësitë procedurale në kryerjen e veprimeve hetimore.</w:t>
      </w:r>
      <w:r w:rsidRPr="009A3421">
        <w:rPr>
          <w:rFonts w:ascii="Times New Roman" w:hAnsi="Times New Roman"/>
          <w:color w:val="000000"/>
          <w:sz w:val="24"/>
          <w:shd w:val="clear" w:color="auto" w:fill="FFFFFF"/>
          <w:rPrChange w:id="160" w:author="Admin" w:date="2025-07-08T11:03:00Z">
            <w:rPr>
              <w:rFonts w:ascii="Times New Roman" w:hAnsi="Times New Roman"/>
              <w:color w:val="C00000"/>
              <w:sz w:val="24"/>
            </w:rPr>
          </w:rPrChange>
        </w:rPr>
        <w:t xml:space="preserve"> </w:t>
      </w:r>
      <w:r w:rsidRPr="009A3421">
        <w:rPr>
          <w:rFonts w:ascii="Times New Roman" w:hAnsi="Times New Roman"/>
          <w:color w:val="000000"/>
          <w:sz w:val="24"/>
          <w:shd w:val="clear" w:color="auto" w:fill="FFFFFF"/>
          <w:rPrChange w:id="161" w:author="Admin" w:date="2025-07-08T11:03:00Z">
            <w:rPr>
              <w:rFonts w:ascii="Times New Roman" w:hAnsi="Times New Roman"/>
              <w:sz w:val="24"/>
            </w:rPr>
          </w:rPrChange>
        </w:rPr>
        <w:t xml:space="preserve">Pavarësisht sa më lart, NJSHL vëren se mangësitë e konstatuara nuk janë kualifikuar nga ana e Komisionit sipas parashikimeve të neneve 73 dhe 74 të ligjit nr. 96/2016 në drejtim të vlerësimit të aftësive profesionale apo në drejtim të konfliktit të interesit por, duke marrë në konsideratë udhëtimin e </w:t>
      </w:r>
      <w:del w:id="162" w:author="Admin" w:date="2025-07-08T11:03:00Z">
        <w:r w:rsidR="00186EA9" w:rsidRPr="007038D9">
          <w:rPr>
            <w:rFonts w:ascii="Times New Roman" w:hAnsi="Times New Roman" w:cs="Times New Roman"/>
            <w:sz w:val="24"/>
            <w:szCs w:val="24"/>
          </w:rPr>
          <w:delText>subjekti</w:delText>
        </w:r>
      </w:del>
      <w:ins w:id="163" w:author="Admin" w:date="2025-07-08T11:03:00Z">
        <w:r w:rsidRPr="009A3421">
          <w:rPr>
            <w:rFonts w:ascii="Times New Roman" w:hAnsi="Times New Roman" w:cs="Times New Roman"/>
            <w:color w:val="000000"/>
            <w:sz w:val="24"/>
            <w:szCs w:val="24"/>
            <w:shd w:val="clear" w:color="auto" w:fill="FFFFFF"/>
          </w:rPr>
          <w:t>subjektit</w:t>
        </w:r>
      </w:ins>
      <w:r w:rsidRPr="009A3421">
        <w:rPr>
          <w:rFonts w:ascii="Times New Roman" w:hAnsi="Times New Roman"/>
          <w:color w:val="000000"/>
          <w:sz w:val="24"/>
          <w:shd w:val="clear" w:color="auto" w:fill="FFFFFF"/>
          <w:rPrChange w:id="164" w:author="Admin" w:date="2025-07-08T11:03:00Z">
            <w:rPr>
              <w:rFonts w:ascii="Times New Roman" w:hAnsi="Times New Roman"/>
              <w:sz w:val="24"/>
            </w:rPr>
          </w:rPrChange>
        </w:rPr>
        <w:t xml:space="preserve"> me z. </w:t>
      </w:r>
      <w:proofErr w:type="spellStart"/>
      <w:r w:rsidRPr="009A3421">
        <w:rPr>
          <w:rFonts w:ascii="Times New Roman" w:hAnsi="Times New Roman"/>
          <w:color w:val="000000"/>
          <w:sz w:val="24"/>
          <w:shd w:val="clear" w:color="auto" w:fill="FFFFFF"/>
          <w:rPrChange w:id="165" w:author="Admin" w:date="2025-07-08T11:03:00Z">
            <w:rPr>
              <w:rFonts w:ascii="Times New Roman" w:hAnsi="Times New Roman"/>
              <w:sz w:val="24"/>
            </w:rPr>
          </w:rPrChange>
        </w:rPr>
        <w:t>Pashko</w:t>
      </w:r>
      <w:proofErr w:type="spellEnd"/>
      <w:r w:rsidRPr="009A3421">
        <w:rPr>
          <w:rFonts w:ascii="Times New Roman" w:hAnsi="Times New Roman"/>
          <w:color w:val="000000"/>
          <w:sz w:val="24"/>
          <w:shd w:val="clear" w:color="auto" w:fill="FFFFFF"/>
          <w:rPrChange w:id="166" w:author="Admin" w:date="2025-07-08T11:03:00Z">
            <w:rPr>
              <w:rFonts w:ascii="Times New Roman" w:hAnsi="Times New Roman"/>
              <w:sz w:val="24"/>
            </w:rPr>
          </w:rPrChange>
        </w:rPr>
        <w:t xml:space="preserve"> </w:t>
      </w:r>
      <w:proofErr w:type="spellStart"/>
      <w:r w:rsidRPr="009A3421">
        <w:rPr>
          <w:rFonts w:ascii="Times New Roman" w:hAnsi="Times New Roman"/>
          <w:color w:val="000000"/>
          <w:sz w:val="24"/>
          <w:shd w:val="clear" w:color="auto" w:fill="FFFFFF"/>
          <w:rPrChange w:id="167" w:author="Admin" w:date="2025-07-08T11:03:00Z">
            <w:rPr>
              <w:rFonts w:ascii="Times New Roman" w:hAnsi="Times New Roman"/>
              <w:sz w:val="24"/>
            </w:rPr>
          </w:rPrChange>
        </w:rPr>
        <w:t>Miculi</w:t>
      </w:r>
      <w:proofErr w:type="spellEnd"/>
      <w:r w:rsidRPr="009A3421">
        <w:rPr>
          <w:rFonts w:ascii="Times New Roman" w:hAnsi="Times New Roman"/>
          <w:color w:val="000000"/>
          <w:sz w:val="24"/>
          <w:shd w:val="clear" w:color="auto" w:fill="FFFFFF"/>
          <w:rPrChange w:id="168" w:author="Admin" w:date="2025-07-08T11:03:00Z">
            <w:rPr>
              <w:rFonts w:ascii="Times New Roman" w:hAnsi="Times New Roman"/>
              <w:sz w:val="24"/>
            </w:rPr>
          </w:rPrChange>
        </w:rPr>
        <w:t xml:space="preserve"> në vitin 2013, Komisioni ka vlerësuar se veprimet e subjektit përbëjnë cenim të etikës së prokurorit dhe besimit të publikut te subjekti si pjesë e sistemit të</w:t>
      </w:r>
      <w:r>
        <w:rPr>
          <w:rFonts w:ascii="Times New Roman" w:hAnsi="Times New Roman"/>
          <w:color w:val="000000"/>
          <w:sz w:val="24"/>
          <w:shd w:val="clear" w:color="auto" w:fill="FFFFFF"/>
          <w:rPrChange w:id="169" w:author="Admin" w:date="2025-07-08T11:03:00Z">
            <w:rPr>
              <w:rFonts w:ascii="Times New Roman" w:hAnsi="Times New Roman"/>
              <w:sz w:val="24"/>
            </w:rPr>
          </w:rPrChange>
        </w:rPr>
        <w:t xml:space="preserve"> </w:t>
      </w:r>
      <w:r w:rsidR="00186EA9" w:rsidRPr="00860957">
        <w:rPr>
          <w:rFonts w:ascii="Times New Roman" w:hAnsi="Times New Roman" w:cs="Times New Roman"/>
          <w:sz w:val="24"/>
          <w:szCs w:val="24"/>
        </w:rPr>
        <w:t xml:space="preserve">drejtësisë. </w:t>
      </w:r>
    </w:p>
    <w:bookmarkEnd w:id="125"/>
    <w:p w14:paraId="11D75DC1" w14:textId="77777777" w:rsidR="00B06BBF" w:rsidRPr="00860957" w:rsidRDefault="00B06BBF" w:rsidP="00C03AA8">
      <w:pPr>
        <w:pStyle w:val="ListParagraph"/>
        <w:tabs>
          <w:tab w:val="left" w:pos="0"/>
        </w:tabs>
        <w:spacing w:after="0" w:line="240" w:lineRule="auto"/>
        <w:ind w:left="0"/>
        <w:jc w:val="both"/>
        <w:rPr>
          <w:rFonts w:ascii="Times New Roman" w:hAnsi="Times New Roman" w:cs="Times New Roman"/>
          <w:b/>
          <w:sz w:val="16"/>
          <w:szCs w:val="16"/>
        </w:rPr>
      </w:pPr>
    </w:p>
    <w:p w14:paraId="3DD256B5" w14:textId="77777777" w:rsidR="000C7CD0" w:rsidRPr="00860957" w:rsidRDefault="00B06BBF"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Sa i takon pretendim</w:t>
      </w:r>
      <w:r w:rsidR="007C3E9A" w:rsidRPr="00860957">
        <w:rPr>
          <w:rFonts w:ascii="Times New Roman" w:hAnsi="Times New Roman" w:cs="Times New Roman"/>
          <w:sz w:val="24"/>
          <w:szCs w:val="24"/>
        </w:rPr>
        <w:t>eve</w:t>
      </w:r>
      <w:r w:rsidRPr="00860957">
        <w:rPr>
          <w:rFonts w:ascii="Times New Roman" w:hAnsi="Times New Roman" w:cs="Times New Roman"/>
          <w:sz w:val="24"/>
          <w:szCs w:val="24"/>
        </w:rPr>
        <w:t xml:space="preserve"> të </w:t>
      </w:r>
      <w:r w:rsidR="00CD2901" w:rsidRPr="00860957">
        <w:rPr>
          <w:rFonts w:ascii="Times New Roman" w:hAnsi="Times New Roman" w:cs="Times New Roman"/>
          <w:sz w:val="24"/>
          <w:szCs w:val="24"/>
        </w:rPr>
        <w:t>subjektit</w:t>
      </w:r>
      <w:r w:rsidR="00F557CB" w:rsidRPr="00860957">
        <w:rPr>
          <w:rFonts w:ascii="Times New Roman" w:hAnsi="Times New Roman" w:cs="Times New Roman"/>
          <w:sz w:val="24"/>
          <w:szCs w:val="24"/>
        </w:rPr>
        <w:t xml:space="preserve"> se</w:t>
      </w:r>
      <w:r w:rsidRPr="00860957">
        <w:rPr>
          <w:rFonts w:ascii="Times New Roman" w:hAnsi="Times New Roman" w:cs="Times New Roman"/>
          <w:sz w:val="24"/>
          <w:szCs w:val="24"/>
        </w:rPr>
        <w:t xml:space="preserve"> </w:t>
      </w:r>
      <w:r w:rsidR="00F557CB" w:rsidRPr="00860957">
        <w:rPr>
          <w:rFonts w:ascii="Times New Roman" w:eastAsia="Batang" w:hAnsi="Times New Roman" w:cs="Times New Roman"/>
          <w:kern w:val="0"/>
          <w:sz w:val="24"/>
          <w:szCs w:val="24"/>
          <w14:ligatures w14:val="none"/>
        </w:rPr>
        <w:t xml:space="preserve">nuk mund të </w:t>
      </w:r>
      <w:proofErr w:type="spellStart"/>
      <w:r w:rsidR="00F557CB" w:rsidRPr="00860957">
        <w:rPr>
          <w:rFonts w:ascii="Times New Roman" w:eastAsia="Batang" w:hAnsi="Times New Roman" w:cs="Times New Roman"/>
          <w:kern w:val="0"/>
          <w:sz w:val="24"/>
          <w:szCs w:val="24"/>
          <w14:ligatures w14:val="none"/>
        </w:rPr>
        <w:t>penalizohet</w:t>
      </w:r>
      <w:proofErr w:type="spellEnd"/>
      <w:r w:rsidR="00F557CB" w:rsidRPr="00860957">
        <w:rPr>
          <w:rFonts w:ascii="Times New Roman" w:eastAsia="Batang" w:hAnsi="Times New Roman" w:cs="Times New Roman"/>
          <w:kern w:val="0"/>
          <w:sz w:val="24"/>
          <w:szCs w:val="24"/>
          <w14:ligatures w14:val="none"/>
        </w:rPr>
        <w:t xml:space="preserve"> me një masë kaq të rëndë disiplinore vetëm për shkak të një udhëtimi rastësor në makinë si pasagjer</w:t>
      </w:r>
      <w:r w:rsidR="00F557CB" w:rsidRPr="00860957">
        <w:rPr>
          <w:rFonts w:ascii="Times New Roman" w:hAnsi="Times New Roman" w:cs="Times New Roman"/>
          <w:sz w:val="24"/>
          <w:szCs w:val="24"/>
        </w:rPr>
        <w:t xml:space="preserve"> </w:t>
      </w:r>
      <w:r w:rsidR="00A9375B" w:rsidRPr="00860957">
        <w:rPr>
          <w:rFonts w:ascii="Times New Roman" w:eastAsia="Batang" w:hAnsi="Times New Roman" w:cs="Times New Roman"/>
          <w:kern w:val="0"/>
          <w:sz w:val="24"/>
          <w:szCs w:val="24"/>
          <w14:ligatures w14:val="none"/>
        </w:rPr>
        <w:t xml:space="preserve">me shtetasin </w:t>
      </w:r>
      <w:proofErr w:type="spellStart"/>
      <w:r w:rsidR="00A9375B" w:rsidRPr="00860957">
        <w:rPr>
          <w:rFonts w:ascii="Times New Roman" w:eastAsia="Batang" w:hAnsi="Times New Roman" w:cs="Times New Roman"/>
          <w:kern w:val="0"/>
          <w:sz w:val="24"/>
          <w:szCs w:val="24"/>
          <w14:ligatures w14:val="none"/>
        </w:rPr>
        <w:t>Pashko</w:t>
      </w:r>
      <w:proofErr w:type="spellEnd"/>
      <w:r w:rsidR="00A9375B" w:rsidRPr="00860957">
        <w:rPr>
          <w:rFonts w:ascii="Times New Roman" w:eastAsia="Batang" w:hAnsi="Times New Roman" w:cs="Times New Roman"/>
          <w:kern w:val="0"/>
          <w:sz w:val="24"/>
          <w:szCs w:val="24"/>
          <w14:ligatures w14:val="none"/>
        </w:rPr>
        <w:t xml:space="preserve"> </w:t>
      </w:r>
      <w:proofErr w:type="spellStart"/>
      <w:r w:rsidR="00A9375B" w:rsidRPr="00860957">
        <w:rPr>
          <w:rFonts w:ascii="Times New Roman" w:eastAsia="Batang" w:hAnsi="Times New Roman" w:cs="Times New Roman"/>
          <w:kern w:val="0"/>
          <w:sz w:val="24"/>
          <w:szCs w:val="24"/>
          <w14:ligatures w14:val="none"/>
        </w:rPr>
        <w:t>Miculi</w:t>
      </w:r>
      <w:proofErr w:type="spellEnd"/>
      <w:r w:rsidR="00D814C8" w:rsidRPr="00860957">
        <w:rPr>
          <w:rFonts w:ascii="Times New Roman" w:hAnsi="Times New Roman" w:cs="Times New Roman"/>
          <w:sz w:val="24"/>
          <w:szCs w:val="24"/>
        </w:rPr>
        <w:t xml:space="preserve">, </w:t>
      </w:r>
      <w:r w:rsidR="00F557CB" w:rsidRPr="00860957">
        <w:rPr>
          <w:rFonts w:ascii="Times New Roman" w:hAnsi="Times New Roman" w:cs="Times New Roman"/>
          <w:sz w:val="24"/>
          <w:szCs w:val="24"/>
        </w:rPr>
        <w:t>t</w:t>
      </w:r>
      <w:r w:rsidR="00D814C8" w:rsidRPr="00860957">
        <w:rPr>
          <w:rFonts w:ascii="Times New Roman" w:hAnsi="Times New Roman" w:cs="Times New Roman"/>
          <w:sz w:val="24"/>
          <w:szCs w:val="24"/>
        </w:rPr>
        <w:t>ë</w:t>
      </w:r>
      <w:r w:rsidR="00F557CB" w:rsidRPr="00860957">
        <w:rPr>
          <w:rFonts w:ascii="Times New Roman" w:hAnsi="Times New Roman" w:cs="Times New Roman"/>
          <w:sz w:val="24"/>
          <w:szCs w:val="24"/>
        </w:rPr>
        <w:t xml:space="preserve"> cilin nuk e ka njohur dhe</w:t>
      </w:r>
      <w:r w:rsidR="00F56B12" w:rsidRPr="00860957">
        <w:rPr>
          <w:rFonts w:ascii="Times New Roman" w:hAnsi="Times New Roman" w:cs="Times New Roman"/>
          <w:sz w:val="24"/>
          <w:szCs w:val="24"/>
        </w:rPr>
        <w:t xml:space="preserve"> nuk ka pasur marr</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dh</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nie me t</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w:t>
      </w:r>
      <w:r w:rsidR="00186EA9" w:rsidRPr="00860957">
        <w:rPr>
          <w:rFonts w:ascii="Times New Roman" w:eastAsia="Batang" w:hAnsi="Times New Roman" w:cs="Times New Roman"/>
          <w:kern w:val="0"/>
          <w:sz w:val="24"/>
          <w:szCs w:val="24"/>
          <w14:ligatures w14:val="none"/>
        </w:rPr>
        <w:t xml:space="preserve">NJSHL </w:t>
      </w:r>
      <w:r w:rsidR="00B7683D" w:rsidRPr="00860957">
        <w:rPr>
          <w:rFonts w:ascii="Times New Roman" w:eastAsia="Batang" w:hAnsi="Times New Roman" w:cs="Times New Roman"/>
          <w:kern w:val="0"/>
          <w:sz w:val="24"/>
          <w:szCs w:val="24"/>
          <w14:ligatures w14:val="none"/>
        </w:rPr>
        <w:t xml:space="preserve">ashtu sikurse dhe Komisioni </w:t>
      </w:r>
      <w:r w:rsidR="00186EA9" w:rsidRPr="00860957">
        <w:rPr>
          <w:rFonts w:ascii="Times New Roman" w:eastAsia="Batang" w:hAnsi="Times New Roman" w:cs="Times New Roman"/>
          <w:kern w:val="0"/>
          <w:sz w:val="24"/>
          <w:szCs w:val="24"/>
          <w14:ligatures w14:val="none"/>
        </w:rPr>
        <w:t>vler</w:t>
      </w:r>
      <w:r w:rsidR="004C603E" w:rsidRPr="00860957">
        <w:rPr>
          <w:rFonts w:ascii="Times New Roman" w:eastAsia="Batang" w:hAnsi="Times New Roman" w:cs="Times New Roman"/>
          <w:kern w:val="0"/>
          <w:sz w:val="24"/>
          <w:szCs w:val="24"/>
          <w14:ligatures w14:val="none"/>
        </w:rPr>
        <w:t>ë</w:t>
      </w:r>
      <w:r w:rsidR="00186EA9" w:rsidRPr="00860957">
        <w:rPr>
          <w:rFonts w:ascii="Times New Roman" w:eastAsia="Batang" w:hAnsi="Times New Roman" w:cs="Times New Roman"/>
          <w:kern w:val="0"/>
          <w:sz w:val="24"/>
          <w:szCs w:val="24"/>
          <w14:ligatures w14:val="none"/>
        </w:rPr>
        <w:t>son se</w:t>
      </w:r>
      <w:r w:rsidR="00D814C8" w:rsidRPr="00860957">
        <w:rPr>
          <w:rFonts w:ascii="Times New Roman" w:eastAsia="Batang" w:hAnsi="Times New Roman" w:cs="Times New Roman"/>
          <w:kern w:val="0"/>
          <w:sz w:val="24"/>
          <w:szCs w:val="24"/>
          <w14:ligatures w14:val="none"/>
        </w:rPr>
        <w:t>,</w:t>
      </w:r>
      <w:r w:rsidR="00186EA9"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deklarimet e subjektit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lidhje me </w:t>
      </w:r>
      <w:r w:rsidR="00F56B12" w:rsidRPr="00860957">
        <w:rPr>
          <w:rFonts w:ascii="Times New Roman" w:eastAsia="Batang" w:hAnsi="Times New Roman" w:cs="Times New Roman"/>
          <w:kern w:val="0"/>
          <w:sz w:val="24"/>
          <w:szCs w:val="24"/>
          <w14:ligatures w14:val="none"/>
        </w:rPr>
        <w:t>mos</w:t>
      </w:r>
      <w:r w:rsidR="00B7683D" w:rsidRPr="00860957">
        <w:rPr>
          <w:rFonts w:ascii="Times New Roman" w:eastAsia="Batang" w:hAnsi="Times New Roman" w:cs="Times New Roman"/>
          <w:kern w:val="0"/>
          <w:sz w:val="24"/>
          <w:szCs w:val="24"/>
          <w14:ligatures w14:val="none"/>
        </w:rPr>
        <w:t>njohjen dhe 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timin me z. </w:t>
      </w:r>
      <w:proofErr w:type="spellStart"/>
      <w:r w:rsidR="00B7683D" w:rsidRPr="00860957">
        <w:rPr>
          <w:rFonts w:ascii="Times New Roman" w:eastAsia="Batang" w:hAnsi="Times New Roman" w:cs="Times New Roman"/>
          <w:kern w:val="0"/>
          <w:sz w:val="24"/>
          <w:szCs w:val="24"/>
          <w14:ligatures w14:val="none"/>
        </w:rPr>
        <w:t>Pashko</w:t>
      </w:r>
      <w:proofErr w:type="spellEnd"/>
      <w:r w:rsidR="00B7683D" w:rsidRPr="00860957">
        <w:rPr>
          <w:rFonts w:ascii="Times New Roman" w:eastAsia="Batang" w:hAnsi="Times New Roman" w:cs="Times New Roman"/>
          <w:kern w:val="0"/>
          <w:sz w:val="24"/>
          <w:szCs w:val="24"/>
          <w14:ligatures w14:val="none"/>
        </w:rPr>
        <w:t xml:space="preserve"> </w:t>
      </w:r>
      <w:proofErr w:type="spellStart"/>
      <w:r w:rsidR="00B7683D" w:rsidRPr="00860957">
        <w:rPr>
          <w:rFonts w:ascii="Times New Roman" w:eastAsia="Batang" w:hAnsi="Times New Roman" w:cs="Times New Roman"/>
          <w:kern w:val="0"/>
          <w:sz w:val="24"/>
          <w:szCs w:val="24"/>
          <w14:ligatures w14:val="none"/>
        </w:rPr>
        <w:t>Miculi</w:t>
      </w:r>
      <w:proofErr w:type="spellEnd"/>
      <w:r w:rsidR="00B7683D" w:rsidRPr="00860957">
        <w:rPr>
          <w:rFonts w:ascii="Times New Roman" w:eastAsia="Batang" w:hAnsi="Times New Roman" w:cs="Times New Roman"/>
          <w:kern w:val="0"/>
          <w:sz w:val="24"/>
          <w:szCs w:val="24"/>
          <w14:ligatures w14:val="none"/>
        </w:rPr>
        <w:t xml:space="preserve">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pabesueshme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sa koh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subjekti ka pasur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n hetim k</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shtetas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periudh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kohore prej </w:t>
      </w:r>
      <w:r w:rsidR="00F81469" w:rsidRPr="00860957">
        <w:rPr>
          <w:rFonts w:ascii="Times New Roman" w:eastAsia="Batang" w:hAnsi="Times New Roman" w:cs="Times New Roman"/>
          <w:kern w:val="0"/>
          <w:sz w:val="24"/>
          <w:szCs w:val="24"/>
          <w14:ligatures w14:val="none"/>
        </w:rPr>
        <w:t xml:space="preserve">1 </w:t>
      </w:r>
      <w:r w:rsidR="00B7683D" w:rsidRPr="00860957">
        <w:rPr>
          <w:rFonts w:ascii="Times New Roman" w:eastAsia="Batang" w:hAnsi="Times New Roman" w:cs="Times New Roman"/>
          <w:kern w:val="0"/>
          <w:sz w:val="24"/>
          <w:szCs w:val="24"/>
          <w14:ligatures w14:val="none"/>
        </w:rPr>
        <w:t>vit e 9 muaj, hetime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cilat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realizuar nga subjekti dhe Oficeri i Policis</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w:t>
      </w:r>
      <w:r w:rsidR="00F81469" w:rsidRPr="00860957">
        <w:rPr>
          <w:rFonts w:ascii="Times New Roman" w:eastAsia="Batang" w:hAnsi="Times New Roman" w:cs="Times New Roman"/>
          <w:kern w:val="0"/>
          <w:sz w:val="24"/>
          <w:szCs w:val="24"/>
          <w14:ligatures w14:val="none"/>
        </w:rPr>
        <w:t>G</w:t>
      </w:r>
      <w:r w:rsidR="00B7683D" w:rsidRPr="00860957">
        <w:rPr>
          <w:rFonts w:ascii="Times New Roman" w:eastAsia="Batang" w:hAnsi="Times New Roman" w:cs="Times New Roman"/>
          <w:kern w:val="0"/>
          <w:sz w:val="24"/>
          <w:szCs w:val="24"/>
          <w14:ligatures w14:val="none"/>
        </w:rPr>
        <w:t>jyq</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sore z. </w:t>
      </w:r>
      <w:proofErr w:type="spellStart"/>
      <w:r w:rsidR="00B7683D" w:rsidRPr="00860957">
        <w:rPr>
          <w:rFonts w:ascii="Times New Roman" w:eastAsia="Batang" w:hAnsi="Times New Roman" w:cs="Times New Roman"/>
          <w:kern w:val="0"/>
          <w:sz w:val="24"/>
          <w:szCs w:val="24"/>
          <w14:ligatures w14:val="none"/>
        </w:rPr>
        <w:t>Simon</w:t>
      </w:r>
      <w:proofErr w:type="spellEnd"/>
      <w:r w:rsidR="00B7683D" w:rsidRPr="00860957">
        <w:rPr>
          <w:rFonts w:ascii="Times New Roman" w:eastAsia="Batang" w:hAnsi="Times New Roman" w:cs="Times New Roman"/>
          <w:kern w:val="0"/>
          <w:sz w:val="24"/>
          <w:szCs w:val="24"/>
          <w14:ligatures w14:val="none"/>
        </w:rPr>
        <w:t xml:space="preserve"> </w:t>
      </w:r>
      <w:proofErr w:type="spellStart"/>
      <w:r w:rsidR="00B7683D" w:rsidRPr="00860957">
        <w:rPr>
          <w:rFonts w:ascii="Times New Roman" w:eastAsia="Batang" w:hAnsi="Times New Roman" w:cs="Times New Roman"/>
          <w:kern w:val="0"/>
          <w:sz w:val="24"/>
          <w:szCs w:val="24"/>
          <w14:ligatures w14:val="none"/>
        </w:rPr>
        <w:t>Pashuku</w:t>
      </w:r>
      <w:proofErr w:type="spellEnd"/>
      <w:r w:rsidR="00F56B12"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prezent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udh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tim dhe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koh</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sisht drejtues i mjeti</w:t>
      </w:r>
      <w:r w:rsidR="00D814C8" w:rsidRPr="00860957">
        <w:rPr>
          <w:rFonts w:ascii="Times New Roman" w:eastAsia="Batang" w:hAnsi="Times New Roman" w:cs="Times New Roman"/>
          <w:kern w:val="0"/>
          <w:sz w:val="24"/>
          <w:szCs w:val="24"/>
          <w14:ligatures w14:val="none"/>
        </w:rPr>
        <w:t>t</w:t>
      </w:r>
      <w:r w:rsidR="00F56B12" w:rsidRPr="00860957">
        <w:rPr>
          <w:rFonts w:ascii="Times New Roman" w:eastAsia="Batang" w:hAnsi="Times New Roman" w:cs="Times New Roman"/>
          <w:kern w:val="0"/>
          <w:sz w:val="24"/>
          <w:szCs w:val="24"/>
          <w14:ligatures w14:val="none"/>
        </w:rPr>
        <w:t>,</w:t>
      </w:r>
      <w:r w:rsidR="00D814C8" w:rsidRPr="00860957">
        <w:rPr>
          <w:rFonts w:ascii="Times New Roman" w:eastAsia="Batang" w:hAnsi="Times New Roman" w:cs="Times New Roman"/>
          <w:kern w:val="0"/>
          <w:sz w:val="24"/>
          <w:szCs w:val="24"/>
          <w14:ligatures w14:val="none"/>
        </w:rPr>
        <w:t xml:space="preserve"> i cili</w:t>
      </w:r>
      <w:r w:rsidR="00A9375B" w:rsidRPr="00860957">
        <w:rPr>
          <w:rFonts w:ascii="Times New Roman" w:eastAsia="Batang" w:hAnsi="Times New Roman" w:cs="Times New Roman"/>
          <w:kern w:val="0"/>
          <w:sz w:val="24"/>
          <w:szCs w:val="24"/>
          <w14:ligatures w14:val="none"/>
        </w:rPr>
        <w:t xml:space="preserve"> </w:t>
      </w:r>
      <w:r w:rsidR="00B7683D" w:rsidRPr="00860957">
        <w:rPr>
          <w:rFonts w:ascii="Times New Roman" w:eastAsia="Batang" w:hAnsi="Times New Roman" w:cs="Times New Roman"/>
          <w:kern w:val="0"/>
          <w:sz w:val="24"/>
          <w:szCs w:val="24"/>
          <w14:ligatures w14:val="none"/>
        </w:rPr>
        <w:t xml:space="preserve">nga ana e tij ka pranuar njohjen me shtetasin </w:t>
      </w:r>
      <w:proofErr w:type="spellStart"/>
      <w:r w:rsidR="00B7683D" w:rsidRPr="00860957">
        <w:rPr>
          <w:rFonts w:ascii="Times New Roman" w:eastAsia="Batang" w:hAnsi="Times New Roman" w:cs="Times New Roman"/>
          <w:kern w:val="0"/>
          <w:sz w:val="24"/>
          <w:szCs w:val="24"/>
          <w14:ligatures w14:val="none"/>
        </w:rPr>
        <w:t>Pashko</w:t>
      </w:r>
      <w:proofErr w:type="spellEnd"/>
      <w:r w:rsidR="00B7683D" w:rsidRPr="00860957">
        <w:rPr>
          <w:rFonts w:ascii="Times New Roman" w:eastAsia="Batang" w:hAnsi="Times New Roman" w:cs="Times New Roman"/>
          <w:kern w:val="0"/>
          <w:sz w:val="24"/>
          <w:szCs w:val="24"/>
          <w14:ligatures w14:val="none"/>
        </w:rPr>
        <w:t xml:space="preserve"> </w:t>
      </w:r>
      <w:proofErr w:type="spellStart"/>
      <w:r w:rsidR="00B7683D" w:rsidRPr="00860957">
        <w:rPr>
          <w:rFonts w:ascii="Times New Roman" w:eastAsia="Batang" w:hAnsi="Times New Roman" w:cs="Times New Roman"/>
          <w:kern w:val="0"/>
          <w:sz w:val="24"/>
          <w:szCs w:val="24"/>
          <w14:ligatures w14:val="none"/>
        </w:rPr>
        <w:t>Miculi</w:t>
      </w:r>
      <w:proofErr w:type="spellEnd"/>
      <w:r w:rsidR="00B7683D" w:rsidRPr="00860957">
        <w:rPr>
          <w:rFonts w:ascii="Times New Roman" w:eastAsia="Batang" w:hAnsi="Times New Roman" w:cs="Times New Roman"/>
          <w:kern w:val="0"/>
          <w:sz w:val="24"/>
          <w:szCs w:val="24"/>
          <w14:ligatures w14:val="none"/>
        </w:rPr>
        <w:t xml:space="preserve">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shkak se jan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nga e nj</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jta zon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si dhe p</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r shkak se ka kryer veprime hetimore n</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ngarkim t</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 xml:space="preserve"> k</w:t>
      </w:r>
      <w:r w:rsidR="004C603E" w:rsidRPr="00860957">
        <w:rPr>
          <w:rFonts w:ascii="Times New Roman" w:eastAsia="Batang" w:hAnsi="Times New Roman" w:cs="Times New Roman"/>
          <w:kern w:val="0"/>
          <w:sz w:val="24"/>
          <w:szCs w:val="24"/>
          <w14:ligatures w14:val="none"/>
        </w:rPr>
        <w:t>ë</w:t>
      </w:r>
      <w:r w:rsidR="00B7683D" w:rsidRPr="00860957">
        <w:rPr>
          <w:rFonts w:ascii="Times New Roman" w:eastAsia="Batang" w:hAnsi="Times New Roman" w:cs="Times New Roman"/>
          <w:kern w:val="0"/>
          <w:sz w:val="24"/>
          <w:szCs w:val="24"/>
          <w14:ligatures w14:val="none"/>
        </w:rPr>
        <w:t>tij shtetasi</w:t>
      </w:r>
      <w:r w:rsidR="00F81469" w:rsidRPr="00860957">
        <w:rPr>
          <w:rFonts w:ascii="Times New Roman" w:eastAsia="Batang" w:hAnsi="Times New Roman" w:cs="Times New Roman"/>
          <w:kern w:val="0"/>
          <w:sz w:val="24"/>
          <w:szCs w:val="24"/>
          <w14:ligatures w14:val="none"/>
        </w:rPr>
        <w:t xml:space="preserve"> n</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kuad</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 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procedimit penal nr. 85/2010. Sa m</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sip</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 ndon</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se nuk ka 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dh</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na p</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r </w:t>
      </w:r>
      <w:r w:rsidR="004C603E" w:rsidRPr="00860957">
        <w:rPr>
          <w:rFonts w:ascii="Times New Roman" w:eastAsia="Batang" w:hAnsi="Times New Roman" w:cs="Times New Roman"/>
          <w:kern w:val="0"/>
          <w:sz w:val="24"/>
          <w:szCs w:val="24"/>
          <w14:ligatures w14:val="none"/>
        </w:rPr>
        <w:t>njohje</w:t>
      </w:r>
      <w:r w:rsidR="00F56B12" w:rsidRPr="00860957">
        <w:rPr>
          <w:rFonts w:ascii="Times New Roman" w:eastAsia="Batang" w:hAnsi="Times New Roman" w:cs="Times New Roman"/>
          <w:kern w:val="0"/>
          <w:sz w:val="24"/>
          <w:szCs w:val="24"/>
          <w14:ligatures w14:val="none"/>
        </w:rPr>
        <w:t>n</w:t>
      </w:r>
      <w:r w:rsidR="004C603E" w:rsidRPr="00860957">
        <w:rPr>
          <w:rFonts w:ascii="Times New Roman" w:eastAsia="Batang" w:hAnsi="Times New Roman" w:cs="Times New Roman"/>
          <w:kern w:val="0"/>
          <w:sz w:val="24"/>
          <w:szCs w:val="24"/>
          <w14:ligatures w14:val="none"/>
        </w:rPr>
        <w:t xml:space="preserve"> dhe </w:t>
      </w:r>
      <w:r w:rsidR="00F81469" w:rsidRPr="00860957">
        <w:rPr>
          <w:rFonts w:ascii="Times New Roman" w:eastAsia="Batang" w:hAnsi="Times New Roman" w:cs="Times New Roman"/>
          <w:kern w:val="0"/>
          <w:sz w:val="24"/>
          <w:szCs w:val="24"/>
          <w14:ligatures w14:val="none"/>
        </w:rPr>
        <w:t>shoq</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rimin e m</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parsh</w:t>
      </w:r>
      <w:r w:rsidR="004C603E" w:rsidRPr="00860957">
        <w:rPr>
          <w:rFonts w:ascii="Times New Roman" w:eastAsia="Batang" w:hAnsi="Times New Roman" w:cs="Times New Roman"/>
          <w:kern w:val="0"/>
          <w:sz w:val="24"/>
          <w:szCs w:val="24"/>
          <w14:ligatures w14:val="none"/>
        </w:rPr>
        <w:t xml:space="preserve">ëm </w:t>
      </w:r>
      <w:r w:rsidR="00F81469" w:rsidRPr="00860957">
        <w:rPr>
          <w:rFonts w:ascii="Times New Roman" w:eastAsia="Batang" w:hAnsi="Times New Roman" w:cs="Times New Roman"/>
          <w:kern w:val="0"/>
          <w:sz w:val="24"/>
          <w:szCs w:val="24"/>
          <w14:ligatures w14:val="none"/>
        </w:rPr>
        <w:t>t</w:t>
      </w:r>
      <w:r w:rsidR="004C603E" w:rsidRPr="00860957">
        <w:rPr>
          <w:rFonts w:ascii="Times New Roman" w:eastAsia="Batang" w:hAnsi="Times New Roman" w:cs="Times New Roman"/>
          <w:kern w:val="0"/>
          <w:sz w:val="24"/>
          <w:szCs w:val="24"/>
          <w14:ligatures w14:val="none"/>
        </w:rPr>
        <w:t>ë</w:t>
      </w:r>
      <w:r w:rsidR="00F81469" w:rsidRPr="00860957">
        <w:rPr>
          <w:rFonts w:ascii="Times New Roman" w:eastAsia="Batang" w:hAnsi="Times New Roman" w:cs="Times New Roman"/>
          <w:kern w:val="0"/>
          <w:sz w:val="24"/>
          <w:szCs w:val="24"/>
          <w14:ligatures w14:val="none"/>
        </w:rPr>
        <w:t xml:space="preserve"> subjektit </w:t>
      </w:r>
      <w:r w:rsidR="00F01523" w:rsidRPr="00860957">
        <w:rPr>
          <w:rFonts w:ascii="Times New Roman" w:eastAsia="Batang" w:hAnsi="Times New Roman" w:cs="Times New Roman"/>
          <w:kern w:val="0"/>
          <w:sz w:val="24"/>
          <w:szCs w:val="24"/>
          <w14:ligatures w14:val="none"/>
        </w:rPr>
        <w:t>me</w:t>
      </w:r>
      <w:r w:rsidR="00F81469" w:rsidRPr="00860957">
        <w:rPr>
          <w:rFonts w:ascii="Times New Roman" w:eastAsia="Batang" w:hAnsi="Times New Roman" w:cs="Times New Roman"/>
          <w:kern w:val="0"/>
          <w:sz w:val="24"/>
          <w:szCs w:val="24"/>
          <w14:ligatures w14:val="none"/>
        </w:rPr>
        <w:t xml:space="preserve"> shtetasi</w:t>
      </w:r>
      <w:r w:rsidR="00F01523" w:rsidRPr="00860957">
        <w:rPr>
          <w:rFonts w:ascii="Times New Roman" w:eastAsia="Batang" w:hAnsi="Times New Roman" w:cs="Times New Roman"/>
          <w:kern w:val="0"/>
          <w:sz w:val="24"/>
          <w:szCs w:val="24"/>
          <w14:ligatures w14:val="none"/>
        </w:rPr>
        <w:t>n</w:t>
      </w:r>
      <w:r w:rsidR="00F81469" w:rsidRPr="00860957">
        <w:rPr>
          <w:rFonts w:ascii="Times New Roman" w:eastAsia="Batang" w:hAnsi="Times New Roman" w:cs="Times New Roman"/>
          <w:kern w:val="0"/>
          <w:sz w:val="24"/>
          <w:szCs w:val="24"/>
          <w14:ligatures w14:val="none"/>
        </w:rPr>
        <w:t xml:space="preserve"> </w:t>
      </w:r>
      <w:proofErr w:type="spellStart"/>
      <w:r w:rsidR="00F81469" w:rsidRPr="00860957">
        <w:rPr>
          <w:rFonts w:ascii="Times New Roman" w:eastAsia="Batang" w:hAnsi="Times New Roman" w:cs="Times New Roman"/>
          <w:kern w:val="0"/>
          <w:sz w:val="24"/>
          <w:szCs w:val="24"/>
          <w14:ligatures w14:val="none"/>
        </w:rPr>
        <w:t>Pashko</w:t>
      </w:r>
      <w:proofErr w:type="spellEnd"/>
      <w:r w:rsidR="00A9375B" w:rsidRPr="00860957">
        <w:rPr>
          <w:rFonts w:ascii="Times New Roman" w:eastAsia="Batang" w:hAnsi="Times New Roman" w:cs="Times New Roman"/>
          <w:kern w:val="0"/>
          <w:sz w:val="24"/>
          <w:szCs w:val="24"/>
          <w14:ligatures w14:val="none"/>
        </w:rPr>
        <w:t xml:space="preserve"> </w:t>
      </w:r>
      <w:proofErr w:type="spellStart"/>
      <w:r w:rsidR="00F81469" w:rsidRPr="00860957">
        <w:rPr>
          <w:rFonts w:ascii="Times New Roman" w:eastAsia="Batang" w:hAnsi="Times New Roman" w:cs="Times New Roman"/>
          <w:kern w:val="0"/>
          <w:sz w:val="24"/>
          <w:szCs w:val="24"/>
          <w14:ligatures w14:val="none"/>
        </w:rPr>
        <w:t>Miculi</w:t>
      </w:r>
      <w:proofErr w:type="spellEnd"/>
      <w:r w:rsidR="00F81469" w:rsidRPr="00860957">
        <w:rPr>
          <w:rFonts w:ascii="Times New Roman" w:eastAsia="Batang" w:hAnsi="Times New Roman" w:cs="Times New Roman"/>
          <w:kern w:val="0"/>
          <w:sz w:val="24"/>
          <w:szCs w:val="24"/>
          <w14:ligatures w14:val="none"/>
        </w:rPr>
        <w:t>, r</w:t>
      </w:r>
      <w:r w:rsidR="00475190" w:rsidRPr="00860957">
        <w:rPr>
          <w:rFonts w:ascii="Times New Roman" w:hAnsi="Times New Roman" w:cs="Times New Roman"/>
          <w:sz w:val="24"/>
          <w:szCs w:val="24"/>
        </w:rPr>
        <w:t>rethanat faktike të konstatuara si</w:t>
      </w:r>
      <w:r w:rsidR="00F56B12" w:rsidRPr="00860957">
        <w:rPr>
          <w:rFonts w:ascii="Times New Roman" w:hAnsi="Times New Roman" w:cs="Times New Roman"/>
          <w:sz w:val="24"/>
          <w:szCs w:val="24"/>
        </w:rPr>
        <w:t>,</w:t>
      </w:r>
      <w:r w:rsidR="00F01523" w:rsidRPr="00860957">
        <w:rPr>
          <w:rFonts w:ascii="Times New Roman" w:hAnsi="Times New Roman" w:cs="Times New Roman"/>
          <w:sz w:val="24"/>
          <w:szCs w:val="24"/>
        </w:rPr>
        <w:t xml:space="preserve"> kryerja</w:t>
      </w:r>
      <w:r w:rsidR="004C603E" w:rsidRPr="00860957">
        <w:rPr>
          <w:rFonts w:ascii="Times New Roman" w:hAnsi="Times New Roman" w:cs="Times New Roman"/>
          <w:sz w:val="24"/>
          <w:szCs w:val="24"/>
        </w:rPr>
        <w:t xml:space="preserve"> e veprimeve hetimore nga ana e subjektit ndaj </w:t>
      </w:r>
      <w:r w:rsidR="00F56B12" w:rsidRPr="00860957">
        <w:rPr>
          <w:rFonts w:ascii="Times New Roman" w:hAnsi="Times New Roman" w:cs="Times New Roman"/>
          <w:sz w:val="24"/>
          <w:szCs w:val="24"/>
        </w:rPr>
        <w:t>k</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tij shtetasi </w:t>
      </w:r>
      <w:r w:rsidR="004C603E" w:rsidRPr="00860957">
        <w:rPr>
          <w:rFonts w:ascii="Times New Roman" w:hAnsi="Times New Roman" w:cs="Times New Roman"/>
          <w:sz w:val="24"/>
          <w:szCs w:val="24"/>
        </w:rPr>
        <w:t>n</w:t>
      </w:r>
      <w:r w:rsidR="00B14F61" w:rsidRPr="00860957">
        <w:rPr>
          <w:rFonts w:ascii="Times New Roman" w:hAnsi="Times New Roman" w:cs="Times New Roman"/>
          <w:sz w:val="24"/>
          <w:szCs w:val="24"/>
        </w:rPr>
        <w:t>ë</w:t>
      </w:r>
      <w:r w:rsidR="004C603E" w:rsidRPr="00860957">
        <w:rPr>
          <w:rFonts w:ascii="Times New Roman" w:hAnsi="Times New Roman" w:cs="Times New Roman"/>
          <w:sz w:val="24"/>
          <w:szCs w:val="24"/>
        </w:rPr>
        <w:t xml:space="preserve"> vitin 2010 dhe 2011, shoqëruar me faktin se në këto veprime hetimore janë konstatuar mangësi procedurale</w:t>
      </w:r>
      <w:r w:rsidR="00B05AF9"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 xml:space="preserve">si </w:t>
      </w:r>
      <w:r w:rsidR="00B05AF9" w:rsidRPr="00860957">
        <w:rPr>
          <w:rFonts w:ascii="Times New Roman" w:hAnsi="Times New Roman" w:cs="Times New Roman"/>
          <w:sz w:val="24"/>
          <w:szCs w:val="24"/>
        </w:rPr>
        <w:t>dhe udh</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timi i dat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 13.07.2013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n shoq</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rin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e k</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tij shtetasi </w:t>
      </w:r>
      <w:proofErr w:type="spellStart"/>
      <w:r w:rsidR="00B05AF9" w:rsidRPr="00860957">
        <w:rPr>
          <w:rFonts w:ascii="Times New Roman" w:hAnsi="Times New Roman" w:cs="Times New Roman"/>
          <w:sz w:val="24"/>
          <w:szCs w:val="24"/>
        </w:rPr>
        <w:t>s</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bashku</w:t>
      </w:r>
      <w:proofErr w:type="spellEnd"/>
      <w:r w:rsidR="00B05AF9" w:rsidRPr="00860957">
        <w:rPr>
          <w:rFonts w:ascii="Times New Roman" w:hAnsi="Times New Roman" w:cs="Times New Roman"/>
          <w:sz w:val="24"/>
          <w:szCs w:val="24"/>
        </w:rPr>
        <w:t xml:space="preserve"> me z. </w:t>
      </w:r>
      <w:proofErr w:type="spellStart"/>
      <w:r w:rsidR="00B05AF9" w:rsidRPr="00860957">
        <w:rPr>
          <w:rFonts w:ascii="Times New Roman" w:hAnsi="Times New Roman" w:cs="Times New Roman"/>
          <w:sz w:val="24"/>
          <w:szCs w:val="24"/>
        </w:rPr>
        <w:t>Simon</w:t>
      </w:r>
      <w:proofErr w:type="spellEnd"/>
      <w:r w:rsidR="00B05AF9" w:rsidRPr="00860957">
        <w:rPr>
          <w:rFonts w:ascii="Times New Roman" w:hAnsi="Times New Roman" w:cs="Times New Roman"/>
          <w:sz w:val="24"/>
          <w:szCs w:val="24"/>
        </w:rPr>
        <w:t xml:space="preserve"> </w:t>
      </w:r>
      <w:proofErr w:type="spellStart"/>
      <w:r w:rsidR="00B05AF9" w:rsidRPr="00860957">
        <w:rPr>
          <w:rFonts w:ascii="Times New Roman" w:hAnsi="Times New Roman" w:cs="Times New Roman"/>
          <w:sz w:val="24"/>
          <w:szCs w:val="24"/>
        </w:rPr>
        <w:t>Pashuku</w:t>
      </w:r>
      <w:proofErr w:type="spellEnd"/>
      <w:r w:rsidR="00F56B12" w:rsidRPr="00860957">
        <w:rPr>
          <w:rFonts w:ascii="Times New Roman" w:hAnsi="Times New Roman" w:cs="Times New Roman"/>
          <w:sz w:val="24"/>
          <w:szCs w:val="24"/>
        </w:rPr>
        <w:t>,</w:t>
      </w:r>
      <w:r w:rsidR="00B05AF9" w:rsidRPr="00860957">
        <w:rPr>
          <w:rFonts w:ascii="Times New Roman" w:hAnsi="Times New Roman" w:cs="Times New Roman"/>
          <w:sz w:val="24"/>
          <w:szCs w:val="24"/>
        </w:rPr>
        <w:t xml:space="preserve"> Oficer i Policis</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Gjyq</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sore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çështjen penale nr. 85/2010</w:t>
      </w:r>
      <w:r w:rsidR="007B42D3" w:rsidRPr="00860957">
        <w:rPr>
          <w:rFonts w:ascii="Times New Roman" w:hAnsi="Times New Roman" w:cs="Times New Roman"/>
          <w:sz w:val="24"/>
          <w:szCs w:val="24"/>
        </w:rPr>
        <w:t xml:space="preserve">, </w:t>
      </w:r>
      <w:r w:rsidR="00B05AF9" w:rsidRPr="00860957">
        <w:rPr>
          <w:rFonts w:ascii="Times New Roman" w:hAnsi="Times New Roman" w:cs="Times New Roman"/>
          <w:sz w:val="24"/>
          <w:szCs w:val="24"/>
        </w:rPr>
        <w:t>tregojn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w:t>
      </w:r>
      <w:r w:rsidR="00A9375B" w:rsidRPr="00860957">
        <w:rPr>
          <w:rFonts w:ascii="Times New Roman" w:hAnsi="Times New Roman" w:cs="Times New Roman"/>
          <w:sz w:val="24"/>
          <w:szCs w:val="24"/>
        </w:rPr>
        <w:t xml:space="preserve">se subjekti </w:t>
      </w:r>
      <w:r w:rsidR="00A9375B" w:rsidRPr="00860957">
        <w:rPr>
          <w:rFonts w:ascii="Times New Roman" w:hAnsi="Times New Roman" w:cs="Times New Roman"/>
          <w:sz w:val="24"/>
          <w:szCs w:val="24"/>
        </w:rPr>
        <w:lastRenderedPageBreak/>
        <w:t xml:space="preserve">nuk </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sht</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 xml:space="preserve"> i besuesh</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m n</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 xml:space="preserve"> sqarimet e tij</w:t>
      </w:r>
      <w:r w:rsidR="00D814C8" w:rsidRPr="00860957">
        <w:rPr>
          <w:rFonts w:ascii="Times New Roman" w:hAnsi="Times New Roman" w:cs="Times New Roman"/>
          <w:sz w:val="24"/>
          <w:szCs w:val="24"/>
        </w:rPr>
        <w:t xml:space="preserve">. Edhe nëse merret i mirëqenë pretendimi i subjektit se nuk e ka njohur këtë shtetas, udhëtimi në mënyrë të shpenguar, qoftë edhe në rrethanat e pretenduara, tregon se subjekti </w:t>
      </w:r>
      <w:r w:rsidR="00A9375B" w:rsidRPr="00860957">
        <w:rPr>
          <w:rFonts w:ascii="Times New Roman" w:hAnsi="Times New Roman" w:cs="Times New Roman"/>
          <w:sz w:val="24"/>
          <w:szCs w:val="24"/>
        </w:rPr>
        <w:t>nuk ka</w:t>
      </w:r>
      <w:r w:rsidR="00B05AF9" w:rsidRPr="00860957">
        <w:rPr>
          <w:rFonts w:ascii="Times New Roman" w:hAnsi="Times New Roman" w:cs="Times New Roman"/>
          <w:sz w:val="24"/>
          <w:szCs w:val="24"/>
        </w:rPr>
        <w:t xml:space="preserve"> pasur kontroll </w:t>
      </w:r>
      <w:r w:rsidR="00475190" w:rsidRPr="00860957">
        <w:rPr>
          <w:rFonts w:ascii="Times New Roman" w:hAnsi="Times New Roman" w:cs="Times New Roman"/>
          <w:sz w:val="24"/>
          <w:szCs w:val="24"/>
        </w:rPr>
        <w:t xml:space="preserve">mbi situatat në të cilat </w:t>
      </w:r>
      <w:r w:rsidR="007560D2" w:rsidRPr="00860957">
        <w:rPr>
          <w:rFonts w:ascii="Times New Roman" w:hAnsi="Times New Roman" w:cs="Times New Roman"/>
          <w:sz w:val="24"/>
          <w:szCs w:val="24"/>
        </w:rPr>
        <w:t xml:space="preserve">e </w:t>
      </w:r>
      <w:r w:rsidR="00475190" w:rsidRPr="00860957">
        <w:rPr>
          <w:rFonts w:ascii="Times New Roman" w:hAnsi="Times New Roman" w:cs="Times New Roman"/>
          <w:sz w:val="24"/>
          <w:szCs w:val="24"/>
        </w:rPr>
        <w:t>vendoste veten</w:t>
      </w:r>
      <w:r w:rsidR="00F56B12" w:rsidRPr="00860957">
        <w:rPr>
          <w:rFonts w:ascii="Times New Roman" w:hAnsi="Times New Roman" w:cs="Times New Roman"/>
          <w:sz w:val="24"/>
          <w:szCs w:val="24"/>
        </w:rPr>
        <w:t>,</w:t>
      </w:r>
      <w:r w:rsidR="00475190" w:rsidRPr="00860957">
        <w:rPr>
          <w:rFonts w:ascii="Times New Roman" w:hAnsi="Times New Roman" w:cs="Times New Roman"/>
          <w:sz w:val="24"/>
          <w:szCs w:val="24"/>
        </w:rPr>
        <w:t xml:space="preserve"> përfshirë </w:t>
      </w:r>
      <w:r w:rsidR="00F81469" w:rsidRPr="00860957">
        <w:rPr>
          <w:rFonts w:ascii="Times New Roman" w:hAnsi="Times New Roman" w:cs="Times New Roman"/>
          <w:sz w:val="24"/>
          <w:szCs w:val="24"/>
        </w:rPr>
        <w:t>individ</w:t>
      </w:r>
      <w:r w:rsidR="004C603E" w:rsidRPr="00860957">
        <w:rPr>
          <w:rFonts w:ascii="Times New Roman" w:hAnsi="Times New Roman" w:cs="Times New Roman"/>
          <w:sz w:val="24"/>
          <w:szCs w:val="24"/>
        </w:rPr>
        <w:t>ë</w:t>
      </w:r>
      <w:r w:rsidR="00F81469" w:rsidRPr="00860957">
        <w:rPr>
          <w:rFonts w:ascii="Times New Roman" w:hAnsi="Times New Roman" w:cs="Times New Roman"/>
          <w:sz w:val="24"/>
          <w:szCs w:val="24"/>
        </w:rPr>
        <w:t>t</w:t>
      </w:r>
      <w:r w:rsidR="00475190" w:rsidRPr="00860957">
        <w:rPr>
          <w:rFonts w:ascii="Times New Roman" w:hAnsi="Times New Roman" w:cs="Times New Roman"/>
          <w:sz w:val="24"/>
          <w:szCs w:val="24"/>
        </w:rPr>
        <w:t xml:space="preserve"> me të cil</w:t>
      </w:r>
      <w:r w:rsidR="00D814C8" w:rsidRPr="00860957">
        <w:rPr>
          <w:rFonts w:ascii="Times New Roman" w:hAnsi="Times New Roman" w:cs="Times New Roman"/>
          <w:sz w:val="24"/>
          <w:szCs w:val="24"/>
        </w:rPr>
        <w:t>ë</w:t>
      </w:r>
      <w:r w:rsidR="00475190" w:rsidRPr="00860957">
        <w:rPr>
          <w:rFonts w:ascii="Times New Roman" w:hAnsi="Times New Roman" w:cs="Times New Roman"/>
          <w:sz w:val="24"/>
          <w:szCs w:val="24"/>
        </w:rPr>
        <w:t>t udhëtonte</w:t>
      </w:r>
      <w:r w:rsidR="00B05AF9" w:rsidRPr="00860957">
        <w:rPr>
          <w:rFonts w:ascii="Times New Roman" w:hAnsi="Times New Roman" w:cs="Times New Roman"/>
          <w:sz w:val="24"/>
          <w:szCs w:val="24"/>
        </w:rPr>
        <w:t>. Kjo sjellje e subjektit</w:t>
      </w:r>
      <w:r w:rsidR="00F56B12" w:rsidRPr="00860957">
        <w:rPr>
          <w:rFonts w:ascii="Times New Roman" w:hAnsi="Times New Roman" w:cs="Times New Roman"/>
          <w:sz w:val="24"/>
          <w:szCs w:val="24"/>
        </w:rPr>
        <w:t>, ku tregohet munges</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kujdesi n</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drejtim t</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sjelljes s</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tij,</w:t>
      </w:r>
      <w:r w:rsidR="00B05AF9"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 xml:space="preserve">nuk </w:t>
      </w:r>
      <w:r w:rsidR="00134378" w:rsidRPr="00860957">
        <w:rPr>
          <w:rFonts w:ascii="Times New Roman" w:hAnsi="Times New Roman" w:cs="Times New Roman"/>
          <w:sz w:val="24"/>
          <w:szCs w:val="24"/>
        </w:rPr>
        <w:t>ë</w:t>
      </w:r>
      <w:r w:rsidR="00A9375B" w:rsidRPr="00860957">
        <w:rPr>
          <w:rFonts w:ascii="Times New Roman" w:hAnsi="Times New Roman" w:cs="Times New Roman"/>
          <w:sz w:val="24"/>
          <w:szCs w:val="24"/>
        </w:rPr>
        <w:t>sht</w:t>
      </w:r>
      <w:r w:rsidR="00134378"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rast </w:t>
      </w:r>
      <w:r w:rsidR="00A9375B" w:rsidRPr="00860957">
        <w:rPr>
          <w:rFonts w:ascii="Times New Roman" w:hAnsi="Times New Roman" w:cs="Times New Roman"/>
          <w:sz w:val="24"/>
          <w:szCs w:val="24"/>
        </w:rPr>
        <w:t>i</w:t>
      </w:r>
      <w:r w:rsidR="00B05AF9" w:rsidRPr="00860957">
        <w:rPr>
          <w:rFonts w:ascii="Times New Roman" w:hAnsi="Times New Roman" w:cs="Times New Roman"/>
          <w:sz w:val="24"/>
          <w:szCs w:val="24"/>
        </w:rPr>
        <w:t xml:space="preserve"> izoluar,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se do 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kemi parasysh edhe </w:t>
      </w:r>
      <w:r w:rsidR="001F0B6D" w:rsidRPr="00860957">
        <w:rPr>
          <w:rFonts w:ascii="Times New Roman" w:hAnsi="Times New Roman" w:cs="Times New Roman"/>
          <w:sz w:val="24"/>
          <w:szCs w:val="24"/>
        </w:rPr>
        <w:t>sa</w:t>
      </w:r>
      <w:r w:rsidR="00B05AF9" w:rsidRPr="00860957">
        <w:rPr>
          <w:rFonts w:ascii="Times New Roman" w:hAnsi="Times New Roman" w:cs="Times New Roman"/>
          <w:sz w:val="24"/>
          <w:szCs w:val="24"/>
        </w:rPr>
        <w:t xml:space="preserve"> </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sht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analizuar m</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sip</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r n</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k</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t</w:t>
      </w:r>
      <w:r w:rsidR="00B14F61" w:rsidRPr="00860957">
        <w:rPr>
          <w:rFonts w:ascii="Times New Roman" w:hAnsi="Times New Roman" w:cs="Times New Roman"/>
          <w:sz w:val="24"/>
          <w:szCs w:val="24"/>
        </w:rPr>
        <w:t>ë</w:t>
      </w:r>
      <w:r w:rsidR="00B05AF9" w:rsidRPr="00860957">
        <w:rPr>
          <w:rFonts w:ascii="Times New Roman" w:hAnsi="Times New Roman" w:cs="Times New Roman"/>
          <w:sz w:val="24"/>
          <w:szCs w:val="24"/>
        </w:rPr>
        <w:t xml:space="preserve"> relacion</w:t>
      </w:r>
      <w:r w:rsidR="00F56B12" w:rsidRPr="00860957">
        <w:rPr>
          <w:rFonts w:ascii="Times New Roman" w:hAnsi="Times New Roman" w:cs="Times New Roman"/>
          <w:sz w:val="24"/>
          <w:szCs w:val="24"/>
        </w:rPr>
        <w:t xml:space="preserve"> n</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lidhje me shtetasin </w:t>
      </w:r>
      <w:proofErr w:type="spellStart"/>
      <w:r w:rsidR="00F56B12" w:rsidRPr="00860957">
        <w:rPr>
          <w:rFonts w:ascii="Times New Roman" w:hAnsi="Times New Roman" w:cs="Times New Roman"/>
          <w:sz w:val="24"/>
          <w:szCs w:val="24"/>
        </w:rPr>
        <w:t>Paulin</w:t>
      </w:r>
      <w:proofErr w:type="spellEnd"/>
      <w:r w:rsidR="00F56B12" w:rsidRPr="00860957">
        <w:rPr>
          <w:rFonts w:ascii="Times New Roman" w:hAnsi="Times New Roman" w:cs="Times New Roman"/>
          <w:sz w:val="24"/>
          <w:szCs w:val="24"/>
        </w:rPr>
        <w:t xml:space="preserve"> Gega </w:t>
      </w:r>
      <w:r w:rsidR="007560D2" w:rsidRPr="00860957">
        <w:rPr>
          <w:rFonts w:ascii="Times New Roman" w:hAnsi="Times New Roman" w:cs="Times New Roman"/>
          <w:sz w:val="24"/>
          <w:szCs w:val="24"/>
        </w:rPr>
        <w:t>ku</w:t>
      </w:r>
      <w:r w:rsidR="00F56B12" w:rsidRPr="00860957">
        <w:rPr>
          <w:rFonts w:ascii="Times New Roman" w:hAnsi="Times New Roman" w:cs="Times New Roman"/>
          <w:sz w:val="24"/>
          <w:szCs w:val="24"/>
        </w:rPr>
        <w:t>,</w:t>
      </w:r>
      <w:r w:rsidR="007560D2" w:rsidRPr="00860957">
        <w:rPr>
          <w:rFonts w:ascii="Times New Roman" w:hAnsi="Times New Roman" w:cs="Times New Roman"/>
          <w:sz w:val="24"/>
          <w:szCs w:val="24"/>
        </w:rPr>
        <w:t xml:space="preserve"> evidentohet</w:t>
      </w:r>
      <w:r w:rsidR="007B42D3"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nj</w:t>
      </w:r>
      <w:r w:rsidR="00D814C8" w:rsidRPr="00860957">
        <w:rPr>
          <w:rFonts w:ascii="Times New Roman" w:hAnsi="Times New Roman" w:cs="Times New Roman"/>
          <w:sz w:val="24"/>
          <w:szCs w:val="24"/>
        </w:rPr>
        <w:t>ë</w:t>
      </w:r>
      <w:r w:rsidR="00F56B12" w:rsidRPr="00860957">
        <w:rPr>
          <w:rFonts w:ascii="Times New Roman" w:hAnsi="Times New Roman" w:cs="Times New Roman"/>
          <w:sz w:val="24"/>
          <w:szCs w:val="24"/>
        </w:rPr>
        <w:t xml:space="preserve"> </w:t>
      </w:r>
      <w:r w:rsidR="007B42D3" w:rsidRPr="00860957">
        <w:rPr>
          <w:rFonts w:ascii="Times New Roman" w:hAnsi="Times New Roman" w:cs="Times New Roman"/>
          <w:sz w:val="24"/>
          <w:szCs w:val="24"/>
        </w:rPr>
        <w:t>tendenc</w:t>
      </w:r>
      <w:r w:rsidR="00B14F61" w:rsidRPr="00860957">
        <w:rPr>
          <w:rFonts w:ascii="Times New Roman" w:hAnsi="Times New Roman" w:cs="Times New Roman"/>
          <w:sz w:val="24"/>
          <w:szCs w:val="24"/>
        </w:rPr>
        <w:t>ë</w:t>
      </w:r>
      <w:r w:rsidR="007560D2" w:rsidRPr="00860957">
        <w:rPr>
          <w:rFonts w:ascii="Times New Roman" w:hAnsi="Times New Roman" w:cs="Times New Roman"/>
          <w:sz w:val="24"/>
          <w:szCs w:val="24"/>
        </w:rPr>
        <w:t xml:space="preserve"> e subjektit</w:t>
      </w:r>
      <w:r w:rsidR="007B42D3" w:rsidRPr="00860957">
        <w:rPr>
          <w:rFonts w:ascii="Times New Roman" w:hAnsi="Times New Roman" w:cs="Times New Roman"/>
          <w:sz w:val="24"/>
          <w:szCs w:val="24"/>
        </w:rPr>
        <w:t xml:space="preserve"> 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w:t>
      </w:r>
      <w:r w:rsidR="00F56B12" w:rsidRPr="00860957">
        <w:rPr>
          <w:rFonts w:ascii="Times New Roman" w:hAnsi="Times New Roman" w:cs="Times New Roman"/>
          <w:sz w:val="24"/>
          <w:szCs w:val="24"/>
        </w:rPr>
        <w:t>individët</w:t>
      </w:r>
      <w:r w:rsidR="007B42D3" w:rsidRPr="00860957">
        <w:rPr>
          <w:rFonts w:ascii="Times New Roman" w:hAnsi="Times New Roman" w:cs="Times New Roman"/>
          <w:sz w:val="24"/>
          <w:szCs w:val="24"/>
        </w:rPr>
        <w:t xml:space="preserve"> p</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r t</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cil</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t ka kryer veprime verifikuese apo hetimore</w:t>
      </w:r>
      <w:r w:rsidR="00F56B12" w:rsidRPr="00860957">
        <w:rPr>
          <w:rFonts w:ascii="Times New Roman" w:hAnsi="Times New Roman" w:cs="Times New Roman"/>
          <w:sz w:val="24"/>
          <w:szCs w:val="24"/>
        </w:rPr>
        <w:t>,</w:t>
      </w:r>
      <w:r w:rsidR="007B42D3" w:rsidRPr="00860957">
        <w:rPr>
          <w:rFonts w:ascii="Times New Roman" w:hAnsi="Times New Roman" w:cs="Times New Roman"/>
          <w:sz w:val="24"/>
          <w:szCs w:val="24"/>
        </w:rPr>
        <w:t xml:space="preserve"> i b</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n pjes</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t</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xml:space="preserve"> miq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sis</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 merr hua prej tyre apo shoq</w:t>
      </w:r>
      <w:r w:rsidR="00B14F61" w:rsidRPr="00860957">
        <w:rPr>
          <w:rFonts w:ascii="Times New Roman" w:hAnsi="Times New Roman" w:cs="Times New Roman"/>
          <w:sz w:val="24"/>
          <w:szCs w:val="24"/>
        </w:rPr>
        <w:t>ë</w:t>
      </w:r>
      <w:r w:rsidR="007B42D3" w:rsidRPr="00860957">
        <w:rPr>
          <w:rFonts w:ascii="Times New Roman" w:hAnsi="Times New Roman" w:cs="Times New Roman"/>
          <w:sz w:val="24"/>
          <w:szCs w:val="24"/>
        </w:rPr>
        <w:t>rohet</w:t>
      </w:r>
      <w:r w:rsidR="007560D2" w:rsidRPr="00860957">
        <w:rPr>
          <w:rFonts w:ascii="Times New Roman" w:hAnsi="Times New Roman" w:cs="Times New Roman"/>
          <w:sz w:val="24"/>
          <w:szCs w:val="24"/>
        </w:rPr>
        <w:t>/udhëton</w:t>
      </w:r>
      <w:r w:rsidR="007B42D3" w:rsidRPr="00860957">
        <w:rPr>
          <w:rFonts w:ascii="Times New Roman" w:hAnsi="Times New Roman" w:cs="Times New Roman"/>
          <w:sz w:val="24"/>
          <w:szCs w:val="24"/>
        </w:rPr>
        <w:t xml:space="preserve"> me ta</w:t>
      </w:r>
      <w:r w:rsidR="001F0B6D" w:rsidRPr="00860957">
        <w:rPr>
          <w:rFonts w:ascii="Times New Roman" w:hAnsi="Times New Roman" w:cs="Times New Roman"/>
          <w:sz w:val="24"/>
          <w:szCs w:val="24"/>
        </w:rPr>
        <w:t>. Sa m</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sip</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r, n</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vler</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simin e</w:t>
      </w:r>
      <w:r w:rsidR="00B05AF9" w:rsidRPr="00860957">
        <w:rPr>
          <w:rFonts w:ascii="Times New Roman" w:hAnsi="Times New Roman" w:cs="Times New Roman"/>
          <w:sz w:val="24"/>
          <w:szCs w:val="24"/>
        </w:rPr>
        <w:t xml:space="preserve"> </w:t>
      </w:r>
      <w:r w:rsidR="00F81469" w:rsidRPr="00860957">
        <w:rPr>
          <w:rFonts w:ascii="Times New Roman" w:hAnsi="Times New Roman" w:cs="Times New Roman"/>
          <w:sz w:val="24"/>
          <w:szCs w:val="24"/>
        </w:rPr>
        <w:t xml:space="preserve">NJSHL </w:t>
      </w:r>
      <w:r w:rsidR="001F0B6D" w:rsidRPr="00860957">
        <w:rPr>
          <w:rFonts w:ascii="Times New Roman" w:hAnsi="Times New Roman" w:cs="Times New Roman"/>
          <w:sz w:val="24"/>
          <w:szCs w:val="24"/>
        </w:rPr>
        <w:t>p</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rb</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jn</w:t>
      </w:r>
      <w:r w:rsidR="00B14F61" w:rsidRPr="00860957">
        <w:rPr>
          <w:rFonts w:ascii="Times New Roman" w:hAnsi="Times New Roman" w:cs="Times New Roman"/>
          <w:sz w:val="24"/>
          <w:szCs w:val="24"/>
        </w:rPr>
        <w:t>ë</w:t>
      </w:r>
      <w:r w:rsidR="00475190" w:rsidRPr="00860957">
        <w:rPr>
          <w:rFonts w:ascii="Times New Roman" w:hAnsi="Times New Roman" w:cs="Times New Roman"/>
          <w:sz w:val="24"/>
          <w:szCs w:val="24"/>
        </w:rPr>
        <w:t xml:space="preserve"> elemente që vijnë në kundërshtim me vlerat themelore, standardet e etikës dhe rregullat e sjelljes</w:t>
      </w:r>
      <w:r w:rsidR="001F0B6D" w:rsidRPr="00860957">
        <w:rPr>
          <w:rFonts w:ascii="Times New Roman" w:hAnsi="Times New Roman" w:cs="Times New Roman"/>
          <w:sz w:val="24"/>
          <w:szCs w:val="24"/>
        </w:rPr>
        <w:t xml:space="preserve"> dhe</w:t>
      </w:r>
      <w:r w:rsidR="00475190" w:rsidRPr="00860957">
        <w:rPr>
          <w:rFonts w:ascii="Times New Roman" w:hAnsi="Times New Roman" w:cs="Times New Roman"/>
          <w:sz w:val="24"/>
          <w:szCs w:val="24"/>
        </w:rPr>
        <w:t xml:space="preserve"> hedhin dyshime mbi integritetin dhe etikën profesionale të subjektit të rivlerësimit, si dhe mund të ndikojnë në perceptimin e publikut në integritetin, përgjegjshmërinë dhe seriozitetin e organeve të drejtësisë, duke afektuar kështu besimin në to.</w:t>
      </w:r>
      <w:r w:rsidR="00F01523" w:rsidRPr="00860957">
        <w:rPr>
          <w:rFonts w:ascii="Times New Roman" w:hAnsi="Times New Roman" w:cs="Times New Roman"/>
          <w:sz w:val="24"/>
          <w:szCs w:val="24"/>
        </w:rPr>
        <w:t xml:space="preserve"> </w:t>
      </w:r>
      <w:r w:rsidR="00475190" w:rsidRPr="00860957">
        <w:rPr>
          <w:rFonts w:ascii="Times New Roman" w:hAnsi="Times New Roman" w:cs="Times New Roman"/>
          <w:sz w:val="24"/>
          <w:szCs w:val="24"/>
        </w:rPr>
        <w:t>Sjellja e magjistratit jashtë ushtrimit të funksionit,</w:t>
      </w:r>
      <w:r w:rsidR="00F01523" w:rsidRPr="00860957">
        <w:rPr>
          <w:rFonts w:ascii="Times New Roman" w:hAnsi="Times New Roman" w:cs="Times New Roman"/>
          <w:sz w:val="24"/>
          <w:szCs w:val="24"/>
        </w:rPr>
        <w:t xml:space="preserve"> </w:t>
      </w:r>
      <w:r w:rsidR="00475190" w:rsidRPr="00860957">
        <w:rPr>
          <w:rFonts w:ascii="Times New Roman" w:hAnsi="Times New Roman" w:cs="Times New Roman"/>
          <w:sz w:val="24"/>
          <w:szCs w:val="24"/>
        </w:rPr>
        <w:t>m</w:t>
      </w:r>
      <w:r w:rsidR="001F0B6D" w:rsidRPr="00860957">
        <w:rPr>
          <w:rFonts w:ascii="Times New Roman" w:hAnsi="Times New Roman" w:cs="Times New Roman"/>
          <w:sz w:val="24"/>
          <w:szCs w:val="24"/>
        </w:rPr>
        <w:t xml:space="preserve">err </w:t>
      </w:r>
      <w:r w:rsidR="00475190" w:rsidRPr="00860957">
        <w:rPr>
          <w:rFonts w:ascii="Times New Roman" w:hAnsi="Times New Roman" w:cs="Times New Roman"/>
          <w:sz w:val="24"/>
          <w:szCs w:val="24"/>
        </w:rPr>
        <w:t>rëndësi</w:t>
      </w:r>
      <w:r w:rsidR="001F0B6D" w:rsidRPr="00860957">
        <w:rPr>
          <w:rFonts w:ascii="Times New Roman" w:hAnsi="Times New Roman" w:cs="Times New Roman"/>
          <w:sz w:val="24"/>
          <w:szCs w:val="24"/>
        </w:rPr>
        <w:t>n</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e nj</w:t>
      </w:r>
      <w:r w:rsidR="00B14F61" w:rsidRPr="00860957">
        <w:rPr>
          <w:rFonts w:ascii="Times New Roman" w:hAnsi="Times New Roman" w:cs="Times New Roman"/>
          <w:sz w:val="24"/>
          <w:szCs w:val="24"/>
        </w:rPr>
        <w:t>ë</w:t>
      </w:r>
      <w:r w:rsidR="001F0B6D" w:rsidRPr="00860957">
        <w:rPr>
          <w:rFonts w:ascii="Times New Roman" w:hAnsi="Times New Roman" w:cs="Times New Roman"/>
          <w:sz w:val="24"/>
          <w:szCs w:val="24"/>
        </w:rPr>
        <w:t xml:space="preserve"> vlere </w:t>
      </w:r>
      <w:r w:rsidR="00475190" w:rsidRPr="00860957">
        <w:rPr>
          <w:rFonts w:ascii="Times New Roman" w:hAnsi="Times New Roman" w:cs="Times New Roman"/>
          <w:sz w:val="24"/>
          <w:szCs w:val="24"/>
        </w:rPr>
        <w:t>themelore</w:t>
      </w:r>
      <w:r w:rsidR="001F0B6D" w:rsidRPr="00860957">
        <w:rPr>
          <w:rFonts w:ascii="Times New Roman" w:hAnsi="Times New Roman" w:cs="Times New Roman"/>
          <w:sz w:val="24"/>
          <w:szCs w:val="24"/>
        </w:rPr>
        <w:t xml:space="preserve"> </w:t>
      </w:r>
      <w:r w:rsidR="00B14F61" w:rsidRPr="00860957">
        <w:rPr>
          <w:rFonts w:ascii="Times New Roman" w:hAnsi="Times New Roman" w:cs="Times New Roman"/>
          <w:sz w:val="24"/>
          <w:szCs w:val="24"/>
        </w:rPr>
        <w:t>sikurs</w:t>
      </w:r>
      <w:r w:rsidR="007560D2" w:rsidRPr="00860957">
        <w:rPr>
          <w:rFonts w:ascii="Times New Roman" w:hAnsi="Times New Roman" w:cs="Times New Roman"/>
          <w:sz w:val="24"/>
          <w:szCs w:val="24"/>
        </w:rPr>
        <w:t>e</w:t>
      </w:r>
      <w:r w:rsidR="00B14F61" w:rsidRPr="00860957">
        <w:rPr>
          <w:rFonts w:ascii="Times New Roman" w:hAnsi="Times New Roman" w:cs="Times New Roman"/>
          <w:sz w:val="24"/>
          <w:szCs w:val="24"/>
        </w:rPr>
        <w:t xml:space="preserve"> trajtuar</w:t>
      </w:r>
      <w:r w:rsidR="00475190" w:rsidRPr="00860957">
        <w:rPr>
          <w:rFonts w:ascii="Times New Roman" w:hAnsi="Times New Roman" w:cs="Times New Roman"/>
          <w:sz w:val="24"/>
          <w:szCs w:val="24"/>
        </w:rPr>
        <w:t xml:space="preserve"> në nenin 3 të ligjit nr. 96/2016, sipas të cilit </w:t>
      </w:r>
      <w:r w:rsidR="007560D2" w:rsidRPr="00860957">
        <w:rPr>
          <w:rFonts w:ascii="Times New Roman" w:hAnsi="Times New Roman" w:cs="Times New Roman"/>
          <w:sz w:val="24"/>
          <w:szCs w:val="24"/>
        </w:rPr>
        <w:t>ai</w:t>
      </w:r>
      <w:r w:rsidR="00475190" w:rsidRPr="00860957">
        <w:rPr>
          <w:rFonts w:ascii="Times New Roman" w:hAnsi="Times New Roman" w:cs="Times New Roman"/>
          <w:sz w:val="24"/>
          <w:szCs w:val="24"/>
        </w:rPr>
        <w:t xml:space="preserve"> gjatë ushtrimit të funksionit dhe jashtë tij garanton ruajtjen dhe forcimin e besimit të publikut te sistemi i drejtësisë. Jashtë ushtrimit të funksioneve të tij, magjistrati nuk duhet të ketë sjellje që cenojnë besueshmërinë personale, dinjitetin e tij apo prestigjin e institucionit gjyqësor, pasi përbën sjellje që </w:t>
      </w:r>
      <w:r w:rsidR="00F01523" w:rsidRPr="00860957">
        <w:rPr>
          <w:rFonts w:ascii="Times New Roman" w:hAnsi="Times New Roman" w:cs="Times New Roman"/>
          <w:sz w:val="24"/>
          <w:szCs w:val="24"/>
        </w:rPr>
        <w:t>ngre pik</w:t>
      </w:r>
      <w:r w:rsidR="004C603E" w:rsidRPr="00860957">
        <w:rPr>
          <w:rFonts w:ascii="Times New Roman" w:hAnsi="Times New Roman" w:cs="Times New Roman"/>
          <w:sz w:val="24"/>
          <w:szCs w:val="24"/>
        </w:rPr>
        <w:t>ë</w:t>
      </w:r>
      <w:r w:rsidR="00F01523" w:rsidRPr="00860957">
        <w:rPr>
          <w:rFonts w:ascii="Times New Roman" w:hAnsi="Times New Roman" w:cs="Times New Roman"/>
          <w:sz w:val="24"/>
          <w:szCs w:val="24"/>
        </w:rPr>
        <w:t>pyetje mbi</w:t>
      </w:r>
      <w:r w:rsidR="00475190" w:rsidRPr="00860957">
        <w:rPr>
          <w:rFonts w:ascii="Times New Roman" w:hAnsi="Times New Roman" w:cs="Times New Roman"/>
          <w:sz w:val="24"/>
          <w:szCs w:val="24"/>
        </w:rPr>
        <w:t xml:space="preserve"> pavarësinë, paanshmërinë, qoftë edhe në </w:t>
      </w:r>
      <w:r w:rsidR="00F01523" w:rsidRPr="00860957">
        <w:rPr>
          <w:rFonts w:ascii="Times New Roman" w:hAnsi="Times New Roman" w:cs="Times New Roman"/>
          <w:sz w:val="24"/>
          <w:szCs w:val="24"/>
        </w:rPr>
        <w:t>dukje</w:t>
      </w:r>
      <w:r w:rsidR="00475190" w:rsidRPr="00860957">
        <w:rPr>
          <w:rFonts w:ascii="Times New Roman" w:hAnsi="Times New Roman" w:cs="Times New Roman"/>
          <w:sz w:val="24"/>
          <w:szCs w:val="24"/>
        </w:rPr>
        <w:t xml:space="preserve">. Në paralelizëm </w:t>
      </w:r>
      <w:r w:rsidR="00F01523" w:rsidRPr="00860957">
        <w:rPr>
          <w:rFonts w:ascii="Times New Roman" w:hAnsi="Times New Roman" w:cs="Times New Roman"/>
          <w:sz w:val="24"/>
          <w:szCs w:val="24"/>
        </w:rPr>
        <w:t xml:space="preserve">me </w:t>
      </w:r>
      <w:proofErr w:type="spellStart"/>
      <w:r w:rsidR="00475190" w:rsidRPr="00860957">
        <w:rPr>
          <w:rFonts w:ascii="Times New Roman" w:hAnsi="Times New Roman" w:cs="Times New Roman"/>
          <w:sz w:val="24"/>
          <w:szCs w:val="24"/>
        </w:rPr>
        <w:t>Komentari</w:t>
      </w:r>
      <w:r w:rsidR="00F01523" w:rsidRPr="00860957">
        <w:rPr>
          <w:rFonts w:ascii="Times New Roman" w:hAnsi="Times New Roman" w:cs="Times New Roman"/>
          <w:sz w:val="24"/>
          <w:szCs w:val="24"/>
        </w:rPr>
        <w:t>n</w:t>
      </w:r>
      <w:proofErr w:type="spellEnd"/>
      <w:r w:rsidR="00F01523" w:rsidRPr="00860957">
        <w:rPr>
          <w:rFonts w:ascii="Times New Roman" w:hAnsi="Times New Roman" w:cs="Times New Roman"/>
          <w:sz w:val="24"/>
          <w:szCs w:val="24"/>
        </w:rPr>
        <w:t xml:space="preserve"> e </w:t>
      </w:r>
      <w:r w:rsidR="00475190" w:rsidRPr="00860957">
        <w:rPr>
          <w:rFonts w:ascii="Times New Roman" w:hAnsi="Times New Roman" w:cs="Times New Roman"/>
          <w:sz w:val="24"/>
          <w:szCs w:val="24"/>
        </w:rPr>
        <w:t xml:space="preserve">Parimeve të </w:t>
      </w:r>
      <w:proofErr w:type="spellStart"/>
      <w:r w:rsidR="00475190" w:rsidRPr="00860957">
        <w:rPr>
          <w:rFonts w:ascii="Times New Roman" w:hAnsi="Times New Roman" w:cs="Times New Roman"/>
          <w:sz w:val="24"/>
          <w:szCs w:val="24"/>
        </w:rPr>
        <w:t>Bangalores</w:t>
      </w:r>
      <w:proofErr w:type="spellEnd"/>
      <w:r w:rsidR="00475190" w:rsidRPr="00860957">
        <w:rPr>
          <w:rFonts w:ascii="Times New Roman" w:hAnsi="Times New Roman" w:cs="Times New Roman"/>
          <w:sz w:val="24"/>
          <w:szCs w:val="24"/>
        </w:rPr>
        <w:t xml:space="preserve"> për Sjelljen Gjyqësore, paragrafi 143 i tij, </w:t>
      </w:r>
      <w:r w:rsidR="007560D2" w:rsidRPr="00860957">
        <w:rPr>
          <w:rFonts w:ascii="Times New Roman" w:hAnsi="Times New Roman" w:cs="Times New Roman"/>
          <w:sz w:val="24"/>
          <w:szCs w:val="24"/>
        </w:rPr>
        <w:t xml:space="preserve">magjistratët duhet të </w:t>
      </w:r>
      <w:r w:rsidR="00475190" w:rsidRPr="00860957">
        <w:rPr>
          <w:rFonts w:ascii="Times New Roman" w:hAnsi="Times New Roman" w:cs="Times New Roman"/>
          <w:sz w:val="24"/>
          <w:szCs w:val="24"/>
        </w:rPr>
        <w:t>shman</w:t>
      </w:r>
      <w:r w:rsidR="007560D2" w:rsidRPr="00860957">
        <w:rPr>
          <w:rFonts w:ascii="Times New Roman" w:hAnsi="Times New Roman" w:cs="Times New Roman"/>
          <w:sz w:val="24"/>
          <w:szCs w:val="24"/>
        </w:rPr>
        <w:t>gin</w:t>
      </w:r>
      <w:r w:rsidR="00475190" w:rsidRPr="00860957">
        <w:rPr>
          <w:rFonts w:ascii="Times New Roman" w:hAnsi="Times New Roman" w:cs="Times New Roman"/>
          <w:sz w:val="24"/>
          <w:szCs w:val="24"/>
        </w:rPr>
        <w:t xml:space="preserve"> ndikimin e papërshtatshëm, duke treguar kujdes të veçantë për t’u siguruar që sjellja apo gjykimi as në </w:t>
      </w:r>
      <w:proofErr w:type="spellStart"/>
      <w:r w:rsidR="00475190" w:rsidRPr="00860957">
        <w:rPr>
          <w:rFonts w:ascii="Times New Roman" w:hAnsi="Times New Roman" w:cs="Times New Roman"/>
          <w:sz w:val="24"/>
          <w:szCs w:val="24"/>
        </w:rPr>
        <w:t>subkoshiencën</w:t>
      </w:r>
      <w:proofErr w:type="spellEnd"/>
      <w:r w:rsidR="00475190" w:rsidRPr="00860957">
        <w:rPr>
          <w:rFonts w:ascii="Times New Roman" w:hAnsi="Times New Roman" w:cs="Times New Roman"/>
          <w:sz w:val="24"/>
          <w:szCs w:val="24"/>
        </w:rPr>
        <w:t xml:space="preserve"> e tij nuk është ndikuar nga marrëdhënie të familjarëve, miqve apo kolegëve të tij.</w:t>
      </w:r>
      <w:r w:rsidR="000565E9" w:rsidRPr="00860957">
        <w:rPr>
          <w:rFonts w:ascii="Times New Roman" w:hAnsi="Times New Roman" w:cs="Times New Roman"/>
          <w:sz w:val="24"/>
          <w:szCs w:val="24"/>
        </w:rPr>
        <w:t xml:space="preserve"> </w:t>
      </w:r>
    </w:p>
    <w:p w14:paraId="7A753FC5" w14:textId="402A9CE8" w:rsidR="002C5994" w:rsidRPr="00860957" w:rsidRDefault="007560D2" w:rsidP="00D814C8">
      <w:pPr>
        <w:pStyle w:val="ListParagraph"/>
        <w:numPr>
          <w:ilvl w:val="1"/>
          <w:numId w:val="1"/>
        </w:numPr>
        <w:tabs>
          <w:tab w:val="left" w:pos="0"/>
        </w:tabs>
        <w:spacing w:after="0" w:line="240" w:lineRule="auto"/>
        <w:ind w:left="0" w:firstLine="0"/>
        <w:jc w:val="both"/>
        <w:rPr>
          <w:rFonts w:ascii="Times New Roman" w:hAnsi="Times New Roman" w:cs="Times New Roman"/>
          <w:b/>
          <w:sz w:val="24"/>
          <w:szCs w:val="24"/>
        </w:rPr>
      </w:pPr>
      <w:r w:rsidRPr="00860957">
        <w:rPr>
          <w:rFonts w:ascii="Times New Roman" w:hAnsi="Times New Roman" w:cs="Times New Roman"/>
          <w:sz w:val="24"/>
          <w:szCs w:val="24"/>
        </w:rPr>
        <w:t>Në</w:t>
      </w:r>
      <w:r w:rsidR="000565E9" w:rsidRPr="00860957">
        <w:rPr>
          <w:rFonts w:ascii="Times New Roman" w:hAnsi="Times New Roman" w:cs="Times New Roman"/>
          <w:sz w:val="24"/>
          <w:szCs w:val="24"/>
        </w:rPr>
        <w:t xml:space="preserve"> p</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rfundim</w:t>
      </w:r>
      <w:r w:rsidRPr="00860957">
        <w:rPr>
          <w:rFonts w:ascii="Times New Roman" w:hAnsi="Times New Roman" w:cs="Times New Roman"/>
          <w:sz w:val="24"/>
          <w:szCs w:val="24"/>
        </w:rPr>
        <w:t xml:space="preserve"> të kësaj analize</w:t>
      </w:r>
      <w:r w:rsidR="000565E9" w:rsidRPr="00860957">
        <w:rPr>
          <w:rFonts w:ascii="Times New Roman" w:hAnsi="Times New Roman" w:cs="Times New Roman"/>
          <w:sz w:val="24"/>
          <w:szCs w:val="24"/>
        </w:rPr>
        <w:t xml:space="preserve"> NJSHL e gjen t</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bazuar q</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ndrimin e Komisionit n</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lidhje e k</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t</w:t>
      </w:r>
      <w:r w:rsidRPr="00860957">
        <w:rPr>
          <w:rFonts w:ascii="Times New Roman" w:hAnsi="Times New Roman" w:cs="Times New Roman"/>
          <w:sz w:val="24"/>
          <w:szCs w:val="24"/>
        </w:rPr>
        <w:t>ë</w:t>
      </w:r>
      <w:r w:rsidR="000565E9" w:rsidRPr="00860957">
        <w:rPr>
          <w:rFonts w:ascii="Times New Roman" w:hAnsi="Times New Roman" w:cs="Times New Roman"/>
          <w:sz w:val="24"/>
          <w:szCs w:val="24"/>
        </w:rPr>
        <w:t xml:space="preserve"> procedim penal. </w:t>
      </w:r>
    </w:p>
    <w:p w14:paraId="044ED904" w14:textId="77777777" w:rsidR="00F01523" w:rsidRPr="00860957" w:rsidRDefault="00F01523" w:rsidP="00C03AA8">
      <w:pPr>
        <w:pStyle w:val="ListParagraph"/>
        <w:tabs>
          <w:tab w:val="left" w:pos="0"/>
        </w:tabs>
        <w:spacing w:after="0" w:line="240" w:lineRule="auto"/>
        <w:ind w:left="0"/>
        <w:jc w:val="both"/>
        <w:rPr>
          <w:rFonts w:ascii="Times New Roman" w:hAnsi="Times New Roman" w:cs="Times New Roman"/>
          <w:bCs/>
          <w:color w:val="C00000"/>
          <w:sz w:val="16"/>
          <w:szCs w:val="16"/>
        </w:rPr>
      </w:pPr>
    </w:p>
    <w:p w14:paraId="61A89891" w14:textId="52D228CB" w:rsidR="006749A3" w:rsidRPr="00860957" w:rsidRDefault="00592AB1" w:rsidP="007651F2">
      <w:pPr>
        <w:pStyle w:val="ListParagraph"/>
        <w:numPr>
          <w:ilvl w:val="0"/>
          <w:numId w:val="1"/>
        </w:numPr>
        <w:tabs>
          <w:tab w:val="left" w:pos="0"/>
        </w:tabs>
        <w:spacing w:after="0" w:line="240" w:lineRule="auto"/>
        <w:ind w:left="0"/>
        <w:jc w:val="both"/>
        <w:rPr>
          <w:rFonts w:ascii="Times New Roman" w:eastAsia="Batang" w:hAnsi="Times New Roman" w:cs="Times New Roman"/>
          <w:kern w:val="0"/>
          <w:sz w:val="24"/>
          <w:szCs w:val="24"/>
          <w14:ligatures w14:val="none"/>
        </w:rPr>
      </w:pPr>
      <w:r w:rsidRPr="00860957">
        <w:rPr>
          <w:rFonts w:ascii="Times New Roman" w:hAnsi="Times New Roman" w:cs="Times New Roman"/>
          <w:bCs/>
          <w:i/>
          <w:iCs/>
          <w:sz w:val="24"/>
          <w:szCs w:val="24"/>
        </w:rPr>
        <w:t>N</w:t>
      </w:r>
      <w:r w:rsidR="001C5AB8" w:rsidRPr="00860957">
        <w:rPr>
          <w:rFonts w:ascii="Times New Roman" w:hAnsi="Times New Roman" w:cs="Times New Roman"/>
          <w:bCs/>
          <w:i/>
          <w:iCs/>
          <w:sz w:val="24"/>
          <w:szCs w:val="24"/>
        </w:rPr>
        <w:t>ë</w:t>
      </w:r>
      <w:r w:rsidRPr="00860957">
        <w:rPr>
          <w:rFonts w:ascii="Times New Roman" w:hAnsi="Times New Roman" w:cs="Times New Roman"/>
          <w:bCs/>
          <w:i/>
          <w:iCs/>
          <w:sz w:val="24"/>
          <w:szCs w:val="24"/>
        </w:rPr>
        <w:t xml:space="preserve"> lidhje me p</w:t>
      </w:r>
      <w:r w:rsidR="00B83683" w:rsidRPr="00860957">
        <w:rPr>
          <w:rFonts w:ascii="Times New Roman" w:hAnsi="Times New Roman" w:cs="Times New Roman"/>
          <w:bCs/>
          <w:i/>
          <w:iCs/>
          <w:sz w:val="24"/>
          <w:szCs w:val="24"/>
        </w:rPr>
        <w:t>rocedimi penal nr. 1447/2014</w:t>
      </w:r>
      <w:r w:rsidR="006821E0" w:rsidRPr="00860957">
        <w:rPr>
          <w:rStyle w:val="FootnoteReference"/>
          <w:rFonts w:ascii="Times New Roman" w:hAnsi="Times New Roman" w:cs="Times New Roman"/>
          <w:bCs/>
          <w:i/>
          <w:iCs/>
          <w:sz w:val="24"/>
          <w:szCs w:val="24"/>
        </w:rPr>
        <w:footnoteReference w:id="26"/>
      </w:r>
      <w:r w:rsidR="00794861" w:rsidRPr="00860957">
        <w:rPr>
          <w:rFonts w:ascii="Times New Roman" w:hAnsi="Times New Roman" w:cs="Times New Roman"/>
          <w:bCs/>
          <w:i/>
          <w:iCs/>
          <w:sz w:val="24"/>
          <w:szCs w:val="24"/>
        </w:rPr>
        <w:t xml:space="preserve"> </w:t>
      </w:r>
      <w:r w:rsidR="00B1544B" w:rsidRPr="00860957">
        <w:rPr>
          <w:rFonts w:ascii="Times New Roman" w:hAnsi="Times New Roman" w:cs="Times New Roman"/>
          <w:bCs/>
          <w:i/>
          <w:iCs/>
          <w:sz w:val="24"/>
          <w:szCs w:val="24"/>
        </w:rPr>
        <w:t>t</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Prokuroris</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Pran</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Gjykat</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s s</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 Rrethit Gjyq</w:t>
      </w:r>
      <w:r w:rsidR="00CA57A0" w:rsidRPr="00860957">
        <w:rPr>
          <w:rFonts w:ascii="Times New Roman" w:hAnsi="Times New Roman" w:cs="Times New Roman"/>
          <w:bCs/>
          <w:i/>
          <w:iCs/>
          <w:sz w:val="24"/>
          <w:szCs w:val="24"/>
        </w:rPr>
        <w:t>ë</w:t>
      </w:r>
      <w:r w:rsidR="00B1544B" w:rsidRPr="00860957">
        <w:rPr>
          <w:rFonts w:ascii="Times New Roman" w:hAnsi="Times New Roman" w:cs="Times New Roman"/>
          <w:bCs/>
          <w:i/>
          <w:iCs/>
          <w:sz w:val="24"/>
          <w:szCs w:val="24"/>
        </w:rPr>
        <w:t xml:space="preserve">sor </w:t>
      </w:r>
      <w:r w:rsidR="008E1EC1" w:rsidRPr="00860957">
        <w:rPr>
          <w:rFonts w:ascii="Times New Roman" w:hAnsi="Times New Roman" w:cs="Times New Roman"/>
          <w:bCs/>
          <w:i/>
          <w:iCs/>
          <w:sz w:val="24"/>
          <w:szCs w:val="24"/>
        </w:rPr>
        <w:t>Durr</w:t>
      </w:r>
      <w:r w:rsidR="00CA57A0" w:rsidRPr="00860957">
        <w:rPr>
          <w:rFonts w:ascii="Times New Roman" w:hAnsi="Times New Roman" w:cs="Times New Roman"/>
          <w:bCs/>
          <w:i/>
          <w:iCs/>
          <w:sz w:val="24"/>
          <w:szCs w:val="24"/>
        </w:rPr>
        <w:t>ë</w:t>
      </w:r>
      <w:r w:rsidR="008E1EC1" w:rsidRPr="00860957">
        <w:rPr>
          <w:rFonts w:ascii="Times New Roman" w:hAnsi="Times New Roman" w:cs="Times New Roman"/>
          <w:bCs/>
          <w:i/>
          <w:iCs/>
          <w:sz w:val="24"/>
          <w:szCs w:val="24"/>
        </w:rPr>
        <w:t>s</w:t>
      </w:r>
      <w:r w:rsidR="00134378" w:rsidRPr="00860957">
        <w:rPr>
          <w:rFonts w:ascii="Times New Roman" w:hAnsi="Times New Roman" w:cs="Times New Roman"/>
          <w:bCs/>
          <w:i/>
          <w:iCs/>
          <w:sz w:val="24"/>
          <w:szCs w:val="24"/>
        </w:rPr>
        <w:t xml:space="preserve">, </w:t>
      </w:r>
      <w:r w:rsidR="00134378" w:rsidRPr="00860957">
        <w:rPr>
          <w:rFonts w:ascii="Times New Roman" w:hAnsi="Times New Roman" w:cs="Times New Roman"/>
          <w:bCs/>
          <w:sz w:val="24"/>
          <w:szCs w:val="24"/>
        </w:rPr>
        <w:t>NJSHL v</w:t>
      </w:r>
      <w:r w:rsidR="004C1ACF" w:rsidRPr="00860957">
        <w:rPr>
          <w:rFonts w:ascii="Times New Roman" w:hAnsi="Times New Roman" w:cs="Times New Roman"/>
          <w:bCs/>
          <w:sz w:val="24"/>
          <w:szCs w:val="24"/>
        </w:rPr>
        <w:t>ë</w:t>
      </w:r>
      <w:r w:rsidR="00134378" w:rsidRPr="00860957">
        <w:rPr>
          <w:rFonts w:ascii="Times New Roman" w:hAnsi="Times New Roman" w:cs="Times New Roman"/>
          <w:bCs/>
          <w:sz w:val="24"/>
          <w:szCs w:val="24"/>
        </w:rPr>
        <w:t>ren se</w:t>
      </w:r>
      <w:r w:rsidR="00B1544B" w:rsidRPr="00860957">
        <w:rPr>
          <w:rFonts w:ascii="Times New Roman" w:hAnsi="Times New Roman" w:cs="Times New Roman"/>
          <w:b/>
          <w:sz w:val="24"/>
          <w:szCs w:val="24"/>
        </w:rPr>
        <w:t xml:space="preserve"> </w:t>
      </w:r>
      <w:r w:rsidR="00B83683" w:rsidRPr="00860957">
        <w:rPr>
          <w:rFonts w:ascii="Times New Roman" w:hAnsi="Times New Roman" w:cs="Times New Roman"/>
          <w:sz w:val="24"/>
          <w:szCs w:val="24"/>
        </w:rPr>
        <w:t>Komisioni</w:t>
      </w:r>
      <w:r w:rsidR="00412B68" w:rsidRPr="00860957">
        <w:rPr>
          <w:rFonts w:ascii="Times New Roman" w:hAnsi="Times New Roman" w:cs="Times New Roman"/>
          <w:sz w:val="24"/>
          <w:szCs w:val="24"/>
        </w:rPr>
        <w:t xml:space="preserve"> në paragrafin nr. 156 të vendimit</w:t>
      </w:r>
      <w:r w:rsidR="00B83683" w:rsidRPr="00860957">
        <w:rPr>
          <w:rFonts w:ascii="Times New Roman" w:hAnsi="Times New Roman" w:cs="Times New Roman"/>
          <w:sz w:val="24"/>
          <w:szCs w:val="24"/>
        </w:rPr>
        <w:t xml:space="preserve"> ka vler</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suar se, mosveprimet e subjektit në funksion të hetimeve sa më të plota për çështjen në fjalë, janë marrë në konsideratë në vlerësimin tërësor të aftësive profesionale t</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 xml:space="preserve"> tij, në raport me të gjitha rrethanat dhe mangësitë e tjera të evidentuara gjatë vlerësimit të aftësive profesionale. K</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t</w:t>
      </w:r>
      <w:r w:rsidR="005C069B" w:rsidRPr="00860957">
        <w:rPr>
          <w:rFonts w:ascii="Times New Roman" w:hAnsi="Times New Roman" w:cs="Times New Roman"/>
          <w:sz w:val="24"/>
          <w:szCs w:val="24"/>
        </w:rPr>
        <w:t>ë</w:t>
      </w:r>
      <w:r w:rsidR="00B83683" w:rsidRPr="00860957">
        <w:rPr>
          <w:rFonts w:ascii="Times New Roman" w:hAnsi="Times New Roman" w:cs="Times New Roman"/>
          <w:sz w:val="24"/>
          <w:szCs w:val="24"/>
        </w:rPr>
        <w:t xml:space="preserve"> konkluzion </w:t>
      </w:r>
      <w:r w:rsidR="005735C4" w:rsidRPr="00860957">
        <w:rPr>
          <w:rFonts w:ascii="Times New Roman" w:hAnsi="Times New Roman" w:cs="Times New Roman"/>
          <w:sz w:val="24"/>
          <w:szCs w:val="24"/>
        </w:rPr>
        <w:t>Komisioni</w:t>
      </w:r>
      <w:r w:rsidR="00B83683" w:rsidRPr="00860957">
        <w:rPr>
          <w:rFonts w:ascii="Times New Roman" w:hAnsi="Times New Roman" w:cs="Times New Roman"/>
          <w:sz w:val="24"/>
          <w:szCs w:val="24"/>
        </w:rPr>
        <w:t xml:space="preserve"> e ka</w:t>
      </w:r>
      <w:r w:rsidR="00412B68" w:rsidRPr="00860957">
        <w:rPr>
          <w:rFonts w:ascii="Times New Roman" w:hAnsi="Times New Roman" w:cs="Times New Roman"/>
          <w:sz w:val="24"/>
          <w:szCs w:val="24"/>
        </w:rPr>
        <w:t xml:space="preserve"> bazuar në përfundimet </w:t>
      </w:r>
      <w:r w:rsidR="005735C4" w:rsidRPr="00860957">
        <w:rPr>
          <w:rFonts w:ascii="Times New Roman" w:hAnsi="Times New Roman" w:cs="Times New Roman"/>
          <w:sz w:val="24"/>
          <w:szCs w:val="24"/>
        </w:rPr>
        <w:t>se</w:t>
      </w:r>
      <w:r w:rsidR="006D59C9" w:rsidRPr="00860957">
        <w:rPr>
          <w:rFonts w:ascii="Times New Roman" w:hAnsi="Times New Roman" w:cs="Times New Roman"/>
          <w:sz w:val="24"/>
          <w:szCs w:val="24"/>
        </w:rPr>
        <w:t>:</w:t>
      </w:r>
      <w:r w:rsidR="005735C4" w:rsidRPr="00860957">
        <w:rPr>
          <w:rFonts w:ascii="Times New Roman" w:hAnsi="Times New Roman" w:cs="Times New Roman"/>
          <w:sz w:val="24"/>
          <w:szCs w:val="24"/>
        </w:rPr>
        <w:t xml:space="preserve"> </w:t>
      </w:r>
      <w:r w:rsidR="006D59C9" w:rsidRPr="00860957">
        <w:rPr>
          <w:rFonts w:ascii="Times New Roman" w:hAnsi="Times New Roman" w:cs="Times New Roman"/>
          <w:sz w:val="24"/>
          <w:szCs w:val="24"/>
        </w:rPr>
        <w:t>(i) Informacioni i Prokurorisë Shkodër, me shkresën nr. 1748/5 prot., datë 20.12.2022, në raport me rrethanat konkrete të çështjes, nuk mund të përligjë veprimet e kryera nga subjekti; (</w:t>
      </w:r>
      <w:proofErr w:type="spellStart"/>
      <w:r w:rsidR="006D59C9" w:rsidRPr="00860957">
        <w:rPr>
          <w:rFonts w:ascii="Times New Roman" w:hAnsi="Times New Roman" w:cs="Times New Roman"/>
          <w:sz w:val="24"/>
          <w:szCs w:val="24"/>
        </w:rPr>
        <w:t>ii</w:t>
      </w:r>
      <w:proofErr w:type="spellEnd"/>
      <w:r w:rsidR="006D59C9" w:rsidRPr="00860957">
        <w:rPr>
          <w:rFonts w:ascii="Times New Roman" w:hAnsi="Times New Roman" w:cs="Times New Roman"/>
          <w:sz w:val="24"/>
          <w:szCs w:val="24"/>
        </w:rPr>
        <w:t>) Përkundër sa arsyetohet në vendimin e pushimit, deri në ditën e vendimmarrjes së pushimit, kërkesa nuk u ishte drejtuar autoriteteve italiane, pasi</w:t>
      </w:r>
      <w:r w:rsidR="00412B68" w:rsidRPr="00860957">
        <w:rPr>
          <w:rFonts w:ascii="Times New Roman" w:hAnsi="Times New Roman" w:cs="Times New Roman"/>
          <w:sz w:val="24"/>
          <w:szCs w:val="24"/>
        </w:rPr>
        <w:t xml:space="preserve"> sikurse </w:t>
      </w:r>
      <w:r w:rsidR="006D59C9" w:rsidRPr="00860957">
        <w:rPr>
          <w:rFonts w:ascii="Times New Roman" w:hAnsi="Times New Roman" w:cs="Times New Roman"/>
          <w:sz w:val="24"/>
          <w:szCs w:val="24"/>
        </w:rPr>
        <w:t>ka rezultuar e vërtetuar, kjo kërkesë është bërë nga subjekti një ditë më vonë; (</w:t>
      </w:r>
      <w:proofErr w:type="spellStart"/>
      <w:r w:rsidR="006D59C9" w:rsidRPr="00860957">
        <w:rPr>
          <w:rFonts w:ascii="Times New Roman" w:hAnsi="Times New Roman" w:cs="Times New Roman"/>
          <w:sz w:val="24"/>
          <w:szCs w:val="24"/>
        </w:rPr>
        <w:t>iii</w:t>
      </w:r>
      <w:proofErr w:type="spellEnd"/>
      <w:r w:rsidR="006D59C9" w:rsidRPr="00860957">
        <w:rPr>
          <w:rFonts w:ascii="Times New Roman" w:hAnsi="Times New Roman" w:cs="Times New Roman"/>
          <w:sz w:val="24"/>
          <w:szCs w:val="24"/>
        </w:rPr>
        <w:t xml:space="preserve">) Kërkimi i të dhënave me </w:t>
      </w:r>
      <w:proofErr w:type="spellStart"/>
      <w:r w:rsidR="006D59C9" w:rsidRPr="00860957">
        <w:rPr>
          <w:rFonts w:ascii="Times New Roman" w:hAnsi="Times New Roman" w:cs="Times New Roman"/>
          <w:sz w:val="24"/>
          <w:szCs w:val="24"/>
        </w:rPr>
        <w:t>letërporosi</w:t>
      </w:r>
      <w:proofErr w:type="spellEnd"/>
      <w:r w:rsidR="006D59C9" w:rsidRPr="00860957">
        <w:rPr>
          <w:rFonts w:ascii="Times New Roman" w:hAnsi="Times New Roman" w:cs="Times New Roman"/>
          <w:sz w:val="24"/>
          <w:szCs w:val="24"/>
        </w:rPr>
        <w:t xml:space="preserve"> nga subjekti pas vendimit të pushimit, në të cilin arsyetohet rëndësia e informacionit nga institucionet e huaja, dëshmon mbi mungesën e një hetimi të plotë me qëllim marrjen e një vendimi sa më të drejtë; (</w:t>
      </w:r>
      <w:proofErr w:type="spellStart"/>
      <w:r w:rsidR="006D59C9" w:rsidRPr="00860957">
        <w:rPr>
          <w:rFonts w:ascii="Times New Roman" w:hAnsi="Times New Roman" w:cs="Times New Roman"/>
          <w:sz w:val="24"/>
          <w:szCs w:val="24"/>
        </w:rPr>
        <w:t>vi</w:t>
      </w:r>
      <w:proofErr w:type="spellEnd"/>
      <w:r w:rsidR="006D59C9" w:rsidRPr="00860957">
        <w:rPr>
          <w:rFonts w:ascii="Times New Roman" w:hAnsi="Times New Roman" w:cs="Times New Roman"/>
          <w:sz w:val="24"/>
          <w:szCs w:val="24"/>
        </w:rPr>
        <w:t xml:space="preserve">) </w:t>
      </w:r>
      <w:r w:rsidR="00412B68" w:rsidRPr="00860957">
        <w:rPr>
          <w:rFonts w:ascii="Times New Roman" w:hAnsi="Times New Roman" w:cs="Times New Roman"/>
          <w:sz w:val="24"/>
          <w:szCs w:val="24"/>
        </w:rPr>
        <w:t>V</w:t>
      </w:r>
      <w:r w:rsidR="006D59C9" w:rsidRPr="00860957">
        <w:rPr>
          <w:rFonts w:ascii="Times New Roman" w:hAnsi="Times New Roman" w:cs="Times New Roman"/>
          <w:sz w:val="24"/>
          <w:szCs w:val="24"/>
        </w:rPr>
        <w:t xml:space="preserve">endimi i pushimit të çështjes është shoqëruar me heqjen e </w:t>
      </w:r>
      <w:proofErr w:type="spellStart"/>
      <w:r w:rsidR="006D59C9" w:rsidRPr="00860957">
        <w:rPr>
          <w:rFonts w:ascii="Times New Roman" w:hAnsi="Times New Roman" w:cs="Times New Roman"/>
          <w:sz w:val="24"/>
          <w:szCs w:val="24"/>
        </w:rPr>
        <w:t>sekuestros</w:t>
      </w:r>
      <w:proofErr w:type="spellEnd"/>
      <w:r w:rsidR="006D59C9" w:rsidRPr="00860957">
        <w:rPr>
          <w:rFonts w:ascii="Times New Roman" w:hAnsi="Times New Roman" w:cs="Times New Roman"/>
          <w:sz w:val="24"/>
          <w:szCs w:val="24"/>
        </w:rPr>
        <w:t xml:space="preserve"> preventive mbi llogaritë bankare të shtetasit Gëzim </w:t>
      </w:r>
      <w:proofErr w:type="spellStart"/>
      <w:r w:rsidR="006D59C9" w:rsidRPr="00860957">
        <w:rPr>
          <w:rFonts w:ascii="Times New Roman" w:hAnsi="Times New Roman" w:cs="Times New Roman"/>
          <w:sz w:val="24"/>
          <w:szCs w:val="24"/>
        </w:rPr>
        <w:t>Sallaku</w:t>
      </w:r>
      <w:proofErr w:type="spellEnd"/>
      <w:r w:rsidR="006D59C9" w:rsidRPr="00860957">
        <w:rPr>
          <w:rFonts w:ascii="Times New Roman" w:hAnsi="Times New Roman" w:cs="Times New Roman"/>
          <w:sz w:val="24"/>
          <w:szCs w:val="24"/>
        </w:rPr>
        <w:t xml:space="preserve">, duke mundësuar kështu lejimin e këtij shtetasi për përdorimin e tyre dhe vijimin e veprimtarisë normale, pa u vërtetuar </w:t>
      </w:r>
      <w:r w:rsidR="00412B68" w:rsidRPr="00860957">
        <w:rPr>
          <w:rFonts w:ascii="Times New Roman" w:hAnsi="Times New Roman" w:cs="Times New Roman"/>
          <w:sz w:val="24"/>
          <w:szCs w:val="24"/>
        </w:rPr>
        <w:t>n</w:t>
      </w:r>
      <w:r w:rsidR="00002526" w:rsidRPr="00860957">
        <w:rPr>
          <w:rFonts w:ascii="Times New Roman" w:hAnsi="Times New Roman" w:cs="Times New Roman"/>
          <w:sz w:val="24"/>
          <w:szCs w:val="24"/>
        </w:rPr>
        <w:t>ë</w:t>
      </w:r>
      <w:r w:rsidR="00412B68" w:rsidRPr="00860957">
        <w:rPr>
          <w:rFonts w:ascii="Times New Roman" w:hAnsi="Times New Roman" w:cs="Times New Roman"/>
          <w:sz w:val="24"/>
          <w:szCs w:val="24"/>
        </w:rPr>
        <w:t>se k</w:t>
      </w:r>
      <w:r w:rsidR="00002526" w:rsidRPr="00860957">
        <w:rPr>
          <w:rFonts w:ascii="Times New Roman" w:hAnsi="Times New Roman" w:cs="Times New Roman"/>
          <w:sz w:val="24"/>
          <w:szCs w:val="24"/>
        </w:rPr>
        <w:t>ë</w:t>
      </w:r>
      <w:r w:rsidR="00412B68" w:rsidRPr="00860957">
        <w:rPr>
          <w:rFonts w:ascii="Times New Roman" w:hAnsi="Times New Roman" w:cs="Times New Roman"/>
          <w:sz w:val="24"/>
          <w:szCs w:val="24"/>
        </w:rPr>
        <w:t>to</w:t>
      </w:r>
      <w:r w:rsidR="006D59C9" w:rsidRPr="00860957">
        <w:rPr>
          <w:rFonts w:ascii="Times New Roman" w:hAnsi="Times New Roman" w:cs="Times New Roman"/>
          <w:sz w:val="24"/>
          <w:szCs w:val="24"/>
        </w:rPr>
        <w:t xml:space="preserve"> vlera janë produkt i ndonjë vepre penale apo aktiviteti kriminal; (v) </w:t>
      </w:r>
      <w:r w:rsidR="00412B68" w:rsidRPr="00860957">
        <w:rPr>
          <w:rFonts w:ascii="Times New Roman" w:hAnsi="Times New Roman" w:cs="Times New Roman"/>
          <w:sz w:val="24"/>
          <w:szCs w:val="24"/>
        </w:rPr>
        <w:t>V</w:t>
      </w:r>
      <w:r w:rsidR="006D59C9" w:rsidRPr="00860957">
        <w:rPr>
          <w:rFonts w:ascii="Times New Roman" w:hAnsi="Times New Roman" w:cs="Times New Roman"/>
          <w:sz w:val="24"/>
          <w:szCs w:val="24"/>
        </w:rPr>
        <w:t xml:space="preserve">etë subjekti në parashtrimet e veta deklaron se administrimi i të dhënave të përgjigjeve të </w:t>
      </w:r>
      <w:proofErr w:type="spellStart"/>
      <w:r w:rsidR="006D59C9" w:rsidRPr="00860957">
        <w:rPr>
          <w:rFonts w:ascii="Times New Roman" w:hAnsi="Times New Roman" w:cs="Times New Roman"/>
          <w:sz w:val="24"/>
          <w:szCs w:val="24"/>
        </w:rPr>
        <w:t>letërporosive</w:t>
      </w:r>
      <w:proofErr w:type="spellEnd"/>
      <w:r w:rsidR="006D59C9" w:rsidRPr="00860957">
        <w:rPr>
          <w:rFonts w:ascii="Times New Roman" w:hAnsi="Times New Roman" w:cs="Times New Roman"/>
          <w:sz w:val="24"/>
          <w:szCs w:val="24"/>
        </w:rPr>
        <w:t xml:space="preserve"> do të shërbente për të hedhur dritë mbi rastin dhe për zgjidhjen në themel të tij; (</w:t>
      </w:r>
      <w:proofErr w:type="spellStart"/>
      <w:r w:rsidR="006D59C9" w:rsidRPr="00860957">
        <w:rPr>
          <w:rFonts w:ascii="Times New Roman" w:hAnsi="Times New Roman" w:cs="Times New Roman"/>
          <w:sz w:val="24"/>
          <w:szCs w:val="24"/>
        </w:rPr>
        <w:t>vi</w:t>
      </w:r>
      <w:proofErr w:type="spellEnd"/>
      <w:r w:rsidR="006D59C9" w:rsidRPr="00860957">
        <w:rPr>
          <w:rFonts w:ascii="Times New Roman" w:hAnsi="Times New Roman" w:cs="Times New Roman"/>
          <w:sz w:val="24"/>
          <w:szCs w:val="24"/>
        </w:rPr>
        <w:t>) Ky rast është një rast i përsëritur nga subjekti</w:t>
      </w:r>
      <w:bookmarkStart w:id="170" w:name="_Hlk201840256"/>
      <w:r w:rsidR="00EC3F26" w:rsidRPr="00860957">
        <w:rPr>
          <w:rFonts w:ascii="Times New Roman" w:hAnsi="Times New Roman" w:cs="Times New Roman"/>
          <w:sz w:val="24"/>
          <w:szCs w:val="24"/>
        </w:rPr>
        <w:t>.</w:t>
      </w:r>
    </w:p>
    <w:p w14:paraId="6679B2F9" w14:textId="77777777" w:rsidR="00EC3F26" w:rsidRPr="00860957" w:rsidRDefault="00EC3F26" w:rsidP="00EC3F26">
      <w:pPr>
        <w:pStyle w:val="ListParagraph"/>
        <w:tabs>
          <w:tab w:val="left" w:pos="0"/>
        </w:tabs>
        <w:spacing w:after="0" w:line="240" w:lineRule="auto"/>
        <w:ind w:left="0"/>
        <w:jc w:val="both"/>
        <w:rPr>
          <w:rFonts w:ascii="Times New Roman" w:eastAsia="Batang" w:hAnsi="Times New Roman" w:cs="Times New Roman"/>
          <w:kern w:val="0"/>
          <w:sz w:val="16"/>
          <w:szCs w:val="16"/>
          <w14:ligatures w14:val="none"/>
        </w:rPr>
      </w:pPr>
    </w:p>
    <w:p w14:paraId="1A7EEF1B" w14:textId="48D875EA" w:rsidR="006749A3" w:rsidRPr="00860957" w:rsidRDefault="006D59C9"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Subjekti i rivlerësimit ka kundërshtuar përfundimin e Komisionit në lidhje me këtë procedim penal duke pretenduar se</w:t>
      </w:r>
      <w:r w:rsidR="00CB67C4" w:rsidRPr="00860957">
        <w:rPr>
          <w:rFonts w:ascii="Times New Roman" w:hAnsi="Times New Roman" w:cs="Times New Roman"/>
          <w:sz w:val="24"/>
          <w:szCs w:val="24"/>
        </w:rPr>
        <w:t>: -</w:t>
      </w:r>
      <w:r w:rsidRPr="00860957">
        <w:rPr>
          <w:rFonts w:ascii="Times New Roman" w:hAnsi="Times New Roman" w:cs="Times New Roman"/>
          <w:sz w:val="24"/>
          <w:szCs w:val="24"/>
        </w:rPr>
        <w:t xml:space="preserve"> </w:t>
      </w:r>
      <w:r w:rsidR="00CB67C4" w:rsidRPr="00860957">
        <w:rPr>
          <w:rFonts w:ascii="Times New Roman" w:hAnsi="Times New Roman" w:cs="Times New Roman"/>
          <w:sz w:val="24"/>
          <w:szCs w:val="24"/>
        </w:rPr>
        <w:t xml:space="preserve">Vendimi i pushimit </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marr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baz</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w:t>
      </w:r>
      <w:proofErr w:type="spellStart"/>
      <w:r w:rsidR="00CB67C4" w:rsidRPr="00860957">
        <w:rPr>
          <w:rFonts w:ascii="Times New Roman" w:hAnsi="Times New Roman" w:cs="Times New Roman"/>
          <w:sz w:val="24"/>
          <w:szCs w:val="24"/>
        </w:rPr>
        <w:t>t</w:t>
      </w:r>
      <w:r w:rsidR="00FC465F" w:rsidRPr="00860957">
        <w:rPr>
          <w:rFonts w:ascii="Times New Roman" w:hAnsi="Times New Roman" w:cs="Times New Roman"/>
          <w:sz w:val="24"/>
          <w:szCs w:val="24"/>
        </w:rPr>
        <w:t>ë</w:t>
      </w:r>
      <w:proofErr w:type="spellEnd"/>
      <w:r w:rsidR="00CB67C4" w:rsidRPr="00860957">
        <w:rPr>
          <w:rFonts w:ascii="Times New Roman" w:hAnsi="Times New Roman" w:cs="Times New Roman"/>
          <w:sz w:val="24"/>
          <w:szCs w:val="24"/>
        </w:rPr>
        <w:t xml:space="preserve"> dh</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nave hetimore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p</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rftuara nga provat p</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rkat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administruara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dosje dhe jo jasht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tyre apo bazuar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hipoteza</w:t>
      </w:r>
      <w:r w:rsidR="00FC465F" w:rsidRPr="00860957">
        <w:rPr>
          <w:rFonts w:ascii="Times New Roman" w:hAnsi="Times New Roman" w:cs="Times New Roman"/>
          <w:sz w:val="24"/>
          <w:szCs w:val="24"/>
        </w:rPr>
        <w:t xml:space="preserve">. Ky vendim </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sht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marr</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bazuar n</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nen</w:t>
      </w:r>
      <w:r w:rsidR="00B1544B" w:rsidRPr="00860957">
        <w:rPr>
          <w:rFonts w:ascii="Times New Roman" w:hAnsi="Times New Roman" w:cs="Times New Roman"/>
          <w:sz w:val="24"/>
          <w:szCs w:val="24"/>
        </w:rPr>
        <w:t xml:space="preserve">in </w:t>
      </w:r>
      <w:r w:rsidR="00FC465F" w:rsidRPr="00860957">
        <w:rPr>
          <w:rFonts w:ascii="Times New Roman" w:hAnsi="Times New Roman" w:cs="Times New Roman"/>
          <w:sz w:val="24"/>
          <w:szCs w:val="24"/>
        </w:rPr>
        <w:t>328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Kodit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Procedur</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s </w:t>
      </w:r>
      <w:r w:rsidR="00B1544B" w:rsidRPr="00860957">
        <w:rPr>
          <w:rFonts w:ascii="Times New Roman" w:hAnsi="Times New Roman" w:cs="Times New Roman"/>
          <w:sz w:val="24"/>
          <w:szCs w:val="24"/>
        </w:rPr>
        <w:t>P</w:t>
      </w:r>
      <w:r w:rsidR="00FC465F" w:rsidRPr="00860957">
        <w:rPr>
          <w:rFonts w:ascii="Times New Roman" w:hAnsi="Times New Roman" w:cs="Times New Roman"/>
          <w:sz w:val="24"/>
          <w:szCs w:val="24"/>
        </w:rPr>
        <w:t xml:space="preserve">enale </w:t>
      </w:r>
      <w:r w:rsidR="00FC465F" w:rsidRPr="00860957">
        <w:rPr>
          <w:rFonts w:ascii="Times New Roman" w:hAnsi="Times New Roman" w:cs="Times New Roman"/>
          <w:sz w:val="24"/>
          <w:szCs w:val="24"/>
        </w:rPr>
        <w:lastRenderedPageBreak/>
        <w:t>pasi ishim para rastit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pushimit t</w:t>
      </w:r>
      <w:r w:rsidR="008E502C"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 </w:t>
      </w:r>
      <w:r w:rsidR="008E502C" w:rsidRPr="00860957">
        <w:rPr>
          <w:rFonts w:ascii="Times New Roman" w:hAnsi="Times New Roman" w:cs="Times New Roman"/>
          <w:sz w:val="24"/>
          <w:szCs w:val="24"/>
        </w:rPr>
        <w:t>çështjes</w:t>
      </w:r>
      <w:r w:rsidR="008E502C" w:rsidRPr="00860957">
        <w:rPr>
          <w:rStyle w:val="FootnoteReference"/>
          <w:rFonts w:ascii="Times New Roman" w:hAnsi="Times New Roman" w:cs="Times New Roman"/>
          <w:sz w:val="24"/>
          <w:szCs w:val="24"/>
        </w:rPr>
        <w:footnoteReference w:id="27"/>
      </w:r>
      <w:r w:rsidR="008E502C" w:rsidRPr="00860957">
        <w:rPr>
          <w:rFonts w:ascii="Times New Roman" w:hAnsi="Times New Roman" w:cs="Times New Roman"/>
          <w:sz w:val="24"/>
          <w:szCs w:val="24"/>
        </w:rPr>
        <w:t>, vendim</w:t>
      </w:r>
      <w:r w:rsidR="00F16ADD" w:rsidRPr="00860957">
        <w:rPr>
          <w:rFonts w:ascii="Times New Roman" w:hAnsi="Times New Roman" w:cs="Times New Roman"/>
          <w:sz w:val="24"/>
          <w:szCs w:val="24"/>
        </w:rPr>
        <w:t xml:space="preserve"> i cili </w:t>
      </w:r>
      <w:r w:rsidR="00A02B3A" w:rsidRPr="00860957">
        <w:rPr>
          <w:rFonts w:ascii="Times New Roman" w:hAnsi="Times New Roman" w:cs="Times New Roman"/>
          <w:sz w:val="24"/>
          <w:szCs w:val="24"/>
        </w:rPr>
        <w:t>ë</w:t>
      </w:r>
      <w:r w:rsidR="00F16ADD" w:rsidRPr="00860957">
        <w:rPr>
          <w:rFonts w:ascii="Times New Roman" w:hAnsi="Times New Roman" w:cs="Times New Roman"/>
          <w:sz w:val="24"/>
          <w:szCs w:val="24"/>
        </w:rPr>
        <w:t>sht</w:t>
      </w:r>
      <w:r w:rsidR="00A02B3A" w:rsidRPr="00860957">
        <w:rPr>
          <w:rFonts w:ascii="Times New Roman" w:hAnsi="Times New Roman" w:cs="Times New Roman"/>
          <w:sz w:val="24"/>
          <w:szCs w:val="24"/>
        </w:rPr>
        <w:t>ë</w:t>
      </w:r>
      <w:r w:rsidR="00F16ADD" w:rsidRPr="00860957">
        <w:rPr>
          <w:rFonts w:ascii="Times New Roman" w:hAnsi="Times New Roman" w:cs="Times New Roman"/>
          <w:sz w:val="24"/>
          <w:szCs w:val="24"/>
        </w:rPr>
        <w:t xml:space="preserve"> </w:t>
      </w:r>
      <w:r w:rsidR="008E502C" w:rsidRPr="00860957">
        <w:rPr>
          <w:rFonts w:ascii="Times New Roman" w:hAnsi="Times New Roman" w:cs="Times New Roman"/>
          <w:sz w:val="24"/>
          <w:szCs w:val="24"/>
        </w:rPr>
        <w:t>kontrolluar nga Drejtuesi i Prokurorisë dhe është gjetur i drejtë dhe i bazuar</w:t>
      </w:r>
      <w:r w:rsidR="00CB67C4" w:rsidRPr="00860957">
        <w:rPr>
          <w:rFonts w:ascii="Times New Roman" w:hAnsi="Times New Roman" w:cs="Times New Roman"/>
          <w:sz w:val="24"/>
          <w:szCs w:val="24"/>
        </w:rPr>
        <w:t>; - Provat e administruara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çonin n</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konkluzionin se </w:t>
      </w:r>
      <w:proofErr w:type="spellStart"/>
      <w:r w:rsidR="00CB67C4" w:rsidRPr="00860957">
        <w:rPr>
          <w:rFonts w:ascii="Times New Roman" w:hAnsi="Times New Roman" w:cs="Times New Roman"/>
          <w:sz w:val="24"/>
          <w:szCs w:val="24"/>
        </w:rPr>
        <w:t>transferta</w:t>
      </w:r>
      <w:proofErr w:type="spellEnd"/>
      <w:r w:rsidR="00CB67C4" w:rsidRPr="00860957">
        <w:rPr>
          <w:rFonts w:ascii="Times New Roman" w:hAnsi="Times New Roman" w:cs="Times New Roman"/>
          <w:sz w:val="24"/>
          <w:szCs w:val="24"/>
        </w:rPr>
        <w:t xml:space="preserve"> nuk </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sht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shprehje apo form</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e pastrimit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produkteve t</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vepr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s penale por nj</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 marr</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dh</w:t>
      </w:r>
      <w:r w:rsidR="00FC465F" w:rsidRPr="00860957">
        <w:rPr>
          <w:rFonts w:ascii="Times New Roman" w:hAnsi="Times New Roman" w:cs="Times New Roman"/>
          <w:sz w:val="24"/>
          <w:szCs w:val="24"/>
        </w:rPr>
        <w:t>ë</w:t>
      </w:r>
      <w:r w:rsidR="00CB67C4" w:rsidRPr="00860957">
        <w:rPr>
          <w:rFonts w:ascii="Times New Roman" w:hAnsi="Times New Roman" w:cs="Times New Roman"/>
          <w:sz w:val="24"/>
          <w:szCs w:val="24"/>
        </w:rPr>
        <w:t xml:space="preserve">nie civile. </w:t>
      </w:r>
      <w:r w:rsidR="00FC465F" w:rsidRPr="00860957">
        <w:rPr>
          <w:rFonts w:ascii="Times New Roman" w:hAnsi="Times New Roman" w:cs="Times New Roman"/>
          <w:sz w:val="24"/>
          <w:szCs w:val="24"/>
        </w:rPr>
        <w:t xml:space="preserve">- </w:t>
      </w:r>
      <w:r w:rsidR="00CB67C4" w:rsidRPr="00860957">
        <w:rPr>
          <w:rFonts w:ascii="Times New Roman" w:hAnsi="Times New Roman" w:cs="Times New Roman"/>
          <w:sz w:val="24"/>
          <w:szCs w:val="24"/>
        </w:rPr>
        <w:t>Pasi</w:t>
      </w:r>
      <w:r w:rsidR="00FC465F" w:rsidRPr="00860957">
        <w:rPr>
          <w:rFonts w:ascii="Times New Roman" w:hAnsi="Times New Roman" w:cs="Times New Roman"/>
          <w:sz w:val="24"/>
          <w:szCs w:val="24"/>
        </w:rPr>
        <w:t xml:space="preserve"> janë kryer të gjitha veprimet hetimore në Shqipëri, me </w:t>
      </w:r>
      <w:proofErr w:type="spellStart"/>
      <w:r w:rsidR="00FC465F" w:rsidRPr="00860957">
        <w:rPr>
          <w:rFonts w:ascii="Times New Roman" w:hAnsi="Times New Roman" w:cs="Times New Roman"/>
          <w:sz w:val="24"/>
          <w:szCs w:val="24"/>
        </w:rPr>
        <w:t>letërporosi</w:t>
      </w:r>
      <w:proofErr w:type="spellEnd"/>
      <w:r w:rsidR="00FC465F" w:rsidRPr="00860957">
        <w:rPr>
          <w:rFonts w:ascii="Times New Roman" w:hAnsi="Times New Roman" w:cs="Times New Roman"/>
          <w:sz w:val="24"/>
          <w:szCs w:val="24"/>
        </w:rPr>
        <w:t xml:space="preserve"> është kërkuar kryerja e disa veprimeve hetimore nga autoritetet gjyqësore italiane, nga administrimi i të cilave do të mund të përftoheshin të dhëna që do të hidhnin dritë mbi rastin për zgjidhjen e tij në themel. </w:t>
      </w:r>
      <w:r w:rsidR="000015E4"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Ë</w:t>
      </w:r>
      <w:r w:rsidR="00FC465F" w:rsidRPr="00860957">
        <w:rPr>
          <w:rFonts w:ascii="Times New Roman" w:hAnsi="Times New Roman" w:cs="Times New Roman"/>
          <w:sz w:val="24"/>
          <w:szCs w:val="24"/>
        </w:rPr>
        <w:t xml:space="preserve">shtë praktikë në prokuroritë shqiptare që prokurori i çështjes nuk mund të mbajë të hapur hetimin por </w:t>
      </w:r>
      <w:r w:rsidR="00EC3F26" w:rsidRPr="00860957">
        <w:rPr>
          <w:rFonts w:ascii="Times New Roman" w:hAnsi="Times New Roman" w:cs="Times New Roman"/>
          <w:sz w:val="24"/>
          <w:szCs w:val="24"/>
        </w:rPr>
        <w:t>e</w:t>
      </w:r>
      <w:r w:rsidR="00FC465F" w:rsidRPr="00860957">
        <w:rPr>
          <w:rFonts w:ascii="Times New Roman" w:hAnsi="Times New Roman" w:cs="Times New Roman"/>
          <w:sz w:val="24"/>
          <w:szCs w:val="24"/>
        </w:rPr>
        <w:t xml:space="preserve"> mbyll atë duke disponuar sipas rastit me vendim pezullimi ose vendim pushimi dhe me administrimin e </w:t>
      </w:r>
      <w:proofErr w:type="spellStart"/>
      <w:r w:rsidR="00FC465F" w:rsidRPr="00860957">
        <w:rPr>
          <w:rFonts w:ascii="Times New Roman" w:hAnsi="Times New Roman" w:cs="Times New Roman"/>
          <w:sz w:val="24"/>
          <w:szCs w:val="24"/>
        </w:rPr>
        <w:t>letërporosive</w:t>
      </w:r>
      <w:proofErr w:type="spellEnd"/>
      <w:r w:rsidR="00FC465F" w:rsidRPr="00860957">
        <w:rPr>
          <w:rFonts w:ascii="Times New Roman" w:hAnsi="Times New Roman" w:cs="Times New Roman"/>
          <w:sz w:val="24"/>
          <w:szCs w:val="24"/>
        </w:rPr>
        <w:t xml:space="preserve"> ta hapë përsëri hetimin për ti dhënë zgjidhje përfundimtare rastit, praktikë e cila është ndjekur edhe nga prokurori tjetër i kësaj çështje</w:t>
      </w:r>
      <w:r w:rsidR="008E502C" w:rsidRPr="00860957">
        <w:rPr>
          <w:rFonts w:ascii="Times New Roman" w:hAnsi="Times New Roman" w:cs="Times New Roman"/>
          <w:sz w:val="24"/>
          <w:szCs w:val="24"/>
        </w:rPr>
        <w:t>,</w:t>
      </w:r>
      <w:r w:rsidR="00FC465F" w:rsidRPr="00860957">
        <w:rPr>
          <w:rFonts w:ascii="Times New Roman" w:hAnsi="Times New Roman" w:cs="Times New Roman"/>
          <w:sz w:val="24"/>
          <w:szCs w:val="24"/>
        </w:rPr>
        <w:t xml:space="preserve"> i cili me datë 19.12.2016 ka marrë vendim për pezullimin e hetimeve të çështjes penale nr. 1467/2014</w:t>
      </w:r>
      <w:r w:rsidR="00EC3F26" w:rsidRPr="00860957">
        <w:rPr>
          <w:rFonts w:ascii="Times New Roman" w:hAnsi="Times New Roman" w:cs="Times New Roman"/>
          <w:sz w:val="24"/>
          <w:szCs w:val="24"/>
        </w:rPr>
        <w:t xml:space="preserve"> </w:t>
      </w:r>
      <w:r w:rsidR="00FC465F" w:rsidRPr="00860957">
        <w:rPr>
          <w:rFonts w:ascii="Times New Roman" w:hAnsi="Times New Roman" w:cs="Times New Roman"/>
          <w:sz w:val="24"/>
          <w:szCs w:val="24"/>
        </w:rPr>
        <w:t xml:space="preserve">deri në pritjen e </w:t>
      </w:r>
      <w:proofErr w:type="spellStart"/>
      <w:r w:rsidR="00FC465F" w:rsidRPr="00860957">
        <w:rPr>
          <w:rFonts w:ascii="Times New Roman" w:hAnsi="Times New Roman" w:cs="Times New Roman"/>
          <w:sz w:val="24"/>
          <w:szCs w:val="24"/>
        </w:rPr>
        <w:t>letërporosive</w:t>
      </w:r>
      <w:proofErr w:type="spellEnd"/>
      <w:r w:rsidR="00FC465F" w:rsidRPr="00860957">
        <w:rPr>
          <w:rFonts w:ascii="Times New Roman" w:hAnsi="Times New Roman" w:cs="Times New Roman"/>
          <w:sz w:val="24"/>
          <w:szCs w:val="24"/>
        </w:rPr>
        <w:t xml:space="preserve"> të dërguara autoriteteve gjyqësore italiane dhe zvicerane</w:t>
      </w:r>
      <w:r w:rsidR="008E502C" w:rsidRPr="00860957">
        <w:rPr>
          <w:rFonts w:ascii="Times New Roman" w:hAnsi="Times New Roman" w:cs="Times New Roman"/>
          <w:sz w:val="24"/>
          <w:szCs w:val="24"/>
        </w:rPr>
        <w:t xml:space="preserve">; - </w:t>
      </w:r>
      <w:r w:rsidR="000015E4" w:rsidRPr="00860957">
        <w:rPr>
          <w:rFonts w:ascii="Times New Roman" w:hAnsi="Times New Roman" w:cs="Times New Roman"/>
          <w:sz w:val="24"/>
          <w:szCs w:val="24"/>
        </w:rPr>
        <w:t>P</w:t>
      </w:r>
      <w:r w:rsidR="00243EA8" w:rsidRPr="00860957">
        <w:rPr>
          <w:rFonts w:ascii="Times New Roman" w:hAnsi="Times New Roman" w:cs="Times New Roman"/>
          <w:sz w:val="24"/>
          <w:szCs w:val="24"/>
        </w:rPr>
        <w:t xml:space="preserve">ezullimi i </w:t>
      </w:r>
      <w:r w:rsidR="00AA22C1" w:rsidRPr="00860957">
        <w:rPr>
          <w:rFonts w:ascii="Times New Roman" w:hAnsi="Times New Roman" w:cs="Times New Roman"/>
          <w:sz w:val="24"/>
          <w:szCs w:val="24"/>
        </w:rPr>
        <w:t>çështjes</w:t>
      </w:r>
      <w:r w:rsidR="00243EA8" w:rsidRPr="00860957">
        <w:rPr>
          <w:rFonts w:ascii="Times New Roman" w:hAnsi="Times New Roman" w:cs="Times New Roman"/>
          <w:sz w:val="24"/>
          <w:szCs w:val="24"/>
        </w:rPr>
        <w:t xml:space="preserve"> sipas nenit 326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Kodit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w:t>
      </w:r>
      <w:r w:rsidR="005906E8" w:rsidRPr="00860957">
        <w:rPr>
          <w:rFonts w:ascii="Times New Roman" w:hAnsi="Times New Roman" w:cs="Times New Roman"/>
          <w:sz w:val="24"/>
          <w:szCs w:val="24"/>
        </w:rPr>
        <w:t>r</w:t>
      </w:r>
      <w:r w:rsidR="00243EA8" w:rsidRPr="00860957">
        <w:rPr>
          <w:rFonts w:ascii="Times New Roman" w:hAnsi="Times New Roman" w:cs="Times New Roman"/>
          <w:sz w:val="24"/>
          <w:szCs w:val="24"/>
        </w:rPr>
        <w:t>ocedur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 Penale mund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vendoset kur nuk njihet autori ose kur i pandehuri vuan nga ndonj</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mundje e 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nd</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sh</w:t>
      </w:r>
      <w:r w:rsidR="00AA22C1" w:rsidRPr="00860957">
        <w:rPr>
          <w:rFonts w:ascii="Times New Roman" w:hAnsi="Times New Roman" w:cs="Times New Roman"/>
          <w:sz w:val="24"/>
          <w:szCs w:val="24"/>
        </w:rPr>
        <w:t>ka</w:t>
      </w:r>
      <w:r w:rsidR="00243EA8" w:rsidRPr="00860957">
        <w:rPr>
          <w:rFonts w:ascii="Times New Roman" w:hAnsi="Times New Roman" w:cs="Times New Roman"/>
          <w:sz w:val="24"/>
          <w:szCs w:val="24"/>
        </w:rPr>
        <w:t>qe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cilat nuk kan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qen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pranishme; - Me vendimin e</w:t>
      </w:r>
      <w:r w:rsidR="00AA22C1" w:rsidRPr="00860957">
        <w:rPr>
          <w:rFonts w:ascii="Times New Roman" w:hAnsi="Times New Roman" w:cs="Times New Roman"/>
          <w:sz w:val="24"/>
          <w:szCs w:val="24"/>
        </w:rPr>
        <w:t xml:space="preserve"> </w:t>
      </w:r>
      <w:r w:rsidR="00243EA8" w:rsidRPr="00860957">
        <w:rPr>
          <w:rFonts w:ascii="Times New Roman" w:hAnsi="Times New Roman" w:cs="Times New Roman"/>
          <w:sz w:val="24"/>
          <w:szCs w:val="24"/>
        </w:rPr>
        <w:t>pushimi</w:t>
      </w:r>
      <w:r w:rsidR="000015E4" w:rsidRPr="00860957">
        <w:rPr>
          <w:rFonts w:ascii="Times New Roman" w:hAnsi="Times New Roman" w:cs="Times New Roman"/>
          <w:sz w:val="24"/>
          <w:szCs w:val="24"/>
        </w:rPr>
        <w:t xml:space="preserve">t </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disponuar me kthimin e vlerave t</w:t>
      </w:r>
      <w:r w:rsidR="00770A55"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transaksioneve sipas nenit 275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Kodit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Procedur</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s Penale pasi sekuestro e humbiste fuqin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P</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 vlerat monetare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kthyera p</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 shka</w:t>
      </w:r>
      <w:r w:rsidR="000015E4" w:rsidRPr="00860957">
        <w:rPr>
          <w:rFonts w:ascii="Times New Roman" w:hAnsi="Times New Roman" w:cs="Times New Roman"/>
          <w:sz w:val="24"/>
          <w:szCs w:val="24"/>
        </w:rPr>
        <w:t>k</w:t>
      </w:r>
      <w:r w:rsidR="00243EA8" w:rsidRPr="00860957">
        <w:rPr>
          <w:rFonts w:ascii="Times New Roman" w:hAnsi="Times New Roman" w:cs="Times New Roman"/>
          <w:sz w:val="24"/>
          <w:szCs w:val="24"/>
        </w:rPr>
        <w:t xml:space="preserve"> t</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humbjes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fuqis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s</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w:t>
      </w:r>
      <w:proofErr w:type="spellStart"/>
      <w:r w:rsidR="00243EA8" w:rsidRPr="00860957">
        <w:rPr>
          <w:rFonts w:ascii="Times New Roman" w:hAnsi="Times New Roman" w:cs="Times New Roman"/>
          <w:sz w:val="24"/>
          <w:szCs w:val="24"/>
        </w:rPr>
        <w:t>sekuestros</w:t>
      </w:r>
      <w:proofErr w:type="spellEnd"/>
      <w:r w:rsidR="00243EA8" w:rsidRPr="00860957">
        <w:rPr>
          <w:rFonts w:ascii="Times New Roman" w:hAnsi="Times New Roman" w:cs="Times New Roman"/>
          <w:sz w:val="24"/>
          <w:szCs w:val="24"/>
        </w:rPr>
        <w:t xml:space="preserve"> preventive</w:t>
      </w:r>
      <w:r w:rsidR="00534E42" w:rsidRPr="00860957">
        <w:rPr>
          <w:rFonts w:ascii="Times New Roman" w:hAnsi="Times New Roman" w:cs="Times New Roman"/>
          <w:sz w:val="24"/>
          <w:szCs w:val="24"/>
        </w:rPr>
        <w:t>,</w:t>
      </w:r>
      <w:r w:rsidR="00AA22C1" w:rsidRPr="00860957">
        <w:rPr>
          <w:rFonts w:ascii="Times New Roman" w:hAnsi="Times New Roman" w:cs="Times New Roman"/>
          <w:sz w:val="24"/>
          <w:szCs w:val="24"/>
        </w:rPr>
        <w:t xml:space="preserve"> </w:t>
      </w:r>
      <w:r w:rsidR="00243EA8" w:rsidRPr="00860957">
        <w:rPr>
          <w:rFonts w:ascii="Times New Roman" w:hAnsi="Times New Roman" w:cs="Times New Roman"/>
          <w:sz w:val="24"/>
          <w:szCs w:val="24"/>
        </w:rPr>
        <w:t>n</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w:t>
      </w:r>
      <w:r w:rsidR="005906E8" w:rsidRPr="00860957">
        <w:rPr>
          <w:rFonts w:ascii="Times New Roman" w:hAnsi="Times New Roman" w:cs="Times New Roman"/>
          <w:sz w:val="24"/>
          <w:szCs w:val="24"/>
        </w:rPr>
        <w:t>çdo</w:t>
      </w:r>
      <w:r w:rsidR="00243EA8" w:rsidRPr="00860957">
        <w:rPr>
          <w:rFonts w:ascii="Times New Roman" w:hAnsi="Times New Roman" w:cs="Times New Roman"/>
          <w:sz w:val="24"/>
          <w:szCs w:val="24"/>
        </w:rPr>
        <w:t xml:space="preserve"> koh</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 xml:space="preserve"> mund ti k</w:t>
      </w:r>
      <w:r w:rsidR="00086C96" w:rsidRPr="00860957">
        <w:rPr>
          <w:rFonts w:ascii="Times New Roman" w:hAnsi="Times New Roman" w:cs="Times New Roman"/>
          <w:sz w:val="24"/>
          <w:szCs w:val="24"/>
        </w:rPr>
        <w:t>ë</w:t>
      </w:r>
      <w:r w:rsidR="00243EA8" w:rsidRPr="00860957">
        <w:rPr>
          <w:rFonts w:ascii="Times New Roman" w:hAnsi="Times New Roman" w:cs="Times New Roman"/>
          <w:sz w:val="24"/>
          <w:szCs w:val="24"/>
        </w:rPr>
        <w:t>r</w:t>
      </w:r>
      <w:r w:rsidR="00DD4009" w:rsidRPr="00860957">
        <w:rPr>
          <w:rFonts w:ascii="Times New Roman" w:hAnsi="Times New Roman" w:cs="Times New Roman"/>
          <w:sz w:val="24"/>
          <w:szCs w:val="24"/>
        </w:rPr>
        <w:t>k</w:t>
      </w:r>
      <w:r w:rsidR="00243EA8" w:rsidRPr="00860957">
        <w:rPr>
          <w:rFonts w:ascii="Times New Roman" w:hAnsi="Times New Roman" w:cs="Times New Roman"/>
          <w:sz w:val="24"/>
          <w:szCs w:val="24"/>
        </w:rPr>
        <w:t>ohej</w:t>
      </w:r>
      <w:r w:rsidR="00881460" w:rsidRPr="00860957">
        <w:rPr>
          <w:rFonts w:ascii="Times New Roman" w:hAnsi="Times New Roman" w:cs="Times New Roman"/>
          <w:sz w:val="24"/>
          <w:szCs w:val="24"/>
        </w:rPr>
        <w:t xml:space="preserve"> shtetasit G</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zim </w:t>
      </w:r>
      <w:proofErr w:type="spellStart"/>
      <w:r w:rsidR="00881460" w:rsidRPr="00860957">
        <w:rPr>
          <w:rFonts w:ascii="Times New Roman" w:hAnsi="Times New Roman" w:cs="Times New Roman"/>
          <w:sz w:val="24"/>
          <w:szCs w:val="24"/>
        </w:rPr>
        <w:t>Sallaku</w:t>
      </w:r>
      <w:proofErr w:type="spellEnd"/>
      <w:r w:rsidR="00881460" w:rsidRPr="00860957">
        <w:rPr>
          <w:rFonts w:ascii="Times New Roman" w:hAnsi="Times New Roman" w:cs="Times New Roman"/>
          <w:sz w:val="24"/>
          <w:szCs w:val="24"/>
        </w:rPr>
        <w:t xml:space="preserve"> garanci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shkak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vlerave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tjera monetare 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ai</w:t>
      </w:r>
      <w:r w:rsidR="00DD4009"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ka pasur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DD4009" w:rsidRPr="00860957">
        <w:rPr>
          <w:rFonts w:ascii="Times New Roman" w:hAnsi="Times New Roman" w:cs="Times New Roman"/>
          <w:sz w:val="24"/>
          <w:szCs w:val="24"/>
        </w:rPr>
        <w:t>I</w:t>
      </w:r>
      <w:r w:rsidR="00881460" w:rsidRPr="00860957">
        <w:rPr>
          <w:rFonts w:ascii="Times New Roman" w:hAnsi="Times New Roman" w:cs="Times New Roman"/>
          <w:sz w:val="24"/>
          <w:szCs w:val="24"/>
        </w:rPr>
        <w:t>tali dhe Shqip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ri. </w:t>
      </w:r>
      <w:r w:rsidR="002D14A4"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rgjigje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proofErr w:type="spellStart"/>
      <w:r w:rsidR="00881460" w:rsidRPr="00860957">
        <w:rPr>
          <w:rFonts w:ascii="Times New Roman" w:hAnsi="Times New Roman" w:cs="Times New Roman"/>
          <w:sz w:val="24"/>
          <w:szCs w:val="24"/>
        </w:rPr>
        <w:t>let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rporosive</w:t>
      </w:r>
      <w:proofErr w:type="spellEnd"/>
      <w:r w:rsidR="00881460" w:rsidRPr="00860957">
        <w:rPr>
          <w:rFonts w:ascii="Times New Roman" w:hAnsi="Times New Roman" w:cs="Times New Roman"/>
          <w:sz w:val="24"/>
          <w:szCs w:val="24"/>
        </w:rPr>
        <w:t>, nd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 veprimet e autoriteteve italiane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ajo e pyetjes 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shtetases Ana </w:t>
      </w:r>
      <w:proofErr w:type="spellStart"/>
      <w:r w:rsidR="00881460" w:rsidRPr="00860957">
        <w:rPr>
          <w:rFonts w:ascii="Times New Roman" w:hAnsi="Times New Roman" w:cs="Times New Roman"/>
          <w:sz w:val="24"/>
          <w:szCs w:val="24"/>
        </w:rPr>
        <w:t>Maria</w:t>
      </w:r>
      <w:proofErr w:type="spellEnd"/>
      <w:r w:rsidR="00881460" w:rsidRPr="00860957">
        <w:rPr>
          <w:rFonts w:ascii="Times New Roman" w:hAnsi="Times New Roman" w:cs="Times New Roman"/>
          <w:sz w:val="24"/>
          <w:szCs w:val="24"/>
        </w:rPr>
        <w:t xml:space="preserve"> </w:t>
      </w:r>
      <w:proofErr w:type="spellStart"/>
      <w:r w:rsidR="00881460" w:rsidRPr="00860957">
        <w:rPr>
          <w:rFonts w:ascii="Times New Roman" w:hAnsi="Times New Roman" w:cs="Times New Roman"/>
          <w:sz w:val="24"/>
          <w:szCs w:val="24"/>
        </w:rPr>
        <w:t>Poiatti</w:t>
      </w:r>
      <w:proofErr w:type="spellEnd"/>
      <w:r w:rsidR="00881460" w:rsidRPr="00860957">
        <w:rPr>
          <w:rFonts w:ascii="Times New Roman" w:hAnsi="Times New Roman" w:cs="Times New Roman"/>
          <w:sz w:val="24"/>
          <w:szCs w:val="24"/>
        </w:rPr>
        <w:t>, e cila ka pranuar faktin se parat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rguara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Shqip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ri</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G</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zim </w:t>
      </w:r>
      <w:proofErr w:type="spellStart"/>
      <w:r w:rsidR="00881460" w:rsidRPr="00860957">
        <w:rPr>
          <w:rFonts w:ascii="Times New Roman" w:hAnsi="Times New Roman" w:cs="Times New Roman"/>
          <w:sz w:val="24"/>
          <w:szCs w:val="24"/>
        </w:rPr>
        <w:t>Sallaku</w:t>
      </w:r>
      <w:proofErr w:type="spellEnd"/>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jan</w:t>
      </w:r>
      <w:r w:rsidR="00086C96" w:rsidRPr="00860957">
        <w:rPr>
          <w:rFonts w:ascii="Times New Roman" w:hAnsi="Times New Roman" w:cs="Times New Roman"/>
          <w:sz w:val="24"/>
          <w:szCs w:val="24"/>
        </w:rPr>
        <w:t>ë</w:t>
      </w:r>
      <w:r w:rsidR="00DD4009"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sajat dhe ato e kan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w:t>
      </w:r>
      <w:r w:rsidR="00DD4009" w:rsidRPr="00860957">
        <w:rPr>
          <w:rFonts w:ascii="Times New Roman" w:hAnsi="Times New Roman" w:cs="Times New Roman"/>
          <w:sz w:val="24"/>
          <w:szCs w:val="24"/>
        </w:rPr>
        <w:t>a</w:t>
      </w:r>
      <w:r w:rsidR="00881460" w:rsidRPr="00860957">
        <w:rPr>
          <w:rFonts w:ascii="Times New Roman" w:hAnsi="Times New Roman" w:cs="Times New Roman"/>
          <w:sz w:val="24"/>
          <w:szCs w:val="24"/>
        </w:rPr>
        <w:t>sur burimin nga shitja e pasurive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pa</w:t>
      </w:r>
      <w:r w:rsidR="00AA22C1" w:rsidRPr="00860957">
        <w:rPr>
          <w:rFonts w:ascii="Times New Roman" w:hAnsi="Times New Roman" w:cs="Times New Roman"/>
          <w:sz w:val="24"/>
          <w:szCs w:val="24"/>
        </w:rPr>
        <w:t>l</w:t>
      </w:r>
      <w:r w:rsidR="00881460" w:rsidRPr="00860957">
        <w:rPr>
          <w:rFonts w:ascii="Times New Roman" w:hAnsi="Times New Roman" w:cs="Times New Roman"/>
          <w:sz w:val="24"/>
          <w:szCs w:val="24"/>
        </w:rPr>
        <w:t>u</w:t>
      </w:r>
      <w:r w:rsidR="00AA22C1" w:rsidRPr="00860957">
        <w:rPr>
          <w:rFonts w:ascii="Times New Roman" w:hAnsi="Times New Roman" w:cs="Times New Roman"/>
          <w:sz w:val="24"/>
          <w:szCs w:val="24"/>
        </w:rPr>
        <w:t>a</w:t>
      </w:r>
      <w:r w:rsidR="00881460" w:rsidRPr="00860957">
        <w:rPr>
          <w:rFonts w:ascii="Times New Roman" w:hAnsi="Times New Roman" w:cs="Times New Roman"/>
          <w:sz w:val="24"/>
          <w:szCs w:val="24"/>
        </w:rPr>
        <w:t xml:space="preserve">jtshme; - </w:t>
      </w:r>
      <w:r w:rsidR="00AF61BF" w:rsidRPr="00860957">
        <w:rPr>
          <w:rFonts w:ascii="Times New Roman" w:hAnsi="Times New Roman" w:cs="Times New Roman"/>
          <w:sz w:val="24"/>
          <w:szCs w:val="24"/>
        </w:rPr>
        <w:t>H</w:t>
      </w:r>
      <w:r w:rsidR="00881460" w:rsidRPr="00860957">
        <w:rPr>
          <w:rFonts w:ascii="Times New Roman" w:hAnsi="Times New Roman" w:cs="Times New Roman"/>
          <w:sz w:val="24"/>
          <w:szCs w:val="24"/>
        </w:rPr>
        <w:t>etimet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lidhje me procedimi</w:t>
      </w:r>
      <w:r w:rsidR="00AF61BF" w:rsidRPr="00860957">
        <w:rPr>
          <w:rFonts w:ascii="Times New Roman" w:hAnsi="Times New Roman" w:cs="Times New Roman"/>
          <w:sz w:val="24"/>
          <w:szCs w:val="24"/>
        </w:rPr>
        <w:t>n</w:t>
      </w:r>
      <w:r w:rsidR="00881460" w:rsidRPr="00860957">
        <w:rPr>
          <w:rFonts w:ascii="Times New Roman" w:hAnsi="Times New Roman" w:cs="Times New Roman"/>
          <w:sz w:val="24"/>
          <w:szCs w:val="24"/>
        </w:rPr>
        <w:t xml:space="preserve"> penal nr</w:t>
      </w:r>
      <w:r w:rsidR="000015E4"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1467/2014, edhe pse ka kaluar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koh</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relativisht e gjat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shum</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se 8 vjet)</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vazhdojn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akoma, nd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rkoh</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ai nuk ka kryer veprime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lidhje me k</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çë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j</w:t>
      </w:r>
      <w:r w:rsidR="00881460" w:rsidRPr="00860957">
        <w:rPr>
          <w:rFonts w:ascii="Times New Roman" w:hAnsi="Times New Roman" w:cs="Times New Roman"/>
          <w:sz w:val="24"/>
          <w:szCs w:val="24"/>
        </w:rPr>
        <w:t>e</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prej muajit </w:t>
      </w:r>
      <w:r w:rsidR="000015E4" w:rsidRPr="00860957">
        <w:rPr>
          <w:rFonts w:ascii="Times New Roman" w:hAnsi="Times New Roman" w:cs="Times New Roman"/>
          <w:sz w:val="24"/>
          <w:szCs w:val="24"/>
        </w:rPr>
        <w:t>g</w:t>
      </w:r>
      <w:r w:rsidR="00881460" w:rsidRPr="00860957">
        <w:rPr>
          <w:rFonts w:ascii="Times New Roman" w:hAnsi="Times New Roman" w:cs="Times New Roman"/>
          <w:sz w:val="24"/>
          <w:szCs w:val="24"/>
        </w:rPr>
        <w:t>usht 2014;</w:t>
      </w:r>
      <w:r w:rsidR="005906E8"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Shkresa e Prokuroris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pran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Gjykat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 s</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Rrethit </w:t>
      </w:r>
      <w:r w:rsidR="005906E8" w:rsidRPr="00860957">
        <w:rPr>
          <w:rFonts w:ascii="Times New Roman" w:hAnsi="Times New Roman" w:cs="Times New Roman"/>
          <w:sz w:val="24"/>
          <w:szCs w:val="24"/>
        </w:rPr>
        <w:t>G</w:t>
      </w:r>
      <w:r w:rsidR="00881460" w:rsidRPr="00860957">
        <w:rPr>
          <w:rFonts w:ascii="Times New Roman" w:hAnsi="Times New Roman" w:cs="Times New Roman"/>
          <w:sz w:val="24"/>
          <w:szCs w:val="24"/>
        </w:rPr>
        <w:t>jyq</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sor Shkod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konfirmon</w:t>
      </w:r>
      <w:r w:rsidR="000015E4" w:rsidRPr="00860957">
        <w:rPr>
          <w:rFonts w:ascii="Times New Roman" w:hAnsi="Times New Roman" w:cs="Times New Roman"/>
          <w:sz w:val="24"/>
          <w:szCs w:val="24"/>
        </w:rPr>
        <w:t xml:space="preserve"> se </w:t>
      </w:r>
      <w:r w:rsidR="00881460" w:rsidRPr="00860957">
        <w:rPr>
          <w:rFonts w:ascii="Times New Roman" w:hAnsi="Times New Roman" w:cs="Times New Roman"/>
          <w:sz w:val="24"/>
          <w:szCs w:val="24"/>
        </w:rPr>
        <w:t>praktik</w:t>
      </w:r>
      <w:r w:rsidR="000015E4" w:rsidRPr="00860957">
        <w:rPr>
          <w:rFonts w:ascii="Times New Roman" w:hAnsi="Times New Roman" w:cs="Times New Roman"/>
          <w:sz w:val="24"/>
          <w:szCs w:val="24"/>
        </w:rPr>
        <w:t xml:space="preserve">a </w:t>
      </w:r>
      <w:r w:rsidR="00881460" w:rsidRPr="00860957">
        <w:rPr>
          <w:rFonts w:ascii="Times New Roman" w:hAnsi="Times New Roman" w:cs="Times New Roman"/>
          <w:sz w:val="24"/>
          <w:szCs w:val="24"/>
        </w:rPr>
        <w:t xml:space="preserve">e ndjekur prej tij </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sht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e nj</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jt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me </w:t>
      </w:r>
      <w:r w:rsidR="00881460" w:rsidRPr="00860957">
        <w:rPr>
          <w:rFonts w:ascii="Times New Roman" w:hAnsi="Times New Roman" w:cs="Times New Roman"/>
          <w:sz w:val="24"/>
          <w:szCs w:val="24"/>
        </w:rPr>
        <w:t>raste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015E4" w:rsidRPr="00860957">
        <w:rPr>
          <w:rFonts w:ascii="Times New Roman" w:hAnsi="Times New Roman" w:cs="Times New Roman"/>
          <w:sz w:val="24"/>
          <w:szCs w:val="24"/>
        </w:rPr>
        <w:t>tjera 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 xml:space="preserve"> hetimeve me </w:t>
      </w:r>
      <w:proofErr w:type="spellStart"/>
      <w:r w:rsidR="000015E4" w:rsidRPr="00860957">
        <w:rPr>
          <w:rFonts w:ascii="Times New Roman" w:hAnsi="Times New Roman" w:cs="Times New Roman"/>
          <w:sz w:val="24"/>
          <w:szCs w:val="24"/>
        </w:rPr>
        <w:t>let</w:t>
      </w:r>
      <w:r w:rsidR="00770A55" w:rsidRPr="00860957">
        <w:rPr>
          <w:rFonts w:ascii="Times New Roman" w:hAnsi="Times New Roman" w:cs="Times New Roman"/>
          <w:sz w:val="24"/>
          <w:szCs w:val="24"/>
        </w:rPr>
        <w:t>ë</w:t>
      </w:r>
      <w:r w:rsidR="000015E4" w:rsidRPr="00860957">
        <w:rPr>
          <w:rFonts w:ascii="Times New Roman" w:hAnsi="Times New Roman" w:cs="Times New Roman"/>
          <w:sz w:val="24"/>
          <w:szCs w:val="24"/>
        </w:rPr>
        <w:t>rporosi</w:t>
      </w:r>
      <w:proofErr w:type="spellEnd"/>
      <w:r w:rsidR="000015E4"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dhe Komisioni nuk mund</w:t>
      </w:r>
      <w:r w:rsidR="00086C96" w:rsidRPr="00860957">
        <w:rPr>
          <w:rFonts w:ascii="Times New Roman" w:hAnsi="Times New Roman" w:cs="Times New Roman"/>
          <w:sz w:val="24"/>
          <w:szCs w:val="24"/>
        </w:rPr>
        <w:t xml:space="preserve"> </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n</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dyshim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akt zyrtar me fuqi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plot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provuese. Kjo shkres</w:t>
      </w:r>
      <w:r w:rsidR="00086C96" w:rsidRPr="00860957">
        <w:rPr>
          <w:rFonts w:ascii="Times New Roman" w:hAnsi="Times New Roman" w:cs="Times New Roman"/>
          <w:sz w:val="24"/>
          <w:szCs w:val="24"/>
        </w:rPr>
        <w:t>ë</w:t>
      </w:r>
      <w:r w:rsidR="002D14A4" w:rsidRPr="00860957">
        <w:rPr>
          <w:rFonts w:ascii="Times New Roman" w:hAnsi="Times New Roman" w:cs="Times New Roman"/>
          <w:sz w:val="24"/>
          <w:szCs w:val="24"/>
        </w:rPr>
        <w:t>, sipas tij</w:t>
      </w:r>
      <w:r w:rsidR="00F16ADD"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mja</w:t>
      </w:r>
      <w:r w:rsidR="00086C96" w:rsidRPr="00860957">
        <w:rPr>
          <w:rFonts w:ascii="Times New Roman" w:hAnsi="Times New Roman" w:cs="Times New Roman"/>
          <w:sz w:val="24"/>
          <w:szCs w:val="24"/>
        </w:rPr>
        <w:t>ft</w:t>
      </w:r>
      <w:r w:rsidR="00881460" w:rsidRPr="00860957">
        <w:rPr>
          <w:rFonts w:ascii="Times New Roman" w:hAnsi="Times New Roman" w:cs="Times New Roman"/>
          <w:sz w:val="24"/>
          <w:szCs w:val="24"/>
        </w:rPr>
        <w:t>ueshme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v</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rtetuar faktin se</w:t>
      </w:r>
      <w:r w:rsidR="00EC3F26" w:rsidRPr="00860957">
        <w:rPr>
          <w:rFonts w:ascii="Times New Roman" w:hAnsi="Times New Roman" w:cs="Times New Roman"/>
          <w:sz w:val="24"/>
          <w:szCs w:val="24"/>
        </w:rPr>
        <w:t>,</w:t>
      </w:r>
      <w:r w:rsidR="00881460" w:rsidRPr="00860957">
        <w:rPr>
          <w:rFonts w:ascii="Times New Roman" w:hAnsi="Times New Roman" w:cs="Times New Roman"/>
          <w:sz w:val="24"/>
          <w:szCs w:val="24"/>
        </w:rPr>
        <w:t xml:space="preserve"> praktika e ndjekur nga </w:t>
      </w:r>
      <w:r w:rsidR="00086C96" w:rsidRPr="00860957">
        <w:rPr>
          <w:rFonts w:ascii="Times New Roman" w:hAnsi="Times New Roman" w:cs="Times New Roman"/>
          <w:sz w:val="24"/>
          <w:szCs w:val="24"/>
        </w:rPr>
        <w:t>P</w:t>
      </w:r>
      <w:r w:rsidR="00881460" w:rsidRPr="00860957">
        <w:rPr>
          <w:rFonts w:ascii="Times New Roman" w:hAnsi="Times New Roman" w:cs="Times New Roman"/>
          <w:sz w:val="24"/>
          <w:szCs w:val="24"/>
        </w:rPr>
        <w:t xml:space="preserve">rokuroria </w:t>
      </w:r>
      <w:r w:rsidR="00086C96" w:rsidRPr="00860957">
        <w:rPr>
          <w:rFonts w:ascii="Times New Roman" w:hAnsi="Times New Roman" w:cs="Times New Roman"/>
          <w:sz w:val="24"/>
          <w:szCs w:val="24"/>
        </w:rPr>
        <w:t>pran</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 Gjykat</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s s</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 Rrethit Gjyq</w:t>
      </w:r>
      <w:r w:rsidR="00770A55" w:rsidRPr="00860957">
        <w:rPr>
          <w:rFonts w:ascii="Times New Roman" w:hAnsi="Times New Roman" w:cs="Times New Roman"/>
          <w:sz w:val="24"/>
          <w:szCs w:val="24"/>
        </w:rPr>
        <w:t>ë</w:t>
      </w:r>
      <w:r w:rsidR="00086C96" w:rsidRPr="00860957">
        <w:rPr>
          <w:rFonts w:ascii="Times New Roman" w:hAnsi="Times New Roman" w:cs="Times New Roman"/>
          <w:sz w:val="24"/>
          <w:szCs w:val="24"/>
        </w:rPr>
        <w:t xml:space="preserve">sor </w:t>
      </w:r>
      <w:r w:rsidR="00881460" w:rsidRPr="00860957">
        <w:rPr>
          <w:rFonts w:ascii="Times New Roman" w:hAnsi="Times New Roman" w:cs="Times New Roman"/>
          <w:sz w:val="24"/>
          <w:szCs w:val="24"/>
        </w:rPr>
        <w:t>Shkod</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r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e nj</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jt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w:t>
      </w:r>
      <w:r w:rsidR="00086C96" w:rsidRPr="00860957">
        <w:rPr>
          <w:rFonts w:ascii="Times New Roman" w:hAnsi="Times New Roman" w:cs="Times New Roman"/>
          <w:sz w:val="24"/>
          <w:szCs w:val="24"/>
        </w:rPr>
        <w:t>me</w:t>
      </w:r>
      <w:r w:rsidR="00881460" w:rsidRPr="00860957">
        <w:rPr>
          <w:rFonts w:ascii="Times New Roman" w:hAnsi="Times New Roman" w:cs="Times New Roman"/>
          <w:sz w:val="24"/>
          <w:szCs w:val="24"/>
        </w:rPr>
        <w:t xml:space="preserve"> raste 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ngjashme dhe p</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r k</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arsye konkluzioni i Komisionit </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sht</w:t>
      </w:r>
      <w:r w:rsidR="00086C96" w:rsidRPr="00860957">
        <w:rPr>
          <w:rFonts w:ascii="Times New Roman" w:hAnsi="Times New Roman" w:cs="Times New Roman"/>
          <w:sz w:val="24"/>
          <w:szCs w:val="24"/>
        </w:rPr>
        <w:t>ë</w:t>
      </w:r>
      <w:r w:rsidR="00881460" w:rsidRPr="00860957">
        <w:rPr>
          <w:rFonts w:ascii="Times New Roman" w:hAnsi="Times New Roman" w:cs="Times New Roman"/>
          <w:sz w:val="24"/>
          <w:szCs w:val="24"/>
        </w:rPr>
        <w:t xml:space="preserve"> i gabuar</w:t>
      </w:r>
      <w:r w:rsidR="00DE4488" w:rsidRPr="00860957">
        <w:rPr>
          <w:rFonts w:ascii="Times New Roman" w:hAnsi="Times New Roman" w:cs="Times New Roman"/>
          <w:sz w:val="24"/>
          <w:szCs w:val="24"/>
        </w:rPr>
        <w:t xml:space="preserve">; - </w:t>
      </w:r>
      <w:r w:rsidR="002D14A4" w:rsidRPr="00860957">
        <w:rPr>
          <w:rFonts w:ascii="Times New Roman" w:hAnsi="Times New Roman" w:cs="Times New Roman"/>
          <w:sz w:val="24"/>
          <w:szCs w:val="24"/>
        </w:rPr>
        <w:t xml:space="preserve">E </w:t>
      </w:r>
      <w:r w:rsidR="00DE4488" w:rsidRPr="00860957">
        <w:rPr>
          <w:rFonts w:ascii="Times New Roman" w:hAnsi="Times New Roman" w:cs="Times New Roman"/>
          <w:sz w:val="24"/>
          <w:szCs w:val="24"/>
        </w:rPr>
        <w:t>nj</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jta praktik</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pune evidentohet edhe n</w:t>
      </w:r>
      <w:r w:rsidR="00CA57A0"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rastin </w:t>
      </w:r>
      <w:proofErr w:type="spellStart"/>
      <w:r w:rsidR="00DE4488" w:rsidRPr="00860957">
        <w:rPr>
          <w:rFonts w:ascii="Times New Roman" w:hAnsi="Times New Roman" w:cs="Times New Roman"/>
          <w:sz w:val="24"/>
          <w:szCs w:val="24"/>
        </w:rPr>
        <w:t>Nd</w:t>
      </w:r>
      <w:r w:rsidR="000C7CD0" w:rsidRPr="00860957">
        <w:rPr>
          <w:rFonts w:ascii="Times New Roman" w:hAnsi="Times New Roman" w:cs="Times New Roman"/>
          <w:sz w:val="24"/>
          <w:szCs w:val="24"/>
        </w:rPr>
        <w:t>e</w:t>
      </w:r>
      <w:r w:rsidR="00DE4488" w:rsidRPr="00860957">
        <w:rPr>
          <w:rFonts w:ascii="Times New Roman" w:hAnsi="Times New Roman" w:cs="Times New Roman"/>
          <w:sz w:val="24"/>
          <w:szCs w:val="24"/>
        </w:rPr>
        <w:t>rlita</w:t>
      </w:r>
      <w:proofErr w:type="spellEnd"/>
      <w:r w:rsidR="00AF61BF" w:rsidRPr="00860957">
        <w:rPr>
          <w:rFonts w:ascii="Times New Roman" w:hAnsi="Times New Roman" w:cs="Times New Roman"/>
          <w:sz w:val="24"/>
          <w:szCs w:val="24"/>
        </w:rPr>
        <w:t>,</w:t>
      </w:r>
      <w:r w:rsidR="00DE4488" w:rsidRPr="00860957">
        <w:rPr>
          <w:rFonts w:ascii="Times New Roman" w:hAnsi="Times New Roman" w:cs="Times New Roman"/>
          <w:sz w:val="24"/>
          <w:szCs w:val="24"/>
        </w:rPr>
        <w:t xml:space="preserve"> ku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dosjen e procedimit penal ka pasur </w:t>
      </w:r>
      <w:r w:rsidR="00EC3F26" w:rsidRPr="00860957">
        <w:rPr>
          <w:rFonts w:ascii="Times New Roman" w:hAnsi="Times New Roman" w:cs="Times New Roman"/>
          <w:sz w:val="24"/>
          <w:szCs w:val="24"/>
        </w:rPr>
        <w:t>4</w:t>
      </w:r>
      <w:r w:rsidR="00DE4488" w:rsidRPr="00860957">
        <w:rPr>
          <w:rFonts w:ascii="Times New Roman" w:hAnsi="Times New Roman" w:cs="Times New Roman"/>
          <w:sz w:val="24"/>
          <w:szCs w:val="24"/>
        </w:rPr>
        <w:t xml:space="preserve"> vendime pushimi,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cilat jan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marr</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baz</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nenit 328/1 germa “dh”,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Kodit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Procedur</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s Penale, 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pritje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w:t>
      </w:r>
      <w:proofErr w:type="spellStart"/>
      <w:r w:rsidR="00DE4488" w:rsidRPr="00860957">
        <w:rPr>
          <w:rFonts w:ascii="Times New Roman" w:hAnsi="Times New Roman" w:cs="Times New Roman"/>
          <w:sz w:val="24"/>
          <w:szCs w:val="24"/>
        </w:rPr>
        <w:t>let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rporosive</w:t>
      </w:r>
      <w:proofErr w:type="spellEnd"/>
      <w:r w:rsidR="00DE4488" w:rsidRPr="00860957">
        <w:rPr>
          <w:rFonts w:ascii="Times New Roman" w:hAnsi="Times New Roman" w:cs="Times New Roman"/>
          <w:sz w:val="24"/>
          <w:szCs w:val="24"/>
        </w:rPr>
        <w:t>, vendime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cilat jan</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miratuar nga tre drejtues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ndrysh</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m t</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Prokuroris</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Shkod</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r</w:t>
      </w:r>
      <w:r w:rsidR="00F16ADD" w:rsidRPr="00860957">
        <w:rPr>
          <w:rFonts w:ascii="Times New Roman" w:hAnsi="Times New Roman" w:cs="Times New Roman"/>
          <w:sz w:val="24"/>
          <w:szCs w:val="24"/>
        </w:rPr>
        <w:t>,</w:t>
      </w:r>
      <w:r w:rsidR="00DE4488" w:rsidRPr="00860957">
        <w:rPr>
          <w:rFonts w:ascii="Times New Roman" w:hAnsi="Times New Roman" w:cs="Times New Roman"/>
          <w:sz w:val="24"/>
          <w:szCs w:val="24"/>
        </w:rPr>
        <w:t xml:space="preserve"> fakt q</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 xml:space="preserve"> </w:t>
      </w:r>
      <w:r w:rsidR="00F16ADD" w:rsidRPr="00860957">
        <w:rPr>
          <w:rFonts w:ascii="Times New Roman" w:hAnsi="Times New Roman" w:cs="Times New Roman"/>
          <w:sz w:val="24"/>
          <w:szCs w:val="24"/>
        </w:rPr>
        <w:t>konfirmon</w:t>
      </w:r>
      <w:r w:rsidR="00DE4488" w:rsidRPr="00860957">
        <w:rPr>
          <w:rFonts w:ascii="Times New Roman" w:hAnsi="Times New Roman" w:cs="Times New Roman"/>
          <w:sz w:val="24"/>
          <w:szCs w:val="24"/>
        </w:rPr>
        <w:t xml:space="preserve"> ekzistenc</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n e k</w:t>
      </w:r>
      <w:r w:rsidR="00770A55" w:rsidRPr="00860957">
        <w:rPr>
          <w:rFonts w:ascii="Times New Roman" w:hAnsi="Times New Roman" w:cs="Times New Roman"/>
          <w:sz w:val="24"/>
          <w:szCs w:val="24"/>
        </w:rPr>
        <w:t>ë</w:t>
      </w:r>
      <w:r w:rsidR="00DE4488" w:rsidRPr="00860957">
        <w:rPr>
          <w:rFonts w:ascii="Times New Roman" w:hAnsi="Times New Roman" w:cs="Times New Roman"/>
          <w:sz w:val="24"/>
          <w:szCs w:val="24"/>
        </w:rPr>
        <w:t>saj praktike</w:t>
      </w:r>
      <w:r w:rsidR="00770A55" w:rsidRPr="00860957">
        <w:rPr>
          <w:rFonts w:ascii="Times New Roman" w:hAnsi="Times New Roman" w:cs="Times New Roman"/>
          <w:sz w:val="24"/>
          <w:szCs w:val="24"/>
        </w:rPr>
        <w:t>; -</w:t>
      </w:r>
      <w:r w:rsidR="002D14A4" w:rsidRPr="00860957">
        <w:rPr>
          <w:rFonts w:ascii="Times New Roman" w:hAnsi="Times New Roman" w:cs="Times New Roman"/>
          <w:sz w:val="24"/>
          <w:szCs w:val="24"/>
        </w:rPr>
        <w:t xml:space="preserve"> K</w:t>
      </w:r>
      <w:r w:rsidR="00770A55" w:rsidRPr="00860957">
        <w:rPr>
          <w:rFonts w:ascii="Times New Roman" w:hAnsi="Times New Roman" w:cs="Times New Roman"/>
          <w:sz w:val="24"/>
          <w:szCs w:val="24"/>
        </w:rPr>
        <w:t xml:space="preserve">jo praktikë evidentohet edhe në shkresën nr. 1305/3, datë 04.03.2016 të Drejtorisë </w:t>
      </w:r>
      <w:proofErr w:type="spellStart"/>
      <w:r w:rsidR="00770A55" w:rsidRPr="00860957">
        <w:rPr>
          <w:rFonts w:ascii="Times New Roman" w:hAnsi="Times New Roman" w:cs="Times New Roman"/>
          <w:sz w:val="24"/>
          <w:szCs w:val="24"/>
        </w:rPr>
        <w:t>Task</w:t>
      </w:r>
      <w:proofErr w:type="spellEnd"/>
      <w:r w:rsidR="00770A55" w:rsidRPr="00860957">
        <w:rPr>
          <w:rFonts w:ascii="Times New Roman" w:hAnsi="Times New Roman" w:cs="Times New Roman"/>
          <w:sz w:val="24"/>
          <w:szCs w:val="24"/>
        </w:rPr>
        <w:t xml:space="preserve"> Forcë në Prokurorinë e Përgjithshme, e cila</w:t>
      </w:r>
      <w:r w:rsidR="002D14A4" w:rsidRPr="00860957">
        <w:rPr>
          <w:rFonts w:ascii="Times New Roman" w:hAnsi="Times New Roman" w:cs="Times New Roman"/>
          <w:sz w:val="24"/>
          <w:szCs w:val="24"/>
        </w:rPr>
        <w:t>,</w:t>
      </w:r>
      <w:r w:rsidR="00770A55" w:rsidRPr="00860957">
        <w:rPr>
          <w:rFonts w:ascii="Times New Roman" w:hAnsi="Times New Roman" w:cs="Times New Roman"/>
          <w:sz w:val="24"/>
          <w:szCs w:val="24"/>
        </w:rPr>
        <w:t xml:space="preserve"> pasi ka shqyrtuar ankimin e paraqitur nga DPPPP, sipas rregullimit ligjor të parashikuar nga neni 24/5 i Kodit të Procedurës Penale nuk e ka cenuar vendimin e pushimit duke e gjetur atë të drejtë e të bazuar; -</w:t>
      </w:r>
      <w:r w:rsidR="002D14A4" w:rsidRPr="00860957">
        <w:rPr>
          <w:rFonts w:ascii="Times New Roman" w:hAnsi="Times New Roman" w:cs="Times New Roman"/>
          <w:sz w:val="24"/>
          <w:szCs w:val="24"/>
        </w:rPr>
        <w:t xml:space="preserve"> </w:t>
      </w:r>
      <w:r w:rsidR="000D2883" w:rsidRPr="00860957">
        <w:rPr>
          <w:rFonts w:ascii="Times New Roman" w:hAnsi="Times New Roman" w:cs="Times New Roman"/>
          <w:sz w:val="24"/>
          <w:szCs w:val="24"/>
        </w:rPr>
        <w:t>Bazuar 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parashikimet kushtetuese si dhe 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jurisprudenc</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n e Kolegjit</w:t>
      </w:r>
      <w:r w:rsidR="00EC3F26" w:rsidRPr="00860957">
        <w:rPr>
          <w:rFonts w:ascii="Times New Roman" w:hAnsi="Times New Roman" w:cs="Times New Roman"/>
          <w:sz w:val="24"/>
          <w:szCs w:val="24"/>
        </w:rPr>
        <w:t>,</w:t>
      </w:r>
      <w:r w:rsidR="000D2883" w:rsidRPr="00860957">
        <w:rPr>
          <w:rFonts w:ascii="Times New Roman" w:hAnsi="Times New Roman" w:cs="Times New Roman"/>
          <w:sz w:val="24"/>
          <w:szCs w:val="24"/>
        </w:rPr>
        <w:t xml:space="preserve"> i</w:t>
      </w:r>
      <w:r w:rsidR="00770A55" w:rsidRPr="00860957">
        <w:rPr>
          <w:rFonts w:ascii="Times New Roman" w:hAnsi="Times New Roman" w:cs="Times New Roman"/>
          <w:sz w:val="24"/>
          <w:szCs w:val="24"/>
        </w:rPr>
        <w:t>nstitucionet</w:t>
      </w:r>
      <w:r w:rsidR="000D2883" w:rsidRPr="00860957">
        <w:rPr>
          <w:rFonts w:ascii="Times New Roman" w:hAnsi="Times New Roman" w:cs="Times New Roman"/>
          <w:sz w:val="24"/>
          <w:szCs w:val="24"/>
        </w:rPr>
        <w:t xml:space="preserve"> e</w:t>
      </w:r>
      <w:r w:rsidR="00770A55" w:rsidRPr="00860957">
        <w:rPr>
          <w:rFonts w:ascii="Times New Roman" w:hAnsi="Times New Roman" w:cs="Times New Roman"/>
          <w:sz w:val="24"/>
          <w:szCs w:val="24"/>
        </w:rPr>
        <w:t xml:space="preserve"> rivler</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simit nuk kan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juridiksion t</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marrin 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vler</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sim </w:t>
      </w:r>
      <w:r w:rsidR="000D2883" w:rsidRPr="00860957">
        <w:rPr>
          <w:rFonts w:ascii="Times New Roman" w:hAnsi="Times New Roman" w:cs="Times New Roman"/>
          <w:sz w:val="24"/>
          <w:szCs w:val="24"/>
        </w:rPr>
        <w:t>çështje</w:t>
      </w:r>
      <w:r w:rsidR="00770A55" w:rsidRPr="00860957">
        <w:rPr>
          <w:rFonts w:ascii="Times New Roman" w:hAnsi="Times New Roman" w:cs="Times New Roman"/>
          <w:sz w:val="24"/>
          <w:szCs w:val="24"/>
        </w:rPr>
        <w:t xml:space="preserve"> t</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cilat </w:t>
      </w:r>
      <w:r w:rsidR="00770A55" w:rsidRPr="00860957">
        <w:rPr>
          <w:rFonts w:ascii="Times New Roman" w:hAnsi="Times New Roman" w:cs="Times New Roman"/>
          <w:sz w:val="24"/>
          <w:szCs w:val="24"/>
        </w:rPr>
        <w:lastRenderedPageBreak/>
        <w:t>jan</w:t>
      </w:r>
      <w:r w:rsidR="00AF61BF" w:rsidRPr="00860957">
        <w:rPr>
          <w:rFonts w:ascii="Times New Roman" w:hAnsi="Times New Roman" w:cs="Times New Roman"/>
          <w:sz w:val="24"/>
          <w:szCs w:val="24"/>
        </w:rPr>
        <w:t>ë</w:t>
      </w:r>
      <w:r w:rsidR="00770A55" w:rsidRPr="00860957">
        <w:rPr>
          <w:rFonts w:ascii="Times New Roman" w:hAnsi="Times New Roman" w:cs="Times New Roman"/>
          <w:sz w:val="24"/>
          <w:szCs w:val="24"/>
        </w:rPr>
        <w:t xml:space="preserve"> ende </w:t>
      </w:r>
      <w:r w:rsidR="000D2883" w:rsidRPr="00860957">
        <w:rPr>
          <w:rFonts w:ascii="Times New Roman" w:hAnsi="Times New Roman" w:cs="Times New Roman"/>
          <w:sz w:val="24"/>
          <w:szCs w:val="24"/>
        </w:rPr>
        <w:t>n</w:t>
      </w:r>
      <w:r w:rsidR="00AF61BF" w:rsidRPr="00860957">
        <w:rPr>
          <w:rFonts w:ascii="Times New Roman" w:hAnsi="Times New Roman" w:cs="Times New Roman"/>
          <w:sz w:val="24"/>
          <w:szCs w:val="24"/>
        </w:rPr>
        <w:t>ë</w:t>
      </w:r>
      <w:r w:rsidR="000D2883" w:rsidRPr="00860957">
        <w:rPr>
          <w:rFonts w:ascii="Times New Roman" w:hAnsi="Times New Roman" w:cs="Times New Roman"/>
          <w:sz w:val="24"/>
          <w:szCs w:val="24"/>
        </w:rPr>
        <w:t xml:space="preserve"> hetim</w:t>
      </w:r>
      <w:r w:rsidR="000D2883" w:rsidRPr="00860957">
        <w:rPr>
          <w:rStyle w:val="FootnoteReference"/>
          <w:rFonts w:ascii="Times New Roman" w:hAnsi="Times New Roman" w:cs="Times New Roman"/>
          <w:sz w:val="24"/>
          <w:szCs w:val="24"/>
        </w:rPr>
        <w:footnoteReference w:id="28"/>
      </w:r>
      <w:r w:rsidR="009E4051" w:rsidRPr="00860957">
        <w:rPr>
          <w:rFonts w:ascii="Times New Roman" w:hAnsi="Times New Roman" w:cs="Times New Roman"/>
          <w:sz w:val="24"/>
          <w:szCs w:val="24"/>
        </w:rPr>
        <w:t xml:space="preserve"> apo t</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cilat i takojn</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juridiksionit kontrollues e vler</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sues t</w:t>
      </w:r>
      <w:r w:rsidR="00AF61BF" w:rsidRPr="00860957">
        <w:rPr>
          <w:rFonts w:ascii="Times New Roman" w:hAnsi="Times New Roman" w:cs="Times New Roman"/>
          <w:sz w:val="24"/>
          <w:szCs w:val="24"/>
        </w:rPr>
        <w:t>ë</w:t>
      </w:r>
      <w:r w:rsidR="009E4051" w:rsidRPr="00860957">
        <w:rPr>
          <w:rFonts w:ascii="Times New Roman" w:hAnsi="Times New Roman" w:cs="Times New Roman"/>
          <w:sz w:val="24"/>
          <w:szCs w:val="24"/>
        </w:rPr>
        <w:t xml:space="preserve"> ILD dhe KLP</w:t>
      </w:r>
      <w:r w:rsidR="009E4051" w:rsidRPr="00860957">
        <w:rPr>
          <w:rStyle w:val="FootnoteReference"/>
          <w:rFonts w:ascii="Times New Roman" w:hAnsi="Times New Roman" w:cs="Times New Roman"/>
          <w:sz w:val="24"/>
          <w:szCs w:val="24"/>
        </w:rPr>
        <w:footnoteReference w:id="29"/>
      </w:r>
      <w:r w:rsidR="009E4051" w:rsidRPr="00860957">
        <w:rPr>
          <w:rFonts w:ascii="Times New Roman" w:hAnsi="Times New Roman" w:cs="Times New Roman"/>
          <w:sz w:val="24"/>
          <w:szCs w:val="24"/>
        </w:rPr>
        <w:t>.</w:t>
      </w:r>
    </w:p>
    <w:bookmarkEnd w:id="170"/>
    <w:p w14:paraId="7C9F6DBB" w14:textId="6F5A9545" w:rsidR="00F53CC5" w:rsidRPr="00860957" w:rsidRDefault="00F53CC5"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30C49137" w14:textId="755ECA77" w:rsidR="006749A3" w:rsidRPr="00860957" w:rsidRDefault="0032281E"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analizë të këtij shkaku ankimi, nga verifikimi i akteve të administruara nga Komisioni, NJSHL konstaton si vijon</w:t>
      </w:r>
      <w:r w:rsidR="006749A3" w:rsidRPr="00860957">
        <w:rPr>
          <w:rFonts w:ascii="Times New Roman" w:hAnsi="Times New Roman" w:cs="Times New Roman"/>
          <w:sz w:val="24"/>
          <w:szCs w:val="24"/>
        </w:rPr>
        <w:t>:</w:t>
      </w:r>
    </w:p>
    <w:p w14:paraId="3EB8DEB2" w14:textId="41B80454" w:rsidR="00A02B3A" w:rsidRPr="00860957" w:rsidRDefault="00A02B3A" w:rsidP="00AD640C">
      <w:pPr>
        <w:pStyle w:val="ListParagraph"/>
        <w:spacing w:after="0" w:line="240" w:lineRule="auto"/>
        <w:ind w:left="0"/>
        <w:jc w:val="both"/>
        <w:rPr>
          <w:rFonts w:ascii="Times New Roman" w:eastAsia="Batang" w:hAnsi="Times New Roman" w:cs="Times New Roman"/>
          <w:kern w:val="0"/>
          <w:sz w:val="16"/>
          <w:szCs w:val="16"/>
          <w14:ligatures w14:val="none"/>
        </w:rPr>
      </w:pPr>
    </w:p>
    <w:p w14:paraId="6B2A7621" w14:textId="2C3515EC" w:rsidR="00CA57A0" w:rsidRPr="00860957" w:rsidRDefault="00AD640C"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rgjigje t</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rkes</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 s</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Komisionit</w:t>
      </w:r>
      <w:r w:rsidRPr="00860957">
        <w:rPr>
          <w:rStyle w:val="FootnoteReference"/>
          <w:rFonts w:ascii="Times New Roman" w:eastAsia="Batang" w:hAnsi="Times New Roman" w:cs="Times New Roman"/>
          <w:kern w:val="0"/>
          <w:sz w:val="24"/>
          <w:szCs w:val="24"/>
          <w14:ligatures w14:val="none"/>
        </w:rPr>
        <w:footnoteReference w:id="30"/>
      </w:r>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 xml:space="preserve">Prokuroria pranë Gjykatës së Shkallës së Parë Durrës, informoi </w:t>
      </w:r>
      <w:r w:rsidRPr="00860957">
        <w:rPr>
          <w:rFonts w:ascii="Times New Roman" w:eastAsia="Batang" w:hAnsi="Times New Roman" w:cs="Times New Roman"/>
          <w:kern w:val="0"/>
          <w:sz w:val="24"/>
          <w:szCs w:val="24"/>
          <w14:ligatures w14:val="none"/>
        </w:rPr>
        <w:t xml:space="preserve">Komisionin </w:t>
      </w:r>
      <w:r w:rsidR="006749A3" w:rsidRPr="00860957">
        <w:rPr>
          <w:rFonts w:ascii="Times New Roman" w:eastAsia="Batang" w:hAnsi="Times New Roman" w:cs="Times New Roman"/>
          <w:kern w:val="0"/>
          <w:sz w:val="24"/>
          <w:szCs w:val="24"/>
          <w14:ligatures w14:val="none"/>
        </w:rPr>
        <w:t>se për procedimin penal nr.14</w:t>
      </w:r>
      <w:r w:rsidR="00EC3F26" w:rsidRPr="00860957">
        <w:rPr>
          <w:rFonts w:ascii="Times New Roman" w:eastAsia="Batang" w:hAnsi="Times New Roman" w:cs="Times New Roman"/>
          <w:kern w:val="0"/>
          <w:sz w:val="24"/>
          <w:szCs w:val="24"/>
          <w14:ligatures w14:val="none"/>
        </w:rPr>
        <w:t>6</w:t>
      </w:r>
      <w:r w:rsidR="006749A3" w:rsidRPr="00860957">
        <w:rPr>
          <w:rFonts w:ascii="Times New Roman" w:eastAsia="Batang" w:hAnsi="Times New Roman" w:cs="Times New Roman"/>
          <w:kern w:val="0"/>
          <w:sz w:val="24"/>
          <w:szCs w:val="24"/>
          <w14:ligatures w14:val="none"/>
        </w:rPr>
        <w:t>7</w:t>
      </w:r>
      <w:r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2014</w:t>
      </w:r>
      <w:r w:rsidR="00A02B3A"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regjistruar për veprën penale të parashikuar nga neni 287 i K</w:t>
      </w:r>
      <w:r w:rsidR="00BB0EBA" w:rsidRPr="00860957">
        <w:rPr>
          <w:rFonts w:ascii="Times New Roman" w:eastAsia="Batang" w:hAnsi="Times New Roman" w:cs="Times New Roman"/>
          <w:kern w:val="0"/>
          <w:sz w:val="24"/>
          <w:szCs w:val="24"/>
          <w14:ligatures w14:val="none"/>
        </w:rPr>
        <w:t>odit Penal</w:t>
      </w:r>
      <w:r w:rsidR="006749A3"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më datë 24.11.2014 nga subjekti i rivlerësimit. </w:t>
      </w:r>
      <w:r w:rsidR="006749A3" w:rsidRPr="00860957">
        <w:rPr>
          <w:rFonts w:ascii="Times New Roman" w:eastAsia="Batang" w:hAnsi="Times New Roman" w:cs="Times New Roman"/>
          <w:kern w:val="0"/>
          <w:sz w:val="24"/>
          <w:szCs w:val="24"/>
          <w14:ligatures w14:val="none"/>
        </w:rPr>
        <w:t xml:space="preserve">është vendosur pushimi i </w:t>
      </w:r>
      <w:r w:rsidR="00416622"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 Ky vendim është shfuqizuar më datë 04.03.2015 dhe është ndjekur në hetim nga </w:t>
      </w:r>
      <w:r w:rsidRPr="00860957">
        <w:rPr>
          <w:rFonts w:ascii="Times New Roman" w:eastAsia="Batang" w:hAnsi="Times New Roman" w:cs="Times New Roman"/>
          <w:kern w:val="0"/>
          <w:sz w:val="24"/>
          <w:szCs w:val="24"/>
          <w14:ligatures w14:val="none"/>
        </w:rPr>
        <w:t>nj</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 xml:space="preserve">prokuror tjetër, i cili </w:t>
      </w:r>
      <w:del w:id="179" w:author="Admin" w:date="2025-07-08T11:03:00Z">
        <w:r w:rsidR="006749A3" w:rsidRPr="007038D9">
          <w:rPr>
            <w:rFonts w:ascii="Times New Roman" w:eastAsia="Batang" w:hAnsi="Times New Roman" w:cs="Times New Roman"/>
            <w:kern w:val="0"/>
            <w:sz w:val="24"/>
            <w:szCs w:val="24"/>
            <w14:ligatures w14:val="none"/>
          </w:rPr>
          <w:delText xml:space="preserve">e </w:delText>
        </w:r>
      </w:del>
      <w:r w:rsidR="006749A3" w:rsidRPr="00860957">
        <w:rPr>
          <w:rFonts w:ascii="Times New Roman" w:eastAsia="Batang" w:hAnsi="Times New Roman" w:cs="Times New Roman"/>
          <w:kern w:val="0"/>
          <w:sz w:val="24"/>
          <w:szCs w:val="24"/>
          <w14:ligatures w14:val="none"/>
        </w:rPr>
        <w:t xml:space="preserve">ka pezulluar </w:t>
      </w:r>
      <w:r w:rsidR="00416622" w:rsidRPr="00860957">
        <w:rPr>
          <w:rFonts w:ascii="Times New Roman" w:eastAsia="Batang" w:hAnsi="Times New Roman" w:cs="Times New Roman"/>
          <w:kern w:val="0"/>
          <w:sz w:val="24"/>
          <w:szCs w:val="24"/>
          <w14:ligatures w14:val="none"/>
        </w:rPr>
        <w:t xml:space="preserve">hetimet </w:t>
      </w:r>
      <w:r w:rsidR="006749A3" w:rsidRPr="00860957">
        <w:rPr>
          <w:rFonts w:ascii="Times New Roman" w:eastAsia="Batang" w:hAnsi="Times New Roman" w:cs="Times New Roman"/>
          <w:kern w:val="0"/>
          <w:sz w:val="24"/>
          <w:szCs w:val="24"/>
          <w14:ligatures w14:val="none"/>
        </w:rPr>
        <w:t xml:space="preserve">në pritje të </w:t>
      </w:r>
      <w:proofErr w:type="spellStart"/>
      <w:r w:rsidR="006749A3" w:rsidRPr="00860957">
        <w:rPr>
          <w:rFonts w:ascii="Times New Roman" w:eastAsia="Batang" w:hAnsi="Times New Roman" w:cs="Times New Roman"/>
          <w:kern w:val="0"/>
          <w:sz w:val="24"/>
          <w:szCs w:val="24"/>
          <w14:ligatures w14:val="none"/>
        </w:rPr>
        <w:t>letërporosi</w:t>
      </w:r>
      <w:r w:rsidRPr="00860957">
        <w:rPr>
          <w:rFonts w:ascii="Times New Roman" w:eastAsia="Batang" w:hAnsi="Times New Roman" w:cs="Times New Roman"/>
          <w:kern w:val="0"/>
          <w:sz w:val="24"/>
          <w:szCs w:val="24"/>
          <w14:ligatures w14:val="none"/>
        </w:rPr>
        <w:t>ve</w:t>
      </w:r>
      <w:proofErr w:type="spellEnd"/>
      <w:r w:rsidRPr="00860957">
        <w:rPr>
          <w:rFonts w:ascii="Times New Roman" w:eastAsia="Batang" w:hAnsi="Times New Roman" w:cs="Times New Roman"/>
          <w:kern w:val="0"/>
          <w:sz w:val="24"/>
          <w:szCs w:val="24"/>
          <w14:ligatures w14:val="none"/>
        </w:rPr>
        <w:t xml:space="preserve"> t</w:t>
      </w:r>
      <w:r w:rsidR="006749A3" w:rsidRPr="00860957">
        <w:rPr>
          <w:rFonts w:ascii="Times New Roman" w:eastAsia="Batang" w:hAnsi="Times New Roman" w:cs="Times New Roman"/>
          <w:kern w:val="0"/>
          <w:sz w:val="24"/>
          <w:szCs w:val="24"/>
          <w14:ligatures w14:val="none"/>
        </w:rPr>
        <w:t>ë autoriteteve të huaja</w:t>
      </w:r>
      <w:r w:rsidRPr="00860957">
        <w:rPr>
          <w:rFonts w:ascii="Times New Roman" w:eastAsia="Batang" w:hAnsi="Times New Roman" w:cs="Times New Roman"/>
          <w:kern w:val="0"/>
          <w:sz w:val="24"/>
          <w:szCs w:val="24"/>
          <w14:ligatures w14:val="none"/>
        </w:rPr>
        <w:t xml:space="preserve"> gjyq</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sore</w:t>
      </w:r>
      <w:r w:rsidR="006749A3" w:rsidRPr="00860957">
        <w:rPr>
          <w:rFonts w:ascii="Times New Roman" w:eastAsia="Batang" w:hAnsi="Times New Roman" w:cs="Times New Roman"/>
          <w:kern w:val="0"/>
          <w:sz w:val="24"/>
          <w:szCs w:val="24"/>
          <w14:ligatures w14:val="none"/>
        </w:rPr>
        <w:t xml:space="preserve">. Procedimi penal është rifilluar më datë 31.10.2018 dhe aktualisht është nën hetim. </w:t>
      </w:r>
    </w:p>
    <w:p w14:paraId="1BF97B8D" w14:textId="07EDFBE2"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Nga aktet e këtij procedimi penal rezulton se</w:t>
      </w:r>
      <w:r w:rsidR="00416622" w:rsidRPr="00860957">
        <w:rPr>
          <w:rFonts w:ascii="Times New Roman" w:eastAsia="Batang" w:hAnsi="Times New Roman" w:cs="Times New Roman"/>
          <w:kern w:val="0"/>
          <w:sz w:val="24"/>
          <w:szCs w:val="24"/>
          <w14:ligatures w14:val="none"/>
        </w:rPr>
        <w:t xml:space="preserve"> Prokuroria pranë Gjykatës së Shkallës së Parë Durrës, </w:t>
      </w:r>
      <w:r w:rsidR="00F53CC5" w:rsidRPr="00860957">
        <w:rPr>
          <w:rFonts w:ascii="Times New Roman" w:eastAsia="Batang" w:hAnsi="Times New Roman" w:cs="Times New Roman"/>
          <w:kern w:val="0"/>
          <w:sz w:val="24"/>
          <w:szCs w:val="24"/>
          <w14:ligatures w14:val="none"/>
        </w:rPr>
        <w:t>m</w:t>
      </w:r>
      <w:r w:rsidR="00416622" w:rsidRPr="00860957">
        <w:rPr>
          <w:rFonts w:ascii="Times New Roman" w:eastAsia="Batang" w:hAnsi="Times New Roman" w:cs="Times New Roman"/>
          <w:kern w:val="0"/>
          <w:sz w:val="24"/>
          <w:szCs w:val="24"/>
          <w14:ligatures w14:val="none"/>
        </w:rPr>
        <w:t>ë datë 02.08.2014, ka regjistruar në</w:t>
      </w:r>
      <w:r w:rsidR="00013A28" w:rsidRPr="00860957">
        <w:rPr>
          <w:rFonts w:ascii="Times New Roman" w:eastAsia="Batang" w:hAnsi="Times New Roman" w:cs="Times New Roman"/>
          <w:kern w:val="0"/>
          <w:sz w:val="24"/>
          <w:szCs w:val="24"/>
          <w14:ligatures w14:val="none"/>
        </w:rPr>
        <w:t xml:space="preserve"> </w:t>
      </w:r>
      <w:r w:rsidR="00416622" w:rsidRPr="00860957">
        <w:rPr>
          <w:rFonts w:ascii="Times New Roman" w:eastAsia="Batang" w:hAnsi="Times New Roman" w:cs="Times New Roman"/>
          <w:kern w:val="0"/>
          <w:sz w:val="24"/>
          <w:szCs w:val="24"/>
          <w14:ligatures w14:val="none"/>
        </w:rPr>
        <w:t>procedimin penal nr.1467</w:t>
      </w:r>
      <w:r w:rsidR="00AD640C" w:rsidRPr="00860957">
        <w:rPr>
          <w:rFonts w:ascii="Times New Roman" w:eastAsia="Batang" w:hAnsi="Times New Roman" w:cs="Times New Roman"/>
          <w:kern w:val="0"/>
          <w:sz w:val="24"/>
          <w:szCs w:val="24"/>
          <w14:ligatures w14:val="none"/>
        </w:rPr>
        <w:t>/</w:t>
      </w:r>
      <w:r w:rsidR="00416622" w:rsidRPr="00860957">
        <w:rPr>
          <w:rFonts w:ascii="Times New Roman" w:eastAsia="Batang" w:hAnsi="Times New Roman" w:cs="Times New Roman"/>
          <w:kern w:val="0"/>
          <w:sz w:val="24"/>
          <w:szCs w:val="24"/>
          <w14:ligatures w14:val="none"/>
        </w:rPr>
        <w:t>2014, për veprën penale të “Pastrimi i produkteve të veprës penale”, parashikuar nga neni 287 i K</w:t>
      </w:r>
      <w:r w:rsidR="00013A28" w:rsidRPr="00860957">
        <w:rPr>
          <w:rFonts w:ascii="Times New Roman" w:eastAsia="Batang" w:hAnsi="Times New Roman" w:cs="Times New Roman"/>
          <w:kern w:val="0"/>
          <w:sz w:val="24"/>
          <w:szCs w:val="24"/>
          <w14:ligatures w14:val="none"/>
        </w:rPr>
        <w:t xml:space="preserve">odit Penal </w:t>
      </w:r>
      <w:r w:rsidR="00416622" w:rsidRPr="00860957">
        <w:rPr>
          <w:rFonts w:ascii="Times New Roman" w:eastAsia="Batang" w:hAnsi="Times New Roman" w:cs="Times New Roman"/>
          <w:kern w:val="0"/>
          <w:sz w:val="24"/>
          <w:szCs w:val="24"/>
          <w14:ligatures w14:val="none"/>
        </w:rPr>
        <w:t>m</w:t>
      </w:r>
      <w:r w:rsidRPr="00860957">
        <w:rPr>
          <w:rFonts w:ascii="Times New Roman" w:eastAsia="Batang" w:hAnsi="Times New Roman" w:cs="Times New Roman"/>
          <w:kern w:val="0"/>
          <w:sz w:val="24"/>
          <w:szCs w:val="24"/>
          <w14:ligatures w14:val="none"/>
        </w:rPr>
        <w:t>bi bazën e materialit kallëzues të referuar nga Drejtoria e Policisë së Qarkut Durrës, sipas të cil</w:t>
      </w:r>
      <w:r w:rsidR="00F53CC5" w:rsidRPr="00860957">
        <w:rPr>
          <w:rFonts w:ascii="Times New Roman" w:eastAsia="Batang" w:hAnsi="Times New Roman" w:cs="Times New Roman"/>
          <w:kern w:val="0"/>
          <w:sz w:val="24"/>
          <w:szCs w:val="24"/>
          <w14:ligatures w14:val="none"/>
        </w:rPr>
        <w:t>it</w:t>
      </w:r>
      <w:r w:rsidRPr="00860957">
        <w:rPr>
          <w:rFonts w:ascii="Times New Roman" w:eastAsia="Batang" w:hAnsi="Times New Roman" w:cs="Times New Roman"/>
          <w:kern w:val="0"/>
          <w:sz w:val="24"/>
          <w:szCs w:val="24"/>
          <w14:ligatures w14:val="none"/>
        </w:rPr>
        <w:t xml:space="preserve"> shtetasi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 xml:space="preserve"> dyshohet për kryerjen e veprimeve me qëllim pastrimin e produkteve të veprës penale nëpërmjet operacioneve bankare</w:t>
      </w:r>
      <w:r w:rsidR="00013A28"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Dyshimi ka lindur nga </w:t>
      </w:r>
      <w:proofErr w:type="spellStart"/>
      <w:r w:rsidRPr="00860957">
        <w:rPr>
          <w:rFonts w:ascii="Times New Roman" w:eastAsia="Batang" w:hAnsi="Times New Roman" w:cs="Times New Roman"/>
          <w:kern w:val="0"/>
          <w:sz w:val="24"/>
          <w:szCs w:val="24"/>
          <w14:ligatures w14:val="none"/>
        </w:rPr>
        <w:t>transfertat</w:t>
      </w:r>
      <w:proofErr w:type="spellEnd"/>
      <w:r w:rsidRPr="00860957">
        <w:rPr>
          <w:rFonts w:ascii="Times New Roman" w:eastAsia="Batang" w:hAnsi="Times New Roman" w:cs="Times New Roman"/>
          <w:kern w:val="0"/>
          <w:sz w:val="24"/>
          <w:szCs w:val="24"/>
          <w14:ligatures w14:val="none"/>
        </w:rPr>
        <w:t xml:space="preserve"> bankare të </w:t>
      </w:r>
      <w:proofErr w:type="spellStart"/>
      <w:r w:rsidRPr="00860957">
        <w:rPr>
          <w:rFonts w:ascii="Times New Roman" w:eastAsia="Batang" w:hAnsi="Times New Roman" w:cs="Times New Roman"/>
          <w:kern w:val="0"/>
          <w:sz w:val="24"/>
          <w:szCs w:val="24"/>
          <w14:ligatures w14:val="none"/>
        </w:rPr>
        <w:t>kredituara</w:t>
      </w:r>
      <w:proofErr w:type="spellEnd"/>
      <w:r w:rsidRPr="00860957">
        <w:rPr>
          <w:rFonts w:ascii="Times New Roman" w:eastAsia="Batang" w:hAnsi="Times New Roman" w:cs="Times New Roman"/>
          <w:kern w:val="0"/>
          <w:sz w:val="24"/>
          <w:szCs w:val="24"/>
          <w14:ligatures w14:val="none"/>
        </w:rPr>
        <w:t xml:space="preserve"> në llogarinë e shtetasit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 xml:space="preserve"> si dhe nga verifikimet e para që janë kryer në lidhje me emërtesat e këtyre </w:t>
      </w:r>
      <w:proofErr w:type="spellStart"/>
      <w:r w:rsidRPr="00860957">
        <w:rPr>
          <w:rFonts w:ascii="Times New Roman" w:eastAsia="Batang" w:hAnsi="Times New Roman" w:cs="Times New Roman"/>
          <w:kern w:val="0"/>
          <w:sz w:val="24"/>
          <w:szCs w:val="24"/>
          <w14:ligatures w14:val="none"/>
        </w:rPr>
        <w:t>transfertave</w:t>
      </w:r>
      <w:proofErr w:type="spellEnd"/>
      <w:r w:rsidRPr="00860957">
        <w:rPr>
          <w:rFonts w:ascii="Times New Roman" w:eastAsia="Batang" w:hAnsi="Times New Roman" w:cs="Times New Roman"/>
          <w:kern w:val="0"/>
          <w:sz w:val="24"/>
          <w:szCs w:val="24"/>
          <w14:ligatures w14:val="none"/>
        </w:rPr>
        <w:t xml:space="preserve"> dhe urdhëruesve të tyre</w:t>
      </w:r>
      <w:r w:rsidR="00F53CC5" w:rsidRPr="00860957">
        <w:rPr>
          <w:rStyle w:val="FootnoteReference"/>
          <w:rFonts w:ascii="Times New Roman" w:eastAsia="Batang" w:hAnsi="Times New Roman" w:cs="Times New Roman"/>
          <w:kern w:val="0"/>
          <w:sz w:val="24"/>
          <w:szCs w:val="24"/>
          <w14:ligatures w14:val="none"/>
        </w:rPr>
        <w:footnoteReference w:id="31"/>
      </w:r>
      <w:r w:rsidRPr="00860957">
        <w:rPr>
          <w:rFonts w:ascii="Times New Roman" w:eastAsia="Batang" w:hAnsi="Times New Roman" w:cs="Times New Roman"/>
          <w:kern w:val="0"/>
          <w:sz w:val="24"/>
          <w:szCs w:val="24"/>
          <w14:ligatures w14:val="none"/>
        </w:rPr>
        <w:t>.</w:t>
      </w:r>
    </w:p>
    <w:p w14:paraId="5C194976" w14:textId="0B96D954"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Me vendimin nr.</w:t>
      </w:r>
      <w:r w:rsidR="00FA281B"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611</w:t>
      </w:r>
      <w:ins w:id="182" w:author="Admin" w:date="2025-07-08T11:03:00Z">
        <w:r w:rsidR="00751564" w:rsidRPr="00860957">
          <w:rPr>
            <w:rFonts w:ascii="Times New Roman" w:eastAsia="Batang" w:hAnsi="Times New Roman" w:cs="Times New Roman"/>
            <w:kern w:val="0"/>
            <w:sz w:val="24"/>
            <w:szCs w:val="24"/>
            <w14:ligatures w14:val="none"/>
          </w:rPr>
          <w:t>,</w:t>
        </w:r>
      </w:ins>
      <w:r w:rsidRPr="00860957">
        <w:rPr>
          <w:rFonts w:ascii="Times New Roman" w:eastAsia="Batang" w:hAnsi="Times New Roman" w:cs="Times New Roman"/>
          <w:kern w:val="0"/>
          <w:sz w:val="24"/>
          <w:szCs w:val="24"/>
          <w14:ligatures w14:val="none"/>
        </w:rPr>
        <w:t xml:space="preserve"> </w:t>
      </w:r>
      <w:r w:rsidR="00AD640C" w:rsidRPr="00860957">
        <w:rPr>
          <w:rFonts w:ascii="Times New Roman" w:eastAsia="Batang" w:hAnsi="Times New Roman" w:cs="Times New Roman"/>
          <w:kern w:val="0"/>
          <w:sz w:val="24"/>
          <w:szCs w:val="24"/>
          <w14:ligatures w14:val="none"/>
        </w:rPr>
        <w:t>dat</w:t>
      </w:r>
      <w:r w:rsidR="00002526" w:rsidRPr="00860957">
        <w:rPr>
          <w:rFonts w:ascii="Times New Roman" w:eastAsia="Batang" w:hAnsi="Times New Roman" w:cs="Times New Roman"/>
          <w:kern w:val="0"/>
          <w:sz w:val="24"/>
          <w:szCs w:val="24"/>
          <w14:ligatures w14:val="none"/>
        </w:rPr>
        <w:t>ë</w:t>
      </w:r>
      <w:r w:rsidR="00AD640C"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04.08.2014</w:t>
      </w:r>
      <w:r w:rsidR="00AD640C"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Gjykata e Rrethit Gjyqësor Durrës ka vendosur sekuestron preventive mbi llogarinë bankare </w:t>
      </w:r>
      <w:r w:rsidR="00A02B3A" w:rsidRPr="00860957">
        <w:rPr>
          <w:rFonts w:ascii="Times New Roman" w:eastAsia="Batang" w:hAnsi="Times New Roman" w:cs="Times New Roman"/>
          <w:kern w:val="0"/>
          <w:sz w:val="24"/>
          <w:szCs w:val="24"/>
          <w14:ligatures w14:val="none"/>
        </w:rPr>
        <w:t>n</w:t>
      </w:r>
      <w:r w:rsidR="00ED22AB" w:rsidRPr="00860957">
        <w:rPr>
          <w:rFonts w:ascii="Times New Roman" w:eastAsia="Batang" w:hAnsi="Times New Roman" w:cs="Times New Roman"/>
          <w:kern w:val="0"/>
          <w:sz w:val="24"/>
          <w:szCs w:val="24"/>
          <w14:ligatures w14:val="none"/>
        </w:rPr>
        <w:t>ë</w:t>
      </w:r>
      <w:r w:rsidR="00A02B3A" w:rsidRPr="00860957">
        <w:rPr>
          <w:rFonts w:ascii="Times New Roman" w:eastAsia="Batang" w:hAnsi="Times New Roman" w:cs="Times New Roman"/>
          <w:kern w:val="0"/>
          <w:sz w:val="24"/>
          <w:szCs w:val="24"/>
          <w14:ligatures w14:val="none"/>
        </w:rPr>
        <w:t xml:space="preserve"> BKT </w:t>
      </w:r>
      <w:r w:rsidRPr="00860957">
        <w:rPr>
          <w:rFonts w:ascii="Times New Roman" w:eastAsia="Batang" w:hAnsi="Times New Roman" w:cs="Times New Roman"/>
          <w:kern w:val="0"/>
          <w:sz w:val="24"/>
          <w:szCs w:val="24"/>
          <w14:ligatures w14:val="none"/>
        </w:rPr>
        <w:t xml:space="preserve">të shtetasit Gëzim </w:t>
      </w:r>
      <w:proofErr w:type="spellStart"/>
      <w:r w:rsidRPr="00860957">
        <w:rPr>
          <w:rFonts w:ascii="Times New Roman" w:eastAsia="Batang" w:hAnsi="Times New Roman" w:cs="Times New Roman"/>
          <w:kern w:val="0"/>
          <w:sz w:val="24"/>
          <w:szCs w:val="24"/>
          <w14:ligatures w14:val="none"/>
        </w:rPr>
        <w:t>Sallaku</w:t>
      </w:r>
      <w:proofErr w:type="spellEnd"/>
      <w:del w:id="183" w:author="Admin" w:date="2025-07-08T11:03:00Z">
        <w:r w:rsidRPr="007038D9">
          <w:rPr>
            <w:rFonts w:ascii="Times New Roman" w:eastAsia="Batang" w:hAnsi="Times New Roman" w:cs="Times New Roman"/>
            <w:kern w:val="0"/>
            <w:sz w:val="24"/>
            <w:szCs w:val="24"/>
            <w14:ligatures w14:val="none"/>
          </w:rPr>
          <w:delText>;</w:delText>
        </w:r>
      </w:del>
      <w:ins w:id="184" w:author="Admin" w:date="2025-07-08T11:03:00Z">
        <w:r w:rsidR="00751564" w:rsidRPr="00860957">
          <w:rPr>
            <w:rFonts w:ascii="Times New Roman" w:eastAsia="Batang" w:hAnsi="Times New Roman" w:cs="Times New Roman"/>
            <w:kern w:val="0"/>
            <w:sz w:val="24"/>
            <w:szCs w:val="24"/>
            <w14:ligatures w14:val="none"/>
          </w:rPr>
          <w:t>.</w:t>
        </w:r>
      </w:ins>
    </w:p>
    <w:p w14:paraId="667D9F1E" w14:textId="28C8B259"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Me vendimin e datës 12.11.2014, </w:t>
      </w:r>
      <w:r w:rsidR="00AD640C"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Prokurorisë Durrës, Besim </w:t>
      </w:r>
      <w:proofErr w:type="spellStart"/>
      <w:r w:rsidRPr="00860957">
        <w:rPr>
          <w:rFonts w:ascii="Times New Roman" w:eastAsia="Batang" w:hAnsi="Times New Roman" w:cs="Times New Roman"/>
          <w:kern w:val="0"/>
          <w:sz w:val="24"/>
          <w:szCs w:val="24"/>
          <w14:ligatures w14:val="none"/>
        </w:rPr>
        <w:t>Hajdarmataj</w:t>
      </w:r>
      <w:proofErr w:type="spellEnd"/>
      <w:r w:rsidRPr="00860957">
        <w:rPr>
          <w:rFonts w:ascii="Times New Roman" w:eastAsia="Batang" w:hAnsi="Times New Roman" w:cs="Times New Roman"/>
          <w:kern w:val="0"/>
          <w:sz w:val="24"/>
          <w:szCs w:val="24"/>
          <w14:ligatures w14:val="none"/>
        </w:rPr>
        <w:t xml:space="preserve">, pas njohjes me ngarkesën në punë të kësaj prokurorie, ka vendosur </w:t>
      </w:r>
      <w:r w:rsidR="007C3D21" w:rsidRPr="00860957">
        <w:rPr>
          <w:rFonts w:ascii="Times New Roman" w:eastAsia="Batang" w:hAnsi="Times New Roman" w:cs="Times New Roman"/>
          <w:kern w:val="0"/>
          <w:sz w:val="24"/>
          <w:szCs w:val="24"/>
          <w14:ligatures w14:val="none"/>
        </w:rPr>
        <w:t>zëvendësimin</w:t>
      </w:r>
      <w:r w:rsidRPr="00860957">
        <w:rPr>
          <w:rFonts w:ascii="Times New Roman" w:eastAsia="Batang" w:hAnsi="Times New Roman" w:cs="Times New Roman"/>
          <w:kern w:val="0"/>
          <w:sz w:val="24"/>
          <w:szCs w:val="24"/>
          <w14:ligatures w14:val="none"/>
        </w:rPr>
        <w:t xml:space="preserve"> e prokurorit </w:t>
      </w:r>
      <w:r w:rsidR="009B03BE" w:rsidRPr="00860957">
        <w:rPr>
          <w:rFonts w:ascii="Times New Roman" w:eastAsia="Batang" w:hAnsi="Times New Roman" w:cs="Times New Roman"/>
          <w:kern w:val="0"/>
          <w:sz w:val="24"/>
          <w:szCs w:val="24"/>
          <w14:ligatures w14:val="none"/>
        </w:rPr>
        <w:t xml:space="preserve"> t</w:t>
      </w:r>
      <w:r w:rsidR="00CA57A0" w:rsidRPr="00860957">
        <w:rPr>
          <w:rFonts w:ascii="Times New Roman" w:eastAsia="Batang" w:hAnsi="Times New Roman" w:cs="Times New Roman"/>
          <w:kern w:val="0"/>
          <w:sz w:val="24"/>
          <w:szCs w:val="24"/>
          <w14:ligatures w14:val="none"/>
        </w:rPr>
        <w:t>ë</w:t>
      </w:r>
      <w:r w:rsidR="009B03BE" w:rsidRPr="00860957">
        <w:rPr>
          <w:rFonts w:ascii="Times New Roman" w:eastAsia="Batang" w:hAnsi="Times New Roman" w:cs="Times New Roman"/>
          <w:kern w:val="0"/>
          <w:sz w:val="24"/>
          <w:szCs w:val="24"/>
          <w14:ligatures w14:val="none"/>
        </w:rPr>
        <w:t xml:space="preserve"> çështjes </w:t>
      </w:r>
      <w:r w:rsidRPr="00860957">
        <w:rPr>
          <w:rFonts w:ascii="Times New Roman" w:eastAsia="Batang" w:hAnsi="Times New Roman" w:cs="Times New Roman"/>
          <w:kern w:val="0"/>
          <w:sz w:val="24"/>
          <w:szCs w:val="24"/>
          <w14:ligatures w14:val="none"/>
        </w:rPr>
        <w:t xml:space="preserve">Afrim Shehu, me prokurorin Saimir Bahiti. </w:t>
      </w:r>
    </w:p>
    <w:p w14:paraId="50C10339" w14:textId="6A4667EA"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Me vendimin e datës 24.11.2014, subjekti i rivlerësimit, ka vendosur pushimin e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penale nr.1467</w:t>
      </w:r>
      <w:r w:rsidR="005A2D5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2014, si dhe urdhërimin për heqjen e </w:t>
      </w:r>
      <w:proofErr w:type="spellStart"/>
      <w:r w:rsidRPr="00860957">
        <w:rPr>
          <w:rFonts w:ascii="Times New Roman" w:eastAsia="Batang" w:hAnsi="Times New Roman" w:cs="Times New Roman"/>
          <w:kern w:val="0"/>
          <w:sz w:val="24"/>
          <w:szCs w:val="24"/>
          <w14:ligatures w14:val="none"/>
        </w:rPr>
        <w:t>sekuestros</w:t>
      </w:r>
      <w:proofErr w:type="spellEnd"/>
      <w:r w:rsidRPr="00860957">
        <w:rPr>
          <w:rFonts w:ascii="Times New Roman" w:eastAsia="Batang" w:hAnsi="Times New Roman" w:cs="Times New Roman"/>
          <w:kern w:val="0"/>
          <w:sz w:val="24"/>
          <w:szCs w:val="24"/>
          <w14:ligatures w14:val="none"/>
        </w:rPr>
        <w:t xml:space="preserve"> preventive mbi shumat e depozituara dhe të bllokuara në llogarinë bankare të shtetasit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 xml:space="preserve"> </w:t>
      </w:r>
      <w:r w:rsidR="00A02B3A" w:rsidRPr="00860957">
        <w:rPr>
          <w:rFonts w:ascii="Times New Roman" w:eastAsia="Batang" w:hAnsi="Times New Roman" w:cs="Times New Roman"/>
          <w:kern w:val="0"/>
          <w:sz w:val="24"/>
          <w:szCs w:val="24"/>
          <w14:ligatures w14:val="none"/>
        </w:rPr>
        <w:t>n</w:t>
      </w:r>
      <w:r w:rsidR="00ED22AB" w:rsidRPr="00860957">
        <w:rPr>
          <w:rFonts w:ascii="Times New Roman" w:eastAsia="Batang" w:hAnsi="Times New Roman" w:cs="Times New Roman"/>
          <w:kern w:val="0"/>
          <w:sz w:val="24"/>
          <w:szCs w:val="24"/>
          <w14:ligatures w14:val="none"/>
        </w:rPr>
        <w:t>ë</w:t>
      </w:r>
      <w:r w:rsidR="00A02B3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BKT</w:t>
      </w:r>
      <w:r w:rsidR="00A02B3A"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me argumentin se nuk u provua ekzistenca e faktit sipas materialit kallëzues.</w:t>
      </w:r>
      <w:r w:rsidR="009B03B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Në përmbajtje të këtij vendimi citohet se “</w:t>
      </w:r>
      <w:r w:rsidRPr="00860957">
        <w:rPr>
          <w:rFonts w:ascii="Times New Roman" w:eastAsia="Batang" w:hAnsi="Times New Roman" w:cs="Times New Roman"/>
          <w:i/>
          <w:iCs/>
          <w:kern w:val="0"/>
          <w:sz w:val="24"/>
          <w:szCs w:val="24"/>
          <w14:ligatures w14:val="none"/>
        </w:rPr>
        <w:t xml:space="preserve">Pavarësisht sa më sipër mbi pretendimet e ngritura në kallëzimin penal me </w:t>
      </w:r>
      <w:proofErr w:type="spellStart"/>
      <w:r w:rsidRPr="00860957">
        <w:rPr>
          <w:rFonts w:ascii="Times New Roman" w:eastAsia="Batang" w:hAnsi="Times New Roman" w:cs="Times New Roman"/>
          <w:i/>
          <w:iCs/>
          <w:kern w:val="0"/>
          <w:sz w:val="24"/>
          <w:szCs w:val="24"/>
          <w14:ligatures w14:val="none"/>
        </w:rPr>
        <w:t>letërporosi</w:t>
      </w:r>
      <w:proofErr w:type="spellEnd"/>
      <w:r w:rsidRPr="00860957">
        <w:rPr>
          <w:rFonts w:ascii="Times New Roman" w:eastAsia="Batang" w:hAnsi="Times New Roman" w:cs="Times New Roman"/>
          <w:i/>
          <w:iCs/>
          <w:kern w:val="0"/>
          <w:sz w:val="24"/>
          <w:szCs w:val="24"/>
          <w14:ligatures w14:val="none"/>
        </w:rPr>
        <w:t xml:space="preserve"> i është kërkuar autoriteteve kompetente gjyqësore të shtetit italian, kryerja e disa veprimeve hetimore të cilat do të bënin të mundur administrimin  e të dhënave hetimore të rëndësishme për evidentimin e fakteve e rrethanat që lidhen me burimin e vlerave monetare të përfshira në transaksionet bankare dhe me vërtetimin e </w:t>
      </w:r>
      <w:r w:rsidR="00FA281B" w:rsidRPr="00860957">
        <w:rPr>
          <w:rFonts w:ascii="Times New Roman" w:eastAsia="Batang" w:hAnsi="Times New Roman" w:cs="Times New Roman"/>
          <w:i/>
          <w:iCs/>
          <w:kern w:val="0"/>
          <w:sz w:val="24"/>
          <w:szCs w:val="24"/>
          <w14:ligatures w14:val="none"/>
        </w:rPr>
        <w:t>marrëdhënies</w:t>
      </w:r>
      <w:r w:rsidRPr="00860957">
        <w:rPr>
          <w:rFonts w:ascii="Times New Roman" w:eastAsia="Batang" w:hAnsi="Times New Roman" w:cs="Times New Roman"/>
          <w:i/>
          <w:iCs/>
          <w:kern w:val="0"/>
          <w:sz w:val="24"/>
          <w:szCs w:val="24"/>
          <w14:ligatures w14:val="none"/>
        </w:rPr>
        <w:t xml:space="preserve"> civile të pasqyruara në referencat e këtyre transaksioneve</w:t>
      </w:r>
      <w:r w:rsidRPr="00860957">
        <w:rPr>
          <w:rFonts w:ascii="Times New Roman" w:eastAsia="Batang" w:hAnsi="Times New Roman" w:cs="Times New Roman"/>
          <w:kern w:val="0"/>
          <w:sz w:val="24"/>
          <w:szCs w:val="24"/>
          <w14:ligatures w14:val="none"/>
        </w:rPr>
        <w:t>”.</w:t>
      </w:r>
    </w:p>
    <w:p w14:paraId="7623947A" w14:textId="351C0FC8" w:rsidR="00CA57A0" w:rsidRPr="00860957" w:rsidRDefault="007C3D21"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M</w:t>
      </w:r>
      <w:r w:rsidR="006749A3" w:rsidRPr="00860957">
        <w:rPr>
          <w:rFonts w:ascii="Times New Roman" w:eastAsia="Batang" w:hAnsi="Times New Roman" w:cs="Times New Roman"/>
          <w:kern w:val="0"/>
          <w:sz w:val="24"/>
          <w:szCs w:val="24"/>
          <w14:ligatures w14:val="none"/>
        </w:rPr>
        <w:t xml:space="preserve">e shkresën </w:t>
      </w:r>
      <w:r w:rsidR="005A2D55" w:rsidRPr="00860957">
        <w:rPr>
          <w:rFonts w:ascii="Times New Roman" w:eastAsia="Batang" w:hAnsi="Times New Roman" w:cs="Times New Roman"/>
          <w:kern w:val="0"/>
          <w:sz w:val="24"/>
          <w:szCs w:val="24"/>
          <w14:ligatures w14:val="none"/>
        </w:rPr>
        <w:t>e</w:t>
      </w:r>
      <w:r w:rsidR="006749A3" w:rsidRPr="00860957">
        <w:rPr>
          <w:rFonts w:ascii="Times New Roman" w:eastAsia="Batang" w:hAnsi="Times New Roman" w:cs="Times New Roman"/>
          <w:kern w:val="0"/>
          <w:sz w:val="24"/>
          <w:szCs w:val="24"/>
          <w14:ligatures w14:val="none"/>
        </w:rPr>
        <w:t xml:space="preserve"> datë</w:t>
      </w:r>
      <w:r w:rsidR="005A2D55" w:rsidRPr="00860957">
        <w:rPr>
          <w:rFonts w:ascii="Times New Roman" w:eastAsia="Batang" w:hAnsi="Times New Roman" w:cs="Times New Roman"/>
          <w:kern w:val="0"/>
          <w:sz w:val="24"/>
          <w:szCs w:val="24"/>
          <w14:ligatures w14:val="none"/>
        </w:rPr>
        <w:t>s</w:t>
      </w:r>
      <w:r w:rsidR="006749A3" w:rsidRPr="00860957">
        <w:rPr>
          <w:rFonts w:ascii="Times New Roman" w:eastAsia="Batang" w:hAnsi="Times New Roman" w:cs="Times New Roman"/>
          <w:kern w:val="0"/>
          <w:sz w:val="24"/>
          <w:szCs w:val="24"/>
          <w14:ligatures w14:val="none"/>
        </w:rPr>
        <w:t xml:space="preserve"> 25.11.2014, i është dërguar</w:t>
      </w:r>
      <w:r w:rsidR="00262242" w:rsidRPr="00860957">
        <w:rPr>
          <w:rFonts w:ascii="Times New Roman" w:eastAsia="Batang" w:hAnsi="Times New Roman" w:cs="Times New Roman"/>
          <w:kern w:val="0"/>
          <w:sz w:val="24"/>
          <w:szCs w:val="24"/>
          <w14:ligatures w14:val="none"/>
        </w:rPr>
        <w:t xml:space="preserve"> </w:t>
      </w:r>
      <w:proofErr w:type="spellStart"/>
      <w:r w:rsidR="00FA281B" w:rsidRPr="00860957">
        <w:rPr>
          <w:rFonts w:ascii="Times New Roman" w:eastAsia="Batang" w:hAnsi="Times New Roman" w:cs="Times New Roman"/>
          <w:kern w:val="0"/>
          <w:sz w:val="24"/>
          <w:szCs w:val="24"/>
          <w14:ligatures w14:val="none"/>
        </w:rPr>
        <w:t>letërporosi</w:t>
      </w:r>
      <w:proofErr w:type="spellEnd"/>
      <w:r w:rsidRPr="00860957">
        <w:rPr>
          <w:rFonts w:ascii="Times New Roman" w:eastAsia="Batang" w:hAnsi="Times New Roman" w:cs="Times New Roman"/>
          <w:kern w:val="0"/>
          <w:sz w:val="24"/>
          <w:szCs w:val="24"/>
          <w14:ligatures w14:val="none"/>
        </w:rPr>
        <w:t xml:space="preserve"> </w:t>
      </w:r>
      <w:r w:rsidR="006749A3" w:rsidRPr="00860957">
        <w:rPr>
          <w:rFonts w:ascii="Times New Roman" w:eastAsia="Batang" w:hAnsi="Times New Roman" w:cs="Times New Roman"/>
          <w:kern w:val="0"/>
          <w:sz w:val="24"/>
          <w:szCs w:val="24"/>
          <w14:ligatures w14:val="none"/>
        </w:rPr>
        <w:t>autoriteteve gjyqësore italiane</w:t>
      </w:r>
      <w:del w:id="185" w:author="Admin" w:date="2025-07-08T11:03:00Z">
        <w:r w:rsidR="00FA281B" w:rsidRPr="007038D9">
          <w:rPr>
            <w:rFonts w:ascii="Times New Roman" w:eastAsia="Batang" w:hAnsi="Times New Roman" w:cs="Times New Roman"/>
            <w:kern w:val="0"/>
            <w:sz w:val="24"/>
            <w:szCs w:val="24"/>
            <w14:ligatures w14:val="none"/>
          </w:rPr>
          <w:delText>;</w:delText>
        </w:r>
      </w:del>
      <w:ins w:id="186" w:author="Admin" w:date="2025-07-08T11:03:00Z">
        <w:r w:rsidR="00751564" w:rsidRPr="00860957">
          <w:rPr>
            <w:rFonts w:ascii="Times New Roman" w:eastAsia="Batang" w:hAnsi="Times New Roman" w:cs="Times New Roman"/>
            <w:kern w:val="0"/>
            <w:sz w:val="24"/>
            <w:szCs w:val="24"/>
            <w14:ligatures w14:val="none"/>
          </w:rPr>
          <w:t>.</w:t>
        </w:r>
      </w:ins>
    </w:p>
    <w:p w14:paraId="30E085C5" w14:textId="10964234" w:rsidR="00CA57A0" w:rsidRPr="00860957" w:rsidRDefault="009B03BE"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lastRenderedPageBreak/>
        <w:t>K</w:t>
      </w:r>
      <w:r w:rsidR="006749A3" w:rsidRPr="00860957">
        <w:rPr>
          <w:rFonts w:ascii="Times New Roman" w:eastAsia="Batang" w:hAnsi="Times New Roman" w:cs="Times New Roman"/>
          <w:kern w:val="0"/>
          <w:sz w:val="24"/>
          <w:szCs w:val="24"/>
          <w14:ligatures w14:val="none"/>
        </w:rPr>
        <w:t>ontrolli i procedimit penal nr.1467</w:t>
      </w:r>
      <w:r w:rsidR="005A2D55"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2014 është ushtruar në datë 01.12.2014 nga </w:t>
      </w:r>
      <w:r w:rsidR="005A2D55" w:rsidRPr="00860957">
        <w:rPr>
          <w:rFonts w:ascii="Times New Roman" w:eastAsia="Batang" w:hAnsi="Times New Roman" w:cs="Times New Roman"/>
          <w:kern w:val="0"/>
          <w:sz w:val="24"/>
          <w:szCs w:val="24"/>
          <w14:ligatures w14:val="none"/>
        </w:rPr>
        <w:t>D</w:t>
      </w:r>
      <w:r w:rsidR="006749A3" w:rsidRPr="00860957">
        <w:rPr>
          <w:rFonts w:ascii="Times New Roman" w:eastAsia="Batang" w:hAnsi="Times New Roman" w:cs="Times New Roman"/>
          <w:kern w:val="0"/>
          <w:sz w:val="24"/>
          <w:szCs w:val="24"/>
          <w14:ligatures w14:val="none"/>
        </w:rPr>
        <w:t xml:space="preserve">rejtuesi i </w:t>
      </w:r>
      <w:r w:rsidR="005A2D55" w:rsidRPr="00860957">
        <w:rPr>
          <w:rFonts w:ascii="Times New Roman" w:eastAsia="Batang" w:hAnsi="Times New Roman" w:cs="Times New Roman"/>
          <w:kern w:val="0"/>
          <w:sz w:val="24"/>
          <w:szCs w:val="24"/>
          <w14:ligatures w14:val="none"/>
        </w:rPr>
        <w:t>P</w:t>
      </w:r>
      <w:r w:rsidR="00FB73CF" w:rsidRPr="00860957">
        <w:rPr>
          <w:rFonts w:ascii="Times New Roman" w:eastAsia="Batang" w:hAnsi="Times New Roman" w:cs="Times New Roman"/>
          <w:kern w:val="0"/>
          <w:sz w:val="24"/>
          <w:szCs w:val="24"/>
          <w14:ligatures w14:val="none"/>
        </w:rPr>
        <w:t>r</w:t>
      </w:r>
      <w:r w:rsidR="006749A3" w:rsidRPr="00860957">
        <w:rPr>
          <w:rFonts w:ascii="Times New Roman" w:eastAsia="Batang" w:hAnsi="Times New Roman" w:cs="Times New Roman"/>
          <w:kern w:val="0"/>
          <w:sz w:val="24"/>
          <w:szCs w:val="24"/>
          <w14:ligatures w14:val="none"/>
        </w:rPr>
        <w:t>okurorisë</w:t>
      </w:r>
      <w:r w:rsidR="005A2D55" w:rsidRPr="00860957">
        <w:rPr>
          <w:rFonts w:ascii="Times New Roman" w:eastAsia="Batang" w:hAnsi="Times New Roman" w:cs="Times New Roman"/>
          <w:kern w:val="0"/>
          <w:sz w:val="24"/>
          <w:szCs w:val="24"/>
          <w14:ligatures w14:val="none"/>
        </w:rPr>
        <w:t>,</w:t>
      </w:r>
      <w:r w:rsidR="006749A3" w:rsidRPr="00860957">
        <w:rPr>
          <w:rFonts w:ascii="Times New Roman" w:eastAsia="Batang" w:hAnsi="Times New Roman" w:cs="Times New Roman"/>
          <w:kern w:val="0"/>
          <w:sz w:val="24"/>
          <w:szCs w:val="24"/>
          <w14:ligatures w14:val="none"/>
        </w:rPr>
        <w:t xml:space="preserve"> në atë periudhë Besim </w:t>
      </w:r>
      <w:proofErr w:type="spellStart"/>
      <w:r w:rsidR="006749A3" w:rsidRPr="00860957">
        <w:rPr>
          <w:rFonts w:ascii="Times New Roman" w:eastAsia="Batang" w:hAnsi="Times New Roman" w:cs="Times New Roman"/>
          <w:kern w:val="0"/>
          <w:sz w:val="24"/>
          <w:szCs w:val="24"/>
          <w14:ligatures w14:val="none"/>
        </w:rPr>
        <w:t>Hajdarmataj</w:t>
      </w:r>
      <w:proofErr w:type="spellEnd"/>
      <w:r w:rsidR="006749A3" w:rsidRPr="00860957">
        <w:rPr>
          <w:rFonts w:ascii="Times New Roman" w:eastAsia="Batang" w:hAnsi="Times New Roman" w:cs="Times New Roman"/>
          <w:kern w:val="0"/>
          <w:sz w:val="24"/>
          <w:szCs w:val="24"/>
          <w14:ligatures w14:val="none"/>
        </w:rPr>
        <w:t>, i cili është shprehur dakord me zgjidhjen për pushimin e këtij procedimi penal</w:t>
      </w:r>
      <w:del w:id="187" w:author="Admin" w:date="2025-07-08T11:03:00Z">
        <w:r w:rsidR="006749A3" w:rsidRPr="007038D9">
          <w:rPr>
            <w:rFonts w:ascii="Times New Roman" w:eastAsia="Batang" w:hAnsi="Times New Roman" w:cs="Times New Roman"/>
            <w:kern w:val="0"/>
            <w:sz w:val="24"/>
            <w:szCs w:val="24"/>
            <w14:ligatures w14:val="none"/>
          </w:rPr>
          <w:delText>;</w:delText>
        </w:r>
      </w:del>
      <w:ins w:id="188" w:author="Admin" w:date="2025-07-08T11:03:00Z">
        <w:r w:rsidR="00751564" w:rsidRPr="00860957">
          <w:rPr>
            <w:rFonts w:ascii="Times New Roman" w:eastAsia="Batang" w:hAnsi="Times New Roman" w:cs="Times New Roman"/>
            <w:kern w:val="0"/>
            <w:sz w:val="24"/>
            <w:szCs w:val="24"/>
            <w14:ligatures w14:val="none"/>
          </w:rPr>
          <w:t>.</w:t>
        </w:r>
      </w:ins>
    </w:p>
    <w:p w14:paraId="47EB4A56" w14:textId="269C330E"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Pas ankimit të DPPPP, </w:t>
      </w:r>
      <w:r w:rsidR="005A2D55" w:rsidRPr="00860957">
        <w:rPr>
          <w:rFonts w:ascii="Times New Roman" w:eastAsia="Batang" w:hAnsi="Times New Roman" w:cs="Times New Roman"/>
          <w:kern w:val="0"/>
          <w:sz w:val="24"/>
          <w:szCs w:val="24"/>
          <w14:ligatures w14:val="none"/>
        </w:rPr>
        <w:t xml:space="preserve">Drejtoria e </w:t>
      </w:r>
      <w:proofErr w:type="spellStart"/>
      <w:r w:rsidR="005A2D55" w:rsidRPr="00860957">
        <w:rPr>
          <w:rFonts w:ascii="Times New Roman" w:eastAsia="Batang" w:hAnsi="Times New Roman" w:cs="Times New Roman"/>
          <w:kern w:val="0"/>
          <w:sz w:val="24"/>
          <w:szCs w:val="24"/>
          <w14:ligatures w14:val="none"/>
        </w:rPr>
        <w:t>Task</w:t>
      </w:r>
      <w:proofErr w:type="spellEnd"/>
      <w:r w:rsidR="005A2D55" w:rsidRPr="00860957">
        <w:rPr>
          <w:rFonts w:ascii="Times New Roman" w:eastAsia="Batang" w:hAnsi="Times New Roman" w:cs="Times New Roman"/>
          <w:kern w:val="0"/>
          <w:sz w:val="24"/>
          <w:szCs w:val="24"/>
          <w14:ligatures w14:val="none"/>
        </w:rPr>
        <w:t xml:space="preserve"> </w:t>
      </w:r>
      <w:r w:rsidR="005658C4" w:rsidRPr="00860957">
        <w:rPr>
          <w:rFonts w:ascii="Times New Roman" w:eastAsia="Batang" w:hAnsi="Times New Roman" w:cs="Times New Roman"/>
          <w:kern w:val="0"/>
          <w:sz w:val="24"/>
          <w:szCs w:val="24"/>
          <w14:ligatures w14:val="none"/>
        </w:rPr>
        <w:t xml:space="preserve">Forcë </w:t>
      </w:r>
      <w:r w:rsidR="005A2D55"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005A2D55"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Prokurori</w:t>
      </w:r>
      <w:r w:rsidR="005A2D55"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Përgjithshme, ka vendosur shfuqizimin e vendimit datë 24.11.2014, për pushimin e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penale nr.1467</w:t>
      </w:r>
      <w:r w:rsidR="005A2D5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2014, të </w:t>
      </w:r>
      <w:r w:rsidR="00B42DD2"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rokurorisë pranë Gjykatës së Rrethit Gjyqësor Durrës dhe vazhdimin e ushtrimit të ndjek</w:t>
      </w:r>
      <w:r w:rsidR="00FA281B" w:rsidRPr="00860957">
        <w:rPr>
          <w:rFonts w:ascii="Times New Roman" w:eastAsia="Batang" w:hAnsi="Times New Roman" w:cs="Times New Roman"/>
          <w:kern w:val="0"/>
          <w:sz w:val="24"/>
          <w:szCs w:val="24"/>
          <w14:ligatures w14:val="none"/>
        </w:rPr>
        <w:t>j</w:t>
      </w:r>
      <w:r w:rsidRPr="00860957">
        <w:rPr>
          <w:rFonts w:ascii="Times New Roman" w:eastAsia="Batang" w:hAnsi="Times New Roman" w:cs="Times New Roman"/>
          <w:kern w:val="0"/>
          <w:sz w:val="24"/>
          <w:szCs w:val="24"/>
          <w14:ligatures w14:val="none"/>
        </w:rPr>
        <w:t xml:space="preserve">es penale sipas ligjit, duke </w:t>
      </w:r>
      <w:r w:rsidR="007C3D21" w:rsidRPr="00860957">
        <w:rPr>
          <w:rFonts w:ascii="Times New Roman" w:eastAsia="Batang" w:hAnsi="Times New Roman" w:cs="Times New Roman"/>
          <w:kern w:val="0"/>
          <w:sz w:val="24"/>
          <w:szCs w:val="24"/>
          <w14:ligatures w14:val="none"/>
        </w:rPr>
        <w:t>arsyetuar</w:t>
      </w:r>
      <w:r w:rsidRPr="00860957">
        <w:rPr>
          <w:rFonts w:ascii="Times New Roman" w:eastAsia="Batang" w:hAnsi="Times New Roman" w:cs="Times New Roman"/>
          <w:kern w:val="0"/>
          <w:sz w:val="24"/>
          <w:szCs w:val="24"/>
          <w14:ligatures w14:val="none"/>
        </w:rPr>
        <w:t xml:space="preserve"> se vendimi i pushimit të </w:t>
      </w:r>
      <w:r w:rsidR="00FA281B" w:rsidRPr="00860957">
        <w:rPr>
          <w:rFonts w:ascii="Times New Roman" w:eastAsia="Batang" w:hAnsi="Times New Roman" w:cs="Times New Roman"/>
          <w:kern w:val="0"/>
          <w:sz w:val="24"/>
          <w:szCs w:val="24"/>
          <w14:ligatures w14:val="none"/>
        </w:rPr>
        <w:t>çështjes</w:t>
      </w:r>
      <w:r w:rsidRPr="00860957">
        <w:rPr>
          <w:rFonts w:ascii="Times New Roman" w:eastAsia="Batang" w:hAnsi="Times New Roman" w:cs="Times New Roman"/>
          <w:kern w:val="0"/>
          <w:sz w:val="24"/>
          <w:szCs w:val="24"/>
          <w14:ligatures w14:val="none"/>
        </w:rPr>
        <w:t xml:space="preserve"> nuk është arsyetuar drejt, dhe është marrë në analizë të gabuar të provave, pa kryer një hetim të plotë dhe</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të saktë</w:t>
      </w:r>
      <w:r w:rsidR="00262242" w:rsidRPr="00860957">
        <w:rPr>
          <w:rFonts w:ascii="Times New Roman" w:eastAsia="Batang" w:hAnsi="Times New Roman" w:cs="Times New Roman"/>
          <w:kern w:val="0"/>
          <w:sz w:val="24"/>
          <w:szCs w:val="24"/>
          <w14:ligatures w14:val="none"/>
        </w:rPr>
        <w:t>. Gjit</w:t>
      </w:r>
      <w:r w:rsidR="009B03BE" w:rsidRPr="00860957">
        <w:rPr>
          <w:rFonts w:ascii="Times New Roman" w:eastAsia="Batang" w:hAnsi="Times New Roman" w:cs="Times New Roman"/>
          <w:kern w:val="0"/>
          <w:sz w:val="24"/>
          <w:szCs w:val="24"/>
          <w14:ligatures w14:val="none"/>
        </w:rPr>
        <w:t>h</w:t>
      </w:r>
      <w:r w:rsidR="00262242" w:rsidRPr="00860957">
        <w:rPr>
          <w:rFonts w:ascii="Times New Roman" w:eastAsia="Batang" w:hAnsi="Times New Roman" w:cs="Times New Roman"/>
          <w:kern w:val="0"/>
          <w:sz w:val="24"/>
          <w:szCs w:val="24"/>
          <w14:ligatures w14:val="none"/>
        </w:rPr>
        <w:t>ashtu</w:t>
      </w:r>
      <w:r w:rsidR="00232EFF" w:rsidRPr="00860957">
        <w:rPr>
          <w:rFonts w:ascii="Times New Roman" w:eastAsia="Batang" w:hAnsi="Times New Roman" w:cs="Times New Roman"/>
          <w:kern w:val="0"/>
          <w:sz w:val="24"/>
          <w:szCs w:val="24"/>
          <w14:ligatures w14:val="none"/>
        </w:rPr>
        <w:t xml:space="preserve"> </w:t>
      </w:r>
      <w:r w:rsidR="00C3375F" w:rsidRPr="00860957">
        <w:rPr>
          <w:rFonts w:ascii="Times New Roman" w:eastAsia="Batang" w:hAnsi="Times New Roman" w:cs="Times New Roman"/>
          <w:kern w:val="0"/>
          <w:sz w:val="24"/>
          <w:szCs w:val="24"/>
          <w14:ligatures w14:val="none"/>
        </w:rPr>
        <w:t>ë</w:t>
      </w:r>
      <w:r w:rsidR="00262242" w:rsidRPr="00860957">
        <w:rPr>
          <w:rFonts w:ascii="Times New Roman" w:eastAsia="Batang" w:hAnsi="Times New Roman" w:cs="Times New Roman"/>
          <w:kern w:val="0"/>
          <w:sz w:val="24"/>
          <w:szCs w:val="24"/>
          <w14:ligatures w14:val="none"/>
        </w:rPr>
        <w:t>sht</w:t>
      </w:r>
      <w:r w:rsidR="00C3375F" w:rsidRPr="00860957">
        <w:rPr>
          <w:rFonts w:ascii="Times New Roman" w:eastAsia="Batang" w:hAnsi="Times New Roman" w:cs="Times New Roman"/>
          <w:kern w:val="0"/>
          <w:sz w:val="24"/>
          <w:szCs w:val="24"/>
          <w14:ligatures w14:val="none"/>
        </w:rPr>
        <w:t>ë</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konstatuar se: (i) nuk janë administruar provat e përfituara nga veprimet hetimore të kërkuara për t’u kryer nga autoritetit gjyqësor italian, që kanë të bëjnë me sqarimin e burimit /origjinës së vlerave monetare  të përfshira në transaksionet bankare dhe vërtetimin e </w:t>
      </w:r>
      <w:r w:rsidR="007C3D21" w:rsidRPr="00860957">
        <w:rPr>
          <w:rFonts w:ascii="Times New Roman" w:eastAsia="Batang" w:hAnsi="Times New Roman" w:cs="Times New Roman"/>
          <w:kern w:val="0"/>
          <w:sz w:val="24"/>
          <w:szCs w:val="24"/>
          <w14:ligatures w14:val="none"/>
        </w:rPr>
        <w:t>marrëdhënies</w:t>
      </w:r>
      <w:r w:rsidRPr="00860957">
        <w:rPr>
          <w:rFonts w:ascii="Times New Roman" w:eastAsia="Batang" w:hAnsi="Times New Roman" w:cs="Times New Roman"/>
          <w:kern w:val="0"/>
          <w:sz w:val="24"/>
          <w:szCs w:val="24"/>
          <w14:ligatures w14:val="none"/>
        </w:rPr>
        <w:t xml:space="preserve"> civi</w:t>
      </w:r>
      <w:r w:rsidR="00B42DD2" w:rsidRPr="00860957">
        <w:rPr>
          <w:rFonts w:ascii="Times New Roman" w:eastAsia="Batang" w:hAnsi="Times New Roman" w:cs="Times New Roman"/>
          <w:kern w:val="0"/>
          <w:sz w:val="24"/>
          <w:szCs w:val="24"/>
          <w14:ligatures w14:val="none"/>
        </w:rPr>
        <w:t>le</w:t>
      </w:r>
      <w:r w:rsidRPr="00860957">
        <w:rPr>
          <w:rFonts w:ascii="Times New Roman" w:eastAsia="Batang" w:hAnsi="Times New Roman" w:cs="Times New Roman"/>
          <w:kern w:val="0"/>
          <w:sz w:val="24"/>
          <w:szCs w:val="24"/>
          <w14:ligatures w14:val="none"/>
        </w:rPr>
        <w:t>; (</w:t>
      </w:r>
      <w:proofErr w:type="spellStart"/>
      <w:r w:rsidRPr="00860957">
        <w:rPr>
          <w:rFonts w:ascii="Times New Roman" w:eastAsia="Batang" w:hAnsi="Times New Roman" w:cs="Times New Roman"/>
          <w:kern w:val="0"/>
          <w:sz w:val="24"/>
          <w:szCs w:val="24"/>
          <w14:ligatures w14:val="none"/>
        </w:rPr>
        <w:t>ii</w:t>
      </w:r>
      <w:proofErr w:type="spellEnd"/>
      <w:r w:rsidRPr="00860957">
        <w:rPr>
          <w:rFonts w:ascii="Times New Roman" w:eastAsia="Batang" w:hAnsi="Times New Roman" w:cs="Times New Roman"/>
          <w:kern w:val="0"/>
          <w:sz w:val="24"/>
          <w:szCs w:val="24"/>
          <w14:ligatures w14:val="none"/>
        </w:rPr>
        <w:t xml:space="preserve">) ndryshe nga sa arsyetohet në vendim, nuk rezulton që vlerat e transaksioneve objekt hetimi të kryera në dobi të shtetasit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 xml:space="preserve">, të jenë për blerje vile nga/për shtetasen italiane Ana </w:t>
      </w:r>
      <w:proofErr w:type="spellStart"/>
      <w:r w:rsidRPr="00860957">
        <w:rPr>
          <w:rFonts w:ascii="Times New Roman" w:eastAsia="Batang" w:hAnsi="Times New Roman" w:cs="Times New Roman"/>
          <w:kern w:val="0"/>
          <w:sz w:val="24"/>
          <w:szCs w:val="24"/>
          <w14:ligatures w14:val="none"/>
        </w:rPr>
        <w:t>Maria</w:t>
      </w:r>
      <w:proofErr w:type="spellEnd"/>
      <w:r w:rsidRPr="00860957">
        <w:rPr>
          <w:rFonts w:ascii="Times New Roman" w:eastAsia="Batang" w:hAnsi="Times New Roman" w:cs="Times New Roman"/>
          <w:kern w:val="0"/>
          <w:sz w:val="24"/>
          <w:szCs w:val="24"/>
          <w14:ligatures w14:val="none"/>
        </w:rPr>
        <w:t xml:space="preserve"> </w:t>
      </w:r>
      <w:proofErr w:type="spellStart"/>
      <w:r w:rsidRPr="00860957">
        <w:rPr>
          <w:rFonts w:ascii="Times New Roman" w:eastAsia="Batang" w:hAnsi="Times New Roman" w:cs="Times New Roman"/>
          <w:kern w:val="0"/>
          <w:sz w:val="24"/>
          <w:szCs w:val="24"/>
          <w14:ligatures w14:val="none"/>
        </w:rPr>
        <w:t>Poiatti</w:t>
      </w:r>
      <w:proofErr w:type="spellEnd"/>
      <w:r w:rsidRPr="00860957">
        <w:rPr>
          <w:rFonts w:ascii="Times New Roman" w:eastAsia="Batang" w:hAnsi="Times New Roman" w:cs="Times New Roman"/>
          <w:kern w:val="0"/>
          <w:sz w:val="24"/>
          <w:szCs w:val="24"/>
          <w14:ligatures w14:val="none"/>
        </w:rPr>
        <w:t>, ashtu sikurse nuk rezulton dhe që të jenë urdhëruar nga kjo shtetase apo që të jenë vlera financiare të saj; (</w:t>
      </w:r>
      <w:proofErr w:type="spellStart"/>
      <w:r w:rsidRPr="00860957">
        <w:rPr>
          <w:rFonts w:ascii="Times New Roman" w:eastAsia="Batang" w:hAnsi="Times New Roman" w:cs="Times New Roman"/>
          <w:kern w:val="0"/>
          <w:sz w:val="24"/>
          <w:szCs w:val="24"/>
          <w14:ligatures w14:val="none"/>
        </w:rPr>
        <w:t>iii</w:t>
      </w:r>
      <w:proofErr w:type="spellEnd"/>
      <w:r w:rsidRPr="00860957">
        <w:rPr>
          <w:rFonts w:ascii="Times New Roman" w:eastAsia="Batang" w:hAnsi="Times New Roman" w:cs="Times New Roman"/>
          <w:kern w:val="0"/>
          <w:sz w:val="24"/>
          <w:szCs w:val="24"/>
          <w14:ligatures w14:val="none"/>
        </w:rPr>
        <w:t xml:space="preserve">) ndryshe nga sa arsyetohet në vendim, se këto vlera nuk janë produkt </w:t>
      </w:r>
      <w:r w:rsidR="00262242"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ndonjë vepre</w:t>
      </w:r>
      <w:r w:rsidR="0026224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penale apo aktiviteti kriminal</w:t>
      </w:r>
      <w:r w:rsidR="00262242"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nga të dhënat hetimore </w:t>
      </w:r>
      <w:r w:rsidR="00262242" w:rsidRPr="00860957">
        <w:rPr>
          <w:rFonts w:ascii="Times New Roman" w:eastAsia="Batang" w:hAnsi="Times New Roman" w:cs="Times New Roman"/>
          <w:kern w:val="0"/>
          <w:sz w:val="24"/>
          <w:szCs w:val="24"/>
          <w14:ligatures w14:val="none"/>
        </w:rPr>
        <w:t>marrëdhënia</w:t>
      </w:r>
      <w:r w:rsidRPr="00860957">
        <w:rPr>
          <w:rFonts w:ascii="Times New Roman" w:eastAsia="Batang" w:hAnsi="Times New Roman" w:cs="Times New Roman"/>
          <w:kern w:val="0"/>
          <w:sz w:val="24"/>
          <w:szCs w:val="24"/>
          <w14:ligatures w14:val="none"/>
        </w:rPr>
        <w:t xml:space="preserve"> civile e shtetasit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 xml:space="preserve"> me shtetasen italiane, jo vetëm nuk justifikohet me prova por nuk është bindëse; (</w:t>
      </w:r>
      <w:proofErr w:type="spellStart"/>
      <w:r w:rsidRPr="00860957">
        <w:rPr>
          <w:rFonts w:ascii="Times New Roman" w:eastAsia="Batang" w:hAnsi="Times New Roman" w:cs="Times New Roman"/>
          <w:kern w:val="0"/>
          <w:sz w:val="24"/>
          <w:szCs w:val="24"/>
          <w14:ligatures w14:val="none"/>
        </w:rPr>
        <w:t>i</w:t>
      </w:r>
      <w:r w:rsidR="000B1CFB" w:rsidRPr="00860957">
        <w:rPr>
          <w:rFonts w:ascii="Times New Roman" w:eastAsia="Batang" w:hAnsi="Times New Roman" w:cs="Times New Roman"/>
          <w:kern w:val="0"/>
          <w:sz w:val="24"/>
          <w:szCs w:val="24"/>
          <w14:ligatures w14:val="none"/>
        </w:rPr>
        <w:t>v</w:t>
      </w:r>
      <w:proofErr w:type="spellEnd"/>
      <w:r w:rsidRPr="00860957">
        <w:rPr>
          <w:rFonts w:ascii="Times New Roman" w:eastAsia="Batang" w:hAnsi="Times New Roman" w:cs="Times New Roman"/>
          <w:kern w:val="0"/>
          <w:sz w:val="24"/>
          <w:szCs w:val="24"/>
          <w14:ligatures w14:val="none"/>
        </w:rPr>
        <w:t xml:space="preserve">) ndryshe nga sa arsyetohet në vendim, nuk rezulton të jetë kryer një hetim </w:t>
      </w:r>
      <w:r w:rsidR="00262242" w:rsidRPr="00860957">
        <w:rPr>
          <w:rFonts w:ascii="Times New Roman" w:eastAsia="Batang" w:hAnsi="Times New Roman" w:cs="Times New Roman"/>
          <w:kern w:val="0"/>
          <w:sz w:val="24"/>
          <w:szCs w:val="24"/>
          <w14:ligatures w14:val="none"/>
        </w:rPr>
        <w:t>i</w:t>
      </w:r>
      <w:r w:rsidRPr="00860957">
        <w:rPr>
          <w:rFonts w:ascii="Times New Roman" w:eastAsia="Batang" w:hAnsi="Times New Roman" w:cs="Times New Roman"/>
          <w:kern w:val="0"/>
          <w:sz w:val="24"/>
          <w:szCs w:val="24"/>
          <w14:ligatures w14:val="none"/>
        </w:rPr>
        <w:t xml:space="preserve"> plotë dhe i </w:t>
      </w:r>
      <w:r w:rsidR="00262242" w:rsidRPr="00860957">
        <w:rPr>
          <w:rFonts w:ascii="Times New Roman" w:eastAsia="Batang" w:hAnsi="Times New Roman" w:cs="Times New Roman"/>
          <w:kern w:val="0"/>
          <w:sz w:val="24"/>
          <w:szCs w:val="24"/>
          <w14:ligatures w14:val="none"/>
        </w:rPr>
        <w:t>gjithanshëm</w:t>
      </w:r>
      <w:r w:rsidRPr="00860957">
        <w:rPr>
          <w:rFonts w:ascii="Times New Roman" w:eastAsia="Batang" w:hAnsi="Times New Roman" w:cs="Times New Roman"/>
          <w:kern w:val="0"/>
          <w:sz w:val="24"/>
          <w:szCs w:val="24"/>
          <w14:ligatures w14:val="none"/>
        </w:rPr>
        <w:t xml:space="preserve"> për të marrë të gjitha të dhënat e nevojshme</w:t>
      </w:r>
      <w:r w:rsidR="009B03B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me qëllim për të </w:t>
      </w:r>
      <w:proofErr w:type="spellStart"/>
      <w:r w:rsidRPr="00860957">
        <w:rPr>
          <w:rFonts w:ascii="Times New Roman" w:eastAsia="Batang" w:hAnsi="Times New Roman" w:cs="Times New Roman"/>
          <w:kern w:val="0"/>
          <w:sz w:val="24"/>
          <w:szCs w:val="24"/>
          <w14:ligatures w14:val="none"/>
        </w:rPr>
        <w:t>konkluduar</w:t>
      </w:r>
      <w:proofErr w:type="spellEnd"/>
      <w:r w:rsidRPr="00860957">
        <w:rPr>
          <w:rFonts w:ascii="Times New Roman" w:eastAsia="Batang" w:hAnsi="Times New Roman" w:cs="Times New Roman"/>
          <w:kern w:val="0"/>
          <w:sz w:val="24"/>
          <w:szCs w:val="24"/>
          <w14:ligatures w14:val="none"/>
        </w:rPr>
        <w:t xml:space="preserve"> drejt për ekzistencën e elementëve të veprës penale; (v) nuk rezulton të jetë sqaruar në mënyrë të plotë aktiviteti kriminal apo masat e dënimit të dhëna për shtetasin Gëzim </w:t>
      </w:r>
      <w:proofErr w:type="spellStart"/>
      <w:r w:rsidRPr="00860957">
        <w:rPr>
          <w:rFonts w:ascii="Times New Roman" w:eastAsia="Batang" w:hAnsi="Times New Roman" w:cs="Times New Roman"/>
          <w:kern w:val="0"/>
          <w:sz w:val="24"/>
          <w:szCs w:val="24"/>
          <w14:ligatures w14:val="none"/>
        </w:rPr>
        <w:t>Sallaku</w:t>
      </w:r>
      <w:proofErr w:type="spellEnd"/>
      <w:r w:rsidRPr="00860957">
        <w:rPr>
          <w:rFonts w:ascii="Times New Roman" w:eastAsia="Batang" w:hAnsi="Times New Roman" w:cs="Times New Roman"/>
          <w:kern w:val="0"/>
          <w:sz w:val="24"/>
          <w:szCs w:val="24"/>
          <w14:ligatures w14:val="none"/>
        </w:rPr>
        <w:t>.</w:t>
      </w:r>
    </w:p>
    <w:p w14:paraId="7C36C454" w14:textId="51936F34" w:rsidR="00CA57A0" w:rsidRPr="00860957" w:rsidRDefault="006749A3"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Pas shfuqizimi</w:t>
      </w:r>
      <w:r w:rsidR="00134378" w:rsidRPr="00860957">
        <w:rPr>
          <w:rFonts w:ascii="Times New Roman" w:eastAsia="Batang" w:hAnsi="Times New Roman" w:cs="Times New Roman"/>
          <w:kern w:val="0"/>
          <w:sz w:val="24"/>
          <w:szCs w:val="24"/>
          <w14:ligatures w14:val="none"/>
        </w:rPr>
        <w:t xml:space="preserve">t </w:t>
      </w:r>
      <w:r w:rsidRPr="00860957">
        <w:rPr>
          <w:rFonts w:ascii="Times New Roman" w:eastAsia="Batang" w:hAnsi="Times New Roman" w:cs="Times New Roman"/>
          <w:kern w:val="0"/>
          <w:sz w:val="24"/>
          <w:szCs w:val="24"/>
          <w14:ligatures w14:val="none"/>
        </w:rPr>
        <w:t xml:space="preserve">të vendimit të pushimit të datës 24.11.2014, </w:t>
      </w:r>
      <w:r w:rsidR="00262242"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262242"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rokurorisë</w:t>
      </w:r>
      <w:r w:rsidR="00B42DD2" w:rsidRPr="00860957">
        <w:rPr>
          <w:rFonts w:ascii="Times New Roman" w:eastAsia="Batang" w:hAnsi="Times New Roman" w:cs="Times New Roman"/>
          <w:kern w:val="0"/>
          <w:sz w:val="24"/>
          <w:szCs w:val="24"/>
          <w14:ligatures w14:val="none"/>
        </w:rPr>
        <w:t xml:space="preserve"> pran</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 xml:space="preserve"> Gjykat</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s s</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 xml:space="preserve"> Rrethit Gjyq</w:t>
      </w:r>
      <w:r w:rsidR="00002526" w:rsidRPr="00860957">
        <w:rPr>
          <w:rFonts w:ascii="Times New Roman" w:eastAsia="Batang" w:hAnsi="Times New Roman" w:cs="Times New Roman"/>
          <w:kern w:val="0"/>
          <w:sz w:val="24"/>
          <w:szCs w:val="24"/>
          <w14:ligatures w14:val="none"/>
        </w:rPr>
        <w:t>ë</w:t>
      </w:r>
      <w:r w:rsidR="00B42DD2" w:rsidRPr="00860957">
        <w:rPr>
          <w:rFonts w:ascii="Times New Roman" w:eastAsia="Batang" w:hAnsi="Times New Roman" w:cs="Times New Roman"/>
          <w:kern w:val="0"/>
          <w:sz w:val="24"/>
          <w:szCs w:val="24"/>
          <w14:ligatures w14:val="none"/>
        </w:rPr>
        <w:t>sor</w:t>
      </w:r>
      <w:r w:rsidRPr="00860957">
        <w:rPr>
          <w:rFonts w:ascii="Times New Roman" w:eastAsia="Batang" w:hAnsi="Times New Roman" w:cs="Times New Roman"/>
          <w:kern w:val="0"/>
          <w:sz w:val="24"/>
          <w:szCs w:val="24"/>
          <w14:ligatures w14:val="none"/>
        </w:rPr>
        <w:t xml:space="preserve"> Durrës,</w:t>
      </w:r>
      <w:r w:rsidR="00262242" w:rsidRPr="00860957">
        <w:rPr>
          <w:rFonts w:ascii="Times New Roman" w:eastAsia="Batang" w:hAnsi="Times New Roman" w:cs="Times New Roman"/>
          <w:kern w:val="0"/>
          <w:sz w:val="24"/>
          <w:szCs w:val="24"/>
          <w14:ligatures w14:val="none"/>
        </w:rPr>
        <w:t xml:space="preserve"> m</w:t>
      </w:r>
      <w:r w:rsidR="00C3375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datë 18.03.2015, ka urdhëruar për ndjek</w:t>
      </w:r>
      <w:r w:rsidR="007066BD" w:rsidRPr="00860957">
        <w:rPr>
          <w:rFonts w:ascii="Times New Roman" w:eastAsia="Batang" w:hAnsi="Times New Roman" w:cs="Times New Roman"/>
          <w:kern w:val="0"/>
          <w:sz w:val="24"/>
          <w:szCs w:val="24"/>
          <w14:ligatures w14:val="none"/>
        </w:rPr>
        <w:t>j</w:t>
      </w:r>
      <w:r w:rsidRPr="00860957">
        <w:rPr>
          <w:rFonts w:ascii="Times New Roman" w:eastAsia="Batang" w:hAnsi="Times New Roman" w:cs="Times New Roman"/>
          <w:kern w:val="0"/>
          <w:sz w:val="24"/>
          <w:szCs w:val="24"/>
          <w14:ligatures w14:val="none"/>
        </w:rPr>
        <w:t>en e kryerjes së hetimeve prokurorin Gëzim</w:t>
      </w:r>
      <w:r w:rsidR="00C7199B" w:rsidRPr="00860957">
        <w:rPr>
          <w:rFonts w:ascii="Times New Roman" w:eastAsia="Batang" w:hAnsi="Times New Roman" w:cs="Times New Roman"/>
          <w:kern w:val="0"/>
          <w:sz w:val="24"/>
          <w:szCs w:val="24"/>
          <w14:ligatures w14:val="none"/>
        </w:rPr>
        <w:t xml:space="preserve"> </w:t>
      </w:r>
      <w:proofErr w:type="spellStart"/>
      <w:r w:rsidRPr="00860957">
        <w:rPr>
          <w:rFonts w:ascii="Times New Roman" w:eastAsia="Batang" w:hAnsi="Times New Roman" w:cs="Times New Roman"/>
          <w:kern w:val="0"/>
          <w:sz w:val="24"/>
          <w:szCs w:val="24"/>
          <w14:ligatures w14:val="none"/>
        </w:rPr>
        <w:t>Veizi</w:t>
      </w:r>
      <w:proofErr w:type="spellEnd"/>
      <w:r w:rsidRPr="00860957">
        <w:rPr>
          <w:rFonts w:ascii="Times New Roman" w:eastAsia="Batang" w:hAnsi="Times New Roman" w:cs="Times New Roman"/>
          <w:kern w:val="0"/>
          <w:sz w:val="24"/>
          <w:szCs w:val="24"/>
          <w14:ligatures w14:val="none"/>
        </w:rPr>
        <w:t xml:space="preserve">, </w:t>
      </w:r>
      <w:r w:rsidR="00B42DD2" w:rsidRPr="00860957">
        <w:rPr>
          <w:rFonts w:ascii="Times New Roman" w:eastAsia="Batang" w:hAnsi="Times New Roman" w:cs="Times New Roman"/>
          <w:kern w:val="0"/>
          <w:sz w:val="24"/>
          <w:szCs w:val="24"/>
          <w14:ligatures w14:val="none"/>
        </w:rPr>
        <w:t>me arsyetimin</w:t>
      </w:r>
      <w:r w:rsidRPr="00860957">
        <w:rPr>
          <w:rFonts w:ascii="Times New Roman" w:eastAsia="Batang" w:hAnsi="Times New Roman" w:cs="Times New Roman"/>
          <w:kern w:val="0"/>
          <w:sz w:val="24"/>
          <w:szCs w:val="24"/>
          <w14:ligatures w14:val="none"/>
        </w:rPr>
        <w:t xml:space="preserve"> se prokurori i </w:t>
      </w:r>
      <w:r w:rsidR="00262242" w:rsidRPr="00860957">
        <w:rPr>
          <w:rFonts w:ascii="Times New Roman" w:eastAsia="Batang" w:hAnsi="Times New Roman" w:cs="Times New Roman"/>
          <w:kern w:val="0"/>
          <w:sz w:val="24"/>
          <w:szCs w:val="24"/>
          <w14:ligatures w14:val="none"/>
        </w:rPr>
        <w:t>çështjesh</w:t>
      </w:r>
      <w:r w:rsidRPr="00860957">
        <w:rPr>
          <w:rFonts w:ascii="Times New Roman" w:eastAsia="Batang" w:hAnsi="Times New Roman" w:cs="Times New Roman"/>
          <w:kern w:val="0"/>
          <w:sz w:val="24"/>
          <w:szCs w:val="24"/>
          <w14:ligatures w14:val="none"/>
        </w:rPr>
        <w:t xml:space="preserve"> prej disa muajsh ushtronte funksionet</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në një prokurori tjetër.</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Në datë 1.6.2015 </w:t>
      </w:r>
      <w:proofErr w:type="spellStart"/>
      <w:r w:rsidR="00DD5ACA" w:rsidRPr="00860957">
        <w:rPr>
          <w:rFonts w:ascii="Times New Roman" w:eastAsia="Batang" w:hAnsi="Times New Roman" w:cs="Times New Roman"/>
          <w:kern w:val="0"/>
          <w:sz w:val="24"/>
          <w:szCs w:val="24"/>
          <w14:ligatures w14:val="none"/>
        </w:rPr>
        <w:t>Z</w:t>
      </w:r>
      <w:r w:rsidRPr="00860957">
        <w:rPr>
          <w:rFonts w:ascii="Times New Roman" w:eastAsia="Batang" w:hAnsi="Times New Roman" w:cs="Times New Roman"/>
          <w:kern w:val="0"/>
          <w:sz w:val="24"/>
          <w:szCs w:val="24"/>
          <w14:ligatures w14:val="none"/>
        </w:rPr>
        <w:t>v</w:t>
      </w:r>
      <w:proofErr w:type="spellEnd"/>
      <w:r w:rsidRPr="00860957">
        <w:rPr>
          <w:rFonts w:ascii="Times New Roman" w:eastAsia="Batang" w:hAnsi="Times New Roman" w:cs="Times New Roman"/>
          <w:kern w:val="0"/>
          <w:sz w:val="24"/>
          <w:szCs w:val="24"/>
          <w14:ligatures w14:val="none"/>
        </w:rPr>
        <w:t>/</w:t>
      </w:r>
      <w:r w:rsidR="00DD5ACA"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134378" w:rsidRPr="00860957">
        <w:rPr>
          <w:rFonts w:ascii="Times New Roman" w:eastAsia="Batang" w:hAnsi="Times New Roman" w:cs="Times New Roman"/>
          <w:kern w:val="0"/>
          <w:sz w:val="24"/>
          <w:szCs w:val="24"/>
          <w14:ligatures w14:val="none"/>
        </w:rPr>
        <w:t>P</w:t>
      </w:r>
      <w:r w:rsidRPr="00860957">
        <w:rPr>
          <w:rFonts w:ascii="Times New Roman" w:eastAsia="Batang" w:hAnsi="Times New Roman" w:cs="Times New Roman"/>
          <w:kern w:val="0"/>
          <w:sz w:val="24"/>
          <w:szCs w:val="24"/>
          <w14:ligatures w14:val="none"/>
        </w:rPr>
        <w:t>rok</w:t>
      </w:r>
      <w:r w:rsidR="00DD5ACA" w:rsidRPr="00860957">
        <w:rPr>
          <w:rFonts w:ascii="Times New Roman" w:eastAsia="Batang" w:hAnsi="Times New Roman" w:cs="Times New Roman"/>
          <w:kern w:val="0"/>
          <w:sz w:val="24"/>
          <w:szCs w:val="24"/>
          <w14:ligatures w14:val="none"/>
        </w:rPr>
        <w:t>u</w:t>
      </w:r>
      <w:r w:rsidRPr="00860957">
        <w:rPr>
          <w:rFonts w:ascii="Times New Roman" w:eastAsia="Batang" w:hAnsi="Times New Roman" w:cs="Times New Roman"/>
          <w:kern w:val="0"/>
          <w:sz w:val="24"/>
          <w:szCs w:val="24"/>
          <w14:ligatures w14:val="none"/>
        </w:rPr>
        <w:t>ro</w:t>
      </w:r>
      <w:r w:rsidR="00DD5ACA" w:rsidRPr="00860957">
        <w:rPr>
          <w:rFonts w:ascii="Times New Roman" w:eastAsia="Batang" w:hAnsi="Times New Roman" w:cs="Times New Roman"/>
          <w:kern w:val="0"/>
          <w:sz w:val="24"/>
          <w:szCs w:val="24"/>
          <w14:ligatures w14:val="none"/>
        </w:rPr>
        <w:t>r</w:t>
      </w:r>
      <w:r w:rsidRPr="00860957">
        <w:rPr>
          <w:rFonts w:ascii="Times New Roman" w:eastAsia="Batang" w:hAnsi="Times New Roman" w:cs="Times New Roman"/>
          <w:kern w:val="0"/>
          <w:sz w:val="24"/>
          <w:szCs w:val="24"/>
          <w14:ligatures w14:val="none"/>
        </w:rPr>
        <w:t>isë Agron Gjana</w:t>
      </w:r>
      <w:r w:rsidR="00C7199B"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për shkak të mos kryerjes së asnjë veprimi hetimor lidhur me këtë </w:t>
      </w:r>
      <w:r w:rsidR="00DD5ACA" w:rsidRPr="00860957">
        <w:rPr>
          <w:rFonts w:ascii="Times New Roman" w:eastAsia="Batang" w:hAnsi="Times New Roman" w:cs="Times New Roman"/>
          <w:kern w:val="0"/>
          <w:sz w:val="24"/>
          <w:szCs w:val="24"/>
          <w14:ligatures w14:val="none"/>
        </w:rPr>
        <w:t>çështje</w:t>
      </w:r>
      <w:r w:rsidRPr="00860957">
        <w:rPr>
          <w:rFonts w:ascii="Times New Roman" w:eastAsia="Batang" w:hAnsi="Times New Roman" w:cs="Times New Roman"/>
          <w:kern w:val="0"/>
          <w:sz w:val="24"/>
          <w:szCs w:val="24"/>
          <w14:ligatures w14:val="none"/>
        </w:rPr>
        <w:t>, ka vendosur zëvendësimin</w:t>
      </w:r>
      <w:r w:rsidR="00DD5AC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e prokurorit Gëzim</w:t>
      </w:r>
      <w:r w:rsidR="000B1CFB" w:rsidRPr="00860957">
        <w:rPr>
          <w:rFonts w:ascii="Times New Roman" w:eastAsia="Batang" w:hAnsi="Times New Roman" w:cs="Times New Roman"/>
          <w:kern w:val="0"/>
          <w:sz w:val="24"/>
          <w:szCs w:val="24"/>
          <w14:ligatures w14:val="none"/>
        </w:rPr>
        <w:t xml:space="preserve"> </w:t>
      </w:r>
      <w:proofErr w:type="spellStart"/>
      <w:r w:rsidRPr="00860957">
        <w:rPr>
          <w:rFonts w:ascii="Times New Roman" w:eastAsia="Batang" w:hAnsi="Times New Roman" w:cs="Times New Roman"/>
          <w:kern w:val="0"/>
          <w:sz w:val="24"/>
          <w:szCs w:val="24"/>
          <w14:ligatures w14:val="none"/>
        </w:rPr>
        <w:t>Veizi</w:t>
      </w:r>
      <w:proofErr w:type="spellEnd"/>
      <w:r w:rsidRPr="00860957">
        <w:rPr>
          <w:rFonts w:ascii="Times New Roman" w:eastAsia="Batang" w:hAnsi="Times New Roman" w:cs="Times New Roman"/>
          <w:kern w:val="0"/>
          <w:sz w:val="24"/>
          <w:szCs w:val="24"/>
          <w14:ligatures w14:val="none"/>
        </w:rPr>
        <w:t xml:space="preserve"> me prokurorin Afrim Shehu</w:t>
      </w:r>
      <w:r w:rsidR="00DD5ACA" w:rsidRPr="00860957">
        <w:rPr>
          <w:rFonts w:ascii="Times New Roman" w:eastAsia="Batang" w:hAnsi="Times New Roman" w:cs="Times New Roman"/>
          <w:kern w:val="0"/>
          <w:sz w:val="24"/>
          <w:szCs w:val="24"/>
          <w14:ligatures w14:val="none"/>
        </w:rPr>
        <w:t>, i cili</w:t>
      </w:r>
      <w:r w:rsidRPr="00860957">
        <w:rPr>
          <w:rFonts w:ascii="Times New Roman" w:eastAsia="Batang" w:hAnsi="Times New Roman" w:cs="Times New Roman"/>
          <w:kern w:val="0"/>
          <w:sz w:val="24"/>
          <w:szCs w:val="24"/>
          <w14:ligatures w14:val="none"/>
        </w:rPr>
        <w:t xml:space="preserve"> </w:t>
      </w:r>
      <w:r w:rsidR="00DD5ACA" w:rsidRPr="00860957">
        <w:rPr>
          <w:rFonts w:ascii="Times New Roman" w:eastAsia="Batang" w:hAnsi="Times New Roman" w:cs="Times New Roman"/>
          <w:kern w:val="0"/>
          <w:sz w:val="24"/>
          <w:szCs w:val="24"/>
          <w14:ligatures w14:val="none"/>
        </w:rPr>
        <w:t>m</w:t>
      </w:r>
      <w:r w:rsidR="00C3375F" w:rsidRPr="00860957">
        <w:rPr>
          <w:rFonts w:ascii="Times New Roman" w:eastAsia="Batang" w:hAnsi="Times New Roman" w:cs="Times New Roman"/>
          <w:kern w:val="0"/>
          <w:sz w:val="24"/>
          <w:szCs w:val="24"/>
          <w14:ligatures w14:val="none"/>
        </w:rPr>
        <w:t>ë</w:t>
      </w:r>
      <w:r w:rsidR="00DD5ACA"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datë 19.12.2016, ka vendosur pezullimin e hetimeve me qëllim administrimin e përgjigjeve të </w:t>
      </w:r>
      <w:proofErr w:type="spellStart"/>
      <w:r w:rsidRPr="00860957">
        <w:rPr>
          <w:rFonts w:ascii="Times New Roman" w:eastAsia="Batang" w:hAnsi="Times New Roman" w:cs="Times New Roman"/>
          <w:kern w:val="0"/>
          <w:sz w:val="24"/>
          <w:szCs w:val="24"/>
          <w14:ligatures w14:val="none"/>
        </w:rPr>
        <w:t>letërporosive</w:t>
      </w:r>
      <w:proofErr w:type="spellEnd"/>
      <w:r w:rsidRPr="00860957">
        <w:rPr>
          <w:rFonts w:ascii="Times New Roman" w:eastAsia="Batang" w:hAnsi="Times New Roman" w:cs="Times New Roman"/>
          <w:kern w:val="0"/>
          <w:sz w:val="24"/>
          <w:szCs w:val="24"/>
          <w14:ligatures w14:val="none"/>
        </w:rPr>
        <w:t xml:space="preserve"> ndërkombëtare.</w:t>
      </w:r>
    </w:p>
    <w:p w14:paraId="41E385EE" w14:textId="3DEE526F" w:rsidR="00CA57A0" w:rsidRPr="00860957" w:rsidRDefault="00DD5ACA"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Bazuar në nenin 52 t</w:t>
      </w:r>
      <w:r w:rsidR="007066BD"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ligjit </w:t>
      </w:r>
      <w:r w:rsidR="00134378" w:rsidRPr="00860957">
        <w:rPr>
          <w:rFonts w:ascii="Times New Roman" w:eastAsia="Batang" w:hAnsi="Times New Roman" w:cs="Times New Roman"/>
          <w:kern w:val="0"/>
          <w:sz w:val="24"/>
          <w:szCs w:val="24"/>
          <w14:ligatures w14:val="none"/>
        </w:rPr>
        <w:t xml:space="preserve">nr. </w:t>
      </w:r>
      <w:r w:rsidRPr="00860957">
        <w:rPr>
          <w:rFonts w:ascii="Times New Roman" w:eastAsia="Batang" w:hAnsi="Times New Roman" w:cs="Times New Roman"/>
          <w:kern w:val="0"/>
          <w:sz w:val="24"/>
          <w:szCs w:val="24"/>
          <w14:ligatures w14:val="none"/>
        </w:rPr>
        <w:t>84/2016, Komisioni i ka kaluar barrën e provës subjektit për të paraqitur prova</w:t>
      </w:r>
      <w:r w:rsidR="00134378" w:rsidRPr="00860957">
        <w:rPr>
          <w:rFonts w:ascii="Times New Roman" w:eastAsia="Batang" w:hAnsi="Times New Roman" w:cs="Times New Roman"/>
          <w:kern w:val="0"/>
          <w:sz w:val="24"/>
          <w:szCs w:val="24"/>
          <w14:ligatures w14:val="none"/>
        </w:rPr>
        <w:t xml:space="preserve"> ose </w:t>
      </w:r>
      <w:r w:rsidRPr="00860957">
        <w:rPr>
          <w:rFonts w:ascii="Times New Roman" w:eastAsia="Batang" w:hAnsi="Times New Roman" w:cs="Times New Roman"/>
          <w:kern w:val="0"/>
          <w:sz w:val="24"/>
          <w:szCs w:val="24"/>
          <w14:ligatures w14:val="none"/>
        </w:rPr>
        <w:t>shpjegime të tjera p</w:t>
      </w:r>
      <w:r w:rsidR="00C3375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sa</w:t>
      </w:r>
      <w:r w:rsidR="00B42DD2" w:rsidRPr="00860957">
        <w:rPr>
          <w:rFonts w:ascii="Times New Roman" w:eastAsia="Batang" w:hAnsi="Times New Roman" w:cs="Times New Roman"/>
          <w:kern w:val="0"/>
          <w:sz w:val="24"/>
          <w:szCs w:val="24"/>
          <w14:ligatures w14:val="none"/>
        </w:rPr>
        <w:t xml:space="preserve"> </w:t>
      </w:r>
      <w:r w:rsidR="009B03BE" w:rsidRPr="00860957">
        <w:rPr>
          <w:rFonts w:ascii="Times New Roman" w:eastAsia="Batang" w:hAnsi="Times New Roman" w:cs="Times New Roman"/>
          <w:kern w:val="0"/>
          <w:sz w:val="24"/>
          <w:szCs w:val="24"/>
          <w14:ligatures w14:val="none"/>
        </w:rPr>
        <w:t>konstatohet</w:t>
      </w:r>
      <w:r w:rsidR="007066BD" w:rsidRPr="00860957">
        <w:rPr>
          <w:rFonts w:ascii="Times New Roman" w:eastAsia="Batang" w:hAnsi="Times New Roman" w:cs="Times New Roman"/>
          <w:kern w:val="0"/>
          <w:sz w:val="24"/>
          <w:szCs w:val="24"/>
          <w14:ligatures w14:val="none"/>
        </w:rPr>
        <w:t xml:space="preserve"> se</w:t>
      </w:r>
      <w:r w:rsidR="006749A3" w:rsidRPr="00860957">
        <w:rPr>
          <w:rFonts w:ascii="Times New Roman" w:eastAsia="Batang" w:hAnsi="Times New Roman" w:cs="Times New Roman"/>
          <w:kern w:val="0"/>
          <w:sz w:val="24"/>
          <w:szCs w:val="24"/>
          <w14:ligatures w14:val="none"/>
        </w:rPr>
        <w:t xml:space="preserve"> subjekti i rivlerësimit ka vendosur pushimin e procedimit penal pa administruar provat e kërkuara nga autoritet</w:t>
      </w:r>
      <w:r w:rsidR="00B42DD2" w:rsidRPr="00860957">
        <w:rPr>
          <w:rFonts w:ascii="Times New Roman" w:eastAsia="Batang" w:hAnsi="Times New Roman" w:cs="Times New Roman"/>
          <w:kern w:val="0"/>
          <w:sz w:val="24"/>
          <w:szCs w:val="24"/>
          <w14:ligatures w14:val="none"/>
        </w:rPr>
        <w:t>i</w:t>
      </w:r>
      <w:r w:rsidR="006749A3" w:rsidRPr="00860957">
        <w:rPr>
          <w:rFonts w:ascii="Times New Roman" w:eastAsia="Batang" w:hAnsi="Times New Roman" w:cs="Times New Roman"/>
          <w:kern w:val="0"/>
          <w:sz w:val="24"/>
          <w:szCs w:val="24"/>
          <w14:ligatures w14:val="none"/>
        </w:rPr>
        <w:t xml:space="preserve"> gjyqësor italian që kanë të bëjnë me sqarimin e burimit/origjinës së vlerave monetare të përfshira në transaksionet bankare dhe vërtetimin e </w:t>
      </w:r>
      <w:r w:rsidRPr="00860957">
        <w:rPr>
          <w:rFonts w:ascii="Times New Roman" w:eastAsia="Batang" w:hAnsi="Times New Roman" w:cs="Times New Roman"/>
          <w:kern w:val="0"/>
          <w:sz w:val="24"/>
          <w:szCs w:val="24"/>
          <w14:ligatures w14:val="none"/>
        </w:rPr>
        <w:t>marrëdhënies</w:t>
      </w:r>
      <w:r w:rsidR="006749A3" w:rsidRPr="00860957">
        <w:rPr>
          <w:rFonts w:ascii="Times New Roman" w:eastAsia="Batang" w:hAnsi="Times New Roman" w:cs="Times New Roman"/>
          <w:kern w:val="0"/>
          <w:sz w:val="24"/>
          <w:szCs w:val="24"/>
          <w14:ligatures w14:val="none"/>
        </w:rPr>
        <w:t xml:space="preserve"> civil</w:t>
      </w:r>
      <w:r w:rsidRPr="00860957">
        <w:rPr>
          <w:rFonts w:ascii="Times New Roman" w:eastAsia="Batang" w:hAnsi="Times New Roman" w:cs="Times New Roman"/>
          <w:kern w:val="0"/>
          <w:sz w:val="24"/>
          <w:szCs w:val="24"/>
          <w14:ligatures w14:val="none"/>
        </w:rPr>
        <w:t>e</w:t>
      </w:r>
      <w:r w:rsidR="00B42DD2"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dhe</w:t>
      </w:r>
      <w:r w:rsidR="006749A3" w:rsidRPr="00860957">
        <w:rPr>
          <w:rFonts w:ascii="Times New Roman" w:eastAsia="Batang" w:hAnsi="Times New Roman" w:cs="Times New Roman"/>
          <w:kern w:val="0"/>
          <w:sz w:val="24"/>
          <w:szCs w:val="24"/>
          <w14:ligatures w14:val="none"/>
        </w:rPr>
        <w:t xml:space="preserve"> se subjekti nuk ka kryer një hetim të plotë dhe të gjithanshëm për të marrë të gjitha të dhënat e nevojshme për ekzistencën e elementëve të veprës penale</w:t>
      </w:r>
      <w:r w:rsidRPr="00860957">
        <w:rPr>
          <w:rFonts w:ascii="Times New Roman" w:eastAsia="Batang" w:hAnsi="Times New Roman" w:cs="Times New Roman"/>
          <w:kern w:val="0"/>
          <w:sz w:val="24"/>
          <w:szCs w:val="24"/>
          <w14:ligatures w14:val="none"/>
        </w:rPr>
        <w:t>.</w:t>
      </w:r>
    </w:p>
    <w:p w14:paraId="2E662D9B" w14:textId="656D59ED" w:rsidR="007066BD" w:rsidRPr="00860957" w:rsidRDefault="007066BD" w:rsidP="00C03AA8">
      <w:pPr>
        <w:pStyle w:val="ListParagraph"/>
        <w:numPr>
          <w:ilvl w:val="0"/>
          <w:numId w:val="13"/>
        </w:numPr>
        <w:spacing w:after="0" w:line="240" w:lineRule="auto"/>
        <w:ind w:left="0" w:firstLine="0"/>
        <w:jc w:val="both"/>
        <w:rPr>
          <w:rFonts w:ascii="Times New Roman" w:eastAsia="Batang" w:hAnsi="Times New Roman" w:cs="Times New Roman"/>
          <w:kern w:val="0"/>
          <w:sz w:val="24"/>
          <w:szCs w:val="24"/>
          <w14:ligatures w14:val="none"/>
        </w:rPr>
      </w:pPr>
      <w:bookmarkStart w:id="189" w:name="_Hlk202780747"/>
      <w:r w:rsidRPr="00860957">
        <w:rPr>
          <w:rFonts w:ascii="Times New Roman" w:hAnsi="Times New Roman" w:cs="Times New Roman"/>
          <w:sz w:val="24"/>
          <w:szCs w:val="24"/>
        </w:rPr>
        <w:t>Në përgjigje të rezultateve të hetimit subjekti ka deklaruar se</w:t>
      </w:r>
      <w:r w:rsidR="0032281E" w:rsidRPr="00860957">
        <w:rPr>
          <w:rFonts w:ascii="Times New Roman" w:hAnsi="Times New Roman" w:cs="Times New Roman"/>
          <w:sz w:val="24"/>
          <w:szCs w:val="24"/>
        </w:rPr>
        <w:t>,</w:t>
      </w:r>
      <w:r w:rsidRPr="00860957">
        <w:rPr>
          <w:rFonts w:ascii="Times New Roman" w:hAnsi="Times New Roman" w:cs="Times New Roman"/>
          <w:sz w:val="24"/>
          <w:szCs w:val="24"/>
        </w:rPr>
        <w:t xml:space="preserve"> pasi janë administruar të gjitha provat e mundshme nga autoritetet shqiptare dhe nga shtetasi Gëzim</w:t>
      </w:r>
      <w:r w:rsidR="00BA24FF"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Sallaku</w:t>
      </w:r>
      <w:proofErr w:type="spellEnd"/>
      <w:r w:rsidRPr="00860957">
        <w:rPr>
          <w:rFonts w:ascii="Times New Roman" w:hAnsi="Times New Roman" w:cs="Times New Roman"/>
          <w:sz w:val="24"/>
          <w:szCs w:val="24"/>
        </w:rPr>
        <w:t xml:space="preserve">, me vendimin e datës 24.11.2014, ai ka vendosur pushimin e procedimit penal sipas nenit 328/1, germa “b” e Kodit të Procedurës Penale, duke parashtruar në mënyrë te detajuar disa fakte të marra në konsideratë nga ana e tij si: (i) </w:t>
      </w:r>
      <w:r w:rsidRPr="005F1E4A">
        <w:rPr>
          <w:rFonts w:ascii="Times New Roman" w:hAnsi="Times New Roman"/>
          <w:sz w:val="24"/>
          <w:highlight w:val="cyan"/>
          <w:rPrChange w:id="190" w:author="Admin" w:date="2025-07-08T11:03:00Z">
            <w:rPr>
              <w:rFonts w:ascii="Times New Roman" w:hAnsi="Times New Roman"/>
              <w:sz w:val="24"/>
            </w:rPr>
          </w:rPrChange>
        </w:rPr>
        <w:t>vlera e dy transaksioneve nuk ka qenë nën minimumin ligjor, që detyron autoritetet përkatës të përmbushin detyrimin për ta raportuar atë tek DPPPP Tiranë. Pra</w:t>
      </w:r>
      <w:r w:rsidR="00134378" w:rsidRPr="005F1E4A">
        <w:rPr>
          <w:rFonts w:ascii="Times New Roman" w:hAnsi="Times New Roman"/>
          <w:sz w:val="24"/>
          <w:highlight w:val="cyan"/>
          <w:rPrChange w:id="191" w:author="Admin" w:date="2025-07-08T11:03:00Z">
            <w:rPr>
              <w:rFonts w:ascii="Times New Roman" w:hAnsi="Times New Roman"/>
              <w:sz w:val="24"/>
            </w:rPr>
          </w:rPrChange>
        </w:rPr>
        <w:t>,</w:t>
      </w:r>
      <w:r w:rsidRPr="005F1E4A">
        <w:rPr>
          <w:rFonts w:ascii="Times New Roman" w:hAnsi="Times New Roman"/>
          <w:sz w:val="24"/>
          <w:highlight w:val="cyan"/>
          <w:rPrChange w:id="192" w:author="Admin" w:date="2025-07-08T11:03:00Z">
            <w:rPr>
              <w:rFonts w:ascii="Times New Roman" w:hAnsi="Times New Roman"/>
              <w:sz w:val="24"/>
            </w:rPr>
          </w:rPrChange>
        </w:rPr>
        <w:t xml:space="preserve"> </w:t>
      </w:r>
      <w:proofErr w:type="spellStart"/>
      <w:r w:rsidRPr="005F1E4A">
        <w:rPr>
          <w:rFonts w:ascii="Times New Roman" w:hAnsi="Times New Roman"/>
          <w:sz w:val="24"/>
          <w:highlight w:val="cyan"/>
          <w:rPrChange w:id="193" w:author="Admin" w:date="2025-07-08T11:03:00Z">
            <w:rPr>
              <w:rFonts w:ascii="Times New Roman" w:hAnsi="Times New Roman"/>
              <w:sz w:val="24"/>
            </w:rPr>
          </w:rPrChange>
        </w:rPr>
        <w:t>transferta</w:t>
      </w:r>
      <w:proofErr w:type="spellEnd"/>
      <w:r w:rsidRPr="005F1E4A">
        <w:rPr>
          <w:rFonts w:ascii="Times New Roman" w:hAnsi="Times New Roman"/>
          <w:sz w:val="24"/>
          <w:highlight w:val="cyan"/>
          <w:rPrChange w:id="194" w:author="Admin" w:date="2025-07-08T11:03:00Z">
            <w:rPr>
              <w:rFonts w:ascii="Times New Roman" w:hAnsi="Times New Roman"/>
              <w:sz w:val="24"/>
            </w:rPr>
          </w:rPrChange>
        </w:rPr>
        <w:t xml:space="preserve"> nuk është e copëtuar për t’iu shmangur kontrollit të saj nga autoritetet bankare dhe të DPPPP Tiranë (ligji shqiptar e ka deri në 1.000.000 lekë, subjektet përkatëse nuk kanë detyrimin ligjor t</w:t>
      </w:r>
      <w:r w:rsidR="00CA57A0" w:rsidRPr="005F1E4A">
        <w:rPr>
          <w:rFonts w:ascii="Times New Roman" w:hAnsi="Times New Roman"/>
          <w:sz w:val="24"/>
          <w:highlight w:val="cyan"/>
          <w:rPrChange w:id="195" w:author="Admin" w:date="2025-07-08T11:03:00Z">
            <w:rPr>
              <w:rFonts w:ascii="Times New Roman" w:hAnsi="Times New Roman"/>
              <w:sz w:val="24"/>
            </w:rPr>
          </w:rPrChange>
        </w:rPr>
        <w:t>ë</w:t>
      </w:r>
      <w:r w:rsidRPr="005F1E4A">
        <w:rPr>
          <w:rFonts w:ascii="Times New Roman" w:hAnsi="Times New Roman"/>
          <w:sz w:val="24"/>
          <w:highlight w:val="cyan"/>
          <w:rPrChange w:id="196" w:author="Admin" w:date="2025-07-08T11:03:00Z">
            <w:rPr>
              <w:rFonts w:ascii="Times New Roman" w:hAnsi="Times New Roman"/>
              <w:sz w:val="24"/>
            </w:rPr>
          </w:rPrChange>
        </w:rPr>
        <w:t xml:space="preserve"> raportojnë);</w:t>
      </w:r>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ii</w:t>
      </w:r>
      <w:proofErr w:type="spellEnd"/>
      <w:r w:rsidRPr="00860957">
        <w:rPr>
          <w:rFonts w:ascii="Times New Roman" w:hAnsi="Times New Roman" w:cs="Times New Roman"/>
          <w:sz w:val="24"/>
          <w:szCs w:val="24"/>
        </w:rPr>
        <w:t>) lëvizja e parave është bërë nëpërmjet sistemit bankar dhe jo në rrugë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jo ligjore</w:t>
      </w:r>
      <w:r w:rsidR="00B42DD2" w:rsidRPr="00860957">
        <w:rPr>
          <w:rFonts w:ascii="Times New Roman" w:hAnsi="Times New Roman" w:cs="Times New Roman"/>
          <w:sz w:val="24"/>
          <w:szCs w:val="24"/>
        </w:rPr>
        <w:t xml:space="preserve"> dhe b</w:t>
      </w:r>
      <w:r w:rsidRPr="00860957">
        <w:rPr>
          <w:rFonts w:ascii="Times New Roman" w:hAnsi="Times New Roman" w:cs="Times New Roman"/>
          <w:sz w:val="24"/>
          <w:szCs w:val="24"/>
        </w:rPr>
        <w:t xml:space="preserve">anka </w:t>
      </w:r>
      <w:r w:rsidR="00B42DD2" w:rsidRPr="00860957">
        <w:rPr>
          <w:rFonts w:ascii="Times New Roman" w:hAnsi="Times New Roman" w:cs="Times New Roman"/>
          <w:sz w:val="24"/>
          <w:szCs w:val="24"/>
        </w:rPr>
        <w:t>z</w:t>
      </w:r>
      <w:r w:rsidRPr="00860957">
        <w:rPr>
          <w:rFonts w:ascii="Times New Roman" w:hAnsi="Times New Roman" w:cs="Times New Roman"/>
          <w:sz w:val="24"/>
          <w:szCs w:val="24"/>
        </w:rPr>
        <w:t xml:space="preserve">vicerane nuk ka dhënë ndonjë informacion për dyshime në lidhje me këtë </w:t>
      </w:r>
      <w:proofErr w:type="spellStart"/>
      <w:r w:rsidRPr="00860957">
        <w:rPr>
          <w:rFonts w:ascii="Times New Roman" w:hAnsi="Times New Roman" w:cs="Times New Roman"/>
          <w:sz w:val="24"/>
          <w:szCs w:val="24"/>
        </w:rPr>
        <w:t>transfertë</w:t>
      </w:r>
      <w:proofErr w:type="spellEnd"/>
      <w:r w:rsidRPr="00860957">
        <w:rPr>
          <w:rFonts w:ascii="Times New Roman" w:hAnsi="Times New Roman" w:cs="Times New Roman"/>
          <w:sz w:val="24"/>
          <w:szCs w:val="24"/>
        </w:rPr>
        <w:t>, por e ka parë të rregullt atë, pasi në të kundërt nuk do e bënte ose do njoftonte autoritetet bankare shqiptare për çdo dyshim, kjo dalë nga praktika e hetimit t</w:t>
      </w:r>
      <w:r w:rsidR="00002526" w:rsidRPr="00860957">
        <w:rPr>
          <w:rFonts w:ascii="Times New Roman" w:hAnsi="Times New Roman" w:cs="Times New Roman"/>
          <w:sz w:val="24"/>
          <w:szCs w:val="24"/>
        </w:rPr>
        <w:t>ë</w:t>
      </w:r>
      <w:r w:rsidRPr="00860957">
        <w:rPr>
          <w:rFonts w:ascii="Times New Roman" w:hAnsi="Times New Roman" w:cs="Times New Roman"/>
          <w:sz w:val="24"/>
          <w:szCs w:val="24"/>
        </w:rPr>
        <w:t xml:space="preserve"> këtyre çështjeve; (</w:t>
      </w:r>
      <w:proofErr w:type="spellStart"/>
      <w:r w:rsidRPr="00860957">
        <w:rPr>
          <w:rFonts w:ascii="Times New Roman" w:hAnsi="Times New Roman" w:cs="Times New Roman"/>
          <w:sz w:val="24"/>
          <w:szCs w:val="24"/>
        </w:rPr>
        <w:t>iii</w:t>
      </w:r>
      <w:proofErr w:type="spellEnd"/>
      <w:r w:rsidRPr="00860957">
        <w:rPr>
          <w:rFonts w:ascii="Times New Roman" w:hAnsi="Times New Roman" w:cs="Times New Roman"/>
          <w:sz w:val="24"/>
          <w:szCs w:val="24"/>
        </w:rPr>
        <w:t xml:space="preserve">) </w:t>
      </w:r>
      <w:r w:rsidR="00CA57A0" w:rsidRPr="00860957">
        <w:rPr>
          <w:rFonts w:ascii="Times New Roman" w:hAnsi="Times New Roman" w:cs="Times New Roman"/>
          <w:sz w:val="24"/>
          <w:szCs w:val="24"/>
        </w:rPr>
        <w:t>s</w:t>
      </w:r>
      <w:r w:rsidRPr="00860957">
        <w:rPr>
          <w:rFonts w:ascii="Times New Roman" w:hAnsi="Times New Roman" w:cs="Times New Roman"/>
          <w:sz w:val="24"/>
          <w:szCs w:val="24"/>
        </w:rPr>
        <w:t xml:space="preserve">htetasi Gëzim </w:t>
      </w:r>
      <w:proofErr w:type="spellStart"/>
      <w:r w:rsidRPr="00860957">
        <w:rPr>
          <w:rFonts w:ascii="Times New Roman" w:hAnsi="Times New Roman" w:cs="Times New Roman"/>
          <w:sz w:val="24"/>
          <w:szCs w:val="24"/>
        </w:rPr>
        <w:t>Sallaku</w:t>
      </w:r>
      <w:proofErr w:type="spellEnd"/>
      <w:r w:rsidRPr="00860957">
        <w:rPr>
          <w:rFonts w:ascii="Times New Roman" w:hAnsi="Times New Roman" w:cs="Times New Roman"/>
          <w:sz w:val="24"/>
          <w:szCs w:val="24"/>
        </w:rPr>
        <w:t xml:space="preserve">, i cili nuk ka rezultuar i dënuar në Shqipëri (nuk ka pasur informacion për statusin e tij në Itali), zotëronte me vëllezërit e tij shoqëri tregtare si në Shqipëri dhe në Itali me kapitale në vlera të konsiderueshme, të deklaruara </w:t>
      </w:r>
      <w:r w:rsidRPr="00860957">
        <w:rPr>
          <w:rFonts w:ascii="Times New Roman" w:hAnsi="Times New Roman" w:cs="Times New Roman"/>
          <w:sz w:val="24"/>
          <w:szCs w:val="24"/>
        </w:rPr>
        <w:lastRenderedPageBreak/>
        <w:t>në të dyja vendet (</w:t>
      </w:r>
      <w:proofErr w:type="spellStart"/>
      <w:r w:rsidRPr="00860957">
        <w:rPr>
          <w:rFonts w:ascii="Times New Roman" w:hAnsi="Times New Roman" w:cs="Times New Roman"/>
          <w:sz w:val="24"/>
          <w:szCs w:val="24"/>
        </w:rPr>
        <w:t>qindramijëra</w:t>
      </w:r>
      <w:proofErr w:type="spellEnd"/>
      <w:r w:rsidRPr="00860957">
        <w:rPr>
          <w:rFonts w:ascii="Times New Roman" w:hAnsi="Times New Roman" w:cs="Times New Roman"/>
          <w:sz w:val="24"/>
          <w:szCs w:val="24"/>
        </w:rPr>
        <w:t xml:space="preserve"> euro/miliona) dhe pasuri, çka tregonin për një besueshmëri të tij në marrëdhënie me shtetasen italiane. Vendimi i pushimit është marrë në bazë të </w:t>
      </w:r>
      <w:proofErr w:type="spellStart"/>
      <w:r w:rsidRPr="00860957">
        <w:rPr>
          <w:rFonts w:ascii="Times New Roman" w:hAnsi="Times New Roman" w:cs="Times New Roman"/>
          <w:sz w:val="24"/>
          <w:szCs w:val="24"/>
        </w:rPr>
        <w:t>të</w:t>
      </w:r>
      <w:proofErr w:type="spellEnd"/>
      <w:r w:rsidRPr="00860957">
        <w:rPr>
          <w:rFonts w:ascii="Times New Roman" w:hAnsi="Times New Roman" w:cs="Times New Roman"/>
          <w:sz w:val="24"/>
          <w:szCs w:val="24"/>
        </w:rPr>
        <w:t xml:space="preserve"> dhënave hetimore të përfituara nga provat e administruara në dosje, si dhe në kushtet kur nga këto prova nuk ka dalë e kundërta për të çuar në konkluzionin se </w:t>
      </w:r>
      <w:proofErr w:type="spellStart"/>
      <w:r w:rsidRPr="00860957">
        <w:rPr>
          <w:rFonts w:ascii="Times New Roman" w:hAnsi="Times New Roman" w:cs="Times New Roman"/>
          <w:sz w:val="24"/>
          <w:szCs w:val="24"/>
        </w:rPr>
        <w:t>transferta</w:t>
      </w:r>
      <w:proofErr w:type="spellEnd"/>
      <w:r w:rsidRPr="00860957">
        <w:rPr>
          <w:rFonts w:ascii="Times New Roman" w:hAnsi="Times New Roman" w:cs="Times New Roman"/>
          <w:sz w:val="24"/>
          <w:szCs w:val="24"/>
        </w:rPr>
        <w:t xml:space="preserve"> nuk është shprehje apo formë e pastrimit të produkteve të veprës penale, por një marrëdhënie civile.</w:t>
      </w:r>
      <w:r w:rsidR="00A62EEA"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Subjekti deklaron </w:t>
      </w:r>
      <w:bookmarkEnd w:id="189"/>
      <w:r w:rsidRPr="00860957">
        <w:rPr>
          <w:rFonts w:ascii="Times New Roman" w:hAnsi="Times New Roman" w:cs="Times New Roman"/>
          <w:sz w:val="24"/>
          <w:szCs w:val="24"/>
        </w:rPr>
        <w:t>gjithashtu se, pasi janë kryer të gjitha veprimet e mundshme hetimore n</w:t>
      </w:r>
      <w:r w:rsidR="00ED22AB"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Shqipëri, me </w:t>
      </w:r>
      <w:proofErr w:type="spellStart"/>
      <w:r w:rsidR="003B79E6" w:rsidRPr="00860957">
        <w:rPr>
          <w:rFonts w:ascii="Times New Roman" w:hAnsi="Times New Roman" w:cs="Times New Roman"/>
          <w:sz w:val="24"/>
          <w:szCs w:val="24"/>
        </w:rPr>
        <w:t>letërporosi</w:t>
      </w:r>
      <w:proofErr w:type="spellEnd"/>
      <w:r w:rsidRPr="00860957">
        <w:rPr>
          <w:rFonts w:ascii="Times New Roman" w:hAnsi="Times New Roman" w:cs="Times New Roman"/>
          <w:sz w:val="24"/>
          <w:szCs w:val="24"/>
        </w:rPr>
        <w:t xml:space="preserve"> i është kërkuar kryerja e disa veprimeve hetimore autoriteteve gjyqësore italiane, dhe se administrimi i këtyre te dhënave do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shërbente për t</w:t>
      </w:r>
      <w:r w:rsidR="00CA57A0" w:rsidRPr="00860957">
        <w:rPr>
          <w:rFonts w:ascii="Times New Roman" w:hAnsi="Times New Roman" w:cs="Times New Roman"/>
          <w:sz w:val="24"/>
          <w:szCs w:val="24"/>
        </w:rPr>
        <w:t>ë</w:t>
      </w:r>
      <w:r w:rsidRPr="00860957">
        <w:rPr>
          <w:rFonts w:ascii="Times New Roman" w:hAnsi="Times New Roman" w:cs="Times New Roman"/>
          <w:sz w:val="24"/>
          <w:szCs w:val="24"/>
        </w:rPr>
        <w:t xml:space="preserve"> hedhur dritë mbi rastin për zgjidhjen në themel të tij. Në lidhje me pushimin e procedimit penal, subjekti ka deklaruar se në raste të tilla ishte pranuar praktika që prokurori nuk mund të mbajë të hapur hetimin, por të mbyllë atë, duke disponuar sipas rastit, me vendim pezullimi ose vendim pushimi, dhe me administrimin e </w:t>
      </w:r>
      <w:proofErr w:type="spellStart"/>
      <w:r w:rsidR="003B79E6" w:rsidRPr="00860957">
        <w:rPr>
          <w:rFonts w:ascii="Times New Roman" w:hAnsi="Times New Roman" w:cs="Times New Roman"/>
          <w:sz w:val="24"/>
          <w:szCs w:val="24"/>
        </w:rPr>
        <w:t>letërporosive</w:t>
      </w:r>
      <w:proofErr w:type="spellEnd"/>
      <w:r w:rsidRPr="00860957">
        <w:rPr>
          <w:rFonts w:ascii="Times New Roman" w:hAnsi="Times New Roman" w:cs="Times New Roman"/>
          <w:sz w:val="24"/>
          <w:szCs w:val="24"/>
        </w:rPr>
        <w:t xml:space="preserve"> ta hapë përsëri atë për t’i dhënë zgjidhje përfundimtare rastit. Subjekti argumenton se kjo praktikë është ndjekur edhe nga prokurori tjetër i çështjes</w:t>
      </w:r>
      <w:r w:rsidR="00CA57A0" w:rsidRPr="00860957">
        <w:rPr>
          <w:rFonts w:ascii="Times New Roman" w:hAnsi="Times New Roman" w:cs="Times New Roman"/>
          <w:sz w:val="24"/>
          <w:szCs w:val="24"/>
        </w:rPr>
        <w:t>,</w:t>
      </w:r>
      <w:r w:rsidRPr="00860957">
        <w:rPr>
          <w:rFonts w:ascii="Times New Roman" w:hAnsi="Times New Roman" w:cs="Times New Roman"/>
          <w:sz w:val="24"/>
          <w:szCs w:val="24"/>
        </w:rPr>
        <w:t xml:space="preserve"> i cili me vendimin e datës 19.12.2016 ka vendosur pezullimin e hetimeve</w:t>
      </w:r>
      <w:r w:rsidR="00B42DD2"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me qëllim administrimin e përgjigjeve të </w:t>
      </w:r>
      <w:proofErr w:type="spellStart"/>
      <w:r w:rsidRPr="00860957">
        <w:rPr>
          <w:rFonts w:ascii="Times New Roman" w:hAnsi="Times New Roman" w:cs="Times New Roman"/>
          <w:sz w:val="24"/>
          <w:szCs w:val="24"/>
        </w:rPr>
        <w:t>letërporosive</w:t>
      </w:r>
      <w:proofErr w:type="spellEnd"/>
      <w:r w:rsidRPr="00860957">
        <w:rPr>
          <w:rFonts w:ascii="Times New Roman" w:hAnsi="Times New Roman" w:cs="Times New Roman"/>
          <w:sz w:val="24"/>
          <w:szCs w:val="24"/>
        </w:rPr>
        <w:t xml:space="preserve"> të dërguara autoriteteve gjyqësore italiane dhe zvicerane. Më tej, subjekti i referohet faktit se hetimet në lidhje me çështjen nr. 1467/2014, edhe pse ka kaluar një kohë relativisht e gjatë, vazhdojnë ende.</w:t>
      </w:r>
    </w:p>
    <w:p w14:paraId="31AEDC4C" w14:textId="77777777" w:rsidR="00592AB1" w:rsidRPr="00860957" w:rsidRDefault="00592AB1"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833E4D5" w14:textId="1D984998" w:rsidR="003321DC" w:rsidRPr="00860957" w:rsidRDefault="00471619"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analizë të pretendimeve të subjektit të rivlerësimit në këtë shkak ankimi, në raport me situatën faktike si më sipër dhe konkluzionet e Komisionit, lidhur </w:t>
      </w:r>
      <w:r w:rsidRPr="00860957">
        <w:rPr>
          <w:rFonts w:ascii="Times New Roman" w:eastAsia="Batang" w:hAnsi="Times New Roman" w:cs="Times New Roman"/>
          <w:kern w:val="0"/>
          <w:sz w:val="24"/>
          <w:szCs w:val="24"/>
          <w14:ligatures w14:val="none"/>
        </w:rPr>
        <w:t>me vendimin e pushimit 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procedimit penal nr.1467/2014</w:t>
      </w:r>
      <w:r w:rsidR="005744C5"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NJSHL v</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ren se subjekti i rivler</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simit ka vendosur pushimin e çështjes penale vet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m mbi baz</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n e </w:t>
      </w:r>
      <w:r w:rsidR="008413E4" w:rsidRPr="00860957">
        <w:rPr>
          <w:rFonts w:ascii="Times New Roman" w:eastAsia="Batang" w:hAnsi="Times New Roman" w:cs="Times New Roman"/>
          <w:kern w:val="0"/>
          <w:sz w:val="24"/>
          <w:szCs w:val="24"/>
          <w14:ligatures w14:val="none"/>
        </w:rPr>
        <w:t>dokumenteve</w:t>
      </w:r>
      <w:r w:rsidRPr="00860957">
        <w:rPr>
          <w:rFonts w:ascii="Times New Roman" w:eastAsia="Batang" w:hAnsi="Times New Roman" w:cs="Times New Roman"/>
          <w:kern w:val="0"/>
          <w:sz w:val="24"/>
          <w:szCs w:val="24"/>
          <w14:ligatures w14:val="none"/>
        </w:rPr>
        <w:t xml:space="preserve"> 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administruara nga </w:t>
      </w:r>
      <w:r w:rsidR="008413E4" w:rsidRPr="00860957">
        <w:rPr>
          <w:rFonts w:ascii="Times New Roman" w:eastAsia="Batang" w:hAnsi="Times New Roman" w:cs="Times New Roman"/>
          <w:kern w:val="0"/>
          <w:sz w:val="24"/>
          <w:szCs w:val="24"/>
          <w14:ligatures w14:val="none"/>
        </w:rPr>
        <w:t>autoritetet</w:t>
      </w:r>
      <w:r w:rsidRPr="00860957">
        <w:rPr>
          <w:rFonts w:ascii="Times New Roman" w:eastAsia="Batang" w:hAnsi="Times New Roman" w:cs="Times New Roman"/>
          <w:kern w:val="0"/>
          <w:sz w:val="24"/>
          <w:szCs w:val="24"/>
          <w14:ligatures w14:val="none"/>
        </w:rPr>
        <w:t xml:space="preserve"> </w:t>
      </w:r>
      <w:r w:rsidR="00B42DD2" w:rsidRPr="00860957">
        <w:rPr>
          <w:rFonts w:ascii="Times New Roman" w:eastAsia="Batang" w:hAnsi="Times New Roman" w:cs="Times New Roman"/>
          <w:kern w:val="0"/>
          <w:sz w:val="24"/>
          <w:szCs w:val="24"/>
          <w14:ligatures w14:val="none"/>
        </w:rPr>
        <w:t>s</w:t>
      </w:r>
      <w:r w:rsidRPr="00860957">
        <w:rPr>
          <w:rFonts w:ascii="Times New Roman" w:eastAsia="Batang" w:hAnsi="Times New Roman" w:cs="Times New Roman"/>
          <w:kern w:val="0"/>
          <w:sz w:val="24"/>
          <w:szCs w:val="24"/>
          <w14:ligatures w14:val="none"/>
        </w:rPr>
        <w:t xml:space="preserve">hqiptare, </w:t>
      </w:r>
      <w:r w:rsidR="008413E4" w:rsidRPr="00860957">
        <w:rPr>
          <w:rFonts w:ascii="Times New Roman" w:eastAsia="Batang" w:hAnsi="Times New Roman" w:cs="Times New Roman"/>
          <w:kern w:val="0"/>
          <w:sz w:val="24"/>
          <w:szCs w:val="24"/>
          <w14:ligatures w14:val="none"/>
        </w:rPr>
        <w:t>pa k</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rkuar dhe pa pritur </w:t>
      </w:r>
      <w:r w:rsidR="005744C5" w:rsidRPr="00860957">
        <w:rPr>
          <w:rFonts w:ascii="Times New Roman" w:eastAsia="Batang" w:hAnsi="Times New Roman" w:cs="Times New Roman"/>
          <w:kern w:val="0"/>
          <w:sz w:val="24"/>
          <w:szCs w:val="24"/>
          <w14:ligatures w14:val="none"/>
        </w:rPr>
        <w:t>përgjigjet</w:t>
      </w:r>
      <w:r w:rsidR="008413E4" w:rsidRPr="00860957">
        <w:rPr>
          <w:rFonts w:ascii="Times New Roman" w:eastAsia="Batang" w:hAnsi="Times New Roman" w:cs="Times New Roman"/>
          <w:kern w:val="0"/>
          <w:sz w:val="24"/>
          <w:szCs w:val="24"/>
          <w14:ligatures w14:val="none"/>
        </w:rPr>
        <w:t xml:space="preserve"> e </w:t>
      </w:r>
      <w:proofErr w:type="spellStart"/>
      <w:r w:rsidR="008413E4" w:rsidRPr="00860957">
        <w:rPr>
          <w:rFonts w:ascii="Times New Roman" w:eastAsia="Batang" w:hAnsi="Times New Roman" w:cs="Times New Roman"/>
          <w:kern w:val="0"/>
          <w:sz w:val="24"/>
          <w:szCs w:val="24"/>
          <w14:ligatures w14:val="none"/>
        </w:rPr>
        <w:t>let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rporosis</w:t>
      </w:r>
      <w:r w:rsidR="00ED22AB" w:rsidRPr="00860957">
        <w:rPr>
          <w:rFonts w:ascii="Times New Roman" w:eastAsia="Batang" w:hAnsi="Times New Roman" w:cs="Times New Roman"/>
          <w:kern w:val="0"/>
          <w:sz w:val="24"/>
          <w:szCs w:val="24"/>
          <w14:ligatures w14:val="none"/>
        </w:rPr>
        <w:t>ë</w:t>
      </w:r>
      <w:proofErr w:type="spellEnd"/>
      <w:r w:rsidR="008413E4" w:rsidRPr="00860957">
        <w:rPr>
          <w:rFonts w:ascii="Times New Roman" w:eastAsia="Batang" w:hAnsi="Times New Roman" w:cs="Times New Roman"/>
          <w:kern w:val="0"/>
          <w:sz w:val="24"/>
          <w:szCs w:val="24"/>
          <w14:ligatures w14:val="none"/>
        </w:rPr>
        <w:t xml:space="preserve"> nga autoritetet italiane</w:t>
      </w:r>
      <w:r w:rsidR="00C8632D" w:rsidRPr="00860957">
        <w:rPr>
          <w:rFonts w:ascii="Times New Roman" w:eastAsia="Batang" w:hAnsi="Times New Roman" w:cs="Times New Roman"/>
          <w:kern w:val="0"/>
          <w:sz w:val="24"/>
          <w:szCs w:val="24"/>
          <w14:ligatures w14:val="none"/>
        </w:rPr>
        <w:t>,</w:t>
      </w:r>
      <w:r w:rsidR="008413E4"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 xml:space="preserve">duke vendosur </w:t>
      </w:r>
      <w:r w:rsidR="00BA17AE" w:rsidRPr="00860957">
        <w:rPr>
          <w:rFonts w:ascii="Times New Roman" w:eastAsia="Batang" w:hAnsi="Times New Roman" w:cs="Times New Roman"/>
          <w:kern w:val="0"/>
          <w:sz w:val="24"/>
          <w:szCs w:val="24"/>
          <w14:ligatures w14:val="none"/>
        </w:rPr>
        <w:t>nj</w:t>
      </w:r>
      <w:r w:rsidR="00204511" w:rsidRPr="00860957">
        <w:rPr>
          <w:rFonts w:ascii="Times New Roman" w:eastAsia="Batang" w:hAnsi="Times New Roman" w:cs="Times New Roman"/>
          <w:kern w:val="0"/>
          <w:sz w:val="24"/>
          <w:szCs w:val="24"/>
          <w14:ligatures w14:val="none"/>
        </w:rPr>
        <w:t>ë</w:t>
      </w:r>
      <w:r w:rsidR="00BA17AE" w:rsidRPr="00860957">
        <w:rPr>
          <w:rFonts w:ascii="Times New Roman" w:eastAsia="Batang" w:hAnsi="Times New Roman" w:cs="Times New Roman"/>
          <w:kern w:val="0"/>
          <w:sz w:val="24"/>
          <w:szCs w:val="24"/>
          <w14:ligatures w14:val="none"/>
        </w:rPr>
        <w:t>koh</w:t>
      </w:r>
      <w:r w:rsidR="00204511" w:rsidRPr="00860957">
        <w:rPr>
          <w:rFonts w:ascii="Times New Roman" w:eastAsia="Batang" w:hAnsi="Times New Roman" w:cs="Times New Roman"/>
          <w:kern w:val="0"/>
          <w:sz w:val="24"/>
          <w:szCs w:val="24"/>
          <w14:ligatures w14:val="none"/>
        </w:rPr>
        <w:t>ë</w:t>
      </w:r>
      <w:r w:rsidR="00BA17AE" w:rsidRPr="00860957">
        <w:rPr>
          <w:rFonts w:ascii="Times New Roman" w:eastAsia="Batang" w:hAnsi="Times New Roman" w:cs="Times New Roman"/>
          <w:kern w:val="0"/>
          <w:sz w:val="24"/>
          <w:szCs w:val="24"/>
          <w14:ligatures w14:val="none"/>
        </w:rPr>
        <w:t>sisht</w:t>
      </w:r>
      <w:r w:rsidRPr="00860957">
        <w:rPr>
          <w:rFonts w:ascii="Times New Roman" w:eastAsia="Batang" w:hAnsi="Times New Roman" w:cs="Times New Roman"/>
          <w:kern w:val="0"/>
          <w:sz w:val="24"/>
          <w:szCs w:val="24"/>
          <w14:ligatures w14:val="none"/>
        </w:rPr>
        <w:t xml:space="preserve"> edhe </w:t>
      </w:r>
      <w:r w:rsidR="008413E4" w:rsidRPr="00860957">
        <w:rPr>
          <w:rFonts w:ascii="Times New Roman" w:eastAsia="Batang" w:hAnsi="Times New Roman" w:cs="Times New Roman"/>
          <w:kern w:val="0"/>
          <w:sz w:val="24"/>
          <w:szCs w:val="24"/>
          <w14:ligatures w14:val="none"/>
        </w:rPr>
        <w:t xml:space="preserve">heqjen e </w:t>
      </w:r>
      <w:proofErr w:type="spellStart"/>
      <w:r w:rsidR="008413E4" w:rsidRPr="00860957">
        <w:rPr>
          <w:rFonts w:ascii="Times New Roman" w:eastAsia="Batang" w:hAnsi="Times New Roman" w:cs="Times New Roman"/>
          <w:kern w:val="0"/>
          <w:sz w:val="24"/>
          <w:szCs w:val="24"/>
          <w14:ligatures w14:val="none"/>
        </w:rPr>
        <w:t>sekuestros</w:t>
      </w:r>
      <w:proofErr w:type="spellEnd"/>
      <w:r w:rsidR="008413E4" w:rsidRPr="00860957">
        <w:rPr>
          <w:rFonts w:ascii="Times New Roman" w:eastAsia="Batang" w:hAnsi="Times New Roman" w:cs="Times New Roman"/>
          <w:kern w:val="0"/>
          <w:sz w:val="24"/>
          <w:szCs w:val="24"/>
          <w14:ligatures w14:val="none"/>
        </w:rPr>
        <w:t xml:space="preserve"> mbi </w:t>
      </w:r>
      <w:r w:rsidR="00870517" w:rsidRPr="00860957">
        <w:rPr>
          <w:rFonts w:ascii="Times New Roman" w:eastAsia="Batang" w:hAnsi="Times New Roman" w:cs="Times New Roman"/>
          <w:kern w:val="0"/>
          <w:sz w:val="24"/>
          <w:szCs w:val="24"/>
          <w14:ligatures w14:val="none"/>
        </w:rPr>
        <w:t>llogarit</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bankare t</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w:t>
      </w:r>
      <w:r w:rsidR="008413E4" w:rsidRPr="00860957">
        <w:rPr>
          <w:rFonts w:ascii="Times New Roman" w:eastAsia="Batang" w:hAnsi="Times New Roman" w:cs="Times New Roman"/>
          <w:kern w:val="0"/>
          <w:sz w:val="24"/>
          <w:szCs w:val="24"/>
          <w14:ligatures w14:val="none"/>
        </w:rPr>
        <w:t>personit n</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n hetim</w:t>
      </w:r>
      <w:r w:rsidR="005744C5" w:rsidRPr="00860957">
        <w:rPr>
          <w:rFonts w:ascii="Times New Roman" w:eastAsia="Batang" w:hAnsi="Times New Roman" w:cs="Times New Roman"/>
          <w:kern w:val="0"/>
          <w:sz w:val="24"/>
          <w:szCs w:val="24"/>
          <w14:ligatures w14:val="none"/>
        </w:rPr>
        <w:t xml:space="preserve">. </w:t>
      </w:r>
      <w:proofErr w:type="spellStart"/>
      <w:r w:rsidR="005744C5" w:rsidRPr="00860957">
        <w:rPr>
          <w:rFonts w:ascii="Times New Roman" w:eastAsia="Batang" w:hAnsi="Times New Roman" w:cs="Times New Roman"/>
          <w:kern w:val="0"/>
          <w:sz w:val="24"/>
          <w:szCs w:val="24"/>
          <w14:ligatures w14:val="none"/>
        </w:rPr>
        <w:t>L</w:t>
      </w:r>
      <w:r w:rsidRPr="00860957">
        <w:rPr>
          <w:rFonts w:ascii="Times New Roman" w:eastAsia="Batang" w:hAnsi="Times New Roman" w:cs="Times New Roman"/>
          <w:kern w:val="0"/>
          <w:sz w:val="24"/>
          <w:szCs w:val="24"/>
          <w14:ligatures w14:val="none"/>
        </w:rPr>
        <w:t>et</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rporosia</w:t>
      </w:r>
      <w:proofErr w:type="spellEnd"/>
      <w:r w:rsidRPr="00860957">
        <w:rPr>
          <w:rFonts w:ascii="Times New Roman" w:eastAsia="Batang" w:hAnsi="Times New Roman" w:cs="Times New Roman"/>
          <w:kern w:val="0"/>
          <w:sz w:val="24"/>
          <w:szCs w:val="24"/>
          <w14:ligatures w14:val="none"/>
        </w:rPr>
        <w:t xml:space="preserve"> p</w:t>
      </w:r>
      <w:r w:rsidR="00ED22AB"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kryerjen e veprimeve hetimore nga autoritetet italia</w:t>
      </w:r>
      <w:r w:rsidR="008413E4" w:rsidRPr="00860957">
        <w:rPr>
          <w:rFonts w:ascii="Times New Roman" w:eastAsia="Batang" w:hAnsi="Times New Roman" w:cs="Times New Roman"/>
          <w:kern w:val="0"/>
          <w:sz w:val="24"/>
          <w:szCs w:val="24"/>
          <w14:ligatures w14:val="none"/>
        </w:rPr>
        <w:t>n</w:t>
      </w:r>
      <w:r w:rsidRPr="00860957">
        <w:rPr>
          <w:rFonts w:ascii="Times New Roman" w:eastAsia="Batang" w:hAnsi="Times New Roman" w:cs="Times New Roman"/>
          <w:kern w:val="0"/>
          <w:sz w:val="24"/>
          <w:szCs w:val="24"/>
          <w14:ligatures w14:val="none"/>
        </w:rPr>
        <w:t xml:space="preserve">e </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sht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nisur nj</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dit</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pas k</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tij vendimi</w:t>
      </w:r>
      <w:r w:rsidR="005744C5" w:rsidRPr="00860957">
        <w:rPr>
          <w:rFonts w:ascii="Times New Roman" w:eastAsia="Batang" w:hAnsi="Times New Roman" w:cs="Times New Roman"/>
          <w:kern w:val="0"/>
          <w:sz w:val="24"/>
          <w:szCs w:val="24"/>
          <w14:ligatures w14:val="none"/>
        </w:rPr>
        <w:t xml:space="preserve"> nd</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rkoh</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 xml:space="preserve"> q</w:t>
      </w:r>
      <w:r w:rsidR="00ED22AB"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w:t>
      </w:r>
      <w:r w:rsidR="005744C5" w:rsidRPr="00860957">
        <w:rPr>
          <w:rFonts w:ascii="Times New Roman" w:eastAsia="Batang" w:hAnsi="Times New Roman" w:cs="Times New Roman"/>
          <w:kern w:val="0"/>
          <w:sz w:val="24"/>
          <w:szCs w:val="24"/>
          <w14:ligatures w14:val="none"/>
        </w:rPr>
        <w:t xml:space="preserve"> n</w:t>
      </w:r>
      <w:r w:rsidR="00ED22AB" w:rsidRPr="00860957">
        <w:rPr>
          <w:rFonts w:ascii="Times New Roman" w:eastAsia="Batang" w:hAnsi="Times New Roman" w:cs="Times New Roman"/>
          <w:kern w:val="0"/>
          <w:sz w:val="24"/>
          <w:szCs w:val="24"/>
          <w14:ligatures w14:val="none"/>
        </w:rPr>
        <w:t>ë</w:t>
      </w:r>
      <w:r w:rsidR="005744C5" w:rsidRPr="00860957">
        <w:rPr>
          <w:rFonts w:ascii="Times New Roman" w:eastAsia="Batang" w:hAnsi="Times New Roman" w:cs="Times New Roman"/>
          <w:kern w:val="0"/>
          <w:sz w:val="24"/>
          <w:szCs w:val="24"/>
          <w14:ligatures w14:val="none"/>
        </w:rPr>
        <w:t xml:space="preserve"> arsyetimin</w:t>
      </w:r>
      <w:r w:rsidR="00195088" w:rsidRPr="00860957">
        <w:rPr>
          <w:rFonts w:ascii="Times New Roman" w:eastAsia="Batang" w:hAnsi="Times New Roman" w:cs="Times New Roman"/>
          <w:kern w:val="0"/>
          <w:sz w:val="24"/>
          <w:szCs w:val="24"/>
          <w14:ligatures w14:val="none"/>
        </w:rPr>
        <w:t xml:space="preserve"> e vendimit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pushimin e çështjes subjekti ka arsyetuar se</w:t>
      </w:r>
      <w:r w:rsidR="00C24174" w:rsidRPr="00860957">
        <w:rPr>
          <w:rFonts w:ascii="Times New Roman" w:eastAsia="Batang" w:hAnsi="Times New Roman" w:cs="Times New Roman"/>
          <w:kern w:val="0"/>
          <w:sz w:val="24"/>
          <w:szCs w:val="24"/>
          <w14:ligatures w14:val="none"/>
        </w:rPr>
        <w:t>,</w:t>
      </w:r>
      <w:r w:rsidR="00195088" w:rsidRPr="00860957">
        <w:rPr>
          <w:rFonts w:ascii="Times New Roman" w:eastAsia="Batang" w:hAnsi="Times New Roman" w:cs="Times New Roman"/>
          <w:kern w:val="0"/>
          <w:sz w:val="24"/>
          <w:szCs w:val="24"/>
          <w14:ligatures w14:val="none"/>
        </w:rPr>
        <w:t xml:space="preserve"> me </w:t>
      </w:r>
      <w:proofErr w:type="spellStart"/>
      <w:r w:rsidR="00195088" w:rsidRPr="00860957">
        <w:rPr>
          <w:rFonts w:ascii="Times New Roman" w:eastAsia="Batang" w:hAnsi="Times New Roman" w:cs="Times New Roman"/>
          <w:kern w:val="0"/>
          <w:sz w:val="24"/>
          <w:szCs w:val="24"/>
          <w14:ligatures w14:val="none"/>
        </w:rPr>
        <w:t>let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rporosi</w:t>
      </w:r>
      <w:proofErr w:type="spellEnd"/>
      <w:r w:rsidR="00195088" w:rsidRPr="00860957">
        <w:rPr>
          <w:rFonts w:ascii="Times New Roman" w:eastAsia="Batang" w:hAnsi="Times New Roman" w:cs="Times New Roman"/>
          <w:kern w:val="0"/>
          <w:sz w:val="24"/>
          <w:szCs w:val="24"/>
          <w14:ligatures w14:val="none"/>
        </w:rPr>
        <w:t xml:space="preserve"> i </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rkuar autoriteteve gjyq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sore kompetente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shtetit italian kryerja e disa veprimeve hetimore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nd</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sishme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evidentimin e fakteve e rrethanave 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lidhen me burimin e vlerave monetare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transferuara</w:t>
      </w:r>
      <w:r w:rsidR="008413E4" w:rsidRPr="00860957">
        <w:rPr>
          <w:rFonts w:ascii="Times New Roman" w:eastAsia="Batang" w:hAnsi="Times New Roman" w:cs="Times New Roman"/>
          <w:kern w:val="0"/>
          <w:sz w:val="24"/>
          <w:szCs w:val="24"/>
          <w14:ligatures w14:val="none"/>
        </w:rPr>
        <w:t>. Sa m</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 xml:space="preserve"> sip</w:t>
      </w:r>
      <w:r w:rsidR="00ED22AB" w:rsidRPr="00860957">
        <w:rPr>
          <w:rFonts w:ascii="Times New Roman" w:eastAsia="Batang" w:hAnsi="Times New Roman" w:cs="Times New Roman"/>
          <w:kern w:val="0"/>
          <w:sz w:val="24"/>
          <w:szCs w:val="24"/>
          <w14:ligatures w14:val="none"/>
        </w:rPr>
        <w:t>ë</w:t>
      </w:r>
      <w:r w:rsidR="008413E4" w:rsidRPr="00860957">
        <w:rPr>
          <w:rFonts w:ascii="Times New Roman" w:eastAsia="Batang" w:hAnsi="Times New Roman" w:cs="Times New Roman"/>
          <w:kern w:val="0"/>
          <w:sz w:val="24"/>
          <w:szCs w:val="24"/>
          <w14:ligatures w14:val="none"/>
        </w:rPr>
        <w:t>r</w:t>
      </w:r>
      <w:r w:rsidR="00195088" w:rsidRPr="00860957">
        <w:rPr>
          <w:rFonts w:ascii="Times New Roman" w:eastAsia="Batang" w:hAnsi="Times New Roman" w:cs="Times New Roman"/>
          <w:kern w:val="0"/>
          <w:sz w:val="24"/>
          <w:szCs w:val="24"/>
          <w14:ligatures w14:val="none"/>
        </w:rPr>
        <w:t>, NJSHL ashtu sik</w:t>
      </w:r>
      <w:r w:rsidR="00870517" w:rsidRPr="00860957">
        <w:rPr>
          <w:rFonts w:ascii="Times New Roman" w:eastAsia="Batang" w:hAnsi="Times New Roman" w:cs="Times New Roman"/>
          <w:kern w:val="0"/>
          <w:sz w:val="24"/>
          <w:szCs w:val="24"/>
          <w14:ligatures w14:val="none"/>
        </w:rPr>
        <w:t>ur</w:t>
      </w:r>
      <w:r w:rsidR="00195088" w:rsidRPr="00860957">
        <w:rPr>
          <w:rFonts w:ascii="Times New Roman" w:eastAsia="Batang" w:hAnsi="Times New Roman" w:cs="Times New Roman"/>
          <w:kern w:val="0"/>
          <w:sz w:val="24"/>
          <w:szCs w:val="24"/>
          <w14:ligatures w14:val="none"/>
        </w:rPr>
        <w:t>se edhe Komisioni vler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son se</w:t>
      </w:r>
      <w:r w:rsidR="008413E4" w:rsidRPr="00860957">
        <w:rPr>
          <w:rFonts w:ascii="Times New Roman" w:eastAsia="Batang" w:hAnsi="Times New Roman" w:cs="Times New Roman"/>
          <w:kern w:val="0"/>
          <w:sz w:val="24"/>
          <w:szCs w:val="24"/>
          <w14:ligatures w14:val="none"/>
        </w:rPr>
        <w:t xml:space="preserve"> subjekti</w:t>
      </w:r>
      <w:r w:rsidR="00195088" w:rsidRPr="00860957">
        <w:rPr>
          <w:rFonts w:ascii="Times New Roman" w:eastAsia="Batang" w:hAnsi="Times New Roman" w:cs="Times New Roman"/>
          <w:kern w:val="0"/>
          <w:sz w:val="24"/>
          <w:szCs w:val="24"/>
          <w14:ligatures w14:val="none"/>
        </w:rPr>
        <w:t xml:space="preserve"> nuk ka kryer nj</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hetim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plot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gjithansh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m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rkuar dhe marr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gjitha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nat e nevojshme me q</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llim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r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w:t>
      </w:r>
      <w:proofErr w:type="spellStart"/>
      <w:r w:rsidR="00195088" w:rsidRPr="00860957">
        <w:rPr>
          <w:rFonts w:ascii="Times New Roman" w:eastAsia="Batang" w:hAnsi="Times New Roman" w:cs="Times New Roman"/>
          <w:kern w:val="0"/>
          <w:sz w:val="24"/>
          <w:szCs w:val="24"/>
          <w14:ligatures w14:val="none"/>
        </w:rPr>
        <w:t>konkluduar</w:t>
      </w:r>
      <w:proofErr w:type="spellEnd"/>
      <w:r w:rsidR="00195088" w:rsidRPr="00860957">
        <w:rPr>
          <w:rFonts w:ascii="Times New Roman" w:eastAsia="Batang" w:hAnsi="Times New Roman" w:cs="Times New Roman"/>
          <w:kern w:val="0"/>
          <w:sz w:val="24"/>
          <w:szCs w:val="24"/>
          <w14:ligatures w14:val="none"/>
        </w:rPr>
        <w:t xml:space="preserve"> drejt mbi ekzistenc</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n e element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vepr</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s penale. </w:t>
      </w:r>
    </w:p>
    <w:p w14:paraId="4CBCBE9A" w14:textId="77777777" w:rsidR="003321DC" w:rsidRPr="00860957" w:rsidRDefault="003321DC" w:rsidP="00C03AA8">
      <w:pPr>
        <w:pStyle w:val="ListParagraph"/>
        <w:spacing w:line="240" w:lineRule="auto"/>
        <w:ind w:left="0"/>
        <w:jc w:val="both"/>
        <w:rPr>
          <w:rFonts w:ascii="Times New Roman" w:eastAsia="Batang" w:hAnsi="Times New Roman" w:cs="Times New Roman"/>
          <w:kern w:val="0"/>
          <w:sz w:val="16"/>
          <w:szCs w:val="16"/>
          <w14:ligatures w14:val="none"/>
        </w:rPr>
      </w:pPr>
    </w:p>
    <w:p w14:paraId="2B1B911A" w14:textId="546866B4" w:rsidR="00BA17AE" w:rsidRPr="00860957" w:rsidRDefault="00870517" w:rsidP="00C03AA8">
      <w:pPr>
        <w:pStyle w:val="ListParagraph"/>
        <w:numPr>
          <w:ilvl w:val="1"/>
          <w:numId w:val="1"/>
        </w:numPr>
        <w:spacing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nat e rezultuara </w:t>
      </w:r>
      <w:r w:rsidR="003321DC" w:rsidRPr="00860957">
        <w:rPr>
          <w:rFonts w:ascii="Times New Roman" w:eastAsia="Batang" w:hAnsi="Times New Roman" w:cs="Times New Roman"/>
          <w:kern w:val="0"/>
          <w:sz w:val="24"/>
          <w:szCs w:val="24"/>
          <w14:ligatures w14:val="none"/>
        </w:rPr>
        <w:t>nga kall</w:t>
      </w:r>
      <w:r w:rsidR="00134378" w:rsidRPr="00860957">
        <w:rPr>
          <w:rFonts w:ascii="Times New Roman" w:eastAsia="Batang" w:hAnsi="Times New Roman" w:cs="Times New Roman"/>
          <w:kern w:val="0"/>
          <w:sz w:val="24"/>
          <w:szCs w:val="24"/>
          <w14:ligatures w14:val="none"/>
        </w:rPr>
        <w:t>ë</w:t>
      </w:r>
      <w:r w:rsidR="003321DC" w:rsidRPr="00860957">
        <w:rPr>
          <w:rFonts w:ascii="Times New Roman" w:eastAsia="Batang" w:hAnsi="Times New Roman" w:cs="Times New Roman"/>
          <w:kern w:val="0"/>
          <w:sz w:val="24"/>
          <w:szCs w:val="24"/>
          <w14:ligatures w14:val="none"/>
        </w:rPr>
        <w:t xml:space="preserve">zimi penal i DPPPP si dhe </w:t>
      </w:r>
      <w:r w:rsidR="00195088" w:rsidRPr="00860957">
        <w:rPr>
          <w:rFonts w:ascii="Times New Roman" w:eastAsia="Batang" w:hAnsi="Times New Roman" w:cs="Times New Roman"/>
          <w:kern w:val="0"/>
          <w:sz w:val="24"/>
          <w:szCs w:val="24"/>
          <w14:ligatures w14:val="none"/>
        </w:rPr>
        <w:t>nga hetimi nuk duket se kan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qen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pamjaftueshme n</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drejtim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krijimit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dyshimit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arsyesh</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m se mund t</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 ndodhemi p</w:t>
      </w:r>
      <w:r w:rsidR="0089270E" w:rsidRPr="00860957">
        <w:rPr>
          <w:rFonts w:ascii="Times New Roman" w:eastAsia="Batang" w:hAnsi="Times New Roman" w:cs="Times New Roman"/>
          <w:kern w:val="0"/>
          <w:sz w:val="24"/>
          <w:szCs w:val="24"/>
          <w14:ligatures w14:val="none"/>
        </w:rPr>
        <w:t>ë</w:t>
      </w:r>
      <w:r w:rsidR="00195088" w:rsidRPr="00860957">
        <w:rPr>
          <w:rFonts w:ascii="Times New Roman" w:eastAsia="Batang" w:hAnsi="Times New Roman" w:cs="Times New Roman"/>
          <w:kern w:val="0"/>
          <w:sz w:val="24"/>
          <w:szCs w:val="24"/>
          <w14:ligatures w14:val="none"/>
        </w:rPr>
        <w:t xml:space="preserve">rpara </w:t>
      </w:r>
      <w:r w:rsidR="00C8632D" w:rsidRPr="00860957">
        <w:rPr>
          <w:rFonts w:ascii="Times New Roman" w:eastAsia="Batang" w:hAnsi="Times New Roman" w:cs="Times New Roman"/>
          <w:kern w:val="0"/>
          <w:sz w:val="24"/>
          <w:szCs w:val="24"/>
          <w14:ligatures w14:val="none"/>
        </w:rPr>
        <w:t>element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ve</w:t>
      </w:r>
      <w:r w:rsidRPr="00860957">
        <w:rPr>
          <w:rFonts w:ascii="Times New Roman" w:eastAsia="Batang" w:hAnsi="Times New Roman" w:cs="Times New Roman"/>
          <w:kern w:val="0"/>
          <w:sz w:val="24"/>
          <w:szCs w:val="24"/>
          <w14:ligatures w14:val="none"/>
        </w:rPr>
        <w:t xml:space="preserv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pastrimit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produkteve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vepr</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 penale, p</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 sqarimin 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cil</w:t>
      </w:r>
      <w:r w:rsidR="004C1ACF"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ve </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dashur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rkohet dhe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merret</w:t>
      </w:r>
      <w:r w:rsidR="0032281E"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informacioni i nevojshëm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burimin e 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ardhurave, personin q</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ka transferuar k</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to shuma si dhe marr</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dh</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nien e tij me personin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 Nd</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rkoh</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nga ana e subjektit nj</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veprim i till</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kryer vet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m pasi ishte vendosur pushimi i çështjes si dhe heqja e </w:t>
      </w:r>
      <w:proofErr w:type="spellStart"/>
      <w:r w:rsidRPr="00860957">
        <w:rPr>
          <w:rFonts w:ascii="Times New Roman" w:eastAsia="Batang" w:hAnsi="Times New Roman" w:cs="Times New Roman"/>
          <w:kern w:val="0"/>
          <w:sz w:val="24"/>
          <w:szCs w:val="24"/>
          <w14:ligatures w14:val="none"/>
        </w:rPr>
        <w:t>sekuestros</w:t>
      </w:r>
      <w:proofErr w:type="spellEnd"/>
      <w:r w:rsidRPr="00860957">
        <w:rPr>
          <w:rFonts w:ascii="Times New Roman" w:eastAsia="Batang" w:hAnsi="Times New Roman" w:cs="Times New Roman"/>
          <w:kern w:val="0"/>
          <w:sz w:val="24"/>
          <w:szCs w:val="24"/>
          <w14:ligatures w14:val="none"/>
        </w:rPr>
        <w:t xml:space="preserve"> mbi llogarit</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personit n</w:t>
      </w:r>
      <w:r w:rsidR="0089270E"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w:t>
      </w:r>
      <w:r w:rsidR="00433B0D" w:rsidRPr="00860957">
        <w:rPr>
          <w:rFonts w:ascii="Times New Roman" w:eastAsia="Batang" w:hAnsi="Times New Roman" w:cs="Times New Roman"/>
          <w:kern w:val="0"/>
          <w:sz w:val="24"/>
          <w:szCs w:val="24"/>
          <w14:ligatures w14:val="none"/>
        </w:rPr>
        <w:t>.</w:t>
      </w:r>
      <w:r w:rsidR="003321DC" w:rsidRPr="00860957">
        <w:rPr>
          <w:rFonts w:ascii="Times New Roman" w:eastAsia="Times New Roman" w:hAnsi="Times New Roman" w:cs="Times New Roman"/>
          <w:spacing w:val="-2"/>
          <w:kern w:val="0"/>
          <w:sz w:val="24"/>
          <w:szCs w:val="24"/>
          <w14:ligatures w14:val="none"/>
        </w:rPr>
        <w:t xml:space="preserve"> Ky vendim pushimi rezulton të jetë shfuqizuar </w:t>
      </w:r>
      <w:r w:rsidR="00C24174" w:rsidRPr="00860957">
        <w:rPr>
          <w:rFonts w:ascii="Times New Roman" w:eastAsia="Times New Roman" w:hAnsi="Times New Roman" w:cs="Times New Roman"/>
          <w:spacing w:val="-2"/>
          <w:kern w:val="0"/>
          <w:sz w:val="24"/>
          <w:szCs w:val="24"/>
          <w14:ligatures w14:val="none"/>
        </w:rPr>
        <w:t xml:space="preserve">më datë 04.03.2015, </w:t>
      </w:r>
      <w:r w:rsidR="003321DC" w:rsidRPr="00860957">
        <w:rPr>
          <w:rFonts w:ascii="Times New Roman" w:eastAsia="Times New Roman" w:hAnsi="Times New Roman" w:cs="Times New Roman"/>
          <w:spacing w:val="-2"/>
          <w:kern w:val="0"/>
          <w:sz w:val="24"/>
          <w:szCs w:val="24"/>
          <w14:ligatures w14:val="none"/>
        </w:rPr>
        <w:t>sipas vendimit të Drejtorit të Drejtoris</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w:t>
      </w:r>
      <w:proofErr w:type="spellStart"/>
      <w:r w:rsidR="003321DC" w:rsidRPr="00860957">
        <w:rPr>
          <w:rFonts w:ascii="Times New Roman" w:eastAsia="Times New Roman" w:hAnsi="Times New Roman" w:cs="Times New Roman"/>
          <w:spacing w:val="-2"/>
          <w:kern w:val="0"/>
          <w:sz w:val="24"/>
          <w:szCs w:val="24"/>
          <w14:ligatures w14:val="none"/>
        </w:rPr>
        <w:t>Task</w:t>
      </w:r>
      <w:proofErr w:type="spellEnd"/>
      <w:r w:rsidR="003321DC" w:rsidRPr="00860957">
        <w:rPr>
          <w:rFonts w:ascii="Times New Roman" w:eastAsia="Times New Roman" w:hAnsi="Times New Roman" w:cs="Times New Roman"/>
          <w:spacing w:val="-2"/>
          <w:kern w:val="0"/>
          <w:sz w:val="24"/>
          <w:szCs w:val="24"/>
          <w14:ligatures w14:val="none"/>
        </w:rPr>
        <w:t xml:space="preserve"> </w:t>
      </w:r>
      <w:r w:rsidR="005658C4" w:rsidRPr="00860957">
        <w:rPr>
          <w:rFonts w:ascii="Times New Roman" w:eastAsia="Times New Roman" w:hAnsi="Times New Roman" w:cs="Times New Roman"/>
          <w:spacing w:val="-2"/>
          <w:kern w:val="0"/>
          <w:sz w:val="24"/>
          <w:szCs w:val="24"/>
          <w14:ligatures w14:val="none"/>
        </w:rPr>
        <w:t xml:space="preserve">Forcë </w:t>
      </w:r>
      <w:r w:rsidR="003321DC" w:rsidRPr="00860957">
        <w:rPr>
          <w:rFonts w:ascii="Times New Roman" w:eastAsia="Times New Roman" w:hAnsi="Times New Roman" w:cs="Times New Roman"/>
          <w:spacing w:val="-2"/>
          <w:kern w:val="0"/>
          <w:sz w:val="24"/>
          <w:szCs w:val="24"/>
          <w14:ligatures w14:val="none"/>
        </w:rPr>
        <w:t>n</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Prokurorin</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e P</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rgjithshme, i cili ka vendosur shfuqizimin e vendimit t</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pushimit t</w:t>
      </w:r>
      <w:r w:rsidR="00134378"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w:t>
      </w:r>
      <w:r w:rsidR="00C8632D" w:rsidRPr="00860957">
        <w:rPr>
          <w:rFonts w:ascii="Times New Roman" w:eastAsia="Times New Roman" w:hAnsi="Times New Roman" w:cs="Times New Roman"/>
          <w:spacing w:val="-2"/>
          <w:kern w:val="0"/>
          <w:sz w:val="24"/>
          <w:szCs w:val="24"/>
          <w14:ligatures w14:val="none"/>
        </w:rPr>
        <w:t>çështjes</w:t>
      </w:r>
      <w:r w:rsidR="003321DC" w:rsidRPr="00860957">
        <w:rPr>
          <w:rFonts w:ascii="Times New Roman" w:eastAsia="Times New Roman" w:hAnsi="Times New Roman" w:cs="Times New Roman"/>
          <w:spacing w:val="-2"/>
          <w:kern w:val="0"/>
          <w:sz w:val="24"/>
          <w:szCs w:val="24"/>
          <w14:ligatures w14:val="none"/>
        </w:rPr>
        <w:t xml:space="preserve"> duke lënë detyra konkrete për Prokurorinë pranë Gjykatës së Rrethit Gjyqësor Durrës në lidhje me zgjidhjen e rastit. Në këtë vendim, </w:t>
      </w:r>
      <w:r w:rsidR="00002526" w:rsidRPr="00860957">
        <w:rPr>
          <w:rFonts w:ascii="Times New Roman" w:eastAsia="Times New Roman" w:hAnsi="Times New Roman" w:cs="Times New Roman"/>
          <w:spacing w:val="-2"/>
          <w:kern w:val="0"/>
          <w:sz w:val="24"/>
          <w:szCs w:val="24"/>
          <w14:ligatures w14:val="none"/>
        </w:rPr>
        <w:t>ë</w:t>
      </w:r>
      <w:r w:rsidR="00C24174" w:rsidRPr="00860957">
        <w:rPr>
          <w:rFonts w:ascii="Times New Roman" w:eastAsia="Times New Roman" w:hAnsi="Times New Roman" w:cs="Times New Roman"/>
          <w:spacing w:val="-2"/>
          <w:kern w:val="0"/>
          <w:sz w:val="24"/>
          <w:szCs w:val="24"/>
          <w14:ligatures w14:val="none"/>
        </w:rPr>
        <w:t>sht</w:t>
      </w:r>
      <w:r w:rsidR="00002526" w:rsidRPr="00860957">
        <w:rPr>
          <w:rFonts w:ascii="Times New Roman" w:eastAsia="Times New Roman" w:hAnsi="Times New Roman" w:cs="Times New Roman"/>
          <w:spacing w:val="-2"/>
          <w:kern w:val="0"/>
          <w:sz w:val="24"/>
          <w:szCs w:val="24"/>
          <w14:ligatures w14:val="none"/>
        </w:rPr>
        <w:t>ë</w:t>
      </w:r>
      <w:r w:rsidR="003321DC" w:rsidRPr="00860957">
        <w:rPr>
          <w:rFonts w:ascii="Times New Roman" w:eastAsia="Times New Roman" w:hAnsi="Times New Roman" w:cs="Times New Roman"/>
          <w:spacing w:val="-2"/>
          <w:kern w:val="0"/>
          <w:sz w:val="24"/>
          <w:szCs w:val="24"/>
          <w14:ligatures w14:val="none"/>
        </w:rPr>
        <w:t xml:space="preserve"> arsyetuar në mënyrë të detajuar se vendimi për pushimin e çështjes datë 24.11.2014 nuk është arsyetuar drejt, është marrë në analizë të gabuar të provave dhe fakteve, pa kryer një hetim të plotë dhe të saktë për rrethanat dhe faktet në bazë të </w:t>
      </w:r>
      <w:proofErr w:type="spellStart"/>
      <w:r w:rsidR="003321DC" w:rsidRPr="00860957">
        <w:rPr>
          <w:rFonts w:ascii="Times New Roman" w:eastAsia="Times New Roman" w:hAnsi="Times New Roman" w:cs="Times New Roman"/>
          <w:spacing w:val="-2"/>
          <w:kern w:val="0"/>
          <w:sz w:val="24"/>
          <w:szCs w:val="24"/>
          <w14:ligatures w14:val="none"/>
        </w:rPr>
        <w:t>të</w:t>
      </w:r>
      <w:proofErr w:type="spellEnd"/>
      <w:r w:rsidR="003321DC" w:rsidRPr="00860957">
        <w:rPr>
          <w:rFonts w:ascii="Times New Roman" w:eastAsia="Times New Roman" w:hAnsi="Times New Roman" w:cs="Times New Roman"/>
          <w:spacing w:val="-2"/>
          <w:kern w:val="0"/>
          <w:sz w:val="24"/>
          <w:szCs w:val="24"/>
          <w14:ligatures w14:val="none"/>
        </w:rPr>
        <w:t xml:space="preserve"> cilave është regjistruar procedimi penal si dhe në shkelje të dispozitave procedurale penale. </w:t>
      </w:r>
      <w:r w:rsidR="00C8632D" w:rsidRPr="00860957">
        <w:rPr>
          <w:rFonts w:ascii="Times New Roman" w:eastAsia="Times New Roman" w:hAnsi="Times New Roman" w:cs="Times New Roman"/>
          <w:spacing w:val="-2"/>
          <w:kern w:val="0"/>
          <w:sz w:val="24"/>
          <w:szCs w:val="24"/>
          <w14:ligatures w14:val="none"/>
        </w:rPr>
        <w:t>Sa m</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sip</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r, pretendimi i subjektit se vendimi i pushimit </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marr</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bazuar n</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provat dhe faktet </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 xml:space="preserve"> i pamb</w:t>
      </w:r>
      <w:r w:rsidR="004C1ACF" w:rsidRPr="00860957">
        <w:rPr>
          <w:rFonts w:ascii="Times New Roman" w:eastAsia="Times New Roman" w:hAnsi="Times New Roman" w:cs="Times New Roman"/>
          <w:spacing w:val="-2"/>
          <w:kern w:val="0"/>
          <w:sz w:val="24"/>
          <w:szCs w:val="24"/>
          <w14:ligatures w14:val="none"/>
        </w:rPr>
        <w:t>ë</w:t>
      </w:r>
      <w:r w:rsidR="00C8632D" w:rsidRPr="00860957">
        <w:rPr>
          <w:rFonts w:ascii="Times New Roman" w:eastAsia="Times New Roman" w:hAnsi="Times New Roman" w:cs="Times New Roman"/>
          <w:spacing w:val="-2"/>
          <w:kern w:val="0"/>
          <w:sz w:val="24"/>
          <w:szCs w:val="24"/>
          <w14:ligatures w14:val="none"/>
        </w:rPr>
        <w:t>shtetur.</w:t>
      </w:r>
    </w:p>
    <w:p w14:paraId="4C015768" w14:textId="77777777" w:rsidR="003321DC" w:rsidRPr="00860957" w:rsidRDefault="003321DC" w:rsidP="00C03AA8">
      <w:pPr>
        <w:pStyle w:val="ListParagraph"/>
        <w:spacing w:line="240" w:lineRule="auto"/>
        <w:ind w:left="0"/>
        <w:jc w:val="both"/>
        <w:rPr>
          <w:rFonts w:ascii="Times New Roman" w:eastAsia="Batang" w:hAnsi="Times New Roman" w:cs="Times New Roman"/>
          <w:kern w:val="0"/>
          <w:sz w:val="16"/>
          <w:szCs w:val="16"/>
          <w14:ligatures w14:val="none"/>
        </w:rPr>
      </w:pPr>
    </w:p>
    <w:p w14:paraId="7673BB7B" w14:textId="6F76707F" w:rsidR="003321DC" w:rsidRPr="00860957" w:rsidRDefault="007752BD"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Përveç</w:t>
      </w:r>
      <w:r w:rsidR="00870517" w:rsidRPr="00860957">
        <w:rPr>
          <w:rFonts w:ascii="Times New Roman" w:eastAsia="Batang" w:hAnsi="Times New Roman" w:cs="Times New Roman"/>
          <w:kern w:val="0"/>
          <w:sz w:val="24"/>
          <w:szCs w:val="24"/>
          <w14:ligatures w14:val="none"/>
        </w:rPr>
        <w:t xml:space="preserve"> sa m</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 sip</w:t>
      </w:r>
      <w:r w:rsidR="0089270E" w:rsidRPr="00860957">
        <w:rPr>
          <w:rFonts w:ascii="Times New Roman" w:eastAsia="Batang" w:hAnsi="Times New Roman" w:cs="Times New Roman"/>
          <w:kern w:val="0"/>
          <w:sz w:val="24"/>
          <w:szCs w:val="24"/>
          <w14:ligatures w14:val="none"/>
        </w:rPr>
        <w:t>ë</w:t>
      </w:r>
      <w:r w:rsidR="00870517" w:rsidRPr="00860957">
        <w:rPr>
          <w:rFonts w:ascii="Times New Roman" w:eastAsia="Batang" w:hAnsi="Times New Roman" w:cs="Times New Roman"/>
          <w:kern w:val="0"/>
          <w:sz w:val="24"/>
          <w:szCs w:val="24"/>
          <w14:ligatures w14:val="none"/>
        </w:rPr>
        <w:t xml:space="preserve">r, </w:t>
      </w:r>
      <w:r w:rsidR="00433B0D" w:rsidRPr="00860957">
        <w:rPr>
          <w:rFonts w:ascii="Times New Roman" w:eastAsia="Batang" w:hAnsi="Times New Roman" w:cs="Times New Roman"/>
          <w:kern w:val="0"/>
          <w:sz w:val="24"/>
          <w:szCs w:val="24"/>
          <w14:ligatures w14:val="none"/>
        </w:rPr>
        <w:t xml:space="preserve">NJSHL </w:t>
      </w:r>
      <w:r w:rsidRPr="00860957">
        <w:rPr>
          <w:rFonts w:ascii="Times New Roman" w:eastAsia="Batang" w:hAnsi="Times New Roman" w:cs="Times New Roman"/>
          <w:kern w:val="0"/>
          <w:sz w:val="24"/>
          <w:szCs w:val="24"/>
          <w14:ligatures w14:val="none"/>
        </w:rPr>
        <w:t>konstaton</w:t>
      </w:r>
      <w:r w:rsidR="00433B0D" w:rsidRPr="00860957">
        <w:rPr>
          <w:rFonts w:ascii="Times New Roman" w:eastAsia="Batang" w:hAnsi="Times New Roman" w:cs="Times New Roman"/>
          <w:kern w:val="0"/>
          <w:sz w:val="24"/>
          <w:szCs w:val="24"/>
          <w14:ligatures w14:val="none"/>
        </w:rPr>
        <w:t xml:space="preserve"> se</w:t>
      </w:r>
      <w:r w:rsidR="00C24174" w:rsidRPr="00860957">
        <w:rPr>
          <w:rFonts w:ascii="Times New Roman" w:eastAsia="Batang" w:hAnsi="Times New Roman" w:cs="Times New Roman"/>
          <w:kern w:val="0"/>
          <w:sz w:val="24"/>
          <w:szCs w:val="24"/>
          <w14:ligatures w14:val="none"/>
        </w:rPr>
        <w:t>,</w:t>
      </w:r>
      <w:r w:rsidR="00433B0D" w:rsidRPr="00860957">
        <w:rPr>
          <w:rFonts w:ascii="Times New Roman" w:eastAsia="Batang" w:hAnsi="Times New Roman" w:cs="Times New Roman"/>
          <w:kern w:val="0"/>
          <w:sz w:val="24"/>
          <w:szCs w:val="24"/>
          <w14:ligatures w14:val="none"/>
        </w:rPr>
        <w:t xml:space="preserve"> n</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vendimin p</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r pushimin e procedimit penal subjekti </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shprehur “</w:t>
      </w:r>
      <w:proofErr w:type="spellStart"/>
      <w:r w:rsidR="00433B0D" w:rsidRPr="00860957">
        <w:rPr>
          <w:rFonts w:ascii="Times New Roman" w:eastAsia="Batang" w:hAnsi="Times New Roman" w:cs="Times New Roman"/>
          <w:i/>
          <w:iCs/>
          <w:kern w:val="0"/>
          <w:sz w:val="24"/>
          <w:szCs w:val="24"/>
          <w14:ligatures w14:val="none"/>
        </w:rPr>
        <w:t>meq</w:t>
      </w:r>
      <w:r w:rsidR="0089270E" w:rsidRPr="00860957">
        <w:rPr>
          <w:rFonts w:ascii="Times New Roman" w:eastAsia="Batang" w:hAnsi="Times New Roman" w:cs="Times New Roman"/>
          <w:i/>
          <w:iCs/>
          <w:kern w:val="0"/>
          <w:sz w:val="24"/>
          <w:szCs w:val="24"/>
          <w14:ligatures w14:val="none"/>
        </w:rPr>
        <w:t>ë</w:t>
      </w:r>
      <w:r w:rsidR="00433B0D" w:rsidRPr="00860957">
        <w:rPr>
          <w:rFonts w:ascii="Times New Roman" w:eastAsia="Batang" w:hAnsi="Times New Roman" w:cs="Times New Roman"/>
          <w:i/>
          <w:iCs/>
          <w:kern w:val="0"/>
          <w:sz w:val="24"/>
          <w:szCs w:val="24"/>
          <w14:ligatures w14:val="none"/>
        </w:rPr>
        <w:t>n</w:t>
      </w:r>
      <w:r w:rsidR="0089270E" w:rsidRPr="00860957">
        <w:rPr>
          <w:rFonts w:ascii="Times New Roman" w:eastAsia="Batang" w:hAnsi="Times New Roman" w:cs="Times New Roman"/>
          <w:i/>
          <w:iCs/>
          <w:kern w:val="0"/>
          <w:sz w:val="24"/>
          <w:szCs w:val="24"/>
          <w14:ligatures w14:val="none"/>
        </w:rPr>
        <w:t>ë</w:t>
      </w:r>
      <w:r w:rsidR="00433B0D" w:rsidRPr="00860957">
        <w:rPr>
          <w:rFonts w:ascii="Times New Roman" w:eastAsia="Batang" w:hAnsi="Times New Roman" w:cs="Times New Roman"/>
          <w:i/>
          <w:iCs/>
          <w:kern w:val="0"/>
          <w:sz w:val="24"/>
          <w:szCs w:val="24"/>
          <w14:ligatures w14:val="none"/>
        </w:rPr>
        <w:t>se</w:t>
      </w:r>
      <w:proofErr w:type="spellEnd"/>
      <w:r w:rsidR="00433B0D" w:rsidRPr="00860957">
        <w:rPr>
          <w:rFonts w:ascii="Times New Roman" w:eastAsia="Batang" w:hAnsi="Times New Roman" w:cs="Times New Roman"/>
          <w:i/>
          <w:iCs/>
          <w:kern w:val="0"/>
          <w:sz w:val="24"/>
          <w:szCs w:val="24"/>
          <w14:ligatures w14:val="none"/>
        </w:rPr>
        <w:t xml:space="preserve"> fakti nuk provohet se ekziston</w:t>
      </w:r>
      <w:r w:rsidR="00433B0D" w:rsidRPr="00860957">
        <w:rPr>
          <w:rFonts w:ascii="Times New Roman" w:eastAsia="Batang" w:hAnsi="Times New Roman" w:cs="Times New Roman"/>
          <w:kern w:val="0"/>
          <w:sz w:val="24"/>
          <w:szCs w:val="24"/>
          <w14:ligatures w14:val="none"/>
        </w:rPr>
        <w:t>” nd</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rkoh</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baza ligjore e referuar </w:t>
      </w:r>
      <w:r w:rsidR="0032281E" w:rsidRPr="00860957">
        <w:rPr>
          <w:rFonts w:ascii="Times New Roman" w:eastAsia="Batang" w:hAnsi="Times New Roman" w:cs="Times New Roman"/>
          <w:kern w:val="0"/>
          <w:sz w:val="24"/>
          <w:szCs w:val="24"/>
          <w14:ligatures w14:val="none"/>
        </w:rPr>
        <w:t xml:space="preserve">prej </w:t>
      </w:r>
      <w:r w:rsidR="00433B0D" w:rsidRPr="00860957">
        <w:rPr>
          <w:rFonts w:ascii="Times New Roman" w:eastAsia="Batang" w:hAnsi="Times New Roman" w:cs="Times New Roman"/>
          <w:kern w:val="0"/>
          <w:sz w:val="24"/>
          <w:szCs w:val="24"/>
          <w14:ligatures w14:val="none"/>
        </w:rPr>
        <w:t xml:space="preserve">tij </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sht</w:t>
      </w:r>
      <w:r w:rsidR="0089270E" w:rsidRPr="00860957">
        <w:rPr>
          <w:rFonts w:ascii="Times New Roman" w:eastAsia="Batang" w:hAnsi="Times New Roman" w:cs="Times New Roman"/>
          <w:kern w:val="0"/>
          <w:sz w:val="24"/>
          <w:szCs w:val="24"/>
          <w14:ligatures w14:val="none"/>
        </w:rPr>
        <w:t>ë</w:t>
      </w:r>
      <w:r w:rsidR="00433B0D" w:rsidRPr="00860957">
        <w:rPr>
          <w:rFonts w:ascii="Times New Roman" w:eastAsia="Batang" w:hAnsi="Times New Roman" w:cs="Times New Roman"/>
          <w:kern w:val="0"/>
          <w:sz w:val="24"/>
          <w:szCs w:val="24"/>
          <w14:ligatures w14:val="none"/>
        </w:rPr>
        <w:t xml:space="preserve"> neni 328, pika 1, germa “b</w:t>
      </w:r>
      <w:del w:id="197" w:author="Admin" w:date="2025-07-08T11:03:00Z">
        <w:r w:rsidR="00433B0D" w:rsidRPr="007038D9">
          <w:rPr>
            <w:rFonts w:ascii="Times New Roman" w:eastAsia="Batang" w:hAnsi="Times New Roman" w:cs="Times New Roman"/>
            <w:kern w:val="0"/>
            <w:sz w:val="24"/>
            <w:szCs w:val="24"/>
            <w14:ligatures w14:val="none"/>
          </w:rPr>
          <w:delText>”,</w:delText>
        </w:r>
      </w:del>
      <w:ins w:id="198" w:author="Admin" w:date="2025-07-08T11:03:00Z">
        <w:r w:rsidR="00433B0D" w:rsidRPr="00860957">
          <w:rPr>
            <w:rFonts w:ascii="Times New Roman" w:eastAsia="Batang" w:hAnsi="Times New Roman" w:cs="Times New Roman"/>
            <w:kern w:val="0"/>
            <w:sz w:val="24"/>
            <w:szCs w:val="24"/>
            <w14:ligatures w14:val="none"/>
          </w:rPr>
          <w:t>”</w:t>
        </w:r>
        <w:r w:rsidR="0094742B" w:rsidRPr="00860957">
          <w:rPr>
            <w:rFonts w:ascii="Times New Roman" w:eastAsia="Batang" w:hAnsi="Times New Roman" w:cs="Times New Roman"/>
            <w:kern w:val="0"/>
            <w:sz w:val="24"/>
            <w:szCs w:val="24"/>
            <w14:ligatures w14:val="none"/>
          </w:rPr>
          <w:t xml:space="preserve"> t</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 xml:space="preserve"> Kodit t</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 xml:space="preserve"> Procedur</w:t>
        </w:r>
        <w:r w:rsidR="00D74248">
          <w:rPr>
            <w:rFonts w:ascii="Times New Roman" w:eastAsia="Batang" w:hAnsi="Times New Roman" w:cs="Times New Roman"/>
            <w:kern w:val="0"/>
            <w:sz w:val="24"/>
            <w:szCs w:val="24"/>
            <w14:ligatures w14:val="none"/>
          </w:rPr>
          <w:t>ë</w:t>
        </w:r>
        <w:r w:rsidR="0094742B" w:rsidRPr="00860957">
          <w:rPr>
            <w:rFonts w:ascii="Times New Roman" w:eastAsia="Batang" w:hAnsi="Times New Roman" w:cs="Times New Roman"/>
            <w:kern w:val="0"/>
            <w:sz w:val="24"/>
            <w:szCs w:val="24"/>
            <w14:ligatures w14:val="none"/>
          </w:rPr>
          <w:t>s Penale</w:t>
        </w:r>
        <w:r w:rsidR="00433B0D" w:rsidRPr="00860957">
          <w:rPr>
            <w:rFonts w:ascii="Times New Roman" w:eastAsia="Batang" w:hAnsi="Times New Roman" w:cs="Times New Roman"/>
            <w:kern w:val="0"/>
            <w:sz w:val="24"/>
            <w:szCs w:val="24"/>
            <w14:ligatures w14:val="none"/>
          </w:rPr>
          <w:t>,</w:t>
        </w:r>
      </w:ins>
      <w:r w:rsidR="00433B0D" w:rsidRPr="00860957">
        <w:rPr>
          <w:rFonts w:ascii="Times New Roman" w:eastAsia="Batang" w:hAnsi="Times New Roman" w:cs="Times New Roman"/>
          <w:kern w:val="0"/>
          <w:sz w:val="24"/>
          <w:szCs w:val="24"/>
          <w14:ligatures w14:val="none"/>
        </w:rPr>
        <w:t xml:space="preserve"> “</w:t>
      </w:r>
      <w:r w:rsidR="00433B0D" w:rsidRPr="00860957">
        <w:rPr>
          <w:rFonts w:ascii="Times New Roman" w:eastAsia="Times New Roman" w:hAnsi="Times New Roman" w:cs="Times New Roman"/>
          <w:i/>
          <w:iCs/>
          <w:spacing w:val="-2"/>
          <w:kern w:val="0"/>
          <w:sz w:val="24"/>
          <w:szCs w:val="24"/>
          <w14:ligatures w14:val="none"/>
        </w:rPr>
        <w:t xml:space="preserve">fakti nuk </w:t>
      </w:r>
      <w:r w:rsidR="00433B0D" w:rsidRPr="00860957">
        <w:rPr>
          <w:rFonts w:ascii="Times New Roman" w:eastAsia="Times New Roman" w:hAnsi="Times New Roman" w:cs="Times New Roman"/>
          <w:i/>
          <w:iCs/>
          <w:spacing w:val="-2"/>
          <w:kern w:val="0"/>
          <w:sz w:val="24"/>
          <w:szCs w:val="24"/>
          <w14:ligatures w14:val="none"/>
        </w:rPr>
        <w:lastRenderedPageBreak/>
        <w:t>parashikohet nga ligji si vepër penale</w:t>
      </w:r>
      <w:r w:rsidR="00433B0D" w:rsidRPr="00860957">
        <w:rPr>
          <w:rFonts w:ascii="Times New Roman" w:eastAsia="Times New Roman" w:hAnsi="Times New Roman" w:cs="Times New Roman"/>
          <w:spacing w:val="-2"/>
          <w:kern w:val="0"/>
          <w:sz w:val="24"/>
          <w:szCs w:val="24"/>
          <w14:ligatures w14:val="none"/>
        </w:rPr>
        <w:t>”.</w:t>
      </w:r>
      <w:r w:rsidR="00AC592B" w:rsidRPr="00860957">
        <w:rPr>
          <w:rFonts w:ascii="Times New Roman" w:eastAsia="Times New Roman" w:hAnsi="Times New Roman" w:cs="Times New Roman"/>
          <w:spacing w:val="-2"/>
          <w:kern w:val="0"/>
          <w:sz w:val="24"/>
          <w:szCs w:val="24"/>
          <w14:ligatures w14:val="none"/>
        </w:rPr>
        <w:t xml:space="preserve"> </w:t>
      </w:r>
      <w:r w:rsidR="00BA17AE" w:rsidRPr="00860957">
        <w:rPr>
          <w:rFonts w:ascii="Times New Roman" w:eastAsia="Times New Roman" w:hAnsi="Times New Roman" w:cs="Times New Roman"/>
          <w:spacing w:val="-2"/>
          <w:kern w:val="0"/>
          <w:sz w:val="24"/>
          <w:szCs w:val="24"/>
          <w14:ligatures w14:val="none"/>
        </w:rPr>
        <w:t>P</w:t>
      </w:r>
      <w:r w:rsidR="00AC592B" w:rsidRPr="00860957">
        <w:rPr>
          <w:rFonts w:ascii="Times New Roman" w:eastAsia="Times New Roman" w:hAnsi="Times New Roman" w:cs="Times New Roman"/>
          <w:spacing w:val="-2"/>
          <w:kern w:val="0"/>
          <w:sz w:val="24"/>
          <w:szCs w:val="24"/>
          <w14:ligatures w14:val="none"/>
        </w:rPr>
        <w:t>ushimi</w:t>
      </w:r>
      <w:r w:rsidR="003321DC" w:rsidRPr="00860957">
        <w:rPr>
          <w:rFonts w:ascii="Times New Roman" w:eastAsia="Times New Roman" w:hAnsi="Times New Roman" w:cs="Times New Roman"/>
          <w:spacing w:val="-2"/>
          <w:kern w:val="0"/>
          <w:sz w:val="24"/>
          <w:szCs w:val="24"/>
          <w14:ligatures w14:val="none"/>
        </w:rPr>
        <w:t xml:space="preserve"> i</w:t>
      </w:r>
      <w:r w:rsidR="00AC592B" w:rsidRPr="00860957">
        <w:rPr>
          <w:rFonts w:ascii="Times New Roman" w:eastAsia="Times New Roman" w:hAnsi="Times New Roman" w:cs="Times New Roman"/>
          <w:spacing w:val="-2"/>
          <w:kern w:val="0"/>
          <w:sz w:val="24"/>
          <w:szCs w:val="24"/>
          <w14:ligatures w14:val="none"/>
        </w:rPr>
        <w:t xml:space="preserve"> k</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saj </w:t>
      </w:r>
      <w:r w:rsidR="00BA17AE" w:rsidRPr="00860957">
        <w:rPr>
          <w:rFonts w:ascii="Times New Roman" w:eastAsia="Times New Roman" w:hAnsi="Times New Roman" w:cs="Times New Roman"/>
          <w:spacing w:val="-2"/>
          <w:kern w:val="0"/>
          <w:sz w:val="24"/>
          <w:szCs w:val="24"/>
          <w14:ligatures w14:val="none"/>
        </w:rPr>
        <w:t>çështje</w:t>
      </w:r>
      <w:r w:rsidR="00AC592B" w:rsidRPr="00860957">
        <w:rPr>
          <w:rFonts w:ascii="Times New Roman" w:eastAsia="Times New Roman" w:hAnsi="Times New Roman" w:cs="Times New Roman"/>
          <w:spacing w:val="-2"/>
          <w:kern w:val="0"/>
          <w:sz w:val="24"/>
          <w:szCs w:val="24"/>
          <w14:ligatures w14:val="none"/>
        </w:rPr>
        <w:t xml:space="preserve"> me k</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t</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 </w:t>
      </w:r>
      <w:r w:rsidR="00BA17AE" w:rsidRPr="00860957">
        <w:rPr>
          <w:rFonts w:ascii="Times New Roman" w:eastAsia="Times New Roman" w:hAnsi="Times New Roman" w:cs="Times New Roman"/>
          <w:spacing w:val="-2"/>
          <w:kern w:val="0"/>
          <w:sz w:val="24"/>
          <w:szCs w:val="24"/>
          <w14:ligatures w14:val="none"/>
        </w:rPr>
        <w:t>baz</w:t>
      </w:r>
      <w:r w:rsidR="00204511" w:rsidRPr="00860957">
        <w:rPr>
          <w:rFonts w:ascii="Times New Roman" w:eastAsia="Times New Roman" w:hAnsi="Times New Roman" w:cs="Times New Roman"/>
          <w:spacing w:val="-2"/>
          <w:kern w:val="0"/>
          <w:sz w:val="24"/>
          <w:szCs w:val="24"/>
          <w14:ligatures w14:val="none"/>
        </w:rPr>
        <w:t>ë</w:t>
      </w:r>
      <w:r w:rsidR="00BA17AE" w:rsidRPr="00860957">
        <w:rPr>
          <w:rFonts w:ascii="Times New Roman" w:eastAsia="Times New Roman" w:hAnsi="Times New Roman" w:cs="Times New Roman"/>
          <w:spacing w:val="-2"/>
          <w:kern w:val="0"/>
          <w:sz w:val="24"/>
          <w:szCs w:val="24"/>
          <w14:ligatures w14:val="none"/>
        </w:rPr>
        <w:t xml:space="preserve"> ligjore </w:t>
      </w:r>
      <w:r w:rsidR="00AC592B" w:rsidRPr="00860957">
        <w:rPr>
          <w:rFonts w:ascii="Times New Roman" w:eastAsia="Times New Roman" w:hAnsi="Times New Roman" w:cs="Times New Roman"/>
          <w:spacing w:val="-2"/>
          <w:kern w:val="0"/>
          <w:sz w:val="24"/>
          <w:szCs w:val="24"/>
          <w14:ligatures w14:val="none"/>
        </w:rPr>
        <w:t>bie ndesh me arsyetimin e p</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rdorur nga subjekti n</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 xml:space="preserve"> vendimin p</w:t>
      </w:r>
      <w:r w:rsidR="00BA17AE" w:rsidRPr="00860957">
        <w:rPr>
          <w:rFonts w:ascii="Times New Roman" w:eastAsia="Times New Roman" w:hAnsi="Times New Roman" w:cs="Times New Roman"/>
          <w:spacing w:val="-2"/>
          <w:kern w:val="0"/>
          <w:sz w:val="24"/>
          <w:szCs w:val="24"/>
          <w14:ligatures w14:val="none"/>
        </w:rPr>
        <w:t>ë</w:t>
      </w:r>
      <w:r w:rsidR="00AC592B" w:rsidRPr="00860957">
        <w:rPr>
          <w:rFonts w:ascii="Times New Roman" w:eastAsia="Times New Roman" w:hAnsi="Times New Roman" w:cs="Times New Roman"/>
          <w:spacing w:val="-2"/>
          <w:kern w:val="0"/>
          <w:sz w:val="24"/>
          <w:szCs w:val="24"/>
          <w14:ligatures w14:val="none"/>
        </w:rPr>
        <w:t>r pushim</w:t>
      </w:r>
      <w:r w:rsidR="00C8632D" w:rsidRPr="00860957">
        <w:rPr>
          <w:rFonts w:ascii="Times New Roman" w:eastAsia="Times New Roman" w:hAnsi="Times New Roman" w:cs="Times New Roman"/>
          <w:spacing w:val="-2"/>
          <w:kern w:val="0"/>
          <w:sz w:val="24"/>
          <w:szCs w:val="24"/>
          <w14:ligatures w14:val="none"/>
        </w:rPr>
        <w:t>.</w:t>
      </w:r>
      <w:r w:rsidR="00AC592B" w:rsidRPr="00860957">
        <w:rPr>
          <w:rFonts w:ascii="Times New Roman" w:eastAsia="Times New Roman" w:hAnsi="Times New Roman" w:cs="Times New Roman"/>
          <w:spacing w:val="-2"/>
          <w:kern w:val="0"/>
          <w:sz w:val="24"/>
          <w:szCs w:val="24"/>
          <w14:ligatures w14:val="none"/>
        </w:rPr>
        <w:t xml:space="preserve"> </w:t>
      </w:r>
    </w:p>
    <w:p w14:paraId="50EC5BCA" w14:textId="77777777" w:rsidR="003321DC" w:rsidRPr="00860957" w:rsidRDefault="003321DC" w:rsidP="00C03AA8">
      <w:pPr>
        <w:pStyle w:val="ListParagraph"/>
        <w:spacing w:line="240" w:lineRule="auto"/>
        <w:jc w:val="both"/>
        <w:rPr>
          <w:rFonts w:ascii="Times New Roman" w:eastAsia="Times New Roman" w:hAnsi="Times New Roman" w:cs="Times New Roman"/>
          <w:spacing w:val="-2"/>
          <w:kern w:val="0"/>
          <w:sz w:val="16"/>
          <w:szCs w:val="16"/>
          <w14:ligatures w14:val="none"/>
        </w:rPr>
      </w:pPr>
    </w:p>
    <w:p w14:paraId="7EC8C1BF" w14:textId="084E1DFC" w:rsidR="00EE7C94" w:rsidRPr="00860957" w:rsidRDefault="00307220"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pretendimin e </w:t>
      </w:r>
      <w:r w:rsidR="004C1ACF" w:rsidRPr="00860957">
        <w:rPr>
          <w:rFonts w:ascii="Times New Roman" w:eastAsia="Batang" w:hAnsi="Times New Roman" w:cs="Times New Roman"/>
          <w:kern w:val="0"/>
          <w:sz w:val="24"/>
          <w:szCs w:val="24"/>
          <w14:ligatures w14:val="none"/>
        </w:rPr>
        <w:t>subjektit</w:t>
      </w:r>
      <w:r w:rsidRPr="00860957">
        <w:rPr>
          <w:rFonts w:ascii="Times New Roman" w:eastAsia="Batang" w:hAnsi="Times New Roman" w:cs="Times New Roman"/>
          <w:kern w:val="0"/>
          <w:sz w:val="24"/>
          <w:szCs w:val="24"/>
          <w14:ligatures w14:val="none"/>
        </w:rPr>
        <w:t xml:space="preserve"> se vendimi i pushimit</w:t>
      </w:r>
      <w:r w:rsidR="00C8632D" w:rsidRPr="00860957">
        <w:rPr>
          <w:rFonts w:ascii="Times New Roman" w:eastAsia="Batang" w:hAnsi="Times New Roman" w:cs="Times New Roman"/>
          <w:kern w:val="0"/>
          <w:sz w:val="24"/>
          <w:szCs w:val="24"/>
          <w14:ligatures w14:val="none"/>
        </w:rPr>
        <w:t xml:space="preserve"> </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sht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marr</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baz</w:t>
      </w:r>
      <w:r w:rsidR="004C1ACF" w:rsidRPr="00860957">
        <w:rPr>
          <w:rFonts w:ascii="Times New Roman" w:eastAsia="Batang" w:hAnsi="Times New Roman" w:cs="Times New Roman"/>
          <w:kern w:val="0"/>
          <w:sz w:val="24"/>
          <w:szCs w:val="24"/>
          <w14:ligatures w14:val="none"/>
        </w:rPr>
        <w:t>u</w:t>
      </w:r>
      <w:r w:rsidR="00C8632D" w:rsidRPr="00860957">
        <w:rPr>
          <w:rFonts w:ascii="Times New Roman" w:eastAsia="Batang" w:hAnsi="Times New Roman" w:cs="Times New Roman"/>
          <w:kern w:val="0"/>
          <w:sz w:val="24"/>
          <w:szCs w:val="24"/>
          <w14:ligatures w14:val="none"/>
        </w:rPr>
        <w:t>ar n</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nenin 328 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Kodit 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Procedur</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s Penale dhe</w:t>
      </w:r>
      <w:r w:rsidRPr="00860957">
        <w:rPr>
          <w:rFonts w:ascii="Times New Roman" w:eastAsia="Batang" w:hAnsi="Times New Roman" w:cs="Times New Roman"/>
          <w:kern w:val="0"/>
          <w:sz w:val="24"/>
          <w:szCs w:val="24"/>
          <w14:ligatures w14:val="none"/>
        </w:rPr>
        <w:t xml:space="preserve"> mund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revokohej pasi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administroheshin p</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rgjigjet e </w:t>
      </w:r>
      <w:proofErr w:type="spellStart"/>
      <w:r w:rsidRPr="00860957">
        <w:rPr>
          <w:rFonts w:ascii="Times New Roman" w:eastAsia="Batang" w:hAnsi="Times New Roman" w:cs="Times New Roman"/>
          <w:kern w:val="0"/>
          <w:sz w:val="24"/>
          <w:szCs w:val="24"/>
          <w14:ligatures w14:val="none"/>
        </w:rPr>
        <w:t>let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rporosive</w:t>
      </w:r>
      <w:proofErr w:type="spellEnd"/>
      <w:r w:rsidRPr="00860957">
        <w:rPr>
          <w:rFonts w:ascii="Times New Roman" w:eastAsia="Batang" w:hAnsi="Times New Roman" w:cs="Times New Roman"/>
          <w:kern w:val="0"/>
          <w:sz w:val="24"/>
          <w:szCs w:val="24"/>
          <w14:ligatures w14:val="none"/>
        </w:rPr>
        <w:t>, dhe se</w:t>
      </w:r>
      <w:r w:rsidR="00C8632D" w:rsidRPr="00860957">
        <w:rPr>
          <w:rFonts w:ascii="Times New Roman" w:eastAsia="Batang" w:hAnsi="Times New Roman" w:cs="Times New Roman"/>
          <w:kern w:val="0"/>
          <w:sz w:val="24"/>
          <w:szCs w:val="24"/>
          <w14:ligatures w14:val="none"/>
        </w:rPr>
        <w:t xml:space="preserve"> kjo</w:t>
      </w:r>
      <w:r w:rsidRPr="00860957">
        <w:rPr>
          <w:rFonts w:ascii="Times New Roman" w:eastAsia="Batang" w:hAnsi="Times New Roman" w:cs="Times New Roman"/>
          <w:kern w:val="0"/>
          <w:sz w:val="24"/>
          <w:szCs w:val="24"/>
          <w14:ligatures w14:val="none"/>
        </w:rPr>
        <w:t xml:space="preserve"> ishte praktik</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e ndjekur</w:t>
      </w:r>
      <w:r w:rsidR="00C8632D" w:rsidRPr="00860957">
        <w:rPr>
          <w:rFonts w:ascii="Times New Roman" w:eastAsia="Batang" w:hAnsi="Times New Roman" w:cs="Times New Roman"/>
          <w:kern w:val="0"/>
          <w:sz w:val="24"/>
          <w:szCs w:val="24"/>
          <w14:ligatures w14:val="none"/>
        </w:rPr>
        <w:t xml:space="preserve"> nga prokurorit</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n</w:t>
      </w:r>
      <w:r w:rsidR="004C1ACF" w:rsidRPr="00860957">
        <w:rPr>
          <w:rFonts w:ascii="Times New Roman" w:eastAsia="Batang" w:hAnsi="Times New Roman" w:cs="Times New Roman"/>
          <w:kern w:val="0"/>
          <w:sz w:val="24"/>
          <w:szCs w:val="24"/>
          <w14:ligatures w14:val="none"/>
        </w:rPr>
        <w:t>ë</w:t>
      </w:r>
      <w:r w:rsidR="00C8632D"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rastet kur</w:t>
      </w:r>
      <w:r w:rsidR="00C8632D" w:rsidRPr="00860957">
        <w:rPr>
          <w:rFonts w:ascii="Times New Roman" w:eastAsia="Batang" w:hAnsi="Times New Roman" w:cs="Times New Roman"/>
          <w:kern w:val="0"/>
          <w:sz w:val="24"/>
          <w:szCs w:val="24"/>
          <w14:ligatures w14:val="none"/>
        </w:rPr>
        <w:t xml:space="preserve"> </w:t>
      </w:r>
      <w:r w:rsidR="00A7338C" w:rsidRPr="00860957">
        <w:rPr>
          <w:rFonts w:ascii="Times New Roman" w:hAnsi="Times New Roman" w:cs="Times New Roman"/>
          <w:sz w:val="24"/>
          <w:szCs w:val="24"/>
        </w:rPr>
        <w:t xml:space="preserve">kërkohej kryerja e veprimeve hetimore me </w:t>
      </w:r>
      <w:proofErr w:type="spellStart"/>
      <w:r w:rsidR="00A7338C" w:rsidRPr="00860957">
        <w:rPr>
          <w:rFonts w:ascii="Times New Roman" w:hAnsi="Times New Roman" w:cs="Times New Roman"/>
          <w:sz w:val="24"/>
          <w:szCs w:val="24"/>
        </w:rPr>
        <w:t>letërporosi</w:t>
      </w:r>
      <w:proofErr w:type="spellEnd"/>
      <w:r w:rsidR="00C24174" w:rsidRPr="00860957">
        <w:rPr>
          <w:rFonts w:ascii="Times New Roman" w:hAnsi="Times New Roman" w:cs="Times New Roman"/>
          <w:sz w:val="24"/>
          <w:szCs w:val="24"/>
        </w:rPr>
        <w:t>,</w:t>
      </w:r>
      <w:r w:rsidR="00A7338C" w:rsidRPr="00860957">
        <w:rPr>
          <w:rFonts w:ascii="Times New Roman" w:hAnsi="Times New Roman" w:cs="Times New Roman"/>
          <w:sz w:val="24"/>
          <w:szCs w:val="24"/>
        </w:rPr>
        <w:t xml:space="preserve"> </w:t>
      </w:r>
      <w:r w:rsidRPr="00860957">
        <w:rPr>
          <w:rFonts w:ascii="Times New Roman" w:hAnsi="Times New Roman" w:cs="Times New Roman"/>
          <w:sz w:val="24"/>
          <w:szCs w:val="24"/>
        </w:rPr>
        <w:t>N</w:t>
      </w:r>
      <w:r w:rsidR="00A7338C" w:rsidRPr="00860957">
        <w:rPr>
          <w:rFonts w:ascii="Times New Roman" w:hAnsi="Times New Roman" w:cs="Times New Roman"/>
          <w:sz w:val="24"/>
          <w:szCs w:val="24"/>
        </w:rPr>
        <w:t xml:space="preserve">JSHL </w:t>
      </w:r>
      <w:r w:rsidR="00C8632D" w:rsidRPr="00860957">
        <w:rPr>
          <w:rFonts w:ascii="Times New Roman" w:hAnsi="Times New Roman" w:cs="Times New Roman"/>
          <w:sz w:val="24"/>
          <w:szCs w:val="24"/>
        </w:rPr>
        <w:t>vler</w:t>
      </w:r>
      <w:r w:rsidR="004C1ACF" w:rsidRPr="00860957">
        <w:rPr>
          <w:rFonts w:ascii="Times New Roman" w:hAnsi="Times New Roman" w:cs="Times New Roman"/>
          <w:sz w:val="24"/>
          <w:szCs w:val="24"/>
        </w:rPr>
        <w:t>ë</w:t>
      </w:r>
      <w:r w:rsidR="00C8632D" w:rsidRPr="00860957">
        <w:rPr>
          <w:rFonts w:ascii="Times New Roman" w:hAnsi="Times New Roman" w:cs="Times New Roman"/>
          <w:sz w:val="24"/>
          <w:szCs w:val="24"/>
        </w:rPr>
        <w:t>son</w:t>
      </w:r>
      <w:r w:rsidR="00A7338C" w:rsidRPr="00860957">
        <w:rPr>
          <w:rFonts w:ascii="Times New Roman" w:hAnsi="Times New Roman" w:cs="Times New Roman"/>
          <w:sz w:val="24"/>
          <w:szCs w:val="24"/>
        </w:rPr>
        <w:t xml:space="preserve"> se</w:t>
      </w:r>
      <w:r w:rsidRPr="00860957">
        <w:rPr>
          <w:rFonts w:ascii="Times New Roman" w:hAnsi="Times New Roman" w:cs="Times New Roman"/>
          <w:sz w:val="24"/>
          <w:szCs w:val="24"/>
        </w:rPr>
        <w:t xml:space="preserve">, </w:t>
      </w:r>
      <w:r w:rsidR="00C24174" w:rsidRPr="00860957">
        <w:rPr>
          <w:rFonts w:ascii="Times New Roman" w:hAnsi="Times New Roman" w:cs="Times New Roman"/>
          <w:sz w:val="24"/>
          <w:szCs w:val="24"/>
        </w:rPr>
        <w:t xml:space="preserve">kjo </w:t>
      </w:r>
      <w:r w:rsidRPr="00860957">
        <w:rPr>
          <w:rFonts w:ascii="Times New Roman" w:hAnsi="Times New Roman" w:cs="Times New Roman"/>
          <w:sz w:val="24"/>
          <w:szCs w:val="24"/>
        </w:rPr>
        <w:t>prakt</w:t>
      </w:r>
      <w:r w:rsidR="00C24174" w:rsidRPr="00860957">
        <w:rPr>
          <w:rFonts w:ascii="Times New Roman" w:hAnsi="Times New Roman" w:cs="Times New Roman"/>
          <w:sz w:val="24"/>
          <w:szCs w:val="24"/>
        </w:rPr>
        <w:t>ik</w:t>
      </w:r>
      <w:r w:rsidR="00002526" w:rsidRPr="00860957">
        <w:rPr>
          <w:rFonts w:ascii="Times New Roman" w:hAnsi="Times New Roman" w:cs="Times New Roman"/>
          <w:sz w:val="24"/>
          <w:szCs w:val="24"/>
        </w:rPr>
        <w:t>ë</w:t>
      </w:r>
      <w:r w:rsidR="00C24174" w:rsidRPr="00860957">
        <w:rPr>
          <w:rFonts w:ascii="Times New Roman" w:hAnsi="Times New Roman" w:cs="Times New Roman"/>
          <w:sz w:val="24"/>
          <w:szCs w:val="24"/>
        </w:rPr>
        <w:t xml:space="preserve"> </w:t>
      </w:r>
      <w:r w:rsidRPr="00860957">
        <w:rPr>
          <w:rFonts w:ascii="Times New Roman" w:hAnsi="Times New Roman" w:cs="Times New Roman"/>
          <w:sz w:val="24"/>
          <w:szCs w:val="24"/>
        </w:rPr>
        <w:t>nuk bazohet në dispozitat e cituara</w:t>
      </w:r>
      <w:r w:rsidR="00C8632D" w:rsidRPr="00860957">
        <w:rPr>
          <w:rFonts w:ascii="Times New Roman" w:hAnsi="Times New Roman" w:cs="Times New Roman"/>
          <w:sz w:val="24"/>
          <w:szCs w:val="24"/>
        </w:rPr>
        <w:t xml:space="preserve"> nga subjekti</w:t>
      </w:r>
      <w:r w:rsidRPr="00860957">
        <w:rPr>
          <w:rFonts w:ascii="Times New Roman" w:hAnsi="Times New Roman" w:cs="Times New Roman"/>
          <w:sz w:val="24"/>
          <w:szCs w:val="24"/>
        </w:rPr>
        <w:t xml:space="preserve"> (nenet 326 dhe 328/1 t</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Kodit t</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Procedur</w:t>
      </w:r>
      <w:r w:rsidR="00134378" w:rsidRPr="00860957">
        <w:rPr>
          <w:rFonts w:ascii="Times New Roman" w:hAnsi="Times New Roman" w:cs="Times New Roman"/>
          <w:sz w:val="24"/>
          <w:szCs w:val="24"/>
        </w:rPr>
        <w:t>ë</w:t>
      </w:r>
      <w:r w:rsidRPr="00860957">
        <w:rPr>
          <w:rFonts w:ascii="Times New Roman" w:hAnsi="Times New Roman" w:cs="Times New Roman"/>
          <w:sz w:val="24"/>
          <w:szCs w:val="24"/>
        </w:rPr>
        <w:t xml:space="preserve">s Penale), pasi mungesa e përgjigjes së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nuk parashikohet si shkak për pezullimin ose pushimin e çështjes. </w:t>
      </w:r>
      <w:r w:rsidR="00C24174" w:rsidRPr="00860957">
        <w:rPr>
          <w:rFonts w:ascii="Times New Roman" w:hAnsi="Times New Roman" w:cs="Times New Roman"/>
          <w:sz w:val="24"/>
          <w:szCs w:val="24"/>
        </w:rPr>
        <w:t>Sakaq, r</w:t>
      </w:r>
      <w:r w:rsidR="00C8632D" w:rsidRPr="00860957">
        <w:rPr>
          <w:rFonts w:ascii="Times New Roman" w:hAnsi="Times New Roman" w:cs="Times New Roman"/>
          <w:sz w:val="24"/>
          <w:szCs w:val="24"/>
        </w:rPr>
        <w:t xml:space="preserve">eferuar </w:t>
      </w:r>
      <w:r w:rsidRPr="00860957">
        <w:rPr>
          <w:rFonts w:ascii="Times New Roman" w:eastAsia="Batang" w:hAnsi="Times New Roman" w:cs="Times New Roman"/>
          <w:kern w:val="0"/>
          <w:sz w:val="24"/>
          <w:szCs w:val="24"/>
          <w14:ligatures w14:val="none"/>
        </w:rPr>
        <w:t>Kodit të Procedurës Penale</w:t>
      </w:r>
      <w:r w:rsidR="00C24174"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në nenin 324 të tij</w:t>
      </w:r>
      <w:r w:rsidR="00C8632D"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ligjvënësi ka parashikuar zgjatjen e afatit, si mjetin ligjor në dispozicion të organit të akuzës </w:t>
      </w:r>
      <w:r w:rsidR="005D7B9D" w:rsidRPr="00860957">
        <w:rPr>
          <w:rFonts w:ascii="Times New Roman" w:eastAsia="Batang" w:hAnsi="Times New Roman" w:cs="Times New Roman"/>
          <w:kern w:val="0"/>
          <w:sz w:val="24"/>
          <w:szCs w:val="24"/>
          <w14:ligatures w14:val="none"/>
        </w:rPr>
        <w:t>p</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r</w:t>
      </w:r>
      <w:r w:rsidRPr="00860957">
        <w:rPr>
          <w:rFonts w:ascii="Times New Roman" w:eastAsia="Batang" w:hAnsi="Times New Roman" w:cs="Times New Roman"/>
          <w:kern w:val="0"/>
          <w:sz w:val="24"/>
          <w:szCs w:val="24"/>
          <w14:ligatures w14:val="none"/>
        </w:rPr>
        <w:t xml:space="preserve"> rastet e hetimeve komplekse apo në kushtet e pamundësisë objektive për t</w:t>
      </w:r>
      <w:r w:rsidR="00C8632D"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i përfunduar hetimet brenda afatit, duke i dh</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n</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drejt</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n prokurorit të marrë vendim për zgjatje të afateve </w:t>
      </w:r>
      <w:r w:rsidR="005D7B9D" w:rsidRPr="00860957">
        <w:rPr>
          <w:rFonts w:ascii="Times New Roman" w:eastAsia="Batang" w:hAnsi="Times New Roman" w:cs="Times New Roman"/>
          <w:kern w:val="0"/>
          <w:sz w:val="24"/>
          <w:szCs w:val="24"/>
          <w14:ligatures w14:val="none"/>
        </w:rPr>
        <w:t>p</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r shkaqe q</w:t>
      </w:r>
      <w:r w:rsidR="004C1ACF" w:rsidRPr="00860957">
        <w:rPr>
          <w:rFonts w:ascii="Times New Roman" w:eastAsia="Batang" w:hAnsi="Times New Roman" w:cs="Times New Roman"/>
          <w:kern w:val="0"/>
          <w:sz w:val="24"/>
          <w:szCs w:val="24"/>
          <w14:ligatures w14:val="none"/>
        </w:rPr>
        <w:t>ë</w:t>
      </w:r>
      <w:r w:rsidR="005D7B9D" w:rsidRPr="00860957">
        <w:rPr>
          <w:rFonts w:ascii="Times New Roman" w:eastAsia="Batang" w:hAnsi="Times New Roman" w:cs="Times New Roman"/>
          <w:kern w:val="0"/>
          <w:sz w:val="24"/>
          <w:szCs w:val="24"/>
          <w14:ligatures w14:val="none"/>
        </w:rPr>
        <w:t xml:space="preserve"> lidhen me </w:t>
      </w:r>
      <w:r w:rsidRPr="00860957">
        <w:rPr>
          <w:rFonts w:ascii="Times New Roman" w:eastAsia="Batang" w:hAnsi="Times New Roman" w:cs="Times New Roman"/>
          <w:kern w:val="0"/>
          <w:sz w:val="24"/>
          <w:szCs w:val="24"/>
          <w14:ligatures w14:val="none"/>
        </w:rPr>
        <w:t>pamundësisë objektive, që në rastin konkret do të ishte pritja e dokumenteve të rëndësishme nga autoritetet italiane që do të hidhnin dritë në lidhje me faktin penal.</w:t>
      </w:r>
    </w:p>
    <w:p w14:paraId="62412E4B" w14:textId="77777777" w:rsidR="004C1ACF" w:rsidRPr="00860957" w:rsidRDefault="004C1ACF"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5757FC32" w14:textId="39F7063C" w:rsidR="00A37182" w:rsidRPr="00860957" w:rsidRDefault="004C1ACF" w:rsidP="00C03AA8">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Sa i takon</w:t>
      </w:r>
      <w:r w:rsidR="00EE7C94" w:rsidRPr="00860957">
        <w:rPr>
          <w:rFonts w:ascii="Times New Roman" w:eastAsia="Batang" w:hAnsi="Times New Roman" w:cs="Times New Roman"/>
          <w:kern w:val="0"/>
          <w:sz w:val="24"/>
          <w:szCs w:val="24"/>
          <w14:ligatures w14:val="none"/>
        </w:rPr>
        <w:t xml:space="preserve"> shkres</w:t>
      </w:r>
      <w:r w:rsidR="00134378"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s </w:t>
      </w:r>
      <w:r w:rsidR="002469F4" w:rsidRPr="00860957">
        <w:rPr>
          <w:rFonts w:ascii="Times New Roman" w:eastAsia="Batang" w:hAnsi="Times New Roman" w:cs="Times New Roman"/>
          <w:kern w:val="0"/>
          <w:sz w:val="24"/>
          <w:szCs w:val="24"/>
          <w14:ligatures w14:val="none"/>
        </w:rPr>
        <w:t>nr. 1748/5 prot., dat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20.12.2022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w:t>
      </w:r>
      <w:r w:rsidR="000E3A48" w:rsidRPr="00860957">
        <w:rPr>
          <w:rFonts w:ascii="Times New Roman" w:eastAsia="Batang" w:hAnsi="Times New Roman" w:cs="Times New Roman"/>
          <w:kern w:val="0"/>
          <w:sz w:val="24"/>
          <w:szCs w:val="24"/>
          <w14:ligatures w14:val="none"/>
        </w:rPr>
        <w:t>P</w:t>
      </w:r>
      <w:r w:rsidR="002469F4" w:rsidRPr="00860957">
        <w:rPr>
          <w:rFonts w:ascii="Times New Roman" w:eastAsia="Batang" w:hAnsi="Times New Roman" w:cs="Times New Roman"/>
          <w:kern w:val="0"/>
          <w:sz w:val="24"/>
          <w:szCs w:val="24"/>
          <w14:ligatures w14:val="none"/>
        </w:rPr>
        <w:t>rokuroris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pran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Gjykat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s 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Rrethit Gjyq</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sor Shkod</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r</w:t>
      </w:r>
      <w:r w:rsidR="000E3A48" w:rsidRPr="00860957">
        <w:rPr>
          <w:rFonts w:ascii="Times New Roman" w:eastAsia="Batang" w:hAnsi="Times New Roman" w:cs="Times New Roman"/>
          <w:kern w:val="0"/>
          <w:sz w:val="24"/>
          <w:szCs w:val="24"/>
          <w14:ligatures w14:val="none"/>
        </w:rPr>
        <w:t>,</w:t>
      </w:r>
      <w:r w:rsidR="002469F4" w:rsidRPr="00860957">
        <w:rPr>
          <w:rFonts w:ascii="Times New Roman" w:eastAsia="Batang" w:hAnsi="Times New Roman" w:cs="Times New Roman"/>
          <w:kern w:val="0"/>
          <w:sz w:val="24"/>
          <w:szCs w:val="24"/>
          <w14:ligatures w14:val="none"/>
        </w:rPr>
        <w:t xml:space="preserve">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cil</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n subjekti e ka v</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w:t>
      </w:r>
      <w:proofErr w:type="spellStart"/>
      <w:r w:rsidR="002469F4" w:rsidRPr="00860957">
        <w:rPr>
          <w:rFonts w:ascii="Times New Roman" w:eastAsia="Batang" w:hAnsi="Times New Roman" w:cs="Times New Roman"/>
          <w:kern w:val="0"/>
          <w:sz w:val="24"/>
          <w:szCs w:val="24"/>
          <w14:ligatures w14:val="none"/>
        </w:rPr>
        <w:t>dispozion</w:t>
      </w:r>
      <w:proofErr w:type="spellEnd"/>
      <w:r w:rsidR="002469F4" w:rsidRPr="00860957">
        <w:rPr>
          <w:rFonts w:ascii="Times New Roman" w:eastAsia="Batang" w:hAnsi="Times New Roman" w:cs="Times New Roman"/>
          <w:kern w:val="0"/>
          <w:sz w:val="24"/>
          <w:szCs w:val="24"/>
          <w14:ligatures w14:val="none"/>
        </w:rPr>
        <w:t xml:space="preserve"> n</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funksion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pretendimit t</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tij</w:t>
      </w:r>
      <w:r w:rsidR="000E3A48" w:rsidRPr="00860957">
        <w:rPr>
          <w:rFonts w:ascii="Times New Roman" w:eastAsia="Batang" w:hAnsi="Times New Roman" w:cs="Times New Roman"/>
          <w:kern w:val="0"/>
          <w:sz w:val="24"/>
          <w:szCs w:val="24"/>
          <w14:ligatures w14:val="none"/>
        </w:rPr>
        <w:t xml:space="preserve"> p</w:t>
      </w:r>
      <w:r w:rsidR="00CE6AC7" w:rsidRPr="00860957">
        <w:rPr>
          <w:rFonts w:ascii="Times New Roman" w:eastAsia="Batang" w:hAnsi="Times New Roman" w:cs="Times New Roman"/>
          <w:kern w:val="0"/>
          <w:sz w:val="24"/>
          <w:szCs w:val="24"/>
          <w14:ligatures w14:val="none"/>
        </w:rPr>
        <w:t>ë</w:t>
      </w:r>
      <w:r w:rsidR="000E3A48" w:rsidRPr="00860957">
        <w:rPr>
          <w:rFonts w:ascii="Times New Roman" w:eastAsia="Batang" w:hAnsi="Times New Roman" w:cs="Times New Roman"/>
          <w:kern w:val="0"/>
          <w:sz w:val="24"/>
          <w:szCs w:val="24"/>
          <w14:ligatures w14:val="none"/>
        </w:rPr>
        <w:t>r</w:t>
      </w:r>
      <w:r w:rsidR="00EE7C94" w:rsidRPr="00860957">
        <w:rPr>
          <w:rFonts w:ascii="Times New Roman" w:eastAsia="Batang" w:hAnsi="Times New Roman" w:cs="Times New Roman"/>
          <w:kern w:val="0"/>
          <w:sz w:val="24"/>
          <w:szCs w:val="24"/>
          <w14:ligatures w14:val="none"/>
        </w:rPr>
        <w:t xml:space="preserve"> </w:t>
      </w:r>
      <w:r w:rsidR="00C24174" w:rsidRPr="00860957">
        <w:rPr>
          <w:rFonts w:ascii="Times New Roman" w:eastAsia="Batang" w:hAnsi="Times New Roman" w:cs="Times New Roman"/>
          <w:kern w:val="0"/>
          <w:sz w:val="24"/>
          <w:szCs w:val="24"/>
          <w14:ligatures w14:val="none"/>
        </w:rPr>
        <w:t>praktik</w:t>
      </w:r>
      <w:r w:rsidR="00002526"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n e</w:t>
      </w:r>
      <w:r w:rsidR="00EE7C94" w:rsidRPr="00860957">
        <w:rPr>
          <w:rFonts w:ascii="Times New Roman" w:eastAsia="Batang" w:hAnsi="Times New Roman" w:cs="Times New Roman"/>
          <w:kern w:val="0"/>
          <w:sz w:val="24"/>
          <w:szCs w:val="24"/>
          <w14:ligatures w14:val="none"/>
        </w:rPr>
        <w:t xml:space="preserve"> pushimi</w:t>
      </w:r>
      <w:r w:rsidR="00C24174" w:rsidRPr="00860957">
        <w:rPr>
          <w:rFonts w:ascii="Times New Roman" w:eastAsia="Batang" w:hAnsi="Times New Roman" w:cs="Times New Roman"/>
          <w:kern w:val="0"/>
          <w:sz w:val="24"/>
          <w:szCs w:val="24"/>
          <w14:ligatures w14:val="none"/>
        </w:rPr>
        <w:t>t t</w:t>
      </w:r>
      <w:r w:rsidR="00002526" w:rsidRPr="00860957">
        <w:rPr>
          <w:rFonts w:ascii="Times New Roman" w:eastAsia="Batang" w:hAnsi="Times New Roman" w:cs="Times New Roman"/>
          <w:kern w:val="0"/>
          <w:sz w:val="24"/>
          <w:szCs w:val="24"/>
          <w14:ligatures w14:val="none"/>
        </w:rPr>
        <w:t>ë</w:t>
      </w:r>
      <w:r w:rsidR="00C24174" w:rsidRPr="00860957">
        <w:rPr>
          <w:rFonts w:ascii="Times New Roman" w:eastAsia="Batang" w:hAnsi="Times New Roman" w:cs="Times New Roman"/>
          <w:kern w:val="0"/>
          <w:sz w:val="24"/>
          <w:szCs w:val="24"/>
          <w14:ligatures w14:val="none"/>
        </w:rPr>
        <w:t xml:space="preserve"> </w:t>
      </w:r>
      <w:r w:rsidRPr="00860957">
        <w:rPr>
          <w:rFonts w:ascii="Times New Roman" w:eastAsia="Batang" w:hAnsi="Times New Roman" w:cs="Times New Roman"/>
          <w:kern w:val="0"/>
          <w:sz w:val="24"/>
          <w:szCs w:val="24"/>
          <w14:ligatures w14:val="none"/>
        </w:rPr>
        <w:t>çështjeve</w:t>
      </w:r>
      <w:r w:rsidR="00EE7C94" w:rsidRPr="00860957">
        <w:rPr>
          <w:rFonts w:ascii="Times New Roman" w:eastAsia="Batang" w:hAnsi="Times New Roman" w:cs="Times New Roman"/>
          <w:kern w:val="0"/>
          <w:sz w:val="24"/>
          <w:szCs w:val="24"/>
          <w14:ligatures w14:val="none"/>
        </w:rPr>
        <w:t xml:space="preserve"> </w:t>
      </w:r>
      <w:r w:rsidR="002469F4" w:rsidRPr="00860957">
        <w:rPr>
          <w:rFonts w:ascii="Times New Roman" w:eastAsia="Batang" w:hAnsi="Times New Roman" w:cs="Times New Roman"/>
          <w:kern w:val="0"/>
          <w:sz w:val="24"/>
          <w:szCs w:val="24"/>
          <w14:ligatures w14:val="none"/>
        </w:rPr>
        <w:t xml:space="preserve">penale, </w:t>
      </w:r>
      <w:r w:rsidR="00EE7C94" w:rsidRPr="00860957">
        <w:rPr>
          <w:rFonts w:ascii="Times New Roman" w:eastAsia="Batang" w:hAnsi="Times New Roman" w:cs="Times New Roman"/>
          <w:kern w:val="0"/>
          <w:sz w:val="24"/>
          <w:szCs w:val="24"/>
          <w14:ligatures w14:val="none"/>
        </w:rPr>
        <w:t>NJSHL v</w:t>
      </w:r>
      <w:r w:rsidR="00134378" w:rsidRPr="00860957">
        <w:rPr>
          <w:rFonts w:ascii="Times New Roman" w:eastAsia="Batang" w:hAnsi="Times New Roman" w:cs="Times New Roman"/>
          <w:kern w:val="0"/>
          <w:sz w:val="24"/>
          <w:szCs w:val="24"/>
          <w14:ligatures w14:val="none"/>
        </w:rPr>
        <w:t>ë</w:t>
      </w:r>
      <w:r w:rsidR="00EE7C94" w:rsidRPr="00860957">
        <w:rPr>
          <w:rFonts w:ascii="Times New Roman" w:eastAsia="Batang" w:hAnsi="Times New Roman" w:cs="Times New Roman"/>
          <w:kern w:val="0"/>
          <w:sz w:val="24"/>
          <w:szCs w:val="24"/>
          <w14:ligatures w14:val="none"/>
        </w:rPr>
        <w:t xml:space="preserve">ren </w:t>
      </w:r>
      <w:r w:rsidR="002469F4" w:rsidRPr="00860957">
        <w:rPr>
          <w:rFonts w:ascii="Times New Roman" w:eastAsia="Batang" w:hAnsi="Times New Roman" w:cs="Times New Roman"/>
          <w:kern w:val="0"/>
          <w:sz w:val="24"/>
          <w:szCs w:val="24"/>
          <w14:ligatures w14:val="none"/>
        </w:rPr>
        <w:t>s</w:t>
      </w:r>
      <w:r w:rsidR="00CE6AC7" w:rsidRPr="00860957">
        <w:rPr>
          <w:rFonts w:ascii="Times New Roman" w:eastAsia="Batang" w:hAnsi="Times New Roman" w:cs="Times New Roman"/>
          <w:kern w:val="0"/>
          <w:sz w:val="24"/>
          <w:szCs w:val="24"/>
          <w14:ligatures w14:val="none"/>
        </w:rPr>
        <w:t>ë</w:t>
      </w:r>
      <w:r w:rsidR="002469F4" w:rsidRPr="00860957">
        <w:rPr>
          <w:rFonts w:ascii="Times New Roman" w:eastAsia="Batang" w:hAnsi="Times New Roman" w:cs="Times New Roman"/>
          <w:kern w:val="0"/>
          <w:sz w:val="24"/>
          <w:szCs w:val="24"/>
          <w14:ligatures w14:val="none"/>
        </w:rPr>
        <w:t xml:space="preserve"> pari se</w:t>
      </w:r>
      <w:r w:rsidR="00C24174" w:rsidRPr="00860957">
        <w:rPr>
          <w:rFonts w:ascii="Times New Roman" w:eastAsia="Batang" w:hAnsi="Times New Roman" w:cs="Times New Roman"/>
          <w:kern w:val="0"/>
          <w:sz w:val="24"/>
          <w:szCs w:val="24"/>
          <w14:ligatures w14:val="none"/>
        </w:rPr>
        <w:t>,</w:t>
      </w:r>
      <w:r w:rsidR="002469F4" w:rsidRPr="00860957">
        <w:rPr>
          <w:rFonts w:ascii="Times New Roman" w:eastAsia="Batang" w:hAnsi="Times New Roman" w:cs="Times New Roman"/>
          <w:kern w:val="0"/>
          <w:sz w:val="24"/>
          <w:szCs w:val="24"/>
          <w14:ligatures w14:val="none"/>
        </w:rPr>
        <w:t xml:space="preserve"> kjo </w:t>
      </w:r>
      <w:r w:rsidR="00A7338C" w:rsidRPr="00860957">
        <w:rPr>
          <w:rFonts w:ascii="Times New Roman" w:hAnsi="Times New Roman" w:cs="Times New Roman"/>
          <w:sz w:val="24"/>
          <w:szCs w:val="24"/>
        </w:rPr>
        <w:t>shkre</w:t>
      </w:r>
      <w:r w:rsidR="002469F4" w:rsidRPr="00860957">
        <w:rPr>
          <w:rFonts w:ascii="Times New Roman" w:hAnsi="Times New Roman" w:cs="Times New Roman"/>
          <w:sz w:val="24"/>
          <w:szCs w:val="24"/>
        </w:rPr>
        <w:t>s</w:t>
      </w:r>
      <w:r w:rsidR="00CE6AC7"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vjen nga Prokuroria pran</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Gjykat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 s</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Rrethit Gjyq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sor Shkodër, nd</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rkoh</w:t>
      </w:r>
      <w:r w:rsidR="00204511" w:rsidRPr="00860957">
        <w:rPr>
          <w:rFonts w:ascii="Times New Roman" w:hAnsi="Times New Roman" w:cs="Times New Roman"/>
          <w:sz w:val="24"/>
          <w:szCs w:val="24"/>
        </w:rPr>
        <w:t xml:space="preserve">ë </w:t>
      </w:r>
      <w:r w:rsidR="00A7338C" w:rsidRPr="00860957">
        <w:rPr>
          <w:rFonts w:ascii="Times New Roman" w:hAnsi="Times New Roman" w:cs="Times New Roman"/>
          <w:sz w:val="24"/>
          <w:szCs w:val="24"/>
        </w:rPr>
        <w:t>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procedimi penal nr. 1467/2014 </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sht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regjistruar dhe shqyrtuar nga Prokuroria </w:t>
      </w:r>
      <w:del w:id="199" w:author="Admin" w:date="2025-07-08T11:03:00Z">
        <w:r w:rsidR="00A7338C" w:rsidRPr="007038D9">
          <w:rPr>
            <w:rFonts w:ascii="Times New Roman" w:hAnsi="Times New Roman" w:cs="Times New Roman"/>
            <w:sz w:val="24"/>
            <w:szCs w:val="24"/>
          </w:rPr>
          <w:delText xml:space="preserve">e </w:delText>
        </w:r>
      </w:del>
      <w:r w:rsidR="00A7338C" w:rsidRPr="00860957">
        <w:rPr>
          <w:rFonts w:ascii="Times New Roman" w:hAnsi="Times New Roman" w:cs="Times New Roman"/>
          <w:sz w:val="24"/>
          <w:szCs w:val="24"/>
        </w:rPr>
        <w:t>pran</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Gjykat</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 s</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 xml:space="preserve"> Rrethit Gjyq</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sor Durr</w:t>
      </w:r>
      <w:r w:rsidR="00204511" w:rsidRPr="00860957">
        <w:rPr>
          <w:rFonts w:ascii="Times New Roman" w:hAnsi="Times New Roman" w:cs="Times New Roman"/>
          <w:sz w:val="24"/>
          <w:szCs w:val="24"/>
        </w:rPr>
        <w:t>ë</w:t>
      </w:r>
      <w:r w:rsidR="00A7338C" w:rsidRPr="00860957">
        <w:rPr>
          <w:rFonts w:ascii="Times New Roman" w:hAnsi="Times New Roman" w:cs="Times New Roman"/>
          <w:sz w:val="24"/>
          <w:szCs w:val="24"/>
        </w:rPr>
        <w:t>s</w:t>
      </w:r>
      <w:r w:rsidR="002469F4" w:rsidRPr="00860957">
        <w:rPr>
          <w:rFonts w:ascii="Times New Roman" w:hAnsi="Times New Roman" w:cs="Times New Roman"/>
          <w:sz w:val="24"/>
          <w:szCs w:val="24"/>
        </w:rPr>
        <w:t>. 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dyti, </w:t>
      </w:r>
      <w:r w:rsidR="000E3A48" w:rsidRPr="00860957">
        <w:rPr>
          <w:rFonts w:ascii="Times New Roman" w:hAnsi="Times New Roman" w:cs="Times New Roman"/>
          <w:sz w:val="24"/>
          <w:szCs w:val="24"/>
        </w:rPr>
        <w:t>referuar</w:t>
      </w:r>
      <w:r w:rsidR="002469F4" w:rsidRPr="00860957">
        <w:rPr>
          <w:rFonts w:ascii="Times New Roman" w:hAnsi="Times New Roman" w:cs="Times New Roman"/>
          <w:sz w:val="24"/>
          <w:szCs w:val="24"/>
        </w:rPr>
        <w:t xml:space="preserve"> p</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rmbajtj</w:t>
      </w:r>
      <w:r w:rsidR="000E3A48" w:rsidRPr="00860957">
        <w:rPr>
          <w:rFonts w:ascii="Times New Roman" w:hAnsi="Times New Roman" w:cs="Times New Roman"/>
          <w:sz w:val="24"/>
          <w:szCs w:val="24"/>
        </w:rPr>
        <w:t>es 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k</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saj shkrese duket se në rastet e hetimit të çështjeve ku kërkohej kryerja e veprimeve hetimore me </w:t>
      </w:r>
      <w:proofErr w:type="spellStart"/>
      <w:r w:rsidR="002469F4" w:rsidRPr="00860957">
        <w:rPr>
          <w:rFonts w:ascii="Times New Roman" w:hAnsi="Times New Roman" w:cs="Times New Roman"/>
          <w:sz w:val="24"/>
          <w:szCs w:val="24"/>
        </w:rPr>
        <w:t>letërporosi</w:t>
      </w:r>
      <w:proofErr w:type="spellEnd"/>
      <w:r w:rsidR="002469F4" w:rsidRPr="00860957">
        <w:rPr>
          <w:rFonts w:ascii="Times New Roman" w:hAnsi="Times New Roman" w:cs="Times New Roman"/>
          <w:sz w:val="24"/>
          <w:szCs w:val="24"/>
        </w:rPr>
        <w:t xml:space="preserve"> drejtuar autoriteteve gjyqësore të shteteve të tjera, </w:t>
      </w:r>
      <w:del w:id="200" w:author="Admin" w:date="2025-07-08T11:03:00Z">
        <w:r w:rsidR="006E1308" w:rsidRPr="007038D9">
          <w:rPr>
            <w:rFonts w:ascii="Times New Roman" w:hAnsi="Times New Roman" w:cs="Times New Roman"/>
            <w:sz w:val="24"/>
            <w:szCs w:val="24"/>
          </w:rPr>
          <w:delText>c</w:delText>
        </w:r>
        <w:r w:rsidR="00276BD7" w:rsidRPr="007038D9">
          <w:rPr>
            <w:rFonts w:ascii="Times New Roman" w:hAnsi="Times New Roman" w:cs="Times New Roman"/>
            <w:sz w:val="24"/>
            <w:szCs w:val="24"/>
          </w:rPr>
          <w:delText>ë</w:delText>
        </w:r>
        <w:r w:rsidR="006E1308" w:rsidRPr="007038D9">
          <w:rPr>
            <w:rFonts w:ascii="Times New Roman" w:hAnsi="Times New Roman" w:cs="Times New Roman"/>
            <w:sz w:val="24"/>
            <w:szCs w:val="24"/>
          </w:rPr>
          <w:delText>shtja</w:delText>
        </w:r>
      </w:del>
      <w:ins w:id="201" w:author="Admin" w:date="2025-07-08T11:03:00Z">
        <w:r w:rsidR="0094742B" w:rsidRPr="00860957">
          <w:rPr>
            <w:rFonts w:ascii="Times New Roman" w:hAnsi="Times New Roman" w:cs="Times New Roman"/>
            <w:sz w:val="24"/>
            <w:szCs w:val="24"/>
          </w:rPr>
          <w:t>çështja</w:t>
        </w:r>
      </w:ins>
      <w:r w:rsidR="002469F4" w:rsidRPr="00860957">
        <w:rPr>
          <w:rFonts w:ascii="Times New Roman" w:hAnsi="Times New Roman" w:cs="Times New Roman"/>
          <w:sz w:val="24"/>
          <w:szCs w:val="24"/>
        </w:rPr>
        <w:t xml:space="preserve"> ose pezullohej në përputhje me nenin 326 të Kodit të Procedurës Penale, kur nuk dihej autori, ose pushohej në përputhje me nenin 328/1, germa ‘dh’, kur nuk provohej kryerja e veprës penale me provat e mbledhura deri në momentin e </w:t>
      </w:r>
      <w:proofErr w:type="spellStart"/>
      <w:r w:rsidR="002469F4" w:rsidRPr="00860957">
        <w:rPr>
          <w:rFonts w:ascii="Times New Roman" w:hAnsi="Times New Roman" w:cs="Times New Roman"/>
          <w:sz w:val="24"/>
          <w:szCs w:val="24"/>
        </w:rPr>
        <w:t>letërporosis</w:t>
      </w:r>
      <w:r w:rsidR="00CE6AC7" w:rsidRPr="00860957">
        <w:rPr>
          <w:rFonts w:ascii="Times New Roman" w:hAnsi="Times New Roman" w:cs="Times New Roman"/>
          <w:sz w:val="24"/>
          <w:szCs w:val="24"/>
        </w:rPr>
        <w:t>ë</w:t>
      </w:r>
      <w:proofErr w:type="spellEnd"/>
      <w:r w:rsidR="002469F4" w:rsidRPr="00860957">
        <w:rPr>
          <w:rFonts w:ascii="Times New Roman" w:hAnsi="Times New Roman" w:cs="Times New Roman"/>
          <w:sz w:val="24"/>
          <w:szCs w:val="24"/>
        </w:rPr>
        <w:t>, nd</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rkoh</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q</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subjekti 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vendimin e pushimit </w:t>
      </w:r>
      <w:r w:rsidR="00CE6AC7" w:rsidRPr="00860957">
        <w:rPr>
          <w:rFonts w:ascii="Times New Roman" w:hAnsi="Times New Roman" w:cs="Times New Roman"/>
          <w:sz w:val="24"/>
          <w:szCs w:val="24"/>
        </w:rPr>
        <w:t xml:space="preserve">të datës 24.11.2014 </w:t>
      </w:r>
      <w:r w:rsidR="002469F4" w:rsidRPr="00860957">
        <w:rPr>
          <w:rFonts w:ascii="Times New Roman" w:hAnsi="Times New Roman" w:cs="Times New Roman"/>
          <w:sz w:val="24"/>
          <w:szCs w:val="24"/>
        </w:rPr>
        <w:t>ka p</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rdorur si baz</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ligjore n</w:t>
      </w:r>
      <w:r w:rsidR="00CE6AC7" w:rsidRPr="00860957">
        <w:rPr>
          <w:rFonts w:ascii="Times New Roman" w:hAnsi="Times New Roman" w:cs="Times New Roman"/>
          <w:sz w:val="24"/>
          <w:szCs w:val="24"/>
        </w:rPr>
        <w:t>e</w:t>
      </w:r>
      <w:r w:rsidR="002469F4" w:rsidRPr="00860957">
        <w:rPr>
          <w:rFonts w:ascii="Times New Roman" w:hAnsi="Times New Roman" w:cs="Times New Roman"/>
          <w:sz w:val="24"/>
          <w:szCs w:val="24"/>
        </w:rPr>
        <w:t>nin 328, pika 1, germa ”b”</w:t>
      </w:r>
      <w:r w:rsidR="0094742B" w:rsidRPr="00860957">
        <w:rPr>
          <w:rFonts w:ascii="Times New Roman" w:hAnsi="Times New Roman" w:cs="Times New Roman"/>
          <w:sz w:val="24"/>
          <w:szCs w:val="24"/>
        </w:rPr>
        <w:t xml:space="preserve"> </w:t>
      </w:r>
      <w:ins w:id="202" w:author="Admin" w:date="2025-07-08T11:03:00Z">
        <w:r w:rsidR="0094742B" w:rsidRPr="00860957">
          <w:rPr>
            <w:rFonts w:ascii="Times New Roman" w:hAnsi="Times New Roman" w:cs="Times New Roman"/>
            <w:sz w:val="24"/>
            <w:szCs w:val="24"/>
          </w:rPr>
          <w:t>t</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 xml:space="preserve"> Kodit t</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 xml:space="preserve"> Procedur</w:t>
        </w:r>
        <w:r w:rsidR="00D74248">
          <w:rPr>
            <w:rFonts w:ascii="Times New Roman" w:hAnsi="Times New Roman" w:cs="Times New Roman"/>
            <w:sz w:val="24"/>
            <w:szCs w:val="24"/>
          </w:rPr>
          <w:t>ë</w:t>
        </w:r>
        <w:r w:rsidR="0094742B" w:rsidRPr="00860957">
          <w:rPr>
            <w:rFonts w:ascii="Times New Roman" w:hAnsi="Times New Roman" w:cs="Times New Roman"/>
            <w:sz w:val="24"/>
            <w:szCs w:val="24"/>
          </w:rPr>
          <w:t>s Penale</w:t>
        </w:r>
        <w:r w:rsidR="002469F4" w:rsidRPr="00860957">
          <w:rPr>
            <w:rFonts w:ascii="Times New Roman" w:hAnsi="Times New Roman" w:cs="Times New Roman"/>
            <w:sz w:val="24"/>
            <w:szCs w:val="24"/>
          </w:rPr>
          <w:t xml:space="preserve"> </w:t>
        </w:r>
      </w:ins>
      <w:r w:rsidR="002469F4" w:rsidRPr="00860957">
        <w:rPr>
          <w:rFonts w:ascii="Times New Roman" w:hAnsi="Times New Roman" w:cs="Times New Roman"/>
          <w:sz w:val="24"/>
          <w:szCs w:val="24"/>
        </w:rPr>
        <w:t xml:space="preserve">dhe </w:t>
      </w:r>
      <w:r w:rsidR="00CE6AC7" w:rsidRPr="00860957">
        <w:rPr>
          <w:rFonts w:ascii="Times New Roman" w:hAnsi="Times New Roman" w:cs="Times New Roman"/>
          <w:sz w:val="24"/>
          <w:szCs w:val="24"/>
        </w:rPr>
        <w:t xml:space="preserve">sikurse arsyetuar më lart, </w:t>
      </w:r>
      <w:r w:rsidR="002469F4" w:rsidRPr="00860957">
        <w:rPr>
          <w:rFonts w:ascii="Times New Roman" w:hAnsi="Times New Roman" w:cs="Times New Roman"/>
          <w:sz w:val="24"/>
          <w:szCs w:val="24"/>
        </w:rPr>
        <w:t>nuk kishte d</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rguar akoma </w:t>
      </w:r>
      <w:proofErr w:type="spellStart"/>
      <w:r w:rsidR="002469F4" w:rsidRPr="00860957">
        <w:rPr>
          <w:rFonts w:ascii="Times New Roman" w:hAnsi="Times New Roman" w:cs="Times New Roman"/>
          <w:sz w:val="24"/>
          <w:szCs w:val="24"/>
        </w:rPr>
        <w:t>let</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rporosin</w:t>
      </w:r>
      <w:r w:rsidR="00CE6AC7" w:rsidRPr="00860957">
        <w:rPr>
          <w:rFonts w:ascii="Times New Roman" w:hAnsi="Times New Roman" w:cs="Times New Roman"/>
          <w:sz w:val="24"/>
          <w:szCs w:val="24"/>
        </w:rPr>
        <w:t>ë</w:t>
      </w:r>
      <w:proofErr w:type="spellEnd"/>
      <w:r w:rsidR="002469F4" w:rsidRPr="00860957">
        <w:rPr>
          <w:rFonts w:ascii="Times New Roman" w:hAnsi="Times New Roman" w:cs="Times New Roman"/>
          <w:sz w:val="24"/>
          <w:szCs w:val="24"/>
        </w:rPr>
        <w:t xml:space="preserve"> drejtuar autoriteteve italiane. </w:t>
      </w:r>
      <w:r w:rsidR="00CE6AC7" w:rsidRPr="00860957">
        <w:rPr>
          <w:rFonts w:ascii="Times New Roman" w:hAnsi="Times New Roman" w:cs="Times New Roman"/>
          <w:sz w:val="24"/>
          <w:szCs w:val="24"/>
        </w:rPr>
        <w:t>Për me tepër, përveç një shpjegimi dhe informacioni të përgjithshëm, k</w:t>
      </w:r>
      <w:r w:rsidR="00C8632D" w:rsidRPr="00860957">
        <w:rPr>
          <w:rFonts w:ascii="Times New Roman" w:hAnsi="Times New Roman" w:cs="Times New Roman"/>
          <w:sz w:val="24"/>
          <w:szCs w:val="24"/>
        </w:rPr>
        <w:t xml:space="preserve">jo </w:t>
      </w:r>
      <w:r w:rsidR="002469F4" w:rsidRPr="00860957">
        <w:rPr>
          <w:rFonts w:ascii="Times New Roman" w:hAnsi="Times New Roman" w:cs="Times New Roman"/>
          <w:sz w:val="24"/>
          <w:szCs w:val="24"/>
        </w:rPr>
        <w:t>shkres</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w:t>
      </w:r>
      <w:r w:rsidR="00C8632D" w:rsidRPr="00860957">
        <w:rPr>
          <w:rFonts w:ascii="Times New Roman" w:hAnsi="Times New Roman" w:cs="Times New Roman"/>
          <w:sz w:val="24"/>
          <w:szCs w:val="24"/>
        </w:rPr>
        <w:t>nuk dokumenton asnjë rast që vërtetonte këtë praktikë pune</w:t>
      </w:r>
      <w:r w:rsidR="002469F4" w:rsidRPr="00860957">
        <w:rPr>
          <w:rFonts w:ascii="Times New Roman" w:hAnsi="Times New Roman" w:cs="Times New Roman"/>
          <w:sz w:val="24"/>
          <w:szCs w:val="24"/>
        </w:rPr>
        <w:t xml:space="preserve"> dhe as </w:t>
      </w:r>
      <w:r w:rsidR="00CE6AC7" w:rsidRPr="00860957">
        <w:rPr>
          <w:rFonts w:ascii="Times New Roman" w:hAnsi="Times New Roman" w:cs="Times New Roman"/>
          <w:sz w:val="24"/>
          <w:szCs w:val="24"/>
        </w:rPr>
        <w:t xml:space="preserve">nuk </w:t>
      </w:r>
      <w:r w:rsidR="002469F4" w:rsidRPr="00860957">
        <w:rPr>
          <w:rFonts w:ascii="Times New Roman" w:hAnsi="Times New Roman" w:cs="Times New Roman"/>
          <w:sz w:val="24"/>
          <w:szCs w:val="24"/>
        </w:rPr>
        <w:t>konfirmon se praktika e pun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s e </w:t>
      </w:r>
      <w:r w:rsidR="000E3A48" w:rsidRPr="00860957">
        <w:rPr>
          <w:rFonts w:ascii="Times New Roman" w:hAnsi="Times New Roman" w:cs="Times New Roman"/>
          <w:sz w:val="24"/>
          <w:szCs w:val="24"/>
        </w:rPr>
        <w:t>ndjekur</w:t>
      </w:r>
      <w:r w:rsidR="002469F4" w:rsidRPr="00860957">
        <w:rPr>
          <w:rFonts w:ascii="Times New Roman" w:hAnsi="Times New Roman" w:cs="Times New Roman"/>
          <w:sz w:val="24"/>
          <w:szCs w:val="24"/>
        </w:rPr>
        <w:t xml:space="preserve"> nga ana</w:t>
      </w:r>
      <w:r w:rsidR="000E3A48" w:rsidRPr="00860957">
        <w:rPr>
          <w:rFonts w:ascii="Times New Roman" w:hAnsi="Times New Roman" w:cs="Times New Roman"/>
          <w:sz w:val="24"/>
          <w:szCs w:val="24"/>
        </w:rPr>
        <w:t xml:space="preserve"> </w:t>
      </w:r>
      <w:r w:rsidR="002469F4" w:rsidRPr="00860957">
        <w:rPr>
          <w:rFonts w:ascii="Times New Roman" w:hAnsi="Times New Roman" w:cs="Times New Roman"/>
          <w:sz w:val="24"/>
          <w:szCs w:val="24"/>
        </w:rPr>
        <w:t xml:space="preserve">e </w:t>
      </w:r>
      <w:r w:rsidR="000E3A48" w:rsidRPr="00860957">
        <w:rPr>
          <w:rFonts w:ascii="Times New Roman" w:hAnsi="Times New Roman" w:cs="Times New Roman"/>
          <w:sz w:val="24"/>
          <w:szCs w:val="24"/>
        </w:rPr>
        <w:t>subjektit</w:t>
      </w:r>
      <w:r w:rsidR="002469F4" w:rsidRPr="00860957">
        <w:rPr>
          <w:rFonts w:ascii="Times New Roman" w:hAnsi="Times New Roman" w:cs="Times New Roman"/>
          <w:sz w:val="24"/>
          <w:szCs w:val="24"/>
        </w:rPr>
        <w:t xml:space="preserve"> n</w:t>
      </w:r>
      <w:r w:rsidR="00CE6AC7" w:rsidRPr="00860957">
        <w:rPr>
          <w:rFonts w:ascii="Times New Roman" w:hAnsi="Times New Roman" w:cs="Times New Roman"/>
          <w:sz w:val="24"/>
          <w:szCs w:val="24"/>
        </w:rPr>
        <w:t>ë</w:t>
      </w:r>
      <w:r w:rsidR="002469F4" w:rsidRPr="00860957">
        <w:rPr>
          <w:rFonts w:ascii="Times New Roman" w:hAnsi="Times New Roman" w:cs="Times New Roman"/>
          <w:sz w:val="24"/>
          <w:szCs w:val="24"/>
        </w:rPr>
        <w:t xml:space="preserve"> rastin e procedimit penal nr. 1467/201</w:t>
      </w:r>
      <w:r w:rsidR="000E3A48" w:rsidRPr="00860957">
        <w:rPr>
          <w:rFonts w:ascii="Times New Roman" w:hAnsi="Times New Roman" w:cs="Times New Roman"/>
          <w:sz w:val="24"/>
          <w:szCs w:val="24"/>
        </w:rPr>
        <w:t>4 ishte e duhura.</w:t>
      </w:r>
    </w:p>
    <w:p w14:paraId="38139602" w14:textId="77777777" w:rsidR="00CE6AC7" w:rsidRPr="00860957" w:rsidRDefault="00CE6AC7"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68E9619B" w14:textId="563F196E" w:rsidR="00167EAB" w:rsidRPr="00860957" w:rsidRDefault="000E3A48" w:rsidP="004D779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w:t>
      </w:r>
      <w:r w:rsidR="00CE6AC7" w:rsidRPr="00860957">
        <w:rPr>
          <w:rFonts w:ascii="Times New Roman" w:eastAsia="Batang" w:hAnsi="Times New Roman" w:cs="Times New Roman"/>
          <w:kern w:val="0"/>
          <w:sz w:val="24"/>
          <w:szCs w:val="24"/>
          <w14:ligatures w14:val="none"/>
        </w:rPr>
        <w:t>pretendimin e</w:t>
      </w:r>
      <w:r w:rsidRPr="00860957">
        <w:rPr>
          <w:rFonts w:ascii="Times New Roman" w:eastAsia="Batang" w:hAnsi="Times New Roman" w:cs="Times New Roman"/>
          <w:kern w:val="0"/>
          <w:sz w:val="24"/>
          <w:szCs w:val="24"/>
          <w14:ligatures w14:val="none"/>
        </w:rPr>
        <w:t xml:space="preserve"> subjektit se kjo praktik</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w:t>
      </w:r>
      <w:r w:rsidR="00CE6AC7" w:rsidRPr="00860957">
        <w:rPr>
          <w:rFonts w:ascii="Times New Roman" w:eastAsia="Batang" w:hAnsi="Times New Roman" w:cs="Times New Roman"/>
          <w:kern w:val="0"/>
          <w:sz w:val="24"/>
          <w:szCs w:val="24"/>
          <w14:ligatures w14:val="none"/>
        </w:rPr>
        <w:t>është</w:t>
      </w:r>
      <w:r w:rsidRPr="00860957">
        <w:rPr>
          <w:rFonts w:ascii="Times New Roman" w:eastAsia="Batang" w:hAnsi="Times New Roman" w:cs="Times New Roman"/>
          <w:kern w:val="0"/>
          <w:sz w:val="24"/>
          <w:szCs w:val="24"/>
          <w14:ligatures w14:val="none"/>
        </w:rPr>
        <w:t xml:space="preserve"> kontrolluar nga </w:t>
      </w:r>
      <w:r w:rsidR="00CE6AC7" w:rsidRPr="00860957">
        <w:rPr>
          <w:rFonts w:ascii="Times New Roman" w:eastAsia="Batang" w:hAnsi="Times New Roman" w:cs="Times New Roman"/>
          <w:kern w:val="0"/>
          <w:sz w:val="24"/>
          <w:szCs w:val="24"/>
          <w14:ligatures w14:val="none"/>
        </w:rPr>
        <w:t>D</w:t>
      </w:r>
      <w:r w:rsidRPr="00860957">
        <w:rPr>
          <w:rFonts w:ascii="Times New Roman" w:eastAsia="Batang" w:hAnsi="Times New Roman" w:cs="Times New Roman"/>
          <w:kern w:val="0"/>
          <w:sz w:val="24"/>
          <w:szCs w:val="24"/>
          <w14:ligatures w14:val="none"/>
        </w:rPr>
        <w:t xml:space="preserve">rejtuesi i </w:t>
      </w:r>
      <w:r w:rsidR="00CE6AC7" w:rsidRPr="00860957">
        <w:rPr>
          <w:rFonts w:ascii="Times New Roman" w:eastAsia="Batang" w:hAnsi="Times New Roman" w:cs="Times New Roman"/>
          <w:kern w:val="0"/>
          <w:sz w:val="24"/>
          <w:szCs w:val="24"/>
          <w14:ligatures w14:val="none"/>
        </w:rPr>
        <w:t>Prokurorisë</w:t>
      </w:r>
      <w:r w:rsidR="006E1308" w:rsidRPr="00860957">
        <w:rPr>
          <w:rFonts w:ascii="Times New Roman" w:eastAsia="Batang" w:hAnsi="Times New Roman" w:cs="Times New Roman"/>
          <w:kern w:val="0"/>
          <w:sz w:val="24"/>
          <w:szCs w:val="24"/>
          <w14:ligatures w14:val="none"/>
        </w:rPr>
        <w:t>,</w:t>
      </w:r>
      <w:r w:rsidRPr="00860957">
        <w:rPr>
          <w:rFonts w:ascii="Times New Roman" w:eastAsia="Batang" w:hAnsi="Times New Roman" w:cs="Times New Roman"/>
          <w:kern w:val="0"/>
          <w:sz w:val="24"/>
          <w:szCs w:val="24"/>
          <w14:ligatures w14:val="none"/>
        </w:rPr>
        <w:t xml:space="preserve"> i cili ka r</w:t>
      </w:r>
      <w:r w:rsidR="00CE6AC7" w:rsidRPr="00860957">
        <w:rPr>
          <w:rFonts w:ascii="Times New Roman" w:eastAsia="Batang" w:hAnsi="Times New Roman" w:cs="Times New Roman"/>
          <w:kern w:val="0"/>
          <w:sz w:val="24"/>
          <w:szCs w:val="24"/>
          <w14:ligatures w14:val="none"/>
        </w:rPr>
        <w:t>ën</w:t>
      </w:r>
      <w:r w:rsidR="00AD60E3"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dakord me zgjidhjen e </w:t>
      </w:r>
      <w:r w:rsidR="001D2E62" w:rsidRPr="00860957">
        <w:rPr>
          <w:rFonts w:ascii="Times New Roman" w:eastAsia="Batang" w:hAnsi="Times New Roman" w:cs="Times New Roman"/>
          <w:kern w:val="0"/>
          <w:sz w:val="24"/>
          <w:szCs w:val="24"/>
          <w14:ligatures w14:val="none"/>
        </w:rPr>
        <w:t>saj</w:t>
      </w:r>
      <w:r w:rsidRPr="00860957">
        <w:rPr>
          <w:rFonts w:ascii="Times New Roman" w:eastAsia="Batang" w:hAnsi="Times New Roman" w:cs="Times New Roman"/>
          <w:kern w:val="0"/>
          <w:sz w:val="24"/>
          <w:szCs w:val="24"/>
          <w14:ligatures w14:val="none"/>
        </w:rPr>
        <w:t>, NJSHL v</w:t>
      </w:r>
      <w:r w:rsidR="00CE6AC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ren se</w:t>
      </w:r>
      <w:r w:rsidR="00CE6AC7" w:rsidRPr="00860957">
        <w:rPr>
          <w:rFonts w:ascii="Times New Roman" w:eastAsia="Batang" w:hAnsi="Times New Roman" w:cs="Times New Roman"/>
          <w:kern w:val="0"/>
          <w:sz w:val="24"/>
          <w:szCs w:val="24"/>
          <w14:ligatures w14:val="none"/>
        </w:rPr>
        <w:t xml:space="preserve">, referuar </w:t>
      </w:r>
      <w:r w:rsidR="00756F1F" w:rsidRPr="00860957">
        <w:rPr>
          <w:rFonts w:ascii="Times New Roman" w:eastAsia="Batang" w:hAnsi="Times New Roman" w:cs="Times New Roman"/>
          <w:kern w:val="0"/>
          <w:sz w:val="24"/>
          <w:szCs w:val="24"/>
          <w14:ligatures w14:val="none"/>
        </w:rPr>
        <w:t>formularit p</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r kontrollin e procedimit penal n</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dosjen p</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rkat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se</w:t>
      </w:r>
      <w:r w:rsidR="001D2E62" w:rsidRPr="00860957">
        <w:rPr>
          <w:rFonts w:ascii="Times New Roman" w:eastAsia="Batang" w:hAnsi="Times New Roman" w:cs="Times New Roman"/>
          <w:kern w:val="0"/>
          <w:sz w:val="24"/>
          <w:szCs w:val="24"/>
          <w14:ligatures w14:val="none"/>
        </w:rPr>
        <w:t>,</w:t>
      </w:r>
      <w:r w:rsidR="00756F1F" w:rsidRPr="00860957">
        <w:rPr>
          <w:rFonts w:ascii="Times New Roman" w:eastAsia="Batang" w:hAnsi="Times New Roman" w:cs="Times New Roman"/>
          <w:kern w:val="0"/>
          <w:sz w:val="24"/>
          <w:szCs w:val="24"/>
          <w14:ligatures w14:val="none"/>
        </w:rPr>
        <w:t xml:space="preserve"> rezulton se Drejtuesi i Prokuroris</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Besim </w:t>
      </w:r>
      <w:proofErr w:type="spellStart"/>
      <w:r w:rsidR="00756F1F" w:rsidRPr="00860957">
        <w:rPr>
          <w:rFonts w:ascii="Times New Roman" w:eastAsia="Batang" w:hAnsi="Times New Roman" w:cs="Times New Roman"/>
          <w:kern w:val="0"/>
          <w:sz w:val="24"/>
          <w:szCs w:val="24"/>
          <w14:ligatures w14:val="none"/>
        </w:rPr>
        <w:t>Hajdarmataj</w:t>
      </w:r>
      <w:proofErr w:type="spellEnd"/>
      <w:r w:rsidR="00756F1F" w:rsidRPr="00860957">
        <w:rPr>
          <w:rFonts w:ascii="Times New Roman" w:eastAsia="Batang" w:hAnsi="Times New Roman" w:cs="Times New Roman"/>
          <w:kern w:val="0"/>
          <w:sz w:val="24"/>
          <w:szCs w:val="24"/>
          <w14:ligatures w14:val="none"/>
        </w:rPr>
        <w:t xml:space="preserve"> m</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dat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01.12.2014 </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sht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shprehur dakord me zgjidhjen e çështjes. Pavar</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sisht k</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tij vler</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simi nga ana e Drejtuesit t</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Prokuroris</w:t>
      </w:r>
      <w:r w:rsidR="00AD60E3" w:rsidRPr="00860957">
        <w:rPr>
          <w:rFonts w:ascii="Times New Roman" w:eastAsia="Batang" w:hAnsi="Times New Roman" w:cs="Times New Roman"/>
          <w:kern w:val="0"/>
          <w:sz w:val="24"/>
          <w:szCs w:val="24"/>
          <w14:ligatures w14:val="none"/>
        </w:rPr>
        <w:t>ë</w:t>
      </w:r>
      <w:r w:rsidR="00756F1F" w:rsidRPr="00860957">
        <w:rPr>
          <w:rFonts w:ascii="Times New Roman" w:eastAsia="Batang" w:hAnsi="Times New Roman" w:cs="Times New Roman"/>
          <w:kern w:val="0"/>
          <w:sz w:val="24"/>
          <w:szCs w:val="24"/>
          <w14:ligatures w14:val="none"/>
        </w:rPr>
        <w:t xml:space="preserve">, NJSHL </w:t>
      </w:r>
      <w:r w:rsidR="001D2E62" w:rsidRPr="00860957">
        <w:rPr>
          <w:rFonts w:ascii="Times New Roman" w:eastAsia="Batang" w:hAnsi="Times New Roman" w:cs="Times New Roman"/>
          <w:kern w:val="0"/>
          <w:sz w:val="24"/>
          <w:szCs w:val="24"/>
          <w14:ligatures w14:val="none"/>
        </w:rPr>
        <w:t>konstaton</w:t>
      </w:r>
      <w:r w:rsidR="00756F1F" w:rsidRPr="00860957">
        <w:rPr>
          <w:rFonts w:ascii="Times New Roman" w:eastAsia="Batang" w:hAnsi="Times New Roman" w:cs="Times New Roman"/>
          <w:kern w:val="0"/>
          <w:sz w:val="24"/>
          <w:szCs w:val="24"/>
          <w14:ligatures w14:val="none"/>
        </w:rPr>
        <w:t xml:space="preserve"> se</w:t>
      </w:r>
      <w:r w:rsidR="00AD60E3" w:rsidRPr="00860957">
        <w:rPr>
          <w:rFonts w:ascii="Times New Roman" w:eastAsia="Batang" w:hAnsi="Times New Roman" w:cs="Times New Roman"/>
          <w:kern w:val="0"/>
          <w:sz w:val="24"/>
          <w:szCs w:val="24"/>
          <w14:ligatures w14:val="none"/>
        </w:rPr>
        <w:t>,</w:t>
      </w:r>
      <w:r w:rsidR="00756F1F" w:rsidRPr="00860957">
        <w:rPr>
          <w:rFonts w:ascii="Times New Roman" w:eastAsia="Batang" w:hAnsi="Times New Roman" w:cs="Times New Roman"/>
          <w:kern w:val="0"/>
          <w:sz w:val="24"/>
          <w:szCs w:val="24"/>
          <w14:ligatures w14:val="none"/>
        </w:rPr>
        <w:t xml:space="preserve"> </w:t>
      </w:r>
      <w:r w:rsidR="001D2E62" w:rsidRPr="00860957">
        <w:rPr>
          <w:rFonts w:ascii="Times New Roman" w:eastAsia="Batang" w:hAnsi="Times New Roman" w:cs="Times New Roman"/>
          <w:kern w:val="0"/>
          <w:sz w:val="24"/>
          <w:szCs w:val="24"/>
          <w14:ligatures w14:val="none"/>
        </w:rPr>
        <w:t>vendimi i subjektit p</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r pushimin e çështjes penale </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sht</w:t>
      </w:r>
      <w:r w:rsidR="00002526"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 xml:space="preserve"> shfuqiz</w:t>
      </w:r>
      <w:r w:rsidR="001D2E62" w:rsidRPr="00860957">
        <w:rPr>
          <w:rFonts w:ascii="Times New Roman" w:eastAsia="Batang" w:hAnsi="Times New Roman" w:cs="Times New Roman"/>
          <w:kern w:val="0"/>
          <w:sz w:val="24"/>
          <w:szCs w:val="24"/>
          <w14:ligatures w14:val="none"/>
        </w:rPr>
        <w:t xml:space="preserve">uar me vendim </w:t>
      </w:r>
      <w:r w:rsidR="00AD60E3" w:rsidRPr="00860957">
        <w:rPr>
          <w:rFonts w:ascii="Times New Roman" w:eastAsia="Batang" w:hAnsi="Times New Roman" w:cs="Times New Roman"/>
          <w:kern w:val="0"/>
          <w:sz w:val="24"/>
          <w:szCs w:val="24"/>
          <w14:ligatures w14:val="none"/>
        </w:rPr>
        <w:t xml:space="preserve">të </w:t>
      </w:r>
      <w:r w:rsidR="001D2E62" w:rsidRPr="00860957">
        <w:rPr>
          <w:rFonts w:ascii="Times New Roman" w:eastAsia="Batang" w:hAnsi="Times New Roman" w:cs="Times New Roman"/>
          <w:kern w:val="0"/>
          <w:sz w:val="24"/>
          <w:szCs w:val="24"/>
          <w14:ligatures w14:val="none"/>
        </w:rPr>
        <w:t>D</w:t>
      </w:r>
      <w:r w:rsidR="00AD60E3" w:rsidRPr="00860957">
        <w:rPr>
          <w:rFonts w:ascii="Times New Roman" w:eastAsia="Batang" w:hAnsi="Times New Roman" w:cs="Times New Roman"/>
          <w:kern w:val="0"/>
          <w:sz w:val="24"/>
          <w:szCs w:val="24"/>
          <w14:ligatures w14:val="none"/>
        </w:rPr>
        <w:t xml:space="preserve">rejtorit të Drejtorisë </w:t>
      </w:r>
      <w:proofErr w:type="spellStart"/>
      <w:r w:rsidR="00AD60E3" w:rsidRPr="00860957">
        <w:rPr>
          <w:rFonts w:ascii="Times New Roman" w:eastAsia="Batang" w:hAnsi="Times New Roman" w:cs="Times New Roman"/>
          <w:kern w:val="0"/>
          <w:sz w:val="24"/>
          <w:szCs w:val="24"/>
          <w14:ligatures w14:val="none"/>
        </w:rPr>
        <w:t>Task</w:t>
      </w:r>
      <w:proofErr w:type="spellEnd"/>
      <w:r w:rsidR="00AD60E3" w:rsidRPr="00860957">
        <w:rPr>
          <w:rFonts w:ascii="Times New Roman" w:eastAsia="Batang" w:hAnsi="Times New Roman" w:cs="Times New Roman"/>
          <w:kern w:val="0"/>
          <w:sz w:val="24"/>
          <w:szCs w:val="24"/>
          <w14:ligatures w14:val="none"/>
        </w:rPr>
        <w:t xml:space="preserve"> </w:t>
      </w:r>
      <w:r w:rsidR="005658C4" w:rsidRPr="00860957">
        <w:rPr>
          <w:rFonts w:ascii="Times New Roman" w:eastAsia="Batang" w:hAnsi="Times New Roman" w:cs="Times New Roman"/>
          <w:kern w:val="0"/>
          <w:sz w:val="24"/>
          <w:szCs w:val="24"/>
          <w14:ligatures w14:val="none"/>
        </w:rPr>
        <w:t xml:space="preserve">Forcë </w:t>
      </w:r>
      <w:r w:rsidR="00AD60E3" w:rsidRPr="00860957">
        <w:rPr>
          <w:rFonts w:ascii="Times New Roman" w:eastAsia="Batang" w:hAnsi="Times New Roman" w:cs="Times New Roman"/>
          <w:kern w:val="0"/>
          <w:sz w:val="24"/>
          <w:szCs w:val="24"/>
          <w14:ligatures w14:val="none"/>
        </w:rPr>
        <w:t xml:space="preserve">pranë Prokurorisë së Përgjithshme, </w:t>
      </w:r>
      <w:r w:rsidR="001D2E62" w:rsidRPr="00860957">
        <w:rPr>
          <w:rFonts w:ascii="Times New Roman" w:eastAsia="Batang" w:hAnsi="Times New Roman" w:cs="Times New Roman"/>
          <w:kern w:val="0"/>
          <w:sz w:val="24"/>
          <w:szCs w:val="24"/>
          <w14:ligatures w14:val="none"/>
        </w:rPr>
        <w:t xml:space="preserve">me arsyetimin </w:t>
      </w:r>
      <w:r w:rsidR="00AD60E3" w:rsidRPr="00860957">
        <w:rPr>
          <w:rFonts w:ascii="Times New Roman" w:eastAsia="Batang" w:hAnsi="Times New Roman" w:cs="Times New Roman"/>
          <w:kern w:val="0"/>
          <w:sz w:val="24"/>
          <w:szCs w:val="24"/>
          <w14:ligatures w14:val="none"/>
        </w:rPr>
        <w:t>se ky vendim nuk është arsyetuar drejt, dhe është marrë në analizë të gabuar të akteve dhe të provave pa kryer një hetim të plotë dhe të saktë për rrethanat e faktit si dhe në shkelje të ligjit procedural penal. Sa m</w:t>
      </w:r>
      <w:r w:rsidR="00167EAB"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 xml:space="preserve"> sip</w:t>
      </w:r>
      <w:r w:rsidR="00167EAB" w:rsidRPr="00860957">
        <w:rPr>
          <w:rFonts w:ascii="Times New Roman" w:eastAsia="Batang" w:hAnsi="Times New Roman" w:cs="Times New Roman"/>
          <w:kern w:val="0"/>
          <w:sz w:val="24"/>
          <w:szCs w:val="24"/>
          <w14:ligatures w14:val="none"/>
        </w:rPr>
        <w:t>ë</w:t>
      </w:r>
      <w:r w:rsidR="00AD60E3" w:rsidRPr="00860957">
        <w:rPr>
          <w:rFonts w:ascii="Times New Roman" w:eastAsia="Batang" w:hAnsi="Times New Roman" w:cs="Times New Roman"/>
          <w:kern w:val="0"/>
          <w:sz w:val="24"/>
          <w:szCs w:val="24"/>
          <w14:ligatures w14:val="none"/>
        </w:rPr>
        <w:t>r</w:t>
      </w:r>
      <w:r w:rsidR="001D2E62" w:rsidRPr="00860957">
        <w:rPr>
          <w:rFonts w:ascii="Times New Roman" w:eastAsia="Batang" w:hAnsi="Times New Roman" w:cs="Times New Roman"/>
          <w:kern w:val="0"/>
          <w:sz w:val="24"/>
          <w:szCs w:val="24"/>
          <w14:ligatures w14:val="none"/>
        </w:rPr>
        <w:t>,</w:t>
      </w:r>
      <w:r w:rsidR="00AD60E3" w:rsidRPr="00860957">
        <w:rPr>
          <w:rFonts w:ascii="Times New Roman" w:eastAsia="Batang" w:hAnsi="Times New Roman" w:cs="Times New Roman"/>
          <w:kern w:val="0"/>
          <w:sz w:val="24"/>
          <w:szCs w:val="24"/>
          <w14:ligatures w14:val="none"/>
        </w:rPr>
        <w:t xml:space="preserve"> pretendimi i subjekti</w:t>
      </w:r>
      <w:r w:rsidR="001D2E62" w:rsidRPr="00860957">
        <w:rPr>
          <w:rFonts w:ascii="Times New Roman" w:eastAsia="Batang" w:hAnsi="Times New Roman" w:cs="Times New Roman"/>
          <w:kern w:val="0"/>
          <w:sz w:val="24"/>
          <w:szCs w:val="24"/>
          <w14:ligatures w14:val="none"/>
        </w:rPr>
        <w:t>t</w:t>
      </w:r>
      <w:r w:rsidR="00AD60E3" w:rsidRPr="00860957">
        <w:rPr>
          <w:rFonts w:ascii="Times New Roman" w:eastAsia="Batang" w:hAnsi="Times New Roman" w:cs="Times New Roman"/>
          <w:kern w:val="0"/>
          <w:sz w:val="24"/>
          <w:szCs w:val="24"/>
          <w14:ligatures w14:val="none"/>
        </w:rPr>
        <w:t xml:space="preserve"> se nga kontrolli </w:t>
      </w:r>
      <w:r w:rsidR="001D2E62" w:rsidRPr="00860957">
        <w:rPr>
          <w:rFonts w:ascii="Times New Roman" w:eastAsia="Batang" w:hAnsi="Times New Roman" w:cs="Times New Roman"/>
          <w:kern w:val="0"/>
          <w:sz w:val="24"/>
          <w:szCs w:val="24"/>
          <w14:ligatures w14:val="none"/>
        </w:rPr>
        <w:t>i Drejtuesit t</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Prokuroris</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w:t>
      </w:r>
      <w:r w:rsidR="00167EAB" w:rsidRPr="00860957">
        <w:rPr>
          <w:rFonts w:ascii="Times New Roman" w:eastAsia="Batang" w:hAnsi="Times New Roman" w:cs="Times New Roman"/>
          <w:kern w:val="0"/>
          <w:sz w:val="24"/>
          <w:szCs w:val="24"/>
          <w14:ligatures w14:val="none"/>
        </w:rPr>
        <w:t xml:space="preserve">nuk kanë rezultuar problematika </w:t>
      </w:r>
      <w:r w:rsidR="001D2E62" w:rsidRPr="00860957">
        <w:rPr>
          <w:rFonts w:ascii="Times New Roman" w:eastAsia="Batang" w:hAnsi="Times New Roman" w:cs="Times New Roman"/>
          <w:kern w:val="0"/>
          <w:sz w:val="24"/>
          <w:szCs w:val="24"/>
          <w14:ligatures w14:val="none"/>
        </w:rPr>
        <w:t>n</w:t>
      </w:r>
      <w:r w:rsidR="00002526" w:rsidRPr="00860957">
        <w:rPr>
          <w:rFonts w:ascii="Times New Roman" w:eastAsia="Batang" w:hAnsi="Times New Roman" w:cs="Times New Roman"/>
          <w:kern w:val="0"/>
          <w:sz w:val="24"/>
          <w:szCs w:val="24"/>
          <w14:ligatures w14:val="none"/>
        </w:rPr>
        <w:t>ë</w:t>
      </w:r>
      <w:r w:rsidR="001D2E62" w:rsidRPr="00860957">
        <w:rPr>
          <w:rFonts w:ascii="Times New Roman" w:eastAsia="Batang" w:hAnsi="Times New Roman" w:cs="Times New Roman"/>
          <w:kern w:val="0"/>
          <w:sz w:val="24"/>
          <w:szCs w:val="24"/>
          <w14:ligatures w14:val="none"/>
        </w:rPr>
        <w:t xml:space="preserve"> lidhje me zgjidhjen e </w:t>
      </w:r>
      <w:r w:rsidR="00002526" w:rsidRPr="00860957">
        <w:rPr>
          <w:rFonts w:ascii="Times New Roman" w:eastAsia="Batang" w:hAnsi="Times New Roman" w:cs="Times New Roman"/>
          <w:kern w:val="0"/>
          <w:sz w:val="24"/>
          <w:szCs w:val="24"/>
          <w14:ligatures w14:val="none"/>
        </w:rPr>
        <w:t>çështjes</w:t>
      </w:r>
      <w:r w:rsidR="001D2E62" w:rsidRPr="00860957">
        <w:rPr>
          <w:rFonts w:ascii="Times New Roman" w:eastAsia="Batang" w:hAnsi="Times New Roman" w:cs="Times New Roman"/>
          <w:kern w:val="0"/>
          <w:sz w:val="24"/>
          <w:szCs w:val="24"/>
          <w14:ligatures w14:val="none"/>
        </w:rPr>
        <w:t xml:space="preserve"> </w:t>
      </w:r>
      <w:r w:rsidR="00167EAB" w:rsidRPr="00860957">
        <w:rPr>
          <w:rFonts w:ascii="Times New Roman" w:eastAsia="Batang" w:hAnsi="Times New Roman" w:cs="Times New Roman"/>
          <w:kern w:val="0"/>
          <w:sz w:val="24"/>
          <w:szCs w:val="24"/>
          <w14:ligatures w14:val="none"/>
        </w:rPr>
        <w:t>është i pambështetur</w:t>
      </w:r>
      <w:r w:rsidR="001D2E62" w:rsidRPr="00860957">
        <w:rPr>
          <w:rFonts w:ascii="Times New Roman" w:eastAsia="Batang" w:hAnsi="Times New Roman" w:cs="Times New Roman"/>
          <w:kern w:val="0"/>
          <w:sz w:val="24"/>
          <w:szCs w:val="24"/>
          <w14:ligatures w14:val="none"/>
        </w:rPr>
        <w:t>.</w:t>
      </w:r>
    </w:p>
    <w:p w14:paraId="331B6ED2" w14:textId="77777777" w:rsidR="001D2E62" w:rsidRPr="00860957" w:rsidRDefault="001D2E62" w:rsidP="001D2E62">
      <w:pPr>
        <w:pStyle w:val="ListParagraph"/>
        <w:spacing w:after="0" w:line="240" w:lineRule="auto"/>
        <w:ind w:left="0"/>
        <w:jc w:val="both"/>
        <w:rPr>
          <w:rFonts w:ascii="Times New Roman" w:eastAsia="Batang" w:hAnsi="Times New Roman" w:cs="Times New Roman"/>
          <w:kern w:val="0"/>
          <w:sz w:val="16"/>
          <w:szCs w:val="16"/>
          <w14:ligatures w14:val="none"/>
        </w:rPr>
      </w:pPr>
    </w:p>
    <w:p w14:paraId="3AD0C286" w14:textId="54B70004" w:rsidR="0086544F" w:rsidRPr="00860957" w:rsidRDefault="00167EAB"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 xml:space="preserve">Në lidhje me pretendimin e subjektit të rivlerësimit se kjo praktikë nuk mund të merret në shqyrtim nga institucionet e rivlerësimit pasi </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sht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ende n</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n hetim dhe i takon juridiksionit kontrollues e vler</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sues 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ILD dhe KLP</w:t>
      </w:r>
      <w:r w:rsidR="00A64744" w:rsidRPr="00860957">
        <w:rPr>
          <w:rStyle w:val="FootnoteReference"/>
          <w:rFonts w:ascii="Times New Roman" w:eastAsia="Batang" w:hAnsi="Times New Roman" w:cs="Times New Roman"/>
          <w:kern w:val="0"/>
          <w:sz w:val="24"/>
          <w:szCs w:val="24"/>
          <w14:ligatures w14:val="none"/>
        </w:rPr>
        <w:footnoteReference w:id="32"/>
      </w:r>
      <w:r w:rsidR="00A64744" w:rsidRPr="00860957">
        <w:rPr>
          <w:rFonts w:ascii="Times New Roman" w:eastAsia="Batang" w:hAnsi="Times New Roman" w:cs="Times New Roman"/>
          <w:kern w:val="0"/>
          <w:sz w:val="24"/>
          <w:szCs w:val="24"/>
          <w14:ligatures w14:val="none"/>
        </w:rPr>
        <w:t>, NJSHL vler</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son se</w:t>
      </w:r>
      <w:r w:rsidR="006E1308" w:rsidRPr="00860957">
        <w:rPr>
          <w:rFonts w:ascii="Times New Roman" w:eastAsia="Batang" w:hAnsi="Times New Roman" w:cs="Times New Roman"/>
          <w:kern w:val="0"/>
          <w:sz w:val="24"/>
          <w:szCs w:val="24"/>
          <w14:ligatures w14:val="none"/>
        </w:rPr>
        <w:t>,</w:t>
      </w:r>
      <w:r w:rsidR="00A64744" w:rsidRPr="00860957">
        <w:rPr>
          <w:rFonts w:ascii="Times New Roman" w:eastAsia="Batang" w:hAnsi="Times New Roman" w:cs="Times New Roman"/>
          <w:kern w:val="0"/>
          <w:sz w:val="24"/>
          <w:szCs w:val="24"/>
          <w14:ligatures w14:val="none"/>
        </w:rPr>
        <w:t xml:space="preserve"> referuar </w:t>
      </w:r>
      <w:r w:rsidR="008144FA" w:rsidRPr="00860957">
        <w:rPr>
          <w:rFonts w:ascii="Times New Roman" w:eastAsia="Batang" w:hAnsi="Times New Roman" w:cs="Times New Roman"/>
          <w:kern w:val="0"/>
          <w:sz w:val="24"/>
          <w:szCs w:val="24"/>
          <w14:ligatures w14:val="none"/>
        </w:rPr>
        <w:t>vendimit t</w:t>
      </w:r>
      <w:r w:rsidR="002304A9" w:rsidRPr="00860957">
        <w:rPr>
          <w:rFonts w:ascii="Times New Roman" w:eastAsia="Batang" w:hAnsi="Times New Roman" w:cs="Times New Roman"/>
          <w:kern w:val="0"/>
          <w:sz w:val="24"/>
          <w:szCs w:val="24"/>
          <w14:ligatures w14:val="none"/>
        </w:rPr>
        <w:t>ë</w:t>
      </w:r>
      <w:r w:rsidR="00A64744" w:rsidRPr="00860957">
        <w:rPr>
          <w:rFonts w:ascii="Times New Roman" w:eastAsia="Batang" w:hAnsi="Times New Roman" w:cs="Times New Roman"/>
          <w:kern w:val="0"/>
          <w:sz w:val="24"/>
          <w:szCs w:val="24"/>
          <w14:ligatures w14:val="none"/>
        </w:rPr>
        <w:t xml:space="preserve"> Kolegjit </w:t>
      </w:r>
      <w:r w:rsidR="008144FA" w:rsidRPr="00860957">
        <w:rPr>
          <w:rFonts w:ascii="Times New Roman" w:eastAsia="Batang" w:hAnsi="Times New Roman" w:cs="Times New Roman"/>
          <w:kern w:val="0"/>
          <w:sz w:val="24"/>
          <w:szCs w:val="24"/>
          <w14:ligatures w14:val="none"/>
        </w:rPr>
        <w:t xml:space="preserve"> nr. 33/2021</w:t>
      </w:r>
      <w:r w:rsidR="006E1308"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paragrafin nr. 80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tij</w:t>
      </w:r>
      <w:r w:rsidR="0086544F"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trupi gjykues</w:t>
      </w:r>
      <w:r w:rsidR="006E1308" w:rsidRPr="00860957">
        <w:rPr>
          <w:rFonts w:ascii="Times New Roman" w:eastAsia="Batang" w:hAnsi="Times New Roman" w:cs="Times New Roman"/>
          <w:kern w:val="0"/>
          <w:sz w:val="24"/>
          <w:szCs w:val="24"/>
          <w14:ligatures w14:val="none"/>
        </w:rPr>
        <w:t xml:space="preserve"> i Kolegjit</w:t>
      </w:r>
      <w:r w:rsidR="008144FA" w:rsidRPr="00860957">
        <w:rPr>
          <w:rFonts w:ascii="Times New Roman" w:eastAsia="Batang" w:hAnsi="Times New Roman" w:cs="Times New Roman"/>
          <w:kern w:val="0"/>
          <w:sz w:val="24"/>
          <w:szCs w:val="24"/>
          <w14:ligatures w14:val="none"/>
        </w:rPr>
        <w:t xml:space="preserve"> ka çmuar se</w:t>
      </w:r>
      <w:r w:rsidR="00E84FE1" w:rsidRPr="00860957">
        <w:rPr>
          <w:rFonts w:ascii="Times New Roman" w:eastAsia="Batang" w:hAnsi="Times New Roman" w:cs="Times New Roman"/>
          <w:kern w:val="0"/>
          <w:sz w:val="24"/>
          <w:szCs w:val="24"/>
          <w14:ligatures w14:val="none"/>
        </w:rPr>
        <w:t>,</w:t>
      </w:r>
      <w:r w:rsidR="008144FA" w:rsidRPr="00860957">
        <w:rPr>
          <w:rFonts w:ascii="Times New Roman" w:eastAsia="Batang" w:hAnsi="Times New Roman" w:cs="Times New Roman"/>
          <w:kern w:val="0"/>
          <w:sz w:val="24"/>
          <w:szCs w:val="24"/>
          <w14:ligatures w14:val="none"/>
        </w:rPr>
        <w:t xml:space="preserve">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vler</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sim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situat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 faktike, bazuar 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nenin  E, pika 2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Aneksit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Kushtetut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s ve</w:t>
      </w:r>
      <w:r w:rsidR="002304A9" w:rsidRPr="00860957">
        <w:rPr>
          <w:rFonts w:ascii="Times New Roman" w:eastAsia="Batang" w:hAnsi="Times New Roman" w:cs="Times New Roman"/>
          <w:kern w:val="0"/>
          <w:sz w:val="24"/>
          <w:szCs w:val="24"/>
          <w14:ligatures w14:val="none"/>
        </w:rPr>
        <w:t>p</w:t>
      </w:r>
      <w:r w:rsidR="008144FA" w:rsidRPr="00860957">
        <w:rPr>
          <w:rFonts w:ascii="Times New Roman" w:eastAsia="Batang" w:hAnsi="Times New Roman" w:cs="Times New Roman"/>
          <w:kern w:val="0"/>
          <w:sz w:val="24"/>
          <w:szCs w:val="24"/>
          <w14:ligatures w14:val="none"/>
        </w:rPr>
        <w:t>rimet procedurale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w:t>
      </w:r>
      <w:r w:rsidR="008144FA" w:rsidRPr="00860957">
        <w:rPr>
          <w:rFonts w:ascii="Times New Roman" w:eastAsia="Batang" w:hAnsi="Times New Roman" w:cs="Times New Roman"/>
          <w:kern w:val="0"/>
          <w:sz w:val="24"/>
          <w:szCs w:val="24"/>
          <w14:ligatures w14:val="none"/>
        </w:rPr>
        <w:lastRenderedPageBreak/>
        <w:t>subjektit nuk mund t</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jen</w:t>
      </w:r>
      <w:r w:rsidR="002304A9" w:rsidRPr="00860957">
        <w:rPr>
          <w:rFonts w:ascii="Times New Roman" w:eastAsia="Batang" w:hAnsi="Times New Roman" w:cs="Times New Roman"/>
          <w:kern w:val="0"/>
          <w:sz w:val="24"/>
          <w:szCs w:val="24"/>
          <w14:ligatures w14:val="none"/>
        </w:rPr>
        <w:t>ë</w:t>
      </w:r>
      <w:r w:rsidR="008144FA" w:rsidRPr="00860957">
        <w:rPr>
          <w:rFonts w:ascii="Times New Roman" w:eastAsia="Batang" w:hAnsi="Times New Roman" w:cs="Times New Roman"/>
          <w:kern w:val="0"/>
          <w:sz w:val="24"/>
          <w:szCs w:val="24"/>
          <w14:ligatures w14:val="none"/>
        </w:rPr>
        <w:t xml:space="preserve"> </w:t>
      </w:r>
      <w:r w:rsidR="002304A9" w:rsidRPr="00860957">
        <w:rPr>
          <w:rFonts w:ascii="Times New Roman" w:eastAsia="Batang" w:hAnsi="Times New Roman" w:cs="Times New Roman"/>
          <w:kern w:val="0"/>
          <w:sz w:val="24"/>
          <w:szCs w:val="24"/>
          <w14:ligatures w14:val="none"/>
        </w:rPr>
        <w:t>objekt rivlerësimi pasi çështja ishte ende në shqyrtim nga subjekti i rivlerësimit në fazën e analizuar nga Komisioni, ndërkohë</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referuar rrethanave specifike në rastin objekt shqyrtimi, NJSHL vler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son se ndodhemi p</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rpara rrethanave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ndryshme pasi, ndon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se sipas informacionit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dh</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nga Prokuroria pran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Gjykat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Shkall</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Par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Durr</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p</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rmjet shkres</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 nr. 75/1 prot</w:t>
      </w:r>
      <w:r w:rsidR="00E84FE1"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dat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11.05.2022</w:t>
      </w:r>
      <w:r w:rsidR="0086544F"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procedimi penal </w:t>
      </w:r>
      <w:r w:rsidR="00E84FE1" w:rsidRPr="00860957">
        <w:rPr>
          <w:rFonts w:ascii="Times New Roman" w:eastAsia="Batang" w:hAnsi="Times New Roman" w:cs="Times New Roman"/>
          <w:kern w:val="0"/>
          <w:sz w:val="24"/>
          <w:szCs w:val="24"/>
          <w14:ligatures w14:val="none"/>
        </w:rPr>
        <w:t xml:space="preserve">ishte </w:t>
      </w:r>
      <w:r w:rsidR="002304A9" w:rsidRPr="00860957">
        <w:rPr>
          <w:rFonts w:ascii="Times New Roman" w:eastAsia="Batang" w:hAnsi="Times New Roman" w:cs="Times New Roman"/>
          <w:kern w:val="0"/>
          <w:sz w:val="24"/>
          <w:szCs w:val="24"/>
          <w14:ligatures w14:val="none"/>
        </w:rPr>
        <w:t>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n hetim, subjekti i rivlerësimit nuk ka qen</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duke kryer më veprime në kuadër të këtij procedimi penal pasi rezulton 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jet</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 xml:space="preserve"> z</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vend</w:t>
      </w:r>
      <w:r w:rsidR="00D722A9" w:rsidRPr="00860957">
        <w:rPr>
          <w:rFonts w:ascii="Times New Roman" w:eastAsia="Batang" w:hAnsi="Times New Roman" w:cs="Times New Roman"/>
          <w:kern w:val="0"/>
          <w:sz w:val="24"/>
          <w:szCs w:val="24"/>
          <w14:ligatures w14:val="none"/>
        </w:rPr>
        <w:t>ë</w:t>
      </w:r>
      <w:r w:rsidR="002304A9" w:rsidRPr="00860957">
        <w:rPr>
          <w:rFonts w:ascii="Times New Roman" w:eastAsia="Batang" w:hAnsi="Times New Roman" w:cs="Times New Roman"/>
          <w:kern w:val="0"/>
          <w:sz w:val="24"/>
          <w:szCs w:val="24"/>
          <w14:ligatures w14:val="none"/>
        </w:rPr>
        <w:t>suar nga</w:t>
      </w:r>
      <w:r w:rsidR="0086544F" w:rsidRPr="00860957">
        <w:rPr>
          <w:rFonts w:ascii="Times New Roman" w:eastAsia="Batang" w:hAnsi="Times New Roman" w:cs="Times New Roman"/>
          <w:kern w:val="0"/>
          <w:sz w:val="24"/>
          <w:szCs w:val="24"/>
          <w14:ligatures w14:val="none"/>
        </w:rPr>
        <w:t xml:space="preserve"> n</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tjet</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r</w:t>
      </w:r>
      <w:r w:rsidR="002304A9"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p</w:t>
      </w:r>
      <w:r w:rsidR="002304A9" w:rsidRPr="00860957">
        <w:rPr>
          <w:rFonts w:ascii="Times New Roman" w:eastAsia="Batang" w:hAnsi="Times New Roman" w:cs="Times New Roman"/>
          <w:kern w:val="0"/>
          <w:sz w:val="24"/>
          <w:szCs w:val="24"/>
          <w14:ligatures w14:val="none"/>
        </w:rPr>
        <w:t>rokuror</w:t>
      </w:r>
      <w:r w:rsidR="0086544F" w:rsidRPr="00860957">
        <w:rPr>
          <w:rFonts w:ascii="Times New Roman" w:eastAsia="Batang" w:hAnsi="Times New Roman" w:cs="Times New Roman"/>
          <w:kern w:val="0"/>
          <w:sz w:val="24"/>
          <w:szCs w:val="24"/>
          <w14:ligatures w14:val="none"/>
        </w:rPr>
        <w:t xml:space="preserve"> m</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urdh</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r t</w:t>
      </w:r>
      <w:r w:rsidR="00002526" w:rsidRPr="00860957">
        <w:rPr>
          <w:rFonts w:ascii="Times New Roman" w:eastAsia="Batang" w:hAnsi="Times New Roman" w:cs="Times New Roman"/>
          <w:kern w:val="0"/>
          <w:sz w:val="24"/>
          <w:szCs w:val="24"/>
          <w14:ligatures w14:val="none"/>
        </w:rPr>
        <w:t>ë</w:t>
      </w:r>
      <w:r w:rsidR="0086544F" w:rsidRPr="00860957">
        <w:rPr>
          <w:rFonts w:ascii="Times New Roman" w:eastAsia="Batang" w:hAnsi="Times New Roman" w:cs="Times New Roman"/>
          <w:kern w:val="0"/>
          <w:sz w:val="24"/>
          <w:szCs w:val="24"/>
          <w14:ligatures w14:val="none"/>
        </w:rPr>
        <w:t xml:space="preserve"> </w:t>
      </w:r>
      <w:r w:rsidR="00D722A9" w:rsidRPr="00860957">
        <w:rPr>
          <w:rFonts w:ascii="Times New Roman" w:eastAsia="Batang" w:hAnsi="Times New Roman" w:cs="Times New Roman"/>
          <w:kern w:val="0"/>
          <w:sz w:val="24"/>
          <w:szCs w:val="24"/>
          <w14:ligatures w14:val="none"/>
        </w:rPr>
        <w:t xml:space="preserve">Drejtuesit të Prokurorisë </w:t>
      </w:r>
      <w:r w:rsidR="002304A9" w:rsidRPr="00860957">
        <w:rPr>
          <w:rFonts w:ascii="Times New Roman" w:eastAsia="Batang" w:hAnsi="Times New Roman" w:cs="Times New Roman"/>
          <w:kern w:val="0"/>
          <w:sz w:val="24"/>
          <w:szCs w:val="24"/>
          <w14:ligatures w14:val="none"/>
        </w:rPr>
        <w:t xml:space="preserve">dhe vendimi i pushimit të marrë nga subjekti është vlerësuar nga Drejtoria </w:t>
      </w:r>
      <w:proofErr w:type="spellStart"/>
      <w:r w:rsidR="002304A9" w:rsidRPr="00860957">
        <w:rPr>
          <w:rFonts w:ascii="Times New Roman" w:eastAsia="Batang" w:hAnsi="Times New Roman" w:cs="Times New Roman"/>
          <w:kern w:val="0"/>
          <w:sz w:val="24"/>
          <w:szCs w:val="24"/>
          <w14:ligatures w14:val="none"/>
        </w:rPr>
        <w:t>Task</w:t>
      </w:r>
      <w:proofErr w:type="spellEnd"/>
      <w:r w:rsidR="002304A9" w:rsidRPr="00860957">
        <w:rPr>
          <w:rFonts w:ascii="Times New Roman" w:eastAsia="Batang" w:hAnsi="Times New Roman" w:cs="Times New Roman"/>
          <w:kern w:val="0"/>
          <w:sz w:val="24"/>
          <w:szCs w:val="24"/>
          <w14:ligatures w14:val="none"/>
        </w:rPr>
        <w:t xml:space="preserve"> Forc</w:t>
      </w:r>
      <w:r w:rsidR="000C7CD0" w:rsidRPr="00860957">
        <w:rPr>
          <w:rFonts w:ascii="Times New Roman" w:eastAsia="Batang" w:hAnsi="Times New Roman" w:cs="Times New Roman"/>
          <w:kern w:val="0"/>
          <w:sz w:val="24"/>
          <w:szCs w:val="24"/>
          <w14:ligatures w14:val="none"/>
        </w:rPr>
        <w:t>ë</w:t>
      </w:r>
      <w:r w:rsidR="00E84FE1" w:rsidRPr="00860957">
        <w:rPr>
          <w:rFonts w:ascii="Times New Roman" w:eastAsia="Batang" w:hAnsi="Times New Roman" w:cs="Times New Roman"/>
          <w:kern w:val="0"/>
          <w:sz w:val="24"/>
          <w:szCs w:val="24"/>
          <w14:ligatures w14:val="none"/>
        </w:rPr>
        <w:t>, si instanc</w:t>
      </w:r>
      <w:r w:rsidR="0086544F" w:rsidRPr="00860957">
        <w:rPr>
          <w:rFonts w:ascii="Times New Roman" w:eastAsia="Batang" w:hAnsi="Times New Roman" w:cs="Times New Roman"/>
          <w:kern w:val="0"/>
          <w:sz w:val="24"/>
          <w:szCs w:val="24"/>
          <w14:ligatures w14:val="none"/>
        </w:rPr>
        <w:t>a</w:t>
      </w:r>
      <w:r w:rsidR="00E84FE1" w:rsidRPr="00860957">
        <w:rPr>
          <w:rFonts w:ascii="Times New Roman" w:eastAsia="Batang" w:hAnsi="Times New Roman" w:cs="Times New Roman"/>
          <w:kern w:val="0"/>
          <w:sz w:val="24"/>
          <w:szCs w:val="24"/>
          <w14:ligatures w14:val="none"/>
        </w:rPr>
        <w:t xml:space="preserve"> më e lartë vlerësuese</w:t>
      </w:r>
      <w:r w:rsidR="002304A9" w:rsidRPr="00860957">
        <w:rPr>
          <w:rFonts w:ascii="Times New Roman" w:eastAsia="Batang" w:hAnsi="Times New Roman" w:cs="Times New Roman"/>
          <w:kern w:val="0"/>
          <w:sz w:val="24"/>
          <w:szCs w:val="24"/>
          <w14:ligatures w14:val="none"/>
        </w:rPr>
        <w:t xml:space="preserve"> e cila</w:t>
      </w:r>
      <w:r w:rsidR="00E84FE1" w:rsidRPr="00860957">
        <w:rPr>
          <w:rFonts w:ascii="Times New Roman" w:eastAsia="Batang" w:hAnsi="Times New Roman" w:cs="Times New Roman"/>
          <w:kern w:val="0"/>
          <w:sz w:val="24"/>
          <w:szCs w:val="24"/>
          <w14:ligatures w14:val="none"/>
        </w:rPr>
        <w:t>,</w:t>
      </w:r>
      <w:r w:rsidR="002304A9" w:rsidRPr="00860957">
        <w:rPr>
          <w:rFonts w:ascii="Times New Roman" w:eastAsia="Batang" w:hAnsi="Times New Roman" w:cs="Times New Roman"/>
          <w:kern w:val="0"/>
          <w:sz w:val="24"/>
          <w:szCs w:val="24"/>
          <w14:ligatures w14:val="none"/>
        </w:rPr>
        <w:t xml:space="preserve"> nëpërmjet vendimit </w:t>
      </w:r>
      <w:del w:id="203" w:author="Admin" w:date="2025-07-08T11:03:00Z">
        <w:r w:rsidR="002304A9" w:rsidRPr="007038D9">
          <w:rPr>
            <w:rFonts w:ascii="Times New Roman" w:eastAsia="Batang" w:hAnsi="Times New Roman" w:cs="Times New Roman"/>
            <w:kern w:val="0"/>
            <w:sz w:val="24"/>
            <w:szCs w:val="24"/>
            <w14:ligatures w14:val="none"/>
          </w:rPr>
          <w:delText>nr.</w:delText>
        </w:r>
      </w:del>
      <w:ins w:id="204" w:author="Admin" w:date="2025-07-08T11:03:00Z">
        <w:r w:rsidR="00037C72" w:rsidRPr="00860957">
          <w:rPr>
            <w:rFonts w:ascii="Times New Roman" w:eastAsia="Batang" w:hAnsi="Times New Roman" w:cs="Times New Roman"/>
            <w:kern w:val="0"/>
            <w:sz w:val="24"/>
            <w:szCs w:val="24"/>
            <w14:ligatures w14:val="none"/>
          </w:rPr>
          <w:t>e dat</w:t>
        </w:r>
        <w:r w:rsidR="00D74248">
          <w:rPr>
            <w:rFonts w:ascii="Times New Roman" w:eastAsia="Batang" w:hAnsi="Times New Roman" w:cs="Times New Roman"/>
            <w:kern w:val="0"/>
            <w:sz w:val="24"/>
            <w:szCs w:val="24"/>
            <w14:ligatures w14:val="none"/>
          </w:rPr>
          <w:t>ë</w:t>
        </w:r>
        <w:r w:rsidR="00037C72" w:rsidRPr="00860957">
          <w:rPr>
            <w:rFonts w:ascii="Times New Roman" w:eastAsia="Batang" w:hAnsi="Times New Roman" w:cs="Times New Roman"/>
            <w:kern w:val="0"/>
            <w:sz w:val="24"/>
            <w:szCs w:val="24"/>
            <w14:ligatures w14:val="none"/>
          </w:rPr>
          <w:t>s</w:t>
        </w:r>
      </w:ins>
      <w:r w:rsidR="002304A9" w:rsidRPr="00860957">
        <w:rPr>
          <w:rFonts w:ascii="Times New Roman" w:eastAsia="Batang" w:hAnsi="Times New Roman" w:cs="Times New Roman"/>
          <w:kern w:val="0"/>
          <w:sz w:val="24"/>
          <w:szCs w:val="24"/>
          <w14:ligatures w14:val="none"/>
        </w:rPr>
        <w:t xml:space="preserve"> 04.03.20215 ka vendosur </w:t>
      </w:r>
      <w:r w:rsidR="00D722A9" w:rsidRPr="00860957">
        <w:rPr>
          <w:rFonts w:ascii="Times New Roman" w:eastAsia="Batang" w:hAnsi="Times New Roman" w:cs="Times New Roman"/>
          <w:kern w:val="0"/>
          <w:sz w:val="24"/>
          <w:szCs w:val="24"/>
          <w14:ligatures w14:val="none"/>
        </w:rPr>
        <w:t xml:space="preserve">shfuqizimin </w:t>
      </w:r>
      <w:r w:rsidR="002304A9" w:rsidRPr="00860957">
        <w:rPr>
          <w:rFonts w:ascii="Times New Roman" w:eastAsia="Batang" w:hAnsi="Times New Roman" w:cs="Times New Roman"/>
          <w:kern w:val="0"/>
          <w:sz w:val="24"/>
          <w:szCs w:val="24"/>
          <w14:ligatures w14:val="none"/>
        </w:rPr>
        <w:t xml:space="preserve">e këtij vendimi dhe rikthimin e akteve Prokurorisë së Rrethit Gjyqësor Durrës për ushtrimin e ndjekjes penale </w:t>
      </w:r>
      <w:r w:rsidR="00D722A9" w:rsidRPr="00860957">
        <w:rPr>
          <w:rFonts w:ascii="Times New Roman" w:eastAsia="Batang" w:hAnsi="Times New Roman" w:cs="Times New Roman"/>
          <w:kern w:val="0"/>
          <w:sz w:val="24"/>
          <w:szCs w:val="24"/>
          <w14:ligatures w14:val="none"/>
        </w:rPr>
        <w:t>dhe kryerjen e detyrave të lëna.</w:t>
      </w:r>
      <w:r w:rsidR="00E84FE1" w:rsidRPr="00860957">
        <w:rPr>
          <w:rFonts w:ascii="Times New Roman" w:eastAsia="Batang" w:hAnsi="Times New Roman" w:cs="Times New Roman"/>
          <w:kern w:val="0"/>
          <w:sz w:val="24"/>
          <w:szCs w:val="24"/>
          <w14:ligatures w14:val="none"/>
        </w:rPr>
        <w:t xml:space="preserve"> Po ashtu, edhe referenca e subjektit në vendimin nr. 27/2021 të Kolegjit, në vlerësimin e NJSHL nuk është relevante me rastin objekt shqyrtimi, pasi referuar këtij vendimi</w:t>
      </w:r>
      <w:r w:rsidR="0086544F" w:rsidRPr="00860957">
        <w:rPr>
          <w:rFonts w:ascii="Times New Roman" w:eastAsia="Batang" w:hAnsi="Times New Roman" w:cs="Times New Roman"/>
          <w:kern w:val="0"/>
          <w:sz w:val="24"/>
          <w:szCs w:val="24"/>
          <w14:ligatures w14:val="none"/>
        </w:rPr>
        <w:t>,</w:t>
      </w:r>
      <w:r w:rsidR="00E84FE1" w:rsidRPr="00860957">
        <w:rPr>
          <w:rFonts w:ascii="Times New Roman" w:eastAsia="Batang" w:hAnsi="Times New Roman" w:cs="Times New Roman"/>
          <w:kern w:val="0"/>
          <w:sz w:val="24"/>
          <w:szCs w:val="24"/>
          <w14:ligatures w14:val="none"/>
        </w:rPr>
        <w:t xml:space="preserve"> subjekti i rivlerësuar ka qenë në funksionin e drejtuesit të prokurorisë, fusha e veprimtarisë së të cilit, sipas </w:t>
      </w:r>
      <w:r w:rsidR="006E1308" w:rsidRPr="00860957">
        <w:rPr>
          <w:rFonts w:ascii="Times New Roman" w:eastAsia="Batang" w:hAnsi="Times New Roman" w:cs="Times New Roman"/>
          <w:kern w:val="0"/>
          <w:sz w:val="24"/>
          <w:szCs w:val="24"/>
          <w14:ligatures w14:val="none"/>
        </w:rPr>
        <w:t>vler</w:t>
      </w:r>
      <w:r w:rsidR="00276BD7" w:rsidRPr="00860957">
        <w:rPr>
          <w:rFonts w:ascii="Times New Roman" w:eastAsia="Batang" w:hAnsi="Times New Roman" w:cs="Times New Roman"/>
          <w:kern w:val="0"/>
          <w:sz w:val="24"/>
          <w:szCs w:val="24"/>
          <w14:ligatures w14:val="none"/>
        </w:rPr>
        <w:t>ë</w:t>
      </w:r>
      <w:r w:rsidR="006E1308" w:rsidRPr="00860957">
        <w:rPr>
          <w:rFonts w:ascii="Times New Roman" w:eastAsia="Batang" w:hAnsi="Times New Roman" w:cs="Times New Roman"/>
          <w:kern w:val="0"/>
          <w:sz w:val="24"/>
          <w:szCs w:val="24"/>
          <w14:ligatures w14:val="none"/>
        </w:rPr>
        <w:t>simit t</w:t>
      </w:r>
      <w:r w:rsidR="00276BD7" w:rsidRPr="00860957">
        <w:rPr>
          <w:rFonts w:ascii="Times New Roman" w:eastAsia="Batang" w:hAnsi="Times New Roman" w:cs="Times New Roman"/>
          <w:kern w:val="0"/>
          <w:sz w:val="24"/>
          <w:szCs w:val="24"/>
          <w14:ligatures w14:val="none"/>
        </w:rPr>
        <w:t>ë</w:t>
      </w:r>
      <w:r w:rsidR="006E1308"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Kolegjit në</w:t>
      </w:r>
      <w:r w:rsidR="0086544F" w:rsidRPr="00860957">
        <w:rPr>
          <w:rFonts w:ascii="Times New Roman" w:eastAsia="Batang" w:hAnsi="Times New Roman" w:cs="Times New Roman"/>
          <w:kern w:val="0"/>
          <w:sz w:val="24"/>
          <w:szCs w:val="24"/>
          <w14:ligatures w14:val="none"/>
        </w:rPr>
        <w:t xml:space="preserve"> </w:t>
      </w:r>
      <w:r w:rsidR="00E84FE1" w:rsidRPr="00860957">
        <w:rPr>
          <w:rFonts w:ascii="Times New Roman" w:eastAsia="Batang" w:hAnsi="Times New Roman" w:cs="Times New Roman"/>
          <w:kern w:val="0"/>
          <w:sz w:val="24"/>
          <w:szCs w:val="24"/>
          <w14:ligatures w14:val="none"/>
        </w:rPr>
        <w:t>vendim</w:t>
      </w:r>
      <w:r w:rsidR="0086544F" w:rsidRPr="00860957">
        <w:rPr>
          <w:rFonts w:ascii="Times New Roman" w:eastAsia="Batang" w:hAnsi="Times New Roman" w:cs="Times New Roman"/>
          <w:kern w:val="0"/>
          <w:sz w:val="24"/>
          <w:szCs w:val="24"/>
          <w14:ligatures w14:val="none"/>
        </w:rPr>
        <w:t>in e referuar nga subjekti,</w:t>
      </w:r>
      <w:r w:rsidR="00E84FE1" w:rsidRPr="00860957">
        <w:rPr>
          <w:rFonts w:ascii="Times New Roman" w:eastAsia="Batang" w:hAnsi="Times New Roman" w:cs="Times New Roman"/>
          <w:kern w:val="0"/>
          <w:sz w:val="24"/>
          <w:szCs w:val="24"/>
          <w14:ligatures w14:val="none"/>
        </w:rPr>
        <w:t xml:space="preserve"> i nënshtrohej juridiksionin kontrollues e vlerësues të ILD dhe KLP. Sa më sipër</w:t>
      </w:r>
      <w:r w:rsidR="0086544F" w:rsidRPr="00860957">
        <w:rPr>
          <w:rFonts w:ascii="Times New Roman" w:eastAsia="Batang" w:hAnsi="Times New Roman" w:cs="Times New Roman"/>
          <w:kern w:val="0"/>
          <w:sz w:val="24"/>
          <w:szCs w:val="24"/>
          <w14:ligatures w14:val="none"/>
        </w:rPr>
        <w:t>,</w:t>
      </w:r>
      <w:r w:rsidR="00E84FE1" w:rsidRPr="00860957">
        <w:rPr>
          <w:rFonts w:ascii="Times New Roman" w:eastAsia="Batang" w:hAnsi="Times New Roman" w:cs="Times New Roman"/>
          <w:kern w:val="0"/>
          <w:sz w:val="24"/>
          <w:szCs w:val="24"/>
          <w14:ligatures w14:val="none"/>
        </w:rPr>
        <w:t xml:space="preserve"> NJSHL e vlerëson pretendimin e subjektit të rivlerësimit si të pambështetur</w:t>
      </w:r>
      <w:r w:rsidR="0086544F" w:rsidRPr="00860957">
        <w:rPr>
          <w:rFonts w:ascii="Times New Roman" w:eastAsia="Batang" w:hAnsi="Times New Roman" w:cs="Times New Roman"/>
          <w:kern w:val="0"/>
          <w:sz w:val="24"/>
          <w:szCs w:val="24"/>
          <w14:ligatures w14:val="none"/>
        </w:rPr>
        <w:t>.</w:t>
      </w:r>
    </w:p>
    <w:p w14:paraId="613AAE44" w14:textId="77777777" w:rsidR="0086544F" w:rsidRPr="00860957" w:rsidRDefault="0086544F" w:rsidP="0086544F">
      <w:pPr>
        <w:pStyle w:val="ListParagraph"/>
        <w:spacing w:after="0" w:line="240" w:lineRule="auto"/>
        <w:ind w:left="0"/>
        <w:jc w:val="both"/>
        <w:rPr>
          <w:rFonts w:ascii="Times New Roman" w:eastAsia="Batang" w:hAnsi="Times New Roman" w:cs="Times New Roman"/>
          <w:kern w:val="0"/>
          <w:sz w:val="16"/>
          <w:szCs w:val="16"/>
          <w14:ligatures w14:val="none"/>
        </w:rPr>
      </w:pPr>
    </w:p>
    <w:p w14:paraId="26AC663F" w14:textId="725ED2FA" w:rsidR="005E762C" w:rsidRPr="00860957" w:rsidRDefault="005E762C" w:rsidP="0086544F">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rfundim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k</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saj analize NJSHL e gjen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mb</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shtetur konkluzionin e Komisionit 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w:t>
      </w:r>
    </w:p>
    <w:p w14:paraId="075798BD" w14:textId="77777777" w:rsidR="00D722A9" w:rsidRPr="00860957" w:rsidRDefault="00D722A9"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8448C6F" w14:textId="0B887997" w:rsidR="00B92014" w:rsidRPr="00860957" w:rsidRDefault="003003AA" w:rsidP="00C03AA8">
      <w:pPr>
        <w:pStyle w:val="ListParagraph"/>
        <w:numPr>
          <w:ilvl w:val="0"/>
          <w:numId w:val="1"/>
        </w:numPr>
        <w:spacing w:after="0" w:line="240" w:lineRule="auto"/>
        <w:ind w:left="0"/>
        <w:jc w:val="both"/>
        <w:rPr>
          <w:rFonts w:ascii="Times New Roman" w:eastAsia="Batang" w:hAnsi="Times New Roman" w:cs="Times New Roman"/>
          <w:b/>
          <w:bCs/>
          <w:i/>
          <w:iCs/>
          <w:kern w:val="0"/>
          <w:sz w:val="24"/>
          <w:szCs w:val="24"/>
          <w14:ligatures w14:val="none"/>
        </w:rPr>
      </w:pPr>
      <w:r w:rsidRPr="00860957">
        <w:rPr>
          <w:rFonts w:ascii="Times New Roman" w:eastAsia="Batang" w:hAnsi="Times New Roman" w:cs="Times New Roman"/>
          <w:i/>
          <w:iCs/>
          <w:kern w:val="0"/>
          <w:sz w:val="24"/>
          <w:szCs w:val="24"/>
          <w14:ligatures w14:val="none"/>
        </w:rPr>
        <w:t>Lidhur</w:t>
      </w:r>
      <w:r w:rsidR="00592AB1" w:rsidRPr="00860957">
        <w:rPr>
          <w:rFonts w:ascii="Times New Roman" w:eastAsia="Batang" w:hAnsi="Times New Roman" w:cs="Times New Roman"/>
          <w:i/>
          <w:iCs/>
          <w:kern w:val="0"/>
          <w:sz w:val="24"/>
          <w:szCs w:val="24"/>
          <w14:ligatures w14:val="none"/>
        </w:rPr>
        <w:t xml:space="preserve"> me procedimin penal nr. 236/2011</w:t>
      </w:r>
      <w:r w:rsidRPr="00860957">
        <w:rPr>
          <w:rFonts w:ascii="Times New Roman" w:eastAsia="Batang" w:hAnsi="Times New Roman" w:cs="Times New Roman"/>
          <w:i/>
          <w:iCs/>
          <w:kern w:val="0"/>
          <w:sz w:val="24"/>
          <w:szCs w:val="24"/>
          <w14:ligatures w14:val="none"/>
        </w:rPr>
        <w:t xml:space="preserve"> t</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Prokuroris</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pran</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Gjykat</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s s</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 Rrethit Gjyq</w:t>
      </w:r>
      <w:r w:rsidR="00276BD7" w:rsidRPr="00860957">
        <w:rPr>
          <w:rFonts w:ascii="Times New Roman" w:eastAsia="Batang" w:hAnsi="Times New Roman" w:cs="Times New Roman"/>
          <w:i/>
          <w:iCs/>
          <w:kern w:val="0"/>
          <w:sz w:val="24"/>
          <w:szCs w:val="24"/>
          <w14:ligatures w14:val="none"/>
        </w:rPr>
        <w:t>ë</w:t>
      </w:r>
      <w:r w:rsidRPr="00860957">
        <w:rPr>
          <w:rFonts w:ascii="Times New Roman" w:eastAsia="Batang" w:hAnsi="Times New Roman" w:cs="Times New Roman"/>
          <w:i/>
          <w:iCs/>
          <w:kern w:val="0"/>
          <w:sz w:val="24"/>
          <w:szCs w:val="24"/>
          <w14:ligatures w14:val="none"/>
        </w:rPr>
        <w:t xml:space="preserve">sor </w:t>
      </w:r>
      <w:del w:id="205" w:author="Admin" w:date="2025-07-08T11:03:00Z">
        <w:r w:rsidRPr="007038D9">
          <w:rPr>
            <w:rFonts w:ascii="Times New Roman" w:eastAsia="Batang" w:hAnsi="Times New Roman" w:cs="Times New Roman"/>
            <w:i/>
            <w:iCs/>
            <w:kern w:val="0"/>
            <w:sz w:val="24"/>
            <w:szCs w:val="24"/>
            <w14:ligatures w14:val="none"/>
          </w:rPr>
          <w:delText>Shkod</w:delText>
        </w:r>
        <w:r w:rsidR="00276BD7" w:rsidRPr="007038D9">
          <w:rPr>
            <w:rFonts w:ascii="Times New Roman" w:eastAsia="Batang" w:hAnsi="Times New Roman" w:cs="Times New Roman"/>
            <w:i/>
            <w:iCs/>
            <w:kern w:val="0"/>
            <w:sz w:val="24"/>
            <w:szCs w:val="24"/>
            <w14:ligatures w14:val="none"/>
          </w:rPr>
          <w:delText>ë</w:delText>
        </w:r>
        <w:r w:rsidR="00C3701D" w:rsidRPr="007038D9">
          <w:rPr>
            <w:rFonts w:ascii="Times New Roman" w:eastAsia="Batang" w:hAnsi="Times New Roman" w:cs="Times New Roman"/>
            <w:i/>
            <w:iCs/>
            <w:kern w:val="0"/>
            <w:sz w:val="24"/>
            <w:szCs w:val="24"/>
            <w14:ligatures w14:val="none"/>
          </w:rPr>
          <w:delText>,</w:delText>
        </w:r>
        <w:r w:rsidRPr="007038D9">
          <w:rPr>
            <w:rFonts w:ascii="Times New Roman" w:eastAsia="Batang" w:hAnsi="Times New Roman" w:cs="Times New Roman"/>
            <w:i/>
            <w:iCs/>
            <w:kern w:val="0"/>
            <w:sz w:val="24"/>
            <w:szCs w:val="24"/>
            <w14:ligatures w14:val="none"/>
          </w:rPr>
          <w:delText xml:space="preserve"> </w:delText>
        </w:r>
        <w:r w:rsidRPr="007038D9">
          <w:rPr>
            <w:rFonts w:ascii="Times New Roman" w:eastAsia="Batang" w:hAnsi="Times New Roman" w:cs="Times New Roman"/>
            <w:kern w:val="0"/>
            <w:sz w:val="24"/>
            <w:szCs w:val="24"/>
            <w14:ligatures w14:val="none"/>
          </w:rPr>
          <w:delText>NJSHL v</w:delText>
        </w:r>
        <w:r w:rsidR="00276BD7" w:rsidRPr="007038D9">
          <w:rPr>
            <w:rFonts w:ascii="Times New Roman" w:eastAsia="Batang" w:hAnsi="Times New Roman" w:cs="Times New Roman"/>
            <w:kern w:val="0"/>
            <w:sz w:val="24"/>
            <w:szCs w:val="24"/>
            <w14:ligatures w14:val="none"/>
          </w:rPr>
          <w:delText>ë</w:delText>
        </w:r>
        <w:r w:rsidRPr="007038D9">
          <w:rPr>
            <w:rFonts w:ascii="Times New Roman" w:eastAsia="Batang" w:hAnsi="Times New Roman" w:cs="Times New Roman"/>
            <w:kern w:val="0"/>
            <w:sz w:val="24"/>
            <w:szCs w:val="24"/>
            <w14:ligatures w14:val="none"/>
          </w:rPr>
          <w:delText>ren se</w:delText>
        </w:r>
      </w:del>
      <w:ins w:id="206" w:author="Admin" w:date="2025-07-08T11:03:00Z">
        <w:r w:rsidRPr="00860957">
          <w:rPr>
            <w:rFonts w:ascii="Times New Roman" w:eastAsia="Batang" w:hAnsi="Times New Roman" w:cs="Times New Roman"/>
            <w:i/>
            <w:iCs/>
            <w:kern w:val="0"/>
            <w:sz w:val="24"/>
            <w:szCs w:val="24"/>
            <w14:ligatures w14:val="none"/>
          </w:rPr>
          <w:t>Shkod</w:t>
        </w:r>
        <w:r w:rsidR="00276BD7" w:rsidRPr="00860957">
          <w:rPr>
            <w:rFonts w:ascii="Times New Roman" w:eastAsia="Batang" w:hAnsi="Times New Roman" w:cs="Times New Roman"/>
            <w:i/>
            <w:iCs/>
            <w:kern w:val="0"/>
            <w:sz w:val="24"/>
            <w:szCs w:val="24"/>
            <w14:ligatures w14:val="none"/>
          </w:rPr>
          <w:t>ë</w:t>
        </w:r>
        <w:r w:rsidR="00037C72" w:rsidRPr="00860957">
          <w:rPr>
            <w:rFonts w:ascii="Times New Roman" w:eastAsia="Batang" w:hAnsi="Times New Roman" w:cs="Times New Roman"/>
            <w:i/>
            <w:iCs/>
            <w:kern w:val="0"/>
            <w:sz w:val="24"/>
            <w:szCs w:val="24"/>
            <w14:ligatures w14:val="none"/>
          </w:rPr>
          <w:t>r</w:t>
        </w:r>
        <w:r w:rsidR="00C3701D" w:rsidRPr="00860957">
          <w:rPr>
            <w:rFonts w:ascii="Times New Roman" w:eastAsia="Batang" w:hAnsi="Times New Roman" w:cs="Times New Roman"/>
            <w:i/>
            <w:iCs/>
            <w:kern w:val="0"/>
            <w:sz w:val="24"/>
            <w:szCs w:val="24"/>
            <w14:ligatures w14:val="none"/>
          </w:rPr>
          <w:t>,</w:t>
        </w:r>
      </w:ins>
      <w:r w:rsidRPr="00860957">
        <w:rPr>
          <w:rFonts w:ascii="Times New Roman" w:hAnsi="Times New Roman"/>
          <w:i/>
          <w:kern w:val="0"/>
          <w:sz w:val="24"/>
          <w14:ligatures w14:val="none"/>
          <w:rPrChange w:id="207" w:author="Admin" w:date="2025-07-08T11:03:00Z">
            <w:rPr>
              <w:rFonts w:ascii="Times New Roman" w:hAnsi="Times New Roman"/>
              <w:b/>
              <w:i/>
              <w:kern w:val="0"/>
              <w:sz w:val="24"/>
              <w14:ligatures w14:val="none"/>
            </w:rPr>
          </w:rPrChange>
        </w:rPr>
        <w:t xml:space="preserve"> </w:t>
      </w:r>
      <w:r w:rsidR="00592AB1" w:rsidRPr="00860957">
        <w:rPr>
          <w:rFonts w:ascii="Times New Roman" w:hAnsi="Times New Roman" w:cs="Times New Roman"/>
          <w:sz w:val="24"/>
          <w:szCs w:val="24"/>
        </w:rPr>
        <w:t xml:space="preserve">Komisioni ka </w:t>
      </w:r>
      <w:proofErr w:type="spellStart"/>
      <w:r w:rsidRPr="00860957">
        <w:rPr>
          <w:rFonts w:ascii="Times New Roman" w:hAnsi="Times New Roman" w:cs="Times New Roman"/>
          <w:sz w:val="24"/>
          <w:szCs w:val="24"/>
        </w:rPr>
        <w:t>konkluduar</w:t>
      </w:r>
      <w:proofErr w:type="spellEnd"/>
      <w:r w:rsidRPr="00860957">
        <w:rPr>
          <w:rFonts w:ascii="Times New Roman" w:hAnsi="Times New Roman" w:cs="Times New Roman"/>
          <w:sz w:val="24"/>
          <w:szCs w:val="24"/>
        </w:rPr>
        <w:t xml:space="preserve"> </w:t>
      </w:r>
      <w:r w:rsidR="00592AB1" w:rsidRPr="00860957">
        <w:rPr>
          <w:rFonts w:ascii="Times New Roman" w:hAnsi="Times New Roman" w:cs="Times New Roman"/>
          <w:sz w:val="24"/>
          <w:szCs w:val="24"/>
        </w:rPr>
        <w:t xml:space="preserve">se subjekti nuk ka kryer një hetim të plotë dhe të gjithanshëm me qëllim zbardhjen e çështjes, fakt që përkon me informacionet </w:t>
      </w:r>
      <w:proofErr w:type="spellStart"/>
      <w:r w:rsidR="00592AB1" w:rsidRPr="00860957">
        <w:rPr>
          <w:rFonts w:ascii="Times New Roman" w:hAnsi="Times New Roman" w:cs="Times New Roman"/>
          <w:sz w:val="24"/>
          <w:szCs w:val="24"/>
        </w:rPr>
        <w:t>konfidenciale</w:t>
      </w:r>
      <w:proofErr w:type="spellEnd"/>
      <w:r w:rsidR="00592AB1" w:rsidRPr="00860957">
        <w:rPr>
          <w:rFonts w:ascii="Times New Roman" w:hAnsi="Times New Roman" w:cs="Times New Roman"/>
          <w:sz w:val="24"/>
          <w:szCs w:val="24"/>
        </w:rPr>
        <w:t xml:space="preserve"> nga organet </w:t>
      </w:r>
      <w:proofErr w:type="spellStart"/>
      <w:r w:rsidR="00592AB1" w:rsidRPr="00860957">
        <w:rPr>
          <w:rFonts w:ascii="Times New Roman" w:hAnsi="Times New Roman" w:cs="Times New Roman"/>
          <w:sz w:val="24"/>
          <w:szCs w:val="24"/>
        </w:rPr>
        <w:t>ligjzbatuese</w:t>
      </w:r>
      <w:proofErr w:type="spellEnd"/>
      <w:r w:rsidR="00592AB1" w:rsidRPr="00860957">
        <w:rPr>
          <w:rFonts w:ascii="Times New Roman" w:hAnsi="Times New Roman" w:cs="Times New Roman"/>
          <w:sz w:val="24"/>
          <w:szCs w:val="24"/>
        </w:rPr>
        <w:t xml:space="preserve"> në lidhje me këtë çështje. Përveç kësaj, </w:t>
      </w:r>
      <w:proofErr w:type="spellStart"/>
      <w:r w:rsidR="00592AB1" w:rsidRPr="00860957">
        <w:rPr>
          <w:rFonts w:ascii="Times New Roman" w:hAnsi="Times New Roman" w:cs="Times New Roman"/>
          <w:sz w:val="24"/>
          <w:szCs w:val="24"/>
        </w:rPr>
        <w:t>mospritja</w:t>
      </w:r>
      <w:proofErr w:type="spellEnd"/>
      <w:r w:rsidR="00592AB1" w:rsidRPr="00860957">
        <w:rPr>
          <w:rFonts w:ascii="Times New Roman" w:hAnsi="Times New Roman" w:cs="Times New Roman"/>
          <w:sz w:val="24"/>
          <w:szCs w:val="24"/>
        </w:rPr>
        <w:t xml:space="preserve"> e përgjigjeve nga autoritetet e huaja</w:t>
      </w:r>
      <w:r w:rsidR="00002526" w:rsidRPr="00860957">
        <w:rPr>
          <w:rFonts w:ascii="Times New Roman" w:hAnsi="Times New Roman" w:cs="Times New Roman"/>
          <w:sz w:val="24"/>
          <w:szCs w:val="24"/>
        </w:rPr>
        <w:t>,</w:t>
      </w:r>
      <w:r w:rsidR="00592AB1" w:rsidRPr="00860957">
        <w:rPr>
          <w:rFonts w:ascii="Times New Roman" w:hAnsi="Times New Roman" w:cs="Times New Roman"/>
          <w:sz w:val="24"/>
          <w:szCs w:val="24"/>
        </w:rPr>
        <w:t xml:space="preserve"> kërkuar me </w:t>
      </w:r>
      <w:proofErr w:type="spellStart"/>
      <w:r w:rsidR="00592AB1" w:rsidRPr="00860957">
        <w:rPr>
          <w:rFonts w:ascii="Times New Roman" w:hAnsi="Times New Roman" w:cs="Times New Roman"/>
          <w:sz w:val="24"/>
          <w:szCs w:val="24"/>
        </w:rPr>
        <w:t>letërporosi</w:t>
      </w:r>
      <w:proofErr w:type="spellEnd"/>
      <w:r w:rsidR="00002526" w:rsidRPr="00860957">
        <w:rPr>
          <w:rFonts w:ascii="Times New Roman" w:hAnsi="Times New Roman" w:cs="Times New Roman"/>
          <w:sz w:val="24"/>
          <w:szCs w:val="24"/>
        </w:rPr>
        <w:t>,</w:t>
      </w:r>
      <w:r w:rsidR="00592AB1" w:rsidRPr="00860957">
        <w:rPr>
          <w:rFonts w:ascii="Times New Roman" w:hAnsi="Times New Roman" w:cs="Times New Roman"/>
          <w:sz w:val="24"/>
          <w:szCs w:val="24"/>
        </w:rPr>
        <w:t xml:space="preserve"> është një rast i përsëritur nga subjekti. Në këto rrethana, mosveprimet e subjektit në funksion të hetimeve sa më të plota për çështjen në fjalë, janë marrë në konsideratë në vlerësimin tërësor të aftësive profesionale të tij, në raport me të gjitha rrethanat dhe mangësitë e tjera t</w:t>
      </w:r>
      <w:r w:rsidR="001C5AB8" w:rsidRPr="00860957">
        <w:rPr>
          <w:rFonts w:ascii="Times New Roman" w:hAnsi="Times New Roman" w:cs="Times New Roman"/>
          <w:sz w:val="24"/>
          <w:szCs w:val="24"/>
        </w:rPr>
        <w:t>ë</w:t>
      </w:r>
      <w:r w:rsidR="00592AB1" w:rsidRPr="00860957">
        <w:rPr>
          <w:rFonts w:ascii="Times New Roman" w:hAnsi="Times New Roman" w:cs="Times New Roman"/>
          <w:sz w:val="24"/>
          <w:szCs w:val="24"/>
        </w:rPr>
        <w:t xml:space="preserve"> evidentuara gjatë vlerësimit të aftësive profesionale.</w:t>
      </w:r>
      <w:r w:rsidR="001E72A7" w:rsidRPr="00860957">
        <w:rPr>
          <w:rFonts w:ascii="Times New Roman" w:hAnsi="Times New Roman" w:cs="Times New Roman"/>
          <w:sz w:val="24"/>
          <w:szCs w:val="24"/>
        </w:rPr>
        <w:t xml:space="preserve"> </w:t>
      </w:r>
    </w:p>
    <w:p w14:paraId="6B186712" w14:textId="77777777" w:rsidR="003C2F92" w:rsidRPr="00860957" w:rsidRDefault="003C2F92" w:rsidP="00C03AA8">
      <w:pPr>
        <w:pStyle w:val="ListParagraph"/>
        <w:spacing w:line="240" w:lineRule="auto"/>
        <w:ind w:left="0"/>
        <w:jc w:val="both"/>
        <w:rPr>
          <w:rFonts w:ascii="Times New Roman" w:hAnsi="Times New Roman" w:cs="Times New Roman"/>
          <w:sz w:val="16"/>
          <w:szCs w:val="16"/>
        </w:rPr>
      </w:pPr>
    </w:p>
    <w:p w14:paraId="63DC148B" w14:textId="14B9DC3C" w:rsidR="007F060C" w:rsidRPr="00860957" w:rsidRDefault="001E72A7" w:rsidP="00C03AA8">
      <w:pPr>
        <w:pStyle w:val="ListParagraph"/>
        <w:numPr>
          <w:ilvl w:val="1"/>
          <w:numId w:val="1"/>
        </w:numPr>
        <w:spacing w:line="240" w:lineRule="auto"/>
        <w:ind w:left="0" w:firstLine="0"/>
        <w:jc w:val="both"/>
        <w:rPr>
          <w:rFonts w:ascii="Times New Roman" w:hAnsi="Times New Roman" w:cs="Times New Roman"/>
          <w:sz w:val="24"/>
          <w:szCs w:val="24"/>
        </w:rPr>
      </w:pPr>
      <w:bookmarkStart w:id="208" w:name="_Hlk202793843"/>
      <w:r w:rsidRPr="00860957">
        <w:rPr>
          <w:rFonts w:ascii="Times New Roman" w:hAnsi="Times New Roman" w:cs="Times New Roman"/>
          <w:sz w:val="24"/>
          <w:szCs w:val="24"/>
        </w:rPr>
        <w:t>K</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t</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rfundim Komisioni e ka mb</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shtetur n</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arsyetimin </w:t>
      </w:r>
      <w:r w:rsidR="001C5AB8" w:rsidRPr="00860957">
        <w:rPr>
          <w:rFonts w:ascii="Times New Roman" w:hAnsi="Times New Roman" w:cs="Times New Roman"/>
          <w:sz w:val="24"/>
          <w:szCs w:val="24"/>
        </w:rPr>
        <w:t>n</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m</w:t>
      </w:r>
      <w:r w:rsidR="00600AA3" w:rsidRPr="00860957">
        <w:rPr>
          <w:rFonts w:ascii="Times New Roman" w:hAnsi="Times New Roman" w:cs="Times New Roman"/>
          <w:sz w:val="24"/>
          <w:szCs w:val="24"/>
        </w:rPr>
        <w:t>ë</w:t>
      </w:r>
      <w:r w:rsidR="00B92014" w:rsidRPr="00860957">
        <w:rPr>
          <w:rFonts w:ascii="Times New Roman" w:hAnsi="Times New Roman" w:cs="Times New Roman"/>
          <w:sz w:val="24"/>
          <w:szCs w:val="24"/>
        </w:rPr>
        <w:t>n</w:t>
      </w:r>
      <w:r w:rsidR="001C5AB8" w:rsidRPr="00860957">
        <w:rPr>
          <w:rFonts w:ascii="Times New Roman" w:hAnsi="Times New Roman" w:cs="Times New Roman"/>
          <w:sz w:val="24"/>
          <w:szCs w:val="24"/>
        </w:rPr>
        <w:t>yr</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t</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p</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rmbledhur </w:t>
      </w:r>
      <w:r w:rsidRPr="00860957">
        <w:rPr>
          <w:rFonts w:ascii="Times New Roman" w:hAnsi="Times New Roman" w:cs="Times New Roman"/>
          <w:sz w:val="24"/>
          <w:szCs w:val="24"/>
        </w:rPr>
        <w:t xml:space="preserve">se: - Subjekti ka vendosur katër herë pushimin e procedimit penal pa administruar përgjigjet e </w:t>
      </w:r>
      <w:proofErr w:type="spellStart"/>
      <w:r w:rsidRPr="00860957">
        <w:rPr>
          <w:rFonts w:ascii="Times New Roman" w:hAnsi="Times New Roman" w:cs="Times New Roman"/>
          <w:sz w:val="24"/>
          <w:szCs w:val="24"/>
        </w:rPr>
        <w:t>letërporosive</w:t>
      </w:r>
      <w:proofErr w:type="spellEnd"/>
      <w:r w:rsidRPr="00860957">
        <w:rPr>
          <w:rFonts w:ascii="Times New Roman" w:hAnsi="Times New Roman" w:cs="Times New Roman"/>
          <w:sz w:val="24"/>
          <w:szCs w:val="24"/>
        </w:rPr>
        <w:t xml:space="preserve"> të autoriteteve gjyqësore të huaja</w:t>
      </w:r>
      <w:r w:rsidR="001C5AB8" w:rsidRPr="00860957">
        <w:rPr>
          <w:rFonts w:ascii="Times New Roman" w:hAnsi="Times New Roman" w:cs="Times New Roman"/>
          <w:sz w:val="24"/>
          <w:szCs w:val="24"/>
        </w:rPr>
        <w:t xml:space="preserve">; </w:t>
      </w:r>
      <w:r w:rsidRPr="00860957">
        <w:rPr>
          <w:rFonts w:ascii="Times New Roman" w:hAnsi="Times New Roman" w:cs="Times New Roman"/>
          <w:sz w:val="24"/>
          <w:szCs w:val="24"/>
        </w:rPr>
        <w:t>- Në lidhje me mungesën e urdhrit për regjistrimin e emrit të personit të cilit i atribuohet vepra penale, në referencë të jurisprudencës së Kolegjeve të Bashkuara të Gjykatës së Lartë</w:t>
      </w:r>
      <w:r w:rsidR="003003AA" w:rsidRPr="00860957">
        <w:rPr>
          <w:rStyle w:val="FootnoteReference"/>
          <w:rFonts w:ascii="Times New Roman" w:hAnsi="Times New Roman" w:cs="Times New Roman"/>
          <w:sz w:val="24"/>
          <w:szCs w:val="24"/>
        </w:rPr>
        <w:footnoteReference w:id="33"/>
      </w:r>
      <w:r w:rsidRPr="00860957">
        <w:rPr>
          <w:rFonts w:ascii="Times New Roman" w:hAnsi="Times New Roman" w:cs="Times New Roman"/>
          <w:sz w:val="24"/>
          <w:szCs w:val="24"/>
        </w:rPr>
        <w:t xml:space="preserve">, </w:t>
      </w:r>
      <w:bookmarkEnd w:id="208"/>
      <w:r w:rsidRPr="00860957">
        <w:rPr>
          <w:rFonts w:ascii="Times New Roman" w:hAnsi="Times New Roman" w:cs="Times New Roman"/>
          <w:sz w:val="24"/>
          <w:szCs w:val="24"/>
        </w:rPr>
        <w:t>vlerësohet se argumentet e dhëna nga subjekti i rivlerësimit nuk qëndrojnë</w:t>
      </w:r>
      <w:r w:rsidR="00002526" w:rsidRPr="00860957">
        <w:rPr>
          <w:rFonts w:ascii="Times New Roman" w:hAnsi="Times New Roman" w:cs="Times New Roman"/>
          <w:sz w:val="24"/>
          <w:szCs w:val="24"/>
        </w:rPr>
        <w:t>,</w:t>
      </w:r>
      <w:r w:rsidRPr="00860957">
        <w:rPr>
          <w:rFonts w:ascii="Times New Roman" w:hAnsi="Times New Roman" w:cs="Times New Roman"/>
          <w:sz w:val="24"/>
          <w:szCs w:val="24"/>
        </w:rPr>
        <w:t xml:space="preserve"> duke qenë se në rastin konkret në kallëzimin penal të paraqitur nga Drejtoria e Policisë së Qarkut Shkodër identifikohet qartësisht emri i shtetasit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3003AA" w:rsidRPr="00860957">
        <w:rPr>
          <w:rFonts w:ascii="Times New Roman" w:hAnsi="Times New Roman" w:cs="Times New Roman"/>
          <w:sz w:val="24"/>
          <w:szCs w:val="24"/>
        </w:rPr>
        <w:t xml:space="preserve">dhe </w:t>
      </w:r>
      <w:r w:rsidRPr="00860957">
        <w:rPr>
          <w:rFonts w:ascii="Times New Roman" w:hAnsi="Times New Roman" w:cs="Times New Roman"/>
          <w:sz w:val="24"/>
          <w:szCs w:val="24"/>
        </w:rPr>
        <w:t>subjekti i rivlerësimit duhet të kishte regjistruar, krahas veprës, edhe emrin e k</w:t>
      </w:r>
      <w:r w:rsidR="001C5AB8" w:rsidRPr="00860957">
        <w:rPr>
          <w:rFonts w:ascii="Times New Roman" w:hAnsi="Times New Roman" w:cs="Times New Roman"/>
          <w:sz w:val="24"/>
          <w:szCs w:val="24"/>
        </w:rPr>
        <w:t>ë</w:t>
      </w:r>
      <w:r w:rsidRPr="00860957">
        <w:rPr>
          <w:rFonts w:ascii="Times New Roman" w:hAnsi="Times New Roman" w:cs="Times New Roman"/>
          <w:sz w:val="24"/>
          <w:szCs w:val="24"/>
        </w:rPr>
        <w:t xml:space="preserve">tij shtetasi si person të cilit i atribuohet vepra penale. - Në lidhje me mungesën e veprimeve hetimore, </w:t>
      </w:r>
      <w:r w:rsidR="00002526" w:rsidRPr="00860957">
        <w:rPr>
          <w:rFonts w:ascii="Times New Roman" w:hAnsi="Times New Roman" w:cs="Times New Roman"/>
          <w:sz w:val="24"/>
          <w:szCs w:val="24"/>
        </w:rPr>
        <w:t>p</w:t>
      </w:r>
      <w:r w:rsidR="0002617C" w:rsidRPr="00860957">
        <w:rPr>
          <w:rFonts w:ascii="Times New Roman" w:hAnsi="Times New Roman" w:cs="Times New Roman"/>
          <w:sz w:val="24"/>
          <w:szCs w:val="24"/>
        </w:rPr>
        <w:t>ë</w:t>
      </w:r>
      <w:r w:rsidR="00002526" w:rsidRPr="00860957">
        <w:rPr>
          <w:rFonts w:ascii="Times New Roman" w:hAnsi="Times New Roman" w:cs="Times New Roman"/>
          <w:sz w:val="24"/>
          <w:szCs w:val="24"/>
        </w:rPr>
        <w:t xml:space="preserve">r </w:t>
      </w:r>
      <w:r w:rsidRPr="00860957">
        <w:rPr>
          <w:rFonts w:ascii="Times New Roman" w:hAnsi="Times New Roman" w:cs="Times New Roman"/>
          <w:sz w:val="24"/>
          <w:szCs w:val="24"/>
        </w:rPr>
        <w:t xml:space="preserve">shtetasin </w:t>
      </w:r>
      <w:r w:rsidR="00600AA3" w:rsidRPr="00860957">
        <w:rPr>
          <w:rFonts w:ascii="Times New Roman" w:hAnsi="Times New Roman" w:cs="Times New Roman"/>
          <w:sz w:val="24"/>
          <w:szCs w:val="24"/>
        </w:rPr>
        <w:t xml:space="preserve">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me mbiemrin e tij të mëparshëm</w:t>
      </w:r>
      <w:r w:rsidR="00037C72" w:rsidRPr="00860957">
        <w:rPr>
          <w:rFonts w:ascii="Times New Roman" w:hAnsi="Times New Roman" w:cs="Times New Roman"/>
          <w:sz w:val="24"/>
          <w:szCs w:val="24"/>
        </w:rPr>
        <w:t xml:space="preserve"> </w:t>
      </w:r>
      <w:r w:rsidRPr="00860957">
        <w:rPr>
          <w:rFonts w:ascii="Times New Roman" w:hAnsi="Times New Roman" w:cs="Times New Roman"/>
          <w:sz w:val="24"/>
          <w:szCs w:val="24"/>
        </w:rPr>
        <w:t>Podgorica, bashkëshortes, apo babait të tij, argumentet e dhëna nga subjekti se për ta nuk ka pasur informacione në materialin fillestar të Policisë, nuk qëndrojnë dhe janë tërësisht të pabazuara</w:t>
      </w:r>
      <w:r w:rsidR="00600AA3" w:rsidRPr="00860957">
        <w:rPr>
          <w:rFonts w:ascii="Times New Roman" w:hAnsi="Times New Roman" w:cs="Times New Roman"/>
          <w:sz w:val="24"/>
          <w:szCs w:val="24"/>
        </w:rPr>
        <w:t xml:space="preserve"> për sa kohë o</w:t>
      </w:r>
      <w:r w:rsidRPr="00860957">
        <w:rPr>
          <w:rFonts w:ascii="Times New Roman" w:hAnsi="Times New Roman" w:cs="Times New Roman"/>
          <w:sz w:val="24"/>
          <w:szCs w:val="24"/>
        </w:rPr>
        <w:t xml:space="preserve">rgani i akuzës gëzon të drejtën ekskluzive që i njeh ligji të kryejë hetime të </w:t>
      </w:r>
      <w:r w:rsidRPr="00860957">
        <w:rPr>
          <w:rFonts w:ascii="Times New Roman" w:hAnsi="Times New Roman" w:cs="Times New Roman"/>
          <w:sz w:val="24"/>
          <w:szCs w:val="24"/>
        </w:rPr>
        <w:lastRenderedPageBreak/>
        <w:t xml:space="preserve">pavarura, të pakushtëzuara nga veprimtaria hetimore e institucioneve të tjera. </w:t>
      </w:r>
      <w:r w:rsidR="00C3701D" w:rsidRPr="00860957">
        <w:rPr>
          <w:rFonts w:ascii="Times New Roman" w:hAnsi="Times New Roman" w:cs="Times New Roman"/>
          <w:sz w:val="24"/>
          <w:szCs w:val="24"/>
        </w:rPr>
        <w:t>M</w:t>
      </w:r>
      <w:r w:rsidRPr="00860957">
        <w:rPr>
          <w:rFonts w:ascii="Times New Roman" w:hAnsi="Times New Roman" w:cs="Times New Roman"/>
          <w:sz w:val="24"/>
          <w:szCs w:val="24"/>
        </w:rPr>
        <w:t xml:space="preserve">oskryerja e hetimeve të plota në lidhje me të dyshuarin kryesor dhe personat e tij më të afërt, të cilat konsiderohen bazike nga ana e Komisionit në rastin konkret, tregojnë mangësi serioze në drejtim të hetimit të çështjes. - </w:t>
      </w:r>
      <w:r w:rsidR="00600AA3" w:rsidRPr="00860957">
        <w:rPr>
          <w:rFonts w:ascii="Times New Roman" w:hAnsi="Times New Roman" w:cs="Times New Roman"/>
          <w:sz w:val="24"/>
          <w:szCs w:val="24"/>
        </w:rPr>
        <w:t>S</w:t>
      </w:r>
      <w:r w:rsidRPr="00860957">
        <w:rPr>
          <w:rFonts w:ascii="Times New Roman" w:hAnsi="Times New Roman" w:cs="Times New Roman"/>
          <w:sz w:val="24"/>
          <w:szCs w:val="24"/>
        </w:rPr>
        <w:t xml:space="preserve">ubjektit </w:t>
      </w:r>
      <w:r w:rsidR="00600AA3" w:rsidRPr="00860957">
        <w:rPr>
          <w:rFonts w:ascii="Times New Roman" w:hAnsi="Times New Roman" w:cs="Times New Roman"/>
          <w:sz w:val="24"/>
          <w:szCs w:val="24"/>
        </w:rPr>
        <w:t xml:space="preserve">nuk </w:t>
      </w:r>
      <w:r w:rsidRPr="00860957">
        <w:rPr>
          <w:rFonts w:ascii="Times New Roman" w:hAnsi="Times New Roman" w:cs="Times New Roman"/>
          <w:sz w:val="24"/>
          <w:szCs w:val="24"/>
        </w:rPr>
        <w:t xml:space="preserve">ka kryer verifikime në lidhje me identifikimin e shtetasit Agron </w:t>
      </w:r>
      <w:proofErr w:type="spellStart"/>
      <w:r w:rsidRPr="00860957">
        <w:rPr>
          <w:rFonts w:ascii="Times New Roman" w:hAnsi="Times New Roman" w:cs="Times New Roman"/>
          <w:sz w:val="24"/>
          <w:szCs w:val="24"/>
        </w:rPr>
        <w:t>Muçaj</w:t>
      </w:r>
      <w:proofErr w:type="spellEnd"/>
      <w:r w:rsidRPr="00860957">
        <w:rPr>
          <w:rFonts w:ascii="Times New Roman" w:hAnsi="Times New Roman" w:cs="Times New Roman"/>
          <w:sz w:val="24"/>
          <w:szCs w:val="24"/>
        </w:rPr>
        <w:t xml:space="preserve"> </w:t>
      </w:r>
      <w:r w:rsidR="00C3701D" w:rsidRPr="00860957">
        <w:rPr>
          <w:rFonts w:ascii="Times New Roman" w:hAnsi="Times New Roman" w:cs="Times New Roman"/>
          <w:sz w:val="24"/>
          <w:szCs w:val="24"/>
        </w:rPr>
        <w:t>t</w:t>
      </w:r>
      <w:r w:rsidR="0002617C" w:rsidRPr="00860957">
        <w:rPr>
          <w:rFonts w:ascii="Times New Roman" w:hAnsi="Times New Roman" w:cs="Times New Roman"/>
          <w:sz w:val="24"/>
          <w:szCs w:val="24"/>
        </w:rPr>
        <w:t>ë</w:t>
      </w:r>
      <w:r w:rsidR="00C3701D" w:rsidRPr="00860957">
        <w:rPr>
          <w:rFonts w:ascii="Times New Roman" w:hAnsi="Times New Roman" w:cs="Times New Roman"/>
          <w:sz w:val="24"/>
          <w:szCs w:val="24"/>
        </w:rPr>
        <w:t xml:space="preserve"> identifikuar </w:t>
      </w:r>
      <w:r w:rsidRPr="00860957">
        <w:rPr>
          <w:rFonts w:ascii="Times New Roman" w:hAnsi="Times New Roman" w:cs="Times New Roman"/>
          <w:sz w:val="24"/>
          <w:szCs w:val="24"/>
        </w:rPr>
        <w:t>si</w:t>
      </w:r>
      <w:r w:rsidR="00600AA3"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Islam </w:t>
      </w:r>
      <w:proofErr w:type="spellStart"/>
      <w:r w:rsidRPr="00860957">
        <w:rPr>
          <w:rFonts w:ascii="Times New Roman" w:hAnsi="Times New Roman" w:cs="Times New Roman"/>
          <w:sz w:val="24"/>
          <w:szCs w:val="24"/>
        </w:rPr>
        <w:t>Vucaj</w:t>
      </w:r>
      <w:proofErr w:type="spellEnd"/>
      <w:r w:rsidR="00600AA3" w:rsidRPr="00860957">
        <w:rPr>
          <w:rFonts w:ascii="Times New Roman" w:hAnsi="Times New Roman" w:cs="Times New Roman"/>
          <w:sz w:val="24"/>
          <w:szCs w:val="24"/>
        </w:rPr>
        <w:t xml:space="preserve">, </w:t>
      </w:r>
      <w:r w:rsidR="001C5AB8" w:rsidRPr="00860957">
        <w:rPr>
          <w:rFonts w:ascii="Times New Roman" w:hAnsi="Times New Roman" w:cs="Times New Roman"/>
          <w:sz w:val="24"/>
          <w:szCs w:val="24"/>
        </w:rPr>
        <w:t>duke u mjaftuar me</w:t>
      </w:r>
      <w:r w:rsidRPr="00860957">
        <w:rPr>
          <w:rFonts w:ascii="Times New Roman" w:hAnsi="Times New Roman" w:cs="Times New Roman"/>
          <w:sz w:val="24"/>
          <w:szCs w:val="24"/>
        </w:rPr>
        <w:t xml:space="preserve"> administr</w:t>
      </w:r>
      <w:r w:rsidR="001C5AB8" w:rsidRPr="00860957">
        <w:rPr>
          <w:rFonts w:ascii="Times New Roman" w:hAnsi="Times New Roman" w:cs="Times New Roman"/>
          <w:sz w:val="24"/>
          <w:szCs w:val="24"/>
        </w:rPr>
        <w:t>imin e</w:t>
      </w:r>
      <w:r w:rsidRPr="00860957">
        <w:rPr>
          <w:rFonts w:ascii="Times New Roman" w:hAnsi="Times New Roman" w:cs="Times New Roman"/>
          <w:sz w:val="24"/>
          <w:szCs w:val="24"/>
        </w:rPr>
        <w:t xml:space="preserve"> shkresë</w:t>
      </w:r>
      <w:r w:rsidR="001C5AB8" w:rsidRPr="00860957">
        <w:rPr>
          <w:rFonts w:ascii="Times New Roman" w:hAnsi="Times New Roman" w:cs="Times New Roman"/>
          <w:sz w:val="24"/>
          <w:szCs w:val="24"/>
        </w:rPr>
        <w:t>s</w:t>
      </w:r>
      <w:r w:rsidRPr="00860957">
        <w:rPr>
          <w:rFonts w:ascii="Times New Roman" w:hAnsi="Times New Roman" w:cs="Times New Roman"/>
          <w:sz w:val="24"/>
          <w:szCs w:val="24"/>
        </w:rPr>
        <w:t xml:space="preserve"> nr. 9125/1 prot., datë 25.11.2011 të BKT-së, </w:t>
      </w:r>
      <w:r w:rsidR="001C5AB8" w:rsidRPr="00860957">
        <w:rPr>
          <w:rFonts w:ascii="Times New Roman" w:hAnsi="Times New Roman" w:cs="Times New Roman"/>
          <w:sz w:val="24"/>
          <w:szCs w:val="24"/>
        </w:rPr>
        <w:t>pa kryer</w:t>
      </w:r>
      <w:r w:rsidRPr="00860957">
        <w:rPr>
          <w:rFonts w:ascii="Times New Roman" w:hAnsi="Times New Roman" w:cs="Times New Roman"/>
          <w:sz w:val="24"/>
          <w:szCs w:val="24"/>
        </w:rPr>
        <w:t xml:space="preserve"> veprime të tjera</w:t>
      </w:r>
      <w:r w:rsidR="00C3701D" w:rsidRPr="00860957">
        <w:rPr>
          <w:rFonts w:ascii="Times New Roman" w:hAnsi="Times New Roman" w:cs="Times New Roman"/>
          <w:sz w:val="24"/>
          <w:szCs w:val="24"/>
        </w:rPr>
        <w:t xml:space="preserve"> hetimore</w:t>
      </w:r>
      <w:r w:rsidRPr="00860957">
        <w:rPr>
          <w:rFonts w:ascii="Times New Roman" w:hAnsi="Times New Roman" w:cs="Times New Roman"/>
          <w:sz w:val="24"/>
          <w:szCs w:val="24"/>
        </w:rPr>
        <w:t xml:space="preserve"> </w:t>
      </w:r>
      <w:r w:rsidR="00600AA3" w:rsidRPr="00860957">
        <w:rPr>
          <w:rFonts w:ascii="Times New Roman" w:hAnsi="Times New Roman" w:cs="Times New Roman"/>
          <w:sz w:val="24"/>
          <w:szCs w:val="24"/>
        </w:rPr>
        <w:t>që e</w:t>
      </w:r>
      <w:r w:rsidR="001C5AB8" w:rsidRPr="00860957">
        <w:rPr>
          <w:rFonts w:ascii="Times New Roman" w:hAnsi="Times New Roman" w:cs="Times New Roman"/>
          <w:sz w:val="24"/>
          <w:szCs w:val="24"/>
        </w:rPr>
        <w:t xml:space="preserve"> </w:t>
      </w:r>
      <w:r w:rsidRPr="00860957">
        <w:rPr>
          <w:rFonts w:ascii="Times New Roman" w:hAnsi="Times New Roman" w:cs="Times New Roman"/>
          <w:sz w:val="24"/>
          <w:szCs w:val="24"/>
        </w:rPr>
        <w:t>identifiko</w:t>
      </w:r>
      <w:r w:rsidR="00600AA3" w:rsidRPr="00860957">
        <w:rPr>
          <w:rFonts w:ascii="Times New Roman" w:hAnsi="Times New Roman" w:cs="Times New Roman"/>
          <w:sz w:val="24"/>
          <w:szCs w:val="24"/>
        </w:rPr>
        <w:t>jnë atë</w:t>
      </w:r>
      <w:r w:rsidR="001C5AB8" w:rsidRPr="00860957">
        <w:rPr>
          <w:rFonts w:ascii="Times New Roman" w:hAnsi="Times New Roman" w:cs="Times New Roman"/>
          <w:sz w:val="24"/>
          <w:szCs w:val="24"/>
        </w:rPr>
        <w:t xml:space="preserve"> si Agron </w:t>
      </w:r>
      <w:proofErr w:type="spellStart"/>
      <w:r w:rsidR="001C5AB8" w:rsidRPr="00860957">
        <w:rPr>
          <w:rFonts w:ascii="Times New Roman" w:hAnsi="Times New Roman" w:cs="Times New Roman"/>
          <w:sz w:val="24"/>
          <w:szCs w:val="24"/>
        </w:rPr>
        <w:t>Muçaj</w:t>
      </w:r>
      <w:proofErr w:type="spellEnd"/>
      <w:r w:rsidR="001C5AB8" w:rsidRPr="00860957">
        <w:rPr>
          <w:rFonts w:ascii="Times New Roman" w:hAnsi="Times New Roman" w:cs="Times New Roman"/>
          <w:sz w:val="24"/>
          <w:szCs w:val="24"/>
        </w:rPr>
        <w:t xml:space="preserve">. - Lidhur me konstatimin mbi mungesën e burimit të 200.000 eurove dhe depozitave të tjera bankare, ashtu sikurse konfirmohet edhe nga subjekti, në përfundim të hetimit ky burim mbeti i paprovuar. Komisioni duke mbajtur në konsideratë faktin që në një procedim penal barrën e provës për të provuar kryerjen e veprës penale e ka organi i akuzës, vlerëson se </w:t>
      </w:r>
      <w:proofErr w:type="spellStart"/>
      <w:r w:rsidR="001C5AB8" w:rsidRPr="00860957">
        <w:rPr>
          <w:rFonts w:ascii="Times New Roman" w:hAnsi="Times New Roman" w:cs="Times New Roman"/>
          <w:sz w:val="24"/>
          <w:szCs w:val="24"/>
        </w:rPr>
        <w:t>mosvërtetimi</w:t>
      </w:r>
      <w:proofErr w:type="spellEnd"/>
      <w:r w:rsidR="001C5AB8" w:rsidRPr="00860957">
        <w:rPr>
          <w:rFonts w:ascii="Times New Roman" w:hAnsi="Times New Roman" w:cs="Times New Roman"/>
          <w:sz w:val="24"/>
          <w:szCs w:val="24"/>
        </w:rPr>
        <w:t xml:space="preserve"> i burimit t</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 ligjshëm të shum</w:t>
      </w:r>
      <w:r w:rsidR="00600AA3" w:rsidRPr="00860957">
        <w:rPr>
          <w:rFonts w:ascii="Times New Roman" w:hAnsi="Times New Roman" w:cs="Times New Roman"/>
          <w:sz w:val="24"/>
          <w:szCs w:val="24"/>
        </w:rPr>
        <w:t>ë</w:t>
      </w:r>
      <w:r w:rsidR="001C5AB8" w:rsidRPr="00860957">
        <w:rPr>
          <w:rFonts w:ascii="Times New Roman" w:hAnsi="Times New Roman" w:cs="Times New Roman"/>
          <w:sz w:val="24"/>
          <w:szCs w:val="24"/>
        </w:rPr>
        <w:t xml:space="preserve">s 200.000 euro, ka ardhur si pasojë e mungesës </w:t>
      </w:r>
      <w:r w:rsidR="00600AA3" w:rsidRPr="00860957">
        <w:rPr>
          <w:rFonts w:ascii="Times New Roman" w:hAnsi="Times New Roman" w:cs="Times New Roman"/>
          <w:sz w:val="24"/>
          <w:szCs w:val="24"/>
        </w:rPr>
        <w:t>së</w:t>
      </w:r>
      <w:r w:rsidR="001C5AB8" w:rsidRPr="00860957">
        <w:rPr>
          <w:rFonts w:ascii="Times New Roman" w:hAnsi="Times New Roman" w:cs="Times New Roman"/>
          <w:sz w:val="24"/>
          <w:szCs w:val="24"/>
        </w:rPr>
        <w:t xml:space="preserve"> një hetimi të plotë dhe të gjithanshëm nga ana e subjektit të rivlerësimit.</w:t>
      </w:r>
    </w:p>
    <w:p w14:paraId="40F61A72" w14:textId="77777777" w:rsidR="00B92014" w:rsidRPr="00860957" w:rsidRDefault="00B92014" w:rsidP="00C03AA8">
      <w:pPr>
        <w:pStyle w:val="ListParagraph"/>
        <w:spacing w:line="240" w:lineRule="auto"/>
        <w:ind w:left="0"/>
        <w:jc w:val="both"/>
        <w:rPr>
          <w:rFonts w:ascii="Times New Roman" w:hAnsi="Times New Roman" w:cs="Times New Roman"/>
          <w:sz w:val="24"/>
          <w:szCs w:val="24"/>
        </w:rPr>
      </w:pPr>
    </w:p>
    <w:p w14:paraId="130B3C1C" w14:textId="77777777" w:rsidR="00741F9C" w:rsidRPr="007038D9" w:rsidRDefault="00741F9C" w:rsidP="00741F9C">
      <w:pPr>
        <w:pStyle w:val="ListParagraph"/>
        <w:spacing w:line="240" w:lineRule="auto"/>
        <w:ind w:left="360"/>
        <w:jc w:val="both"/>
        <w:rPr>
          <w:ins w:id="209" w:author="Admin" w:date="2025-07-08T11:03:00Z"/>
          <w:rFonts w:ascii="Times New Roman" w:hAnsi="Times New Roman" w:cs="Times New Roman"/>
          <w:sz w:val="24"/>
          <w:szCs w:val="24"/>
        </w:rPr>
      </w:pPr>
      <w:ins w:id="210" w:author="Admin" w:date="2025-07-08T11:03:00Z">
        <w:r w:rsidRPr="00417C52">
          <w:rPr>
            <w:rFonts w:ascii="Times New Roman" w:eastAsia="Calibri" w:hAnsi="Times New Roman" w:cs="Times New Roman"/>
            <w:iCs/>
            <w:color w:val="FF0000"/>
            <w:sz w:val="24"/>
            <w:szCs w:val="24"/>
            <w:highlight w:val="yellow"/>
          </w:rPr>
          <w:t>Fillon MARINELA</w:t>
        </w:r>
      </w:ins>
    </w:p>
    <w:p w14:paraId="0B873BDF" w14:textId="2B72920B" w:rsidR="00EB2475" w:rsidRPr="00860957" w:rsidRDefault="003715B6" w:rsidP="00CB64B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Subjekti i rivler</w:t>
      </w:r>
      <w:r w:rsidR="007F060C" w:rsidRPr="00860957">
        <w:rPr>
          <w:rFonts w:ascii="Times New Roman" w:eastAsia="Batang" w:hAnsi="Times New Roman" w:cs="Times New Roman"/>
          <w:kern w:val="0"/>
          <w:sz w:val="24"/>
          <w:szCs w:val="24"/>
          <w14:ligatures w14:val="none"/>
        </w:rPr>
        <w:t>ësi</w:t>
      </w:r>
      <w:r w:rsidRPr="00860957">
        <w:rPr>
          <w:rFonts w:ascii="Times New Roman" w:eastAsia="Batang" w:hAnsi="Times New Roman" w:cs="Times New Roman"/>
          <w:kern w:val="0"/>
          <w:sz w:val="24"/>
          <w:szCs w:val="24"/>
          <w14:ligatures w14:val="none"/>
        </w:rPr>
        <w:t>mit ka kund</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rshtuar </w:t>
      </w:r>
      <w:r w:rsidR="00B92014" w:rsidRPr="00860957">
        <w:rPr>
          <w:rFonts w:ascii="Times New Roman" w:eastAsia="Batang" w:hAnsi="Times New Roman" w:cs="Times New Roman"/>
          <w:kern w:val="0"/>
          <w:sz w:val="24"/>
          <w:szCs w:val="24"/>
          <w14:ligatures w14:val="none"/>
        </w:rPr>
        <w:t>si t</w:t>
      </w:r>
      <w:r w:rsidR="00D50C9C" w:rsidRPr="00860957">
        <w:rPr>
          <w:rFonts w:ascii="Times New Roman" w:eastAsia="Batang" w:hAnsi="Times New Roman" w:cs="Times New Roman"/>
          <w:kern w:val="0"/>
          <w:sz w:val="24"/>
          <w:szCs w:val="24"/>
          <w14:ligatures w14:val="none"/>
        </w:rPr>
        <w:t>ë</w:t>
      </w:r>
      <w:r w:rsidR="00B92014" w:rsidRPr="00860957">
        <w:rPr>
          <w:rFonts w:ascii="Times New Roman" w:eastAsia="Batang" w:hAnsi="Times New Roman" w:cs="Times New Roman"/>
          <w:kern w:val="0"/>
          <w:sz w:val="24"/>
          <w:szCs w:val="24"/>
          <w14:ligatures w14:val="none"/>
        </w:rPr>
        <w:t xml:space="preserve"> pabazuar </w:t>
      </w:r>
      <w:r w:rsidRPr="00860957">
        <w:rPr>
          <w:rFonts w:ascii="Times New Roman" w:eastAsia="Batang" w:hAnsi="Times New Roman" w:cs="Times New Roman"/>
          <w:kern w:val="0"/>
          <w:sz w:val="24"/>
          <w:szCs w:val="24"/>
          <w14:ligatures w14:val="none"/>
        </w:rPr>
        <w:t>konkluzionin e Komisionit n</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lidhje me k</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procedim penal duke pretenduar</w:t>
      </w:r>
      <w:r w:rsidR="00B92014" w:rsidRPr="00860957">
        <w:rPr>
          <w:rFonts w:ascii="Times New Roman" w:eastAsia="Batang" w:hAnsi="Times New Roman" w:cs="Times New Roman"/>
          <w:kern w:val="0"/>
          <w:sz w:val="24"/>
          <w:szCs w:val="24"/>
          <w14:ligatures w14:val="none"/>
        </w:rPr>
        <w:t xml:space="preserve"> se </w:t>
      </w:r>
      <w:proofErr w:type="spellStart"/>
      <w:r w:rsidR="00B92014" w:rsidRPr="00860957">
        <w:rPr>
          <w:rFonts w:ascii="Times New Roman" w:eastAsia="Batang" w:hAnsi="Times New Roman" w:cs="Times New Roman"/>
          <w:kern w:val="0"/>
          <w:sz w:val="24"/>
          <w:szCs w:val="24"/>
          <w14:ligatures w14:val="none"/>
        </w:rPr>
        <w:t>m</w:t>
      </w:r>
      <w:r w:rsidR="00EB1E2F" w:rsidRPr="00860957">
        <w:rPr>
          <w:rFonts w:ascii="Times New Roman" w:eastAsia="Batang" w:hAnsi="Times New Roman" w:cs="Times New Roman"/>
          <w:kern w:val="0"/>
          <w:sz w:val="24"/>
          <w:szCs w:val="24"/>
          <w14:ligatures w14:val="none"/>
        </w:rPr>
        <w:t>ospritja</w:t>
      </w:r>
      <w:proofErr w:type="spellEnd"/>
      <w:r w:rsidR="00EB1E2F" w:rsidRPr="00860957">
        <w:rPr>
          <w:rFonts w:ascii="Times New Roman" w:eastAsia="Batang" w:hAnsi="Times New Roman" w:cs="Times New Roman"/>
          <w:kern w:val="0"/>
          <w:sz w:val="24"/>
          <w:szCs w:val="24"/>
          <w14:ligatures w14:val="none"/>
        </w:rPr>
        <w:t xml:space="preserve"> e 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rgjigjeve nga autoritetet e huaja </w:t>
      </w:r>
      <w:r w:rsidR="00B92014" w:rsidRPr="00860957">
        <w:rPr>
          <w:rFonts w:ascii="Times New Roman" w:eastAsia="Batang" w:hAnsi="Times New Roman" w:cs="Times New Roman"/>
          <w:kern w:val="0"/>
          <w:sz w:val="24"/>
          <w:szCs w:val="24"/>
          <w14:ligatures w14:val="none"/>
        </w:rPr>
        <w:t>kërkuar</w:t>
      </w:r>
      <w:r w:rsidR="00EB1E2F" w:rsidRPr="00860957">
        <w:rPr>
          <w:rFonts w:ascii="Times New Roman" w:eastAsia="Batang" w:hAnsi="Times New Roman" w:cs="Times New Roman"/>
          <w:kern w:val="0"/>
          <w:sz w:val="24"/>
          <w:szCs w:val="24"/>
          <w14:ligatures w14:val="none"/>
        </w:rPr>
        <w:t xml:space="preserve"> me </w:t>
      </w:r>
      <w:proofErr w:type="spellStart"/>
      <w:r w:rsidR="007F060C" w:rsidRPr="00860957">
        <w:rPr>
          <w:rFonts w:ascii="Times New Roman" w:eastAsia="Batang" w:hAnsi="Times New Roman" w:cs="Times New Roman"/>
          <w:kern w:val="0"/>
          <w:sz w:val="24"/>
          <w:szCs w:val="24"/>
          <w14:ligatures w14:val="none"/>
        </w:rPr>
        <w:t>l</w:t>
      </w:r>
      <w:r w:rsidR="00EB1E2F" w:rsidRPr="00860957">
        <w:rPr>
          <w:rFonts w:ascii="Times New Roman" w:eastAsia="Batang" w:hAnsi="Times New Roman" w:cs="Times New Roman"/>
          <w:kern w:val="0"/>
          <w:sz w:val="24"/>
          <w:szCs w:val="24"/>
          <w14:ligatures w14:val="none"/>
        </w:rPr>
        <w:t>et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rporosi</w:t>
      </w:r>
      <w:proofErr w:type="spellEnd"/>
      <w:r w:rsidR="00EB1E2F" w:rsidRPr="00860957">
        <w:rPr>
          <w:rFonts w:ascii="Times New Roman" w:eastAsia="Batang" w:hAnsi="Times New Roman" w:cs="Times New Roman"/>
          <w:kern w:val="0"/>
          <w:sz w:val="24"/>
          <w:szCs w:val="24"/>
          <w14:ligatures w14:val="none"/>
        </w:rPr>
        <w:t xml:space="preserve"> </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sht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praktik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e unifikuar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gjitha zyrat e prokurorive. </w:t>
      </w:r>
      <w:r w:rsidR="00B92014" w:rsidRPr="00860957">
        <w:rPr>
          <w:rFonts w:ascii="Times New Roman" w:eastAsia="Batang" w:hAnsi="Times New Roman" w:cs="Times New Roman"/>
          <w:kern w:val="0"/>
          <w:sz w:val="24"/>
          <w:szCs w:val="24"/>
          <w14:ligatures w14:val="none"/>
        </w:rPr>
        <w:t>Sipas tij, z</w:t>
      </w:r>
      <w:r w:rsidR="00EB1E2F" w:rsidRPr="00860957">
        <w:rPr>
          <w:rFonts w:ascii="Times New Roman" w:eastAsia="Batang" w:hAnsi="Times New Roman" w:cs="Times New Roman"/>
          <w:kern w:val="0"/>
          <w:sz w:val="24"/>
          <w:szCs w:val="24"/>
          <w14:ligatures w14:val="none"/>
        </w:rPr>
        <w:t>yra e Prokurorit t</w:t>
      </w:r>
      <w:r w:rsidR="007F060C" w:rsidRPr="00860957">
        <w:rPr>
          <w:rFonts w:ascii="Times New Roman" w:eastAsia="Batang" w:hAnsi="Times New Roman" w:cs="Times New Roman"/>
          <w:kern w:val="0"/>
          <w:sz w:val="24"/>
          <w:szCs w:val="24"/>
          <w14:ligatures w14:val="none"/>
        </w:rPr>
        <w:t xml:space="preserve">ë </w:t>
      </w:r>
      <w:r w:rsidR="00EB1E2F" w:rsidRPr="00860957">
        <w:rPr>
          <w:rFonts w:ascii="Times New Roman" w:eastAsia="Batang" w:hAnsi="Times New Roman" w:cs="Times New Roman"/>
          <w:kern w:val="0"/>
          <w:sz w:val="24"/>
          <w:szCs w:val="24"/>
          <w14:ligatures w14:val="none"/>
        </w:rPr>
        <w:t>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rgjithsh</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m ka kryer</w:t>
      </w:r>
      <w:r w:rsidR="00F16ADD" w:rsidRPr="00860957">
        <w:rPr>
          <w:rFonts w:ascii="Times New Roman" w:eastAsia="Batang" w:hAnsi="Times New Roman" w:cs="Times New Roman"/>
          <w:kern w:val="0"/>
          <w:sz w:val="24"/>
          <w:szCs w:val="24"/>
          <w14:ligatures w14:val="none"/>
        </w:rPr>
        <w:t xml:space="preserve"> </w:t>
      </w:r>
      <w:r w:rsidR="00EB1E2F" w:rsidRPr="00860957">
        <w:rPr>
          <w:rFonts w:ascii="Times New Roman" w:eastAsia="Batang" w:hAnsi="Times New Roman" w:cs="Times New Roman"/>
          <w:kern w:val="0"/>
          <w:sz w:val="24"/>
          <w:szCs w:val="24"/>
          <w14:ligatures w14:val="none"/>
        </w:rPr>
        <w:t>kontroll mbi 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w:t>
      </w:r>
      <w:r w:rsidR="007F060C" w:rsidRPr="00860957">
        <w:rPr>
          <w:rFonts w:ascii="Times New Roman" w:eastAsia="Batang" w:hAnsi="Times New Roman" w:cs="Times New Roman"/>
          <w:kern w:val="0"/>
          <w:sz w:val="24"/>
          <w:szCs w:val="24"/>
          <w14:ligatures w14:val="none"/>
        </w:rPr>
        <w:t>çështje</w:t>
      </w:r>
      <w:r w:rsidR="00EB1E2F" w:rsidRPr="00860957">
        <w:rPr>
          <w:rFonts w:ascii="Times New Roman" w:eastAsia="Batang" w:hAnsi="Times New Roman" w:cs="Times New Roman"/>
          <w:kern w:val="0"/>
          <w:sz w:val="24"/>
          <w:szCs w:val="24"/>
          <w14:ligatures w14:val="none"/>
        </w:rPr>
        <w:t xml:space="preserve"> mbi baz</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n e parimit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vet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kontrollit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prokuroris</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si organ i centralizuar dhe e ka gjetur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drejt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dhe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bazuar vendimin.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k</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rast duhet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mbahen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konsiderat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edhe p</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rfundimet e arritura nga Gjykata Kushtetuese n</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vendimin nr. 11, dat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02.04.2003, ku nd</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r t</w:t>
      </w:r>
      <w:r w:rsidR="007F060C" w:rsidRPr="00860957">
        <w:rPr>
          <w:rFonts w:ascii="Times New Roman" w:eastAsia="Batang" w:hAnsi="Times New Roman" w:cs="Times New Roman"/>
          <w:kern w:val="0"/>
          <w:sz w:val="24"/>
          <w:szCs w:val="24"/>
          <w14:ligatures w14:val="none"/>
        </w:rPr>
        <w:t>ë</w:t>
      </w:r>
      <w:r w:rsidR="00EB1E2F" w:rsidRPr="00860957">
        <w:rPr>
          <w:rFonts w:ascii="Times New Roman" w:eastAsia="Batang" w:hAnsi="Times New Roman" w:cs="Times New Roman"/>
          <w:kern w:val="0"/>
          <w:sz w:val="24"/>
          <w:szCs w:val="24"/>
          <w14:ligatures w14:val="none"/>
        </w:rPr>
        <w:t xml:space="preserve"> tjera arsyetohet se “</w:t>
      </w:r>
      <w:r w:rsidR="00EB1E2F" w:rsidRPr="00860957">
        <w:rPr>
          <w:rFonts w:ascii="Times New Roman" w:hAnsi="Times New Roman" w:cs="Times New Roman"/>
          <w:i/>
          <w:iCs/>
          <w:sz w:val="24"/>
          <w:szCs w:val="24"/>
        </w:rPr>
        <w:t xml:space="preserve">Sipas nenit 135 të Kushtetutës, pushteti gjyqësor ushtrohet nga Gjykata e Lartë, nga gjykata e apelit dhe gjykata e shkallës së parë. Ky pushtet ushtrohet i shkallëzuar sipas parimit të kontrollit të vendimeve të gjykatave më të ulëta nga gjykatat më të larta. Kjo do të thotë se përderisa vendimet nuk janë prishur ose ndryshuar nga një gjykatë më e lartë, asnjë organ tjetër shtetëror, qoftë edhe Këshilli i Lartë i Drejtësisë, nuk ka të drejtë t’i prekë ato dhe as të ngarkojë me përgjegjësi disiplinore gjyqtarin e çështjes për këto vendime”, </w:t>
      </w:r>
      <w:r w:rsidR="00EB1E2F" w:rsidRPr="00860957">
        <w:rPr>
          <w:rFonts w:ascii="Times New Roman" w:hAnsi="Times New Roman" w:cs="Times New Roman"/>
          <w:sz w:val="24"/>
          <w:szCs w:val="24"/>
        </w:rPr>
        <w:t>p</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r analogji ky rregull zbatohet edhe p</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r vendimet e prokuror</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ve vendimmarrja e t</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cil</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ve kontrollohet nga prokurori m</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i lart</w:t>
      </w:r>
      <w:r w:rsidR="007F060C" w:rsidRPr="00860957">
        <w:rPr>
          <w:rFonts w:ascii="Times New Roman" w:hAnsi="Times New Roman" w:cs="Times New Roman"/>
          <w:sz w:val="24"/>
          <w:szCs w:val="24"/>
        </w:rPr>
        <w:t>ë</w:t>
      </w:r>
      <w:r w:rsidR="00EB1E2F" w:rsidRPr="00860957">
        <w:rPr>
          <w:rFonts w:ascii="Times New Roman" w:hAnsi="Times New Roman" w:cs="Times New Roman"/>
          <w:sz w:val="24"/>
          <w:szCs w:val="24"/>
        </w:rPr>
        <w:t xml:space="preserve"> ose Gjykata.</w:t>
      </w:r>
    </w:p>
    <w:p w14:paraId="48016BF6" w14:textId="4815E88D" w:rsidR="00B92014" w:rsidRPr="00860957" w:rsidRDefault="00EB1E2F" w:rsidP="00CB64B5">
      <w:pPr>
        <w:pStyle w:val="ListParagraph"/>
        <w:spacing w:after="0" w:line="240" w:lineRule="auto"/>
        <w:ind w:left="0"/>
        <w:jc w:val="both"/>
        <w:rPr>
          <w:rFonts w:ascii="Times New Roman" w:eastAsia="Batang" w:hAnsi="Times New Roman" w:cs="Times New Roman"/>
          <w:kern w:val="0"/>
          <w:sz w:val="16"/>
          <w:szCs w:val="16"/>
          <w14:ligatures w14:val="none"/>
        </w:rPr>
      </w:pPr>
      <w:r w:rsidRPr="00860957">
        <w:rPr>
          <w:rFonts w:ascii="Times New Roman" w:hAnsi="Times New Roman" w:cs="Times New Roman"/>
          <w:sz w:val="24"/>
          <w:szCs w:val="24"/>
        </w:rPr>
        <w:t xml:space="preserve"> </w:t>
      </w:r>
    </w:p>
    <w:p w14:paraId="5DEE9490" w14:textId="6CEFD669" w:rsidR="00592AB1" w:rsidRPr="00860957" w:rsidRDefault="007F060C" w:rsidP="00CB64B5">
      <w:pPr>
        <w:pStyle w:val="ListParagraph"/>
        <w:numPr>
          <w:ilvl w:val="1"/>
          <w:numId w:val="1"/>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K</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t</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shkak ankimi subjekti e ka mb</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shtetur n</w:t>
      </w:r>
      <w:r w:rsidR="001F0659"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argumentet si vijon</w:t>
      </w:r>
      <w:r w:rsidR="001F0659" w:rsidRPr="00860957">
        <w:rPr>
          <w:rFonts w:ascii="Times New Roman" w:hAnsi="Times New Roman" w:cs="Times New Roman"/>
          <w:sz w:val="24"/>
          <w:szCs w:val="24"/>
        </w:rPr>
        <w:t xml:space="preserve">: </w:t>
      </w:r>
    </w:p>
    <w:p w14:paraId="6E275513" w14:textId="77777777" w:rsidR="007F060C" w:rsidRPr="00860957" w:rsidRDefault="007F060C" w:rsidP="00CB64B5">
      <w:pPr>
        <w:spacing w:after="0" w:line="240" w:lineRule="auto"/>
        <w:jc w:val="both"/>
        <w:rPr>
          <w:rFonts w:ascii="Times New Roman" w:eastAsia="Batang" w:hAnsi="Times New Roman" w:cs="Times New Roman"/>
          <w:kern w:val="0"/>
          <w:sz w:val="16"/>
          <w:szCs w:val="16"/>
          <w14:ligatures w14:val="none"/>
        </w:rPr>
      </w:pPr>
    </w:p>
    <w:p w14:paraId="27DDA8E8" w14:textId="788211C6" w:rsidR="000C6E66" w:rsidRPr="00860957" w:rsidRDefault="00E85729" w:rsidP="00CB64B5">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 xml:space="preserve">Për hetimin e </w:t>
      </w:r>
      <w:r w:rsidR="00F16A57" w:rsidRPr="00860957">
        <w:rPr>
          <w:rFonts w:ascii="Times New Roman" w:eastAsia="Times New Roman" w:hAnsi="Times New Roman" w:cs="Times New Roman"/>
          <w:kern w:val="0"/>
          <w:sz w:val="24"/>
          <w:szCs w:val="24"/>
          <w14:ligatures w14:val="none"/>
        </w:rPr>
        <w:t>çështjes</w:t>
      </w:r>
      <w:r w:rsidRPr="00860957">
        <w:rPr>
          <w:rFonts w:ascii="Times New Roman" w:eastAsia="Times New Roman" w:hAnsi="Times New Roman" w:cs="Times New Roman"/>
          <w:kern w:val="0"/>
          <w:sz w:val="24"/>
          <w:szCs w:val="24"/>
          <w14:ligatures w14:val="none"/>
        </w:rPr>
        <w:t xml:space="preserve"> penale gjatë hetimeve janë marrë të dhëna nga burimet </w:t>
      </w:r>
      <w:r w:rsidR="000C6E66" w:rsidRPr="00860957">
        <w:rPr>
          <w:rFonts w:ascii="Times New Roman" w:eastAsia="Times New Roman" w:hAnsi="Times New Roman" w:cs="Times New Roman"/>
          <w:kern w:val="0"/>
          <w:sz w:val="24"/>
          <w:szCs w:val="24"/>
          <w14:ligatures w14:val="none"/>
        </w:rPr>
        <w:t>përkatëse</w:t>
      </w:r>
      <w:r w:rsidRPr="00860957">
        <w:rPr>
          <w:rFonts w:ascii="Times New Roman" w:eastAsia="Times New Roman" w:hAnsi="Times New Roman" w:cs="Times New Roman"/>
          <w:kern w:val="0"/>
          <w:sz w:val="24"/>
          <w:szCs w:val="24"/>
          <w14:ligatures w14:val="none"/>
        </w:rPr>
        <w:t xml:space="preserve">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informacionit mbi faktet e rrethanat që lidhen me veprën penale për të cilën është regjistruar procedimi penal nga</w:t>
      </w:r>
      <w:r w:rsidR="000C6E66" w:rsidRPr="00860957">
        <w:rPr>
          <w:rFonts w:ascii="Times New Roman" w:eastAsia="Times New Roman" w:hAnsi="Times New Roman" w:cs="Times New Roman"/>
          <w:kern w:val="0"/>
          <w:sz w:val="24"/>
          <w:szCs w:val="24"/>
          <w14:ligatures w14:val="none"/>
        </w:rPr>
        <w:t xml:space="preserve"> institucionet </w:t>
      </w:r>
      <w:proofErr w:type="spellStart"/>
      <w:r w:rsidR="000C6E66" w:rsidRPr="00860957">
        <w:rPr>
          <w:rFonts w:ascii="Times New Roman" w:eastAsia="Times New Roman" w:hAnsi="Times New Roman" w:cs="Times New Roman"/>
          <w:kern w:val="0"/>
          <w:sz w:val="24"/>
          <w:szCs w:val="24"/>
          <w14:ligatures w14:val="none"/>
        </w:rPr>
        <w:t>ligjzbatuese</w:t>
      </w:r>
      <w:proofErr w:type="spellEnd"/>
      <w:r w:rsidR="000C6E66" w:rsidRPr="00860957">
        <w:rPr>
          <w:rFonts w:ascii="Times New Roman" w:eastAsia="Times New Roman" w:hAnsi="Times New Roman" w:cs="Times New Roman"/>
          <w:kern w:val="0"/>
          <w:sz w:val="24"/>
          <w:szCs w:val="24"/>
          <w14:ligatures w14:val="none"/>
        </w:rPr>
        <w:t xml:space="preserve"> si </w:t>
      </w:r>
      <w:r w:rsidRPr="00860957">
        <w:rPr>
          <w:rFonts w:ascii="Times New Roman" w:eastAsia="Times New Roman" w:hAnsi="Times New Roman" w:cs="Times New Roman"/>
          <w:kern w:val="0"/>
          <w:sz w:val="24"/>
          <w:szCs w:val="24"/>
          <w14:ligatures w14:val="none"/>
        </w:rPr>
        <w:t>Zyra e Interpolit Tiranë, Drejtoria Qendrore e ALUIZNI-t, QKR, ZQRPP</w:t>
      </w:r>
      <w:r w:rsidR="000C6E66" w:rsidRPr="00860957">
        <w:rPr>
          <w:rFonts w:ascii="Times New Roman" w:eastAsia="Times New Roman" w:hAnsi="Times New Roman" w:cs="Times New Roman"/>
          <w:kern w:val="0"/>
          <w:sz w:val="24"/>
          <w:szCs w:val="24"/>
          <w14:ligatures w14:val="none"/>
        </w:rPr>
        <w:t>,</w:t>
      </w:r>
      <w:r w:rsidR="00B826B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Zyra e Gjendjes Civile pranë Qarkut Shkodër</w:t>
      </w:r>
      <w:r w:rsidR="00B826B8" w:rsidRPr="00860957">
        <w:rPr>
          <w:rFonts w:ascii="Times New Roman" w:eastAsia="Times New Roman" w:hAnsi="Times New Roman" w:cs="Times New Roman"/>
          <w:kern w:val="0"/>
          <w:sz w:val="24"/>
          <w:szCs w:val="24"/>
          <w14:ligatures w14:val="none"/>
        </w:rPr>
        <w:t>, noter</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t publik dhe institucionet bankare</w:t>
      </w:r>
      <w:r w:rsidR="00B826B8" w:rsidRPr="00860957">
        <w:rPr>
          <w:rStyle w:val="FootnoteReference"/>
          <w:rFonts w:ascii="Times New Roman" w:eastAsia="Times New Roman" w:hAnsi="Times New Roman" w:cs="Times New Roman"/>
          <w:kern w:val="0"/>
          <w:sz w:val="24"/>
          <w:szCs w:val="24"/>
          <w14:ligatures w14:val="none"/>
        </w:rPr>
        <w:t xml:space="preserve"> </w:t>
      </w:r>
      <w:r w:rsidR="000C6E66" w:rsidRPr="00860957">
        <w:rPr>
          <w:rStyle w:val="FootnoteReference"/>
          <w:rFonts w:ascii="Times New Roman" w:eastAsia="Times New Roman" w:hAnsi="Times New Roman" w:cs="Times New Roman"/>
          <w:kern w:val="0"/>
          <w:sz w:val="24"/>
          <w:szCs w:val="24"/>
          <w14:ligatures w14:val="none"/>
        </w:rPr>
        <w:footnoteReference w:id="34"/>
      </w:r>
      <w:r w:rsidR="000C6E66" w:rsidRPr="00860957">
        <w:rPr>
          <w:rFonts w:ascii="Times New Roman" w:eastAsia="Times New Roman" w:hAnsi="Times New Roman" w:cs="Times New Roman"/>
          <w:kern w:val="0"/>
          <w:sz w:val="24"/>
          <w:szCs w:val="24"/>
          <w14:ligatures w14:val="none"/>
        </w:rPr>
        <w:t xml:space="preserve">. </w:t>
      </w:r>
    </w:p>
    <w:p w14:paraId="4F627AFD" w14:textId="3942B626"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 xml:space="preserve">Bazuar në të dhënat hetimore, me aktin përkatës është kërkuar në Gjykatën e Rrethit Gjyqësor Shkodër, lëshimi i urdhrit për vendosjen e </w:t>
      </w:r>
      <w:proofErr w:type="spellStart"/>
      <w:r w:rsidRPr="00860957">
        <w:rPr>
          <w:rFonts w:ascii="Times New Roman" w:eastAsia="Times New Roman" w:hAnsi="Times New Roman" w:cs="Times New Roman"/>
          <w:kern w:val="0"/>
          <w:sz w:val="24"/>
          <w:szCs w:val="24"/>
          <w14:ligatures w14:val="none"/>
        </w:rPr>
        <w:t>sekuestros</w:t>
      </w:r>
      <w:proofErr w:type="spellEnd"/>
      <w:r w:rsidRPr="00860957">
        <w:rPr>
          <w:rFonts w:ascii="Times New Roman" w:eastAsia="Times New Roman" w:hAnsi="Times New Roman" w:cs="Times New Roman"/>
          <w:kern w:val="0"/>
          <w:sz w:val="24"/>
          <w:szCs w:val="24"/>
          <w14:ligatures w14:val="none"/>
        </w:rPr>
        <w:t xml:space="preserve"> preventive ndaj pasurive n</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emër të shtetasve Altin </w:t>
      </w:r>
      <w:proofErr w:type="spellStart"/>
      <w:r w:rsidRPr="00860957">
        <w:rPr>
          <w:rFonts w:ascii="Times New Roman" w:eastAsia="Times New Roman" w:hAnsi="Times New Roman" w:cs="Times New Roman"/>
          <w:kern w:val="0"/>
          <w:sz w:val="24"/>
          <w:szCs w:val="24"/>
          <w14:ligatures w14:val="none"/>
        </w:rPr>
        <w:t>Nd</w:t>
      </w:r>
      <w:r w:rsidR="005935F7"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rlita</w:t>
      </w:r>
      <w:proofErr w:type="spellEnd"/>
      <w:r w:rsidRPr="00860957">
        <w:rPr>
          <w:rFonts w:ascii="Times New Roman" w:eastAsia="Times New Roman" w:hAnsi="Times New Roman" w:cs="Times New Roman"/>
          <w:kern w:val="0"/>
          <w:sz w:val="24"/>
          <w:szCs w:val="24"/>
          <w14:ligatures w14:val="none"/>
        </w:rPr>
        <w:t xml:space="preserve">, Pashka Podgorica, Roza </w:t>
      </w:r>
      <w:proofErr w:type="spellStart"/>
      <w:r w:rsidRPr="00860957">
        <w:rPr>
          <w:rFonts w:ascii="Times New Roman" w:eastAsia="Times New Roman" w:hAnsi="Times New Roman" w:cs="Times New Roman"/>
          <w:kern w:val="0"/>
          <w:sz w:val="24"/>
          <w:szCs w:val="24"/>
          <w14:ligatures w14:val="none"/>
        </w:rPr>
        <w:t>Serreqi</w:t>
      </w:r>
      <w:proofErr w:type="spellEnd"/>
      <w:r w:rsidRPr="00860957">
        <w:rPr>
          <w:rFonts w:ascii="Times New Roman" w:eastAsia="Times New Roman" w:hAnsi="Times New Roman" w:cs="Times New Roman"/>
          <w:kern w:val="0"/>
          <w:sz w:val="24"/>
          <w:szCs w:val="24"/>
          <w14:ligatures w14:val="none"/>
        </w:rPr>
        <w:t xml:space="preserve"> etj. Gjykata me vendimin nr. 267</w:t>
      </w:r>
      <w:ins w:id="211" w:author="Admin" w:date="2025-07-08T11:03:00Z">
        <w:r w:rsidR="00037C72" w:rsidRPr="00860957">
          <w:rPr>
            <w:rFonts w:ascii="Times New Roman" w:eastAsia="Times New Roman" w:hAnsi="Times New Roman" w:cs="Times New Roman"/>
            <w:kern w:val="0"/>
            <w:sz w:val="24"/>
            <w:szCs w:val="24"/>
            <w14:ligatures w14:val="none"/>
          </w:rPr>
          <w:t>,</w:t>
        </w:r>
      </w:ins>
      <w:r w:rsidRPr="00860957">
        <w:rPr>
          <w:rFonts w:ascii="Times New Roman" w:eastAsia="Times New Roman" w:hAnsi="Times New Roman" w:cs="Times New Roman"/>
          <w:kern w:val="0"/>
          <w:sz w:val="24"/>
          <w:szCs w:val="24"/>
          <w14:ligatures w14:val="none"/>
        </w:rPr>
        <w:t xml:space="preserve"> d</w:t>
      </w:r>
      <w:r w:rsidR="00CB64B5" w:rsidRPr="00860957">
        <w:rPr>
          <w:rFonts w:ascii="Times New Roman" w:eastAsia="Times New Roman" w:hAnsi="Times New Roman" w:cs="Times New Roman"/>
          <w:kern w:val="0"/>
          <w:sz w:val="24"/>
          <w:szCs w:val="24"/>
          <w14:ligatures w14:val="none"/>
        </w:rPr>
        <w:t>at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29.05.2012, ka pranuar kërkesën dhe ka vendosur lëshimin e </w:t>
      </w:r>
      <w:r w:rsidR="00F16A57" w:rsidRPr="00860957">
        <w:rPr>
          <w:rFonts w:ascii="Times New Roman" w:eastAsia="Times New Roman" w:hAnsi="Times New Roman" w:cs="Times New Roman"/>
          <w:kern w:val="0"/>
          <w:sz w:val="24"/>
          <w:szCs w:val="24"/>
          <w14:ligatures w14:val="none"/>
        </w:rPr>
        <w:t>urdhrit</w:t>
      </w:r>
      <w:r w:rsidRPr="00860957">
        <w:rPr>
          <w:rFonts w:ascii="Times New Roman" w:eastAsia="Times New Roman" w:hAnsi="Times New Roman" w:cs="Times New Roman"/>
          <w:kern w:val="0"/>
          <w:sz w:val="24"/>
          <w:szCs w:val="24"/>
          <w14:ligatures w14:val="none"/>
        </w:rPr>
        <w:t xml:space="preserve"> t</w:t>
      </w:r>
      <w:r w:rsidR="00ED49A2"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sekuestrimit.</w:t>
      </w:r>
    </w:p>
    <w:p w14:paraId="41F9F834" w14:textId="30B4C547"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Sipas dokumentit në gjuhën gjermane i përkthyer në gjuhën shqipe me rubrikë “Dëshmi Lirimi”, shtetasi Altin</w:t>
      </w:r>
      <w:r w:rsidR="00CB64B5" w:rsidRPr="00860957">
        <w:rPr>
          <w:rFonts w:ascii="Times New Roman" w:eastAsia="Times New Roman" w:hAnsi="Times New Roman" w:cs="Times New Roman"/>
          <w:kern w:val="0"/>
          <w:sz w:val="24"/>
          <w:szCs w:val="24"/>
          <w14:ligatures w14:val="none"/>
        </w:rPr>
        <w:t xml:space="preserve">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është ndaluar nga autoritetet federale Gjermane me d</w:t>
      </w:r>
      <w:r w:rsidR="006F3C3C" w:rsidRPr="00860957">
        <w:rPr>
          <w:rFonts w:ascii="Times New Roman" w:eastAsia="Times New Roman" w:hAnsi="Times New Roman" w:cs="Times New Roman"/>
          <w:kern w:val="0"/>
          <w:sz w:val="24"/>
          <w:szCs w:val="24"/>
          <w14:ligatures w14:val="none"/>
        </w:rPr>
        <w:t>at</w:t>
      </w:r>
      <w:r w:rsidR="00276BD7" w:rsidRPr="00860957">
        <w:rPr>
          <w:rFonts w:ascii="Times New Roman" w:eastAsia="Times New Roman" w:hAnsi="Times New Roman" w:cs="Times New Roman"/>
          <w:kern w:val="0"/>
          <w:sz w:val="24"/>
          <w:szCs w:val="24"/>
          <w14:ligatures w14:val="none"/>
        </w:rPr>
        <w:t>ë</w:t>
      </w:r>
      <w:r w:rsidR="006F3C3C"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 xml:space="preserve">31.03.2009 dhe ka qëndruar në burg në këtë shtet deri në dt. 11.10.2011. </w:t>
      </w:r>
    </w:p>
    <w:p w14:paraId="25FE07D7" w14:textId="00B912D2"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lang w:eastAsia="x-none"/>
          <w14:ligatures w14:val="none"/>
        </w:rPr>
      </w:pPr>
      <w:r w:rsidRPr="00860957">
        <w:rPr>
          <w:rFonts w:ascii="Times New Roman" w:eastAsia="Times New Roman" w:hAnsi="Times New Roman" w:cs="Times New Roman"/>
          <w:kern w:val="0"/>
          <w:sz w:val="24"/>
          <w:szCs w:val="24"/>
          <w14:ligatures w14:val="none"/>
        </w:rPr>
        <w:t xml:space="preserve">Për hetimin e çështjes është kërkuar </w:t>
      </w:r>
      <w:r w:rsidR="00B826B8" w:rsidRPr="00860957">
        <w:rPr>
          <w:rFonts w:ascii="Times New Roman" w:eastAsia="Times New Roman" w:hAnsi="Times New Roman" w:cs="Times New Roman"/>
          <w:kern w:val="0"/>
          <w:sz w:val="24"/>
          <w:szCs w:val="24"/>
          <w14:ligatures w14:val="none"/>
        </w:rPr>
        <w:t xml:space="preserve">me </w:t>
      </w:r>
      <w:proofErr w:type="spellStart"/>
      <w:r w:rsidR="00B826B8" w:rsidRPr="00860957">
        <w:rPr>
          <w:rFonts w:ascii="Times New Roman" w:eastAsia="Times New Roman" w:hAnsi="Times New Roman" w:cs="Times New Roman"/>
          <w:kern w:val="0"/>
          <w:sz w:val="24"/>
          <w:szCs w:val="24"/>
          <w14:ligatures w14:val="none"/>
        </w:rPr>
        <w:t>letërporosi</w:t>
      </w:r>
      <w:proofErr w:type="spellEnd"/>
      <w:r w:rsidR="00B826B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ndihmë juridike në fushën penale autoriteteve gjyqësore të Gjermanisë, Holandës dhe Belgjikës</w:t>
      </w:r>
      <w:r w:rsidR="00B826B8" w:rsidRPr="00860957">
        <w:rPr>
          <w:rFonts w:ascii="Times New Roman" w:eastAsia="Times New Roman" w:hAnsi="Times New Roman" w:cs="Times New Roman"/>
          <w:kern w:val="0"/>
          <w:sz w:val="24"/>
          <w:szCs w:val="24"/>
          <w14:ligatures w14:val="none"/>
        </w:rPr>
        <w:t xml:space="preserve"> me q</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llim për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pasur informacion për një veprimtari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mundshme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vazhdueshme kriminale apo për t</w:t>
      </w:r>
      <w:r w:rsidR="00C0392F" w:rsidRPr="00860957">
        <w:rPr>
          <w:rFonts w:ascii="Times New Roman" w:eastAsia="Times New Roman" w:hAnsi="Times New Roman" w:cs="Times New Roman"/>
          <w:kern w:val="0"/>
          <w:sz w:val="24"/>
          <w:szCs w:val="24"/>
          <w14:ligatures w14:val="none"/>
        </w:rPr>
        <w:t>ë</w:t>
      </w:r>
      <w:r w:rsidR="00B826B8" w:rsidRPr="00860957">
        <w:rPr>
          <w:rFonts w:ascii="Times New Roman" w:eastAsia="Times New Roman" w:hAnsi="Times New Roman" w:cs="Times New Roman"/>
          <w:kern w:val="0"/>
          <w:sz w:val="24"/>
          <w:szCs w:val="24"/>
          <w14:ligatures w14:val="none"/>
        </w:rPr>
        <w:t xml:space="preserve"> provuar nëse vepra penale e kryer nga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00B826B8" w:rsidRPr="00860957">
        <w:rPr>
          <w:rFonts w:ascii="Times New Roman" w:eastAsia="Times New Roman" w:hAnsi="Times New Roman" w:cs="Times New Roman"/>
          <w:kern w:val="0"/>
          <w:sz w:val="24"/>
          <w:szCs w:val="24"/>
          <w14:ligatures w14:val="none"/>
        </w:rPr>
        <w:t xml:space="preserve">në Gjermani është rast i shkëputur ose është një rast i përsëritur. </w:t>
      </w:r>
    </w:p>
    <w:p w14:paraId="23B1E440" w14:textId="0DAD4B0F" w:rsidR="00B826B8"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lastRenderedPageBreak/>
        <w:t xml:space="preserve">Me vendimin </w:t>
      </w:r>
      <w:r w:rsidR="007F4DC3" w:rsidRPr="00860957">
        <w:rPr>
          <w:rFonts w:ascii="Times New Roman" w:eastAsia="Times New Roman" w:hAnsi="Times New Roman" w:cs="Times New Roman"/>
          <w:kern w:val="0"/>
          <w:sz w:val="24"/>
          <w:szCs w:val="24"/>
          <w14:ligatures w14:val="none"/>
        </w:rPr>
        <w:t>dat</w:t>
      </w:r>
      <w:r w:rsidR="00276BD7" w:rsidRPr="00860957">
        <w:rPr>
          <w:rFonts w:ascii="Times New Roman" w:eastAsia="Times New Roman" w:hAnsi="Times New Roman" w:cs="Times New Roman"/>
          <w:kern w:val="0"/>
          <w:sz w:val="24"/>
          <w:szCs w:val="24"/>
          <w14:ligatures w14:val="none"/>
        </w:rPr>
        <w:t>ë</w:t>
      </w:r>
      <w:r w:rsidR="007F4DC3"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07.01.2013 është vendosur pushimi i hetimeve të çështjes penale me shkakun ligjor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parashikuar nga neni 328/1</w:t>
      </w:r>
      <w:ins w:id="212" w:author="Admin" w:date="2025-07-08T11:03:00Z">
        <w:r w:rsidR="00037C72" w:rsidRPr="00860957">
          <w:rPr>
            <w:rFonts w:ascii="Times New Roman" w:eastAsia="Times New Roman" w:hAnsi="Times New Roman" w:cs="Times New Roman"/>
            <w:kern w:val="0"/>
            <w:sz w:val="24"/>
            <w:szCs w:val="24"/>
            <w14:ligatures w14:val="none"/>
          </w:rPr>
          <w:t>,</w:t>
        </w:r>
      </w:ins>
      <w:r w:rsidRPr="00860957">
        <w:rPr>
          <w:rFonts w:ascii="Times New Roman" w:eastAsia="Times New Roman" w:hAnsi="Times New Roman" w:cs="Times New Roman"/>
          <w:kern w:val="0"/>
          <w:sz w:val="24"/>
          <w:szCs w:val="24"/>
          <w14:ligatures w14:val="none"/>
        </w:rPr>
        <w:t xml:space="preserve"> </w:t>
      </w:r>
      <w:r w:rsidR="00A3289A" w:rsidRPr="00860957">
        <w:rPr>
          <w:rFonts w:ascii="Times New Roman" w:eastAsia="Times New Roman" w:hAnsi="Times New Roman" w:cs="Times New Roman"/>
          <w:kern w:val="0"/>
          <w:sz w:val="24"/>
          <w:szCs w:val="24"/>
          <w14:ligatures w14:val="none"/>
        </w:rPr>
        <w:t>germa</w:t>
      </w:r>
      <w:r w:rsidRPr="00860957">
        <w:rPr>
          <w:rFonts w:ascii="Times New Roman" w:eastAsia="Times New Roman" w:hAnsi="Times New Roman" w:cs="Times New Roman"/>
          <w:kern w:val="0"/>
          <w:sz w:val="24"/>
          <w:szCs w:val="24"/>
          <w14:ligatures w14:val="none"/>
        </w:rPr>
        <w:t xml:space="preserve"> “dh” të Kodit të Procedurës Penale, pasi me provat e administruara nga hetimi në Shqipëri nuk është </w:t>
      </w:r>
      <w:proofErr w:type="spellStart"/>
      <w:r w:rsidRPr="00860957">
        <w:rPr>
          <w:rFonts w:ascii="Times New Roman" w:eastAsia="Times New Roman" w:hAnsi="Times New Roman" w:cs="Times New Roman"/>
          <w:kern w:val="0"/>
          <w:sz w:val="24"/>
          <w:szCs w:val="24"/>
          <w14:ligatures w14:val="none"/>
        </w:rPr>
        <w:t>konkluduar</w:t>
      </w:r>
      <w:proofErr w:type="spellEnd"/>
      <w:r w:rsidRPr="00860957">
        <w:rPr>
          <w:rFonts w:ascii="Times New Roman" w:eastAsia="Times New Roman" w:hAnsi="Times New Roman" w:cs="Times New Roman"/>
          <w:kern w:val="0"/>
          <w:sz w:val="24"/>
          <w:szCs w:val="24"/>
          <w14:ligatures w14:val="none"/>
        </w:rPr>
        <w:t xml:space="preserve"> se pasuria e shtetasve Pashka Podgorica dhe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 xml:space="preserve">është produkt i veprës penale. Ky vendim është marrë mbi arsyetimin se transaksionet bankare të kryera nga Pashka Podgorica dhe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në llogarinë bankare, dhe persona te tretë, sipas emërtesave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janë kryer shumë kohë përpara se shtetasi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 xml:space="preserve">të ndalohej nga autoritetet </w:t>
      </w:r>
      <w:r w:rsidR="00185BE9" w:rsidRPr="00860957">
        <w:rPr>
          <w:rFonts w:ascii="Times New Roman" w:eastAsia="Times New Roman" w:hAnsi="Times New Roman" w:cs="Times New Roman"/>
          <w:kern w:val="0"/>
          <w:sz w:val="24"/>
          <w:szCs w:val="24"/>
          <w14:ligatures w14:val="none"/>
        </w:rPr>
        <w:t>g</w:t>
      </w:r>
      <w:r w:rsidRPr="00860957">
        <w:rPr>
          <w:rFonts w:ascii="Times New Roman" w:eastAsia="Times New Roman" w:hAnsi="Times New Roman" w:cs="Times New Roman"/>
          <w:kern w:val="0"/>
          <w:sz w:val="24"/>
          <w:szCs w:val="24"/>
          <w14:ligatures w14:val="none"/>
        </w:rPr>
        <w:t xml:space="preserve">jermane dhe nga hetimi nuk ka rezultuar </w:t>
      </w:r>
      <w:del w:id="213" w:author="Admin" w:date="2025-07-08T11:03:00Z">
        <w:r w:rsidRPr="007038D9">
          <w:rPr>
            <w:rFonts w:ascii="Times New Roman" w:eastAsia="Times New Roman" w:hAnsi="Times New Roman" w:cs="Times New Roman"/>
            <w:kern w:val="0"/>
            <w:sz w:val="24"/>
            <w:szCs w:val="24"/>
            <w14:ligatures w14:val="none"/>
          </w:rPr>
          <w:delText>e</w:delText>
        </w:r>
      </w:del>
      <w:ins w:id="214" w:author="Admin" w:date="2025-07-08T11:03:00Z">
        <w:r w:rsidR="00037C72" w:rsidRPr="00860957">
          <w:rPr>
            <w:rFonts w:ascii="Times New Roman" w:eastAsia="Times New Roman" w:hAnsi="Times New Roman" w:cs="Times New Roman"/>
            <w:kern w:val="0"/>
            <w:sz w:val="24"/>
            <w:szCs w:val="24"/>
            <w14:ligatures w14:val="none"/>
          </w:rPr>
          <w:t>i</w:t>
        </w:r>
      </w:ins>
      <w:r w:rsidRPr="00860957">
        <w:rPr>
          <w:rFonts w:ascii="Times New Roman" w:eastAsia="Times New Roman" w:hAnsi="Times New Roman" w:cs="Times New Roman"/>
          <w:kern w:val="0"/>
          <w:sz w:val="24"/>
          <w:szCs w:val="24"/>
          <w14:ligatures w14:val="none"/>
        </w:rPr>
        <w:t xml:space="preserve"> provuar ndonjë aktivitet kriminal ose vepër penale e kryer nga këta shtetas, nga ku mund të kenë ardhur kapitalet monetare dhe të tjera në pronësi t</w:t>
      </w:r>
      <w:r w:rsidR="00C0392F"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w:t>
      </w:r>
    </w:p>
    <w:p w14:paraId="2D93E317" w14:textId="0FD399B3" w:rsidR="00A3289A"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Ashtu si i kemi përmendur edhe n</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rastin </w:t>
      </w:r>
      <w:proofErr w:type="spellStart"/>
      <w:r w:rsidRPr="00860957">
        <w:rPr>
          <w:rFonts w:ascii="Times New Roman" w:eastAsia="Calibri" w:hAnsi="Times New Roman" w:cs="Times New Roman"/>
          <w:kern w:val="0"/>
          <w:sz w:val="24"/>
          <w:szCs w:val="24"/>
          <w14:ligatures w14:val="none"/>
        </w:rPr>
        <w:t>Sallaku</w:t>
      </w:r>
      <w:proofErr w:type="spellEnd"/>
      <w:r w:rsidRPr="00860957">
        <w:rPr>
          <w:rFonts w:ascii="Times New Roman" w:eastAsia="Calibri" w:hAnsi="Times New Roman" w:cs="Times New Roman"/>
          <w:kern w:val="0"/>
          <w:sz w:val="24"/>
          <w:szCs w:val="24"/>
          <w14:ligatures w14:val="none"/>
        </w:rPr>
        <w:t>, në raste kur kërkohej ndihmë nga autoritetet gjyqësore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vendeve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tjera, ishte pranuar praktika që prokurori nuk mund t</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mbajë t</w:t>
      </w:r>
      <w:r w:rsidR="00ED49A2"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hapur hetimin por t</w:t>
      </w:r>
      <w:r w:rsidR="00ED49A2" w:rsidRPr="00860957">
        <w:rPr>
          <w:rFonts w:ascii="Times New Roman" w:eastAsia="Calibri" w:hAnsi="Times New Roman" w:cs="Times New Roman"/>
          <w:kern w:val="0"/>
          <w:sz w:val="24"/>
          <w:szCs w:val="24"/>
          <w14:ligatures w14:val="none"/>
        </w:rPr>
        <w:t>ë</w:t>
      </w:r>
      <w:r w:rsidR="00F16A5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mbyllë atë duke disponuar sipas rastit me vendim pezullimi ose vendim pushimi dhe me administrimin e </w:t>
      </w:r>
      <w:proofErr w:type="spellStart"/>
      <w:r w:rsidRPr="00860957">
        <w:rPr>
          <w:rFonts w:ascii="Times New Roman" w:eastAsia="Calibri" w:hAnsi="Times New Roman" w:cs="Times New Roman"/>
          <w:kern w:val="0"/>
          <w:sz w:val="24"/>
          <w:szCs w:val="24"/>
          <w14:ligatures w14:val="none"/>
        </w:rPr>
        <w:t>letërporosive</w:t>
      </w:r>
      <w:proofErr w:type="spellEnd"/>
      <w:r w:rsidRPr="00860957">
        <w:rPr>
          <w:rFonts w:ascii="Times New Roman" w:eastAsia="Calibri" w:hAnsi="Times New Roman" w:cs="Times New Roman"/>
          <w:kern w:val="0"/>
          <w:sz w:val="24"/>
          <w:szCs w:val="24"/>
          <w14:ligatures w14:val="none"/>
        </w:rPr>
        <w:t xml:space="preserve"> ta hapë/rifillojë përsëri atë për ti dhënë zgjidhje përfundimtare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rastit</w:t>
      </w:r>
      <w:r w:rsidR="00A3289A" w:rsidRPr="00860957">
        <w:rPr>
          <w:rStyle w:val="FootnoteReference"/>
          <w:rFonts w:ascii="Times New Roman" w:eastAsia="Calibri" w:hAnsi="Times New Roman" w:cs="Times New Roman"/>
          <w:kern w:val="0"/>
          <w:sz w:val="24"/>
          <w:szCs w:val="24"/>
          <w14:ligatures w14:val="none"/>
        </w:rPr>
        <w:footnoteReference w:id="35"/>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V</w:t>
      </w:r>
      <w:r w:rsidRPr="00860957">
        <w:rPr>
          <w:rFonts w:ascii="Times New Roman" w:eastAsia="Calibri" w:hAnsi="Times New Roman" w:cs="Times New Roman"/>
          <w:kern w:val="0"/>
          <w:sz w:val="24"/>
          <w:szCs w:val="24"/>
          <w14:ligatures w14:val="none"/>
        </w:rPr>
        <w:t>endimi i pushimi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penal nr.236/2011</w:t>
      </w:r>
      <w:ins w:id="215" w:author="Admin" w:date="2025-07-08T11:03:00Z">
        <w:r w:rsidR="00037C72" w:rsidRPr="00860957">
          <w:rPr>
            <w:rFonts w:ascii="Times New Roman" w:eastAsia="Calibri" w:hAnsi="Times New Roman" w:cs="Times New Roman"/>
            <w:kern w:val="0"/>
            <w:sz w:val="24"/>
            <w:szCs w:val="24"/>
            <w14:ligatures w14:val="none"/>
          </w:rPr>
          <w:t>,</w:t>
        </w:r>
      </w:ins>
      <w:r w:rsidRPr="00860957">
        <w:rPr>
          <w:rFonts w:ascii="Times New Roman" w:eastAsia="Calibri" w:hAnsi="Times New Roman" w:cs="Times New Roman"/>
          <w:kern w:val="0"/>
          <w:sz w:val="24"/>
          <w:szCs w:val="24"/>
          <w14:ligatures w14:val="none"/>
        </w:rPr>
        <w:t xml:space="preserve"> </w:t>
      </w:r>
      <w:r w:rsidR="00185BE9" w:rsidRPr="00860957">
        <w:rPr>
          <w:rFonts w:ascii="Times New Roman" w:eastAsia="Calibri" w:hAnsi="Times New Roman" w:cs="Times New Roman"/>
          <w:kern w:val="0"/>
          <w:sz w:val="24"/>
          <w:szCs w:val="24"/>
          <w14:ligatures w14:val="none"/>
        </w:rPr>
        <w:t>dat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07.01.2013 është miratuar nga Drejtuesi i Prokurorisë në atë kohë z. P.</w:t>
      </w:r>
      <w:r w:rsidR="007F4DC3"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Kulluri</w:t>
      </w:r>
      <w:proofErr w:type="spellEnd"/>
      <w:r w:rsidRPr="00860957">
        <w:rPr>
          <w:rFonts w:ascii="Times New Roman" w:eastAsia="Calibri" w:hAnsi="Times New Roman" w:cs="Times New Roman"/>
          <w:kern w:val="0"/>
          <w:sz w:val="24"/>
          <w:szCs w:val="24"/>
          <w14:ligatures w14:val="none"/>
        </w:rPr>
        <w:t>, në cilësin</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 prokurorit m</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që miratonte zgjidhjen përfundimtare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çështjeve</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Ky</w:t>
      </w:r>
      <w:r w:rsidRPr="00860957">
        <w:rPr>
          <w:rFonts w:ascii="Times New Roman" w:eastAsia="Calibri" w:hAnsi="Times New Roman" w:cs="Times New Roman"/>
          <w:kern w:val="0"/>
          <w:sz w:val="24"/>
          <w:szCs w:val="24"/>
          <w14:ligatures w14:val="none"/>
        </w:rPr>
        <w:t xml:space="preserve"> drejtues pasi ka mbërritur përgjigja 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drejtuar autoriteteve gjyqësore </w:t>
      </w:r>
      <w:r w:rsidR="00A3289A" w:rsidRPr="00860957">
        <w:rPr>
          <w:rFonts w:ascii="Times New Roman" w:eastAsia="Calibri" w:hAnsi="Times New Roman" w:cs="Times New Roman"/>
          <w:kern w:val="0"/>
          <w:sz w:val="24"/>
          <w:szCs w:val="24"/>
          <w14:ligatures w14:val="none"/>
        </w:rPr>
        <w:t>b</w:t>
      </w:r>
      <w:r w:rsidRPr="00860957">
        <w:rPr>
          <w:rFonts w:ascii="Times New Roman" w:eastAsia="Calibri" w:hAnsi="Times New Roman" w:cs="Times New Roman"/>
          <w:kern w:val="0"/>
          <w:sz w:val="24"/>
          <w:szCs w:val="24"/>
          <w14:ligatures w14:val="none"/>
        </w:rPr>
        <w:t>elge, me vendimin</w:t>
      </w:r>
      <w:r w:rsidR="00037C72" w:rsidRPr="00860957">
        <w:rPr>
          <w:rFonts w:ascii="Times New Roman" w:eastAsia="Calibri" w:hAnsi="Times New Roman" w:cs="Times New Roman"/>
          <w:kern w:val="0"/>
          <w:sz w:val="24"/>
          <w:szCs w:val="24"/>
          <w14:ligatures w14:val="none"/>
        </w:rPr>
        <w:t xml:space="preserve"> </w:t>
      </w:r>
      <w:ins w:id="216" w:author="Admin" w:date="2025-07-08T11:03:00Z">
        <w:r w:rsidR="00037C72" w:rsidRPr="00860957">
          <w:rPr>
            <w:rFonts w:ascii="Times New Roman" w:eastAsia="Calibri" w:hAnsi="Times New Roman" w:cs="Times New Roman"/>
            <w:kern w:val="0"/>
            <w:sz w:val="24"/>
            <w:szCs w:val="24"/>
            <w14:ligatures w14:val="none"/>
          </w:rPr>
          <w:t>e dat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 xml:space="preserve"> </w:t>
        </w:r>
      </w:ins>
      <w:r w:rsidRPr="00860957">
        <w:rPr>
          <w:rFonts w:ascii="Times New Roman" w:eastAsia="Calibri" w:hAnsi="Times New Roman" w:cs="Times New Roman"/>
          <w:kern w:val="0"/>
          <w:sz w:val="24"/>
          <w:szCs w:val="24"/>
          <w14:ligatures w14:val="none"/>
        </w:rPr>
        <w:t>01.04.2013 ka vendosur shfuqizimin e vendimit</w:t>
      </w:r>
      <w:ins w:id="217" w:author="Admin" w:date="2025-07-08T11:03:00Z">
        <w:r w:rsidRPr="00860957">
          <w:rPr>
            <w:rFonts w:ascii="Times New Roman" w:eastAsia="Calibri" w:hAnsi="Times New Roman" w:cs="Times New Roman"/>
            <w:kern w:val="0"/>
            <w:sz w:val="24"/>
            <w:szCs w:val="24"/>
            <w14:ligatures w14:val="none"/>
          </w:rPr>
          <w:t xml:space="preserve"> </w:t>
        </w:r>
        <w:r w:rsidR="00037C72" w:rsidRPr="00860957">
          <w:rPr>
            <w:rFonts w:ascii="Times New Roman" w:eastAsia="Calibri" w:hAnsi="Times New Roman" w:cs="Times New Roman"/>
            <w:kern w:val="0"/>
            <w:sz w:val="24"/>
            <w:szCs w:val="24"/>
            <w14:ligatures w14:val="none"/>
          </w:rPr>
          <w:t>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 xml:space="preserve"> pushimit</w:t>
        </w:r>
      </w:ins>
      <w:r w:rsidR="00037C72"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për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administruar në dosjen hetimore te dhënat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 në përgjigje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drejtuar autoriteteve </w:t>
      </w:r>
      <w:r w:rsidR="003C2F92" w:rsidRPr="00860957">
        <w:rPr>
          <w:rFonts w:ascii="Times New Roman" w:eastAsia="Calibri" w:hAnsi="Times New Roman" w:cs="Times New Roman"/>
          <w:kern w:val="0"/>
          <w:sz w:val="24"/>
          <w:szCs w:val="24"/>
          <w14:ligatures w14:val="none"/>
        </w:rPr>
        <w:t>b</w:t>
      </w:r>
      <w:r w:rsidRPr="00860957">
        <w:rPr>
          <w:rFonts w:ascii="Times New Roman" w:eastAsia="Calibri" w:hAnsi="Times New Roman" w:cs="Times New Roman"/>
          <w:kern w:val="0"/>
          <w:sz w:val="24"/>
          <w:szCs w:val="24"/>
          <w14:ligatures w14:val="none"/>
        </w:rPr>
        <w:t xml:space="preserve">elge. </w:t>
      </w:r>
    </w:p>
    <w:p w14:paraId="7C073DBF" w14:textId="34C446ED"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 xml:space="preserve">Me vendimin </w:t>
      </w:r>
      <w:r w:rsidR="007F4DC3" w:rsidRPr="00860957">
        <w:rPr>
          <w:rFonts w:ascii="Times New Roman" w:eastAsia="Calibri" w:hAnsi="Times New Roman" w:cs="Times New Roman"/>
          <w:kern w:val="0"/>
          <w:sz w:val="24"/>
          <w:szCs w:val="24"/>
          <w14:ligatures w14:val="none"/>
        </w:rPr>
        <w:t>dat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09.07.2013 është vendosur përsëri pushimi i procedimit pasi nga përgjigja 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kryer nga autoritetet Belge, nuk kishte rezultuar asnjë e dhënë e rëndësishme për hetimin. Vendimi i pushimit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w:t>
      </w:r>
      <w:r w:rsidR="00A3289A" w:rsidRPr="00860957">
        <w:rPr>
          <w:rFonts w:ascii="Times New Roman" w:eastAsia="Calibri" w:hAnsi="Times New Roman" w:cs="Times New Roman"/>
          <w:kern w:val="0"/>
          <w:sz w:val="24"/>
          <w:szCs w:val="24"/>
          <w14:ligatures w14:val="none"/>
        </w:rPr>
        <w:t>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09.07.2013 është miratuar nga Drejtuesi i Prokurorisë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në atë kohë B</w:t>
      </w:r>
      <w:r w:rsidR="00185BE9" w:rsidRPr="00860957">
        <w:rPr>
          <w:rFonts w:ascii="Times New Roman" w:eastAsia="Calibri" w:hAnsi="Times New Roman" w:cs="Times New Roman"/>
          <w:kern w:val="0"/>
          <w:sz w:val="24"/>
          <w:szCs w:val="24"/>
          <w14:ligatures w14:val="none"/>
        </w:rPr>
        <w:t>.</w:t>
      </w:r>
      <w:r w:rsidR="00A3289A"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Cani</w:t>
      </w:r>
      <w:proofErr w:type="spellEnd"/>
      <w:r w:rsidRPr="00860957">
        <w:rPr>
          <w:rFonts w:ascii="Times New Roman" w:eastAsia="Calibri" w:hAnsi="Times New Roman" w:cs="Times New Roman"/>
          <w:kern w:val="0"/>
          <w:sz w:val="24"/>
          <w:szCs w:val="24"/>
          <w14:ligatures w14:val="none"/>
        </w:rPr>
        <w:t xml:space="preserve">, në </w:t>
      </w:r>
      <w:r w:rsidR="00A3289A" w:rsidRPr="00860957">
        <w:rPr>
          <w:rFonts w:ascii="Times New Roman" w:eastAsia="Calibri" w:hAnsi="Times New Roman" w:cs="Times New Roman"/>
          <w:kern w:val="0"/>
          <w:sz w:val="24"/>
          <w:szCs w:val="24"/>
          <w14:ligatures w14:val="none"/>
        </w:rPr>
        <w:t>cilësinë</w:t>
      </w:r>
      <w:r w:rsidRPr="00860957">
        <w:rPr>
          <w:rFonts w:ascii="Times New Roman" w:eastAsia="Calibri" w:hAnsi="Times New Roman" w:cs="Times New Roman"/>
          <w:kern w:val="0"/>
          <w:sz w:val="24"/>
          <w:szCs w:val="24"/>
          <w14:ligatures w14:val="none"/>
        </w:rPr>
        <w:t xml:space="preserve"> e prokurorit </w:t>
      </w:r>
      <w:del w:id="218" w:author="Admin" w:date="2025-07-08T11:03:00Z">
        <w:r w:rsidRPr="007038D9">
          <w:rPr>
            <w:rFonts w:ascii="Times New Roman" w:eastAsia="Calibri" w:hAnsi="Times New Roman" w:cs="Times New Roman"/>
            <w:kern w:val="0"/>
            <w:sz w:val="24"/>
            <w:szCs w:val="24"/>
            <w14:ligatures w14:val="none"/>
          </w:rPr>
          <w:delText>me</w:delText>
        </w:r>
      </w:del>
      <w:ins w:id="219" w:author="Admin" w:date="2025-07-08T11:03:00Z">
        <w:r w:rsidRPr="00860957">
          <w:rPr>
            <w:rFonts w:ascii="Times New Roman" w:eastAsia="Calibri" w:hAnsi="Times New Roman" w:cs="Times New Roman"/>
            <w:kern w:val="0"/>
            <w:sz w:val="24"/>
            <w:szCs w:val="24"/>
            <w14:ligatures w14:val="none"/>
          </w:rPr>
          <w:t>m</w:t>
        </w:r>
        <w:r w:rsidR="00D74248">
          <w:rPr>
            <w:rFonts w:ascii="Times New Roman" w:eastAsia="Calibri" w:hAnsi="Times New Roman" w:cs="Times New Roman"/>
            <w:kern w:val="0"/>
            <w:sz w:val="24"/>
            <w:szCs w:val="24"/>
            <w14:ligatures w14:val="none"/>
          </w:rPr>
          <w:t>ë</w:t>
        </w:r>
      </w:ins>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që miratonte zgjidhjen p</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rfundimtare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ç</w:t>
      </w:r>
      <w:r w:rsidRPr="00860957">
        <w:rPr>
          <w:rFonts w:ascii="Times New Roman" w:eastAsia="Calibri" w:hAnsi="Times New Roman" w:cs="Times New Roman"/>
          <w:kern w:val="0"/>
          <w:sz w:val="24"/>
          <w:szCs w:val="24"/>
          <w14:ligatures w14:val="none"/>
        </w:rPr>
        <w:t>ështjeve. Po ky drejtues</w:t>
      </w:r>
      <w:r w:rsidR="00185BE9"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pasi ka mbërritur përgjigja 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drejtuar</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autoriteteve </w:t>
      </w:r>
      <w:del w:id="220" w:author="Admin" w:date="2025-07-08T11:03:00Z">
        <w:r w:rsidRPr="007038D9">
          <w:rPr>
            <w:rFonts w:ascii="Times New Roman" w:eastAsia="Calibri" w:hAnsi="Times New Roman" w:cs="Times New Roman"/>
            <w:kern w:val="0"/>
            <w:sz w:val="24"/>
            <w:szCs w:val="24"/>
            <w14:ligatures w14:val="none"/>
          </w:rPr>
          <w:delText>gjyqësor</w:delText>
        </w:r>
      </w:del>
      <w:ins w:id="221" w:author="Admin" w:date="2025-07-08T11:03:00Z">
        <w:r w:rsidRPr="00860957">
          <w:rPr>
            <w:rFonts w:ascii="Times New Roman" w:eastAsia="Calibri" w:hAnsi="Times New Roman" w:cs="Times New Roman"/>
            <w:kern w:val="0"/>
            <w:sz w:val="24"/>
            <w:szCs w:val="24"/>
            <w14:ligatures w14:val="none"/>
          </w:rPr>
          <w:t>gjyqësor</w:t>
        </w:r>
        <w:r w:rsidR="00037C72"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jermane, me vendimin d</w:t>
      </w:r>
      <w:r w:rsidR="00A3289A" w:rsidRPr="00860957">
        <w:rPr>
          <w:rFonts w:ascii="Times New Roman" w:eastAsia="Calibri" w:hAnsi="Times New Roman" w:cs="Times New Roman"/>
          <w:kern w:val="0"/>
          <w:sz w:val="24"/>
          <w:szCs w:val="24"/>
          <w14:ligatures w14:val="none"/>
        </w:rPr>
        <w:t>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25.10.2013 ka vendosur shfuqizimin e vendimit</w:t>
      </w:r>
      <w:ins w:id="222" w:author="Admin" w:date="2025-07-08T11:03:00Z">
        <w:r w:rsidR="00037C72" w:rsidRPr="00860957">
          <w:rPr>
            <w:rFonts w:ascii="Times New Roman" w:eastAsia="Calibri" w:hAnsi="Times New Roman" w:cs="Times New Roman"/>
            <w:kern w:val="0"/>
            <w:sz w:val="24"/>
            <w:szCs w:val="24"/>
            <w14:ligatures w14:val="none"/>
          </w:rPr>
          <w:t xml:space="preserve"> t</w:t>
        </w:r>
        <w:r w:rsidR="00D74248">
          <w:rPr>
            <w:rFonts w:ascii="Times New Roman" w:eastAsia="Calibri" w:hAnsi="Times New Roman" w:cs="Times New Roman"/>
            <w:kern w:val="0"/>
            <w:sz w:val="24"/>
            <w:szCs w:val="24"/>
            <w14:ligatures w14:val="none"/>
          </w:rPr>
          <w:t>ë</w:t>
        </w:r>
        <w:r w:rsidR="00037C72" w:rsidRPr="00860957">
          <w:rPr>
            <w:rFonts w:ascii="Times New Roman" w:eastAsia="Calibri" w:hAnsi="Times New Roman" w:cs="Times New Roman"/>
            <w:kern w:val="0"/>
            <w:sz w:val="24"/>
            <w:szCs w:val="24"/>
            <w14:ligatures w14:val="none"/>
          </w:rPr>
          <w:t xml:space="preserve"> pushimit</w:t>
        </w:r>
      </w:ins>
      <w:r w:rsidRPr="00860957">
        <w:rPr>
          <w:rFonts w:ascii="Times New Roman" w:eastAsia="Calibri" w:hAnsi="Times New Roman" w:cs="Times New Roman"/>
          <w:kern w:val="0"/>
          <w:sz w:val="24"/>
          <w:szCs w:val="24"/>
          <w14:ligatures w14:val="none"/>
        </w:rPr>
        <w:t xml:space="preserve"> për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administruar në dosjen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dhënat hetimore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 në përgjigje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Me vendimin</w:t>
      </w:r>
      <w:r w:rsidR="00A3289A" w:rsidRPr="00860957">
        <w:rPr>
          <w:rFonts w:ascii="Times New Roman" w:eastAsia="Calibri" w:hAnsi="Times New Roman" w:cs="Times New Roman"/>
          <w:kern w:val="0"/>
          <w:sz w:val="24"/>
          <w:szCs w:val="24"/>
          <w14:ligatures w14:val="none"/>
        </w:rPr>
        <w:t xml:space="preserve"> 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11.11.2013 është vendosur përsëri pushimi i procedimit penal pasi nga autoritetet </w:t>
      </w:r>
      <w:r w:rsidR="00F82BBC"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jermane</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nuk është dhënë tjetër informacion</w:t>
      </w:r>
      <w:r w:rsidR="005658C4"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i rëndësishëm për hetimin, por kanë përmendur vetëm </w:t>
      </w:r>
      <w:del w:id="223" w:author="Admin" w:date="2025-07-08T11:03:00Z">
        <w:r w:rsidRPr="007038D9">
          <w:rPr>
            <w:rFonts w:ascii="Times New Roman" w:eastAsia="Calibri" w:hAnsi="Times New Roman" w:cs="Times New Roman"/>
            <w:kern w:val="0"/>
            <w:sz w:val="24"/>
            <w:szCs w:val="24"/>
            <w14:ligatures w14:val="none"/>
          </w:rPr>
          <w:delText>fakti</w:delText>
        </w:r>
      </w:del>
      <w:ins w:id="224" w:author="Admin" w:date="2025-07-08T11:03:00Z">
        <w:r w:rsidRPr="00860957">
          <w:rPr>
            <w:rFonts w:ascii="Times New Roman" w:eastAsia="Calibri" w:hAnsi="Times New Roman" w:cs="Times New Roman"/>
            <w:kern w:val="0"/>
            <w:sz w:val="24"/>
            <w:szCs w:val="24"/>
            <w14:ligatures w14:val="none"/>
          </w:rPr>
          <w:t>fakti</w:t>
        </w:r>
        <w:r w:rsidR="00037C72" w:rsidRPr="00860957">
          <w:rPr>
            <w:rFonts w:ascii="Times New Roman" w:eastAsia="Calibri" w:hAnsi="Times New Roman" w:cs="Times New Roman"/>
            <w:kern w:val="0"/>
            <w:sz w:val="24"/>
            <w:szCs w:val="24"/>
            <w14:ligatures w14:val="none"/>
          </w:rPr>
          <w:t>n</w:t>
        </w:r>
      </w:ins>
      <w:r w:rsidRPr="00860957">
        <w:rPr>
          <w:rFonts w:ascii="Times New Roman" w:eastAsia="Calibri" w:hAnsi="Times New Roman" w:cs="Times New Roman"/>
          <w:kern w:val="0"/>
          <w:sz w:val="24"/>
          <w:szCs w:val="24"/>
          <w14:ligatures w14:val="none"/>
        </w:rPr>
        <w:t xml:space="preserve"> se shtetasi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është kapur në </w:t>
      </w:r>
      <w:r w:rsidR="00185BE9" w:rsidRPr="00860957">
        <w:rPr>
          <w:rFonts w:ascii="Times New Roman" w:eastAsia="Calibri" w:hAnsi="Times New Roman" w:cs="Times New Roman"/>
          <w:kern w:val="0"/>
          <w:sz w:val="24"/>
          <w:szCs w:val="24"/>
          <w14:ligatures w14:val="none"/>
        </w:rPr>
        <w:t>dat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31.03.2009 me 1.15 kg kokainë dhe është dënuar nga </w:t>
      </w:r>
      <w:r w:rsidR="00185BE9"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jykata e </w:t>
      </w:r>
      <w:proofErr w:type="spellStart"/>
      <w:r w:rsidRPr="00860957">
        <w:rPr>
          <w:rFonts w:ascii="Times New Roman" w:eastAsia="Calibri" w:hAnsi="Times New Roman" w:cs="Times New Roman"/>
          <w:kern w:val="0"/>
          <w:sz w:val="24"/>
          <w:szCs w:val="24"/>
          <w14:ligatures w14:val="none"/>
        </w:rPr>
        <w:t>Landit</w:t>
      </w:r>
      <w:proofErr w:type="spellEnd"/>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Frankenthal</w:t>
      </w:r>
      <w:proofErr w:type="spellEnd"/>
      <w:r w:rsidRPr="00860957">
        <w:rPr>
          <w:rFonts w:ascii="Times New Roman" w:eastAsia="Calibri" w:hAnsi="Times New Roman" w:cs="Times New Roman"/>
          <w:kern w:val="0"/>
          <w:sz w:val="24"/>
          <w:szCs w:val="24"/>
          <w14:ligatures w14:val="none"/>
        </w:rPr>
        <w:t xml:space="preserve"> në </w:t>
      </w:r>
      <w:r w:rsidR="00A3289A" w:rsidRPr="00860957">
        <w:rPr>
          <w:rFonts w:ascii="Times New Roman" w:eastAsia="Calibri" w:hAnsi="Times New Roman" w:cs="Times New Roman"/>
          <w:kern w:val="0"/>
          <w:sz w:val="24"/>
          <w:szCs w:val="24"/>
          <w14:ligatures w14:val="none"/>
        </w:rPr>
        <w:t>dat</w:t>
      </w:r>
      <w:r w:rsidR="00C0392F" w:rsidRPr="00860957">
        <w:rPr>
          <w:rFonts w:ascii="Times New Roman" w:eastAsia="Calibri" w:hAnsi="Times New Roman" w:cs="Times New Roman"/>
          <w:kern w:val="0"/>
          <w:sz w:val="24"/>
          <w:szCs w:val="24"/>
          <w14:ligatures w14:val="none"/>
        </w:rPr>
        <w:t>ë</w:t>
      </w:r>
      <w:r w:rsidR="00A3289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04.12.2009 me katër vjet e tetë muaj burgim</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liruar nga burgu</w:t>
      </w:r>
      <w:r w:rsidR="00185BE9" w:rsidRPr="00860957">
        <w:rPr>
          <w:rFonts w:ascii="Times New Roman" w:eastAsia="Calibri" w:hAnsi="Times New Roman" w:cs="Times New Roman"/>
          <w:kern w:val="0"/>
          <w:sz w:val="24"/>
          <w:szCs w:val="24"/>
          <w14:ligatures w14:val="none"/>
        </w:rPr>
        <w:t xml:space="preserve"> në datë 11.10.2011.</w:t>
      </w:r>
      <w:r w:rsidRPr="00860957">
        <w:rPr>
          <w:rFonts w:ascii="Times New Roman" w:eastAsia="Calibri" w:hAnsi="Times New Roman" w:cs="Times New Roman"/>
          <w:kern w:val="0"/>
          <w:sz w:val="24"/>
          <w:szCs w:val="24"/>
          <w14:ligatures w14:val="none"/>
        </w:rPr>
        <w:t xml:space="preserve"> </w:t>
      </w:r>
      <w:r w:rsidR="00A3289A" w:rsidRPr="00860957">
        <w:rPr>
          <w:rFonts w:ascii="Times New Roman" w:eastAsia="Calibri" w:hAnsi="Times New Roman" w:cs="Times New Roman"/>
          <w:kern w:val="0"/>
          <w:sz w:val="24"/>
          <w:szCs w:val="24"/>
          <w14:ligatures w14:val="none"/>
        </w:rPr>
        <w:t>D</w:t>
      </w:r>
      <w:r w:rsidRPr="00860957">
        <w:rPr>
          <w:rFonts w:ascii="Times New Roman" w:eastAsia="Calibri" w:hAnsi="Times New Roman" w:cs="Times New Roman"/>
          <w:kern w:val="0"/>
          <w:sz w:val="24"/>
          <w:szCs w:val="24"/>
          <w14:ligatures w14:val="none"/>
        </w:rPr>
        <w:t>rejtuesi</w:t>
      </w:r>
      <w:r w:rsidR="00A3289A" w:rsidRPr="00860957">
        <w:rPr>
          <w:rFonts w:ascii="Times New Roman" w:eastAsia="Calibri" w:hAnsi="Times New Roman" w:cs="Times New Roman"/>
          <w:kern w:val="0"/>
          <w:sz w:val="24"/>
          <w:szCs w:val="24"/>
          <w14:ligatures w14:val="none"/>
        </w:rPr>
        <w:t xml:space="preserve"> i Prokuroris</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B</w:t>
      </w:r>
      <w:r w:rsidR="00A3289A" w:rsidRPr="00860957">
        <w:rPr>
          <w:rFonts w:ascii="Times New Roman" w:eastAsia="Calibri" w:hAnsi="Times New Roman" w:cs="Times New Roman"/>
          <w:kern w:val="0"/>
          <w:sz w:val="24"/>
          <w:szCs w:val="24"/>
          <w14:ligatures w14:val="none"/>
        </w:rPr>
        <w:t xml:space="preserve">esnik </w:t>
      </w:r>
      <w:proofErr w:type="spellStart"/>
      <w:r w:rsidRPr="00860957">
        <w:rPr>
          <w:rFonts w:ascii="Times New Roman" w:eastAsia="Calibri" w:hAnsi="Times New Roman" w:cs="Times New Roman"/>
          <w:kern w:val="0"/>
          <w:sz w:val="24"/>
          <w:szCs w:val="24"/>
          <w14:ligatures w14:val="none"/>
        </w:rPr>
        <w:t>Cani</w:t>
      </w:r>
      <w:proofErr w:type="spellEnd"/>
      <w:r w:rsidRPr="00860957">
        <w:rPr>
          <w:rFonts w:ascii="Times New Roman" w:eastAsia="Calibri" w:hAnsi="Times New Roman" w:cs="Times New Roman"/>
          <w:kern w:val="0"/>
          <w:sz w:val="24"/>
          <w:szCs w:val="24"/>
          <w14:ligatures w14:val="none"/>
        </w:rPr>
        <w:t xml:space="preserve"> ka miratuar vendimin e pushimit në cilësinë e prokurorit m</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w:t>
      </w:r>
      <w:r w:rsidR="00C0392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lartë. </w:t>
      </w:r>
    </w:p>
    <w:p w14:paraId="01AFD8C8" w14:textId="3FD687F9"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Me shkresën nr.1305/3 prot. A.T</w:t>
      </w:r>
      <w:ins w:id="225" w:author="Admin" w:date="2025-07-08T11:03:00Z">
        <w:r w:rsidR="00037C72" w:rsidRPr="00860957">
          <w:rPr>
            <w:rFonts w:ascii="Times New Roman" w:eastAsia="Calibri" w:hAnsi="Times New Roman" w:cs="Times New Roman"/>
            <w:kern w:val="0"/>
            <w:sz w:val="24"/>
            <w:szCs w:val="24"/>
            <w14:ligatures w14:val="none"/>
          </w:rPr>
          <w:t>,</w:t>
        </w:r>
      </w:ins>
      <w:r w:rsidRPr="00860957">
        <w:rPr>
          <w:rFonts w:ascii="Times New Roman" w:eastAsia="Calibri" w:hAnsi="Times New Roman" w:cs="Times New Roman"/>
          <w:kern w:val="0"/>
          <w:sz w:val="24"/>
          <w:szCs w:val="24"/>
          <w14:ligatures w14:val="none"/>
        </w:rPr>
        <w:t xml:space="preserve"> d</w:t>
      </w:r>
      <w:r w:rsidR="00185BE9" w:rsidRPr="00860957">
        <w:rPr>
          <w:rFonts w:ascii="Times New Roman" w:eastAsia="Calibri" w:hAnsi="Times New Roman" w:cs="Times New Roman"/>
          <w:kern w:val="0"/>
          <w:sz w:val="24"/>
          <w:szCs w:val="24"/>
          <w14:ligatures w14:val="none"/>
        </w:rPr>
        <w:t>at</w:t>
      </w:r>
      <w:r w:rsidR="0002617C" w:rsidRPr="00860957">
        <w:rPr>
          <w:rFonts w:ascii="Times New Roman" w:eastAsia="Calibri" w:hAnsi="Times New Roman" w:cs="Times New Roman"/>
          <w:kern w:val="0"/>
          <w:sz w:val="24"/>
          <w:szCs w:val="24"/>
          <w14:ligatures w14:val="none"/>
        </w:rPr>
        <w:t>ë</w:t>
      </w:r>
      <w:r w:rsidR="00185BE9"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04.03.2016 (fq.15 e dosjes) Drejtoria </w:t>
      </w:r>
      <w:proofErr w:type="spellStart"/>
      <w:r w:rsidRPr="00860957">
        <w:rPr>
          <w:rFonts w:ascii="Times New Roman" w:eastAsia="Calibri" w:hAnsi="Times New Roman" w:cs="Times New Roman"/>
          <w:kern w:val="0"/>
          <w:sz w:val="24"/>
          <w:szCs w:val="24"/>
          <w14:ligatures w14:val="none"/>
        </w:rPr>
        <w:t>Task</w:t>
      </w:r>
      <w:proofErr w:type="spellEnd"/>
      <w:r w:rsidRPr="00860957">
        <w:rPr>
          <w:rFonts w:ascii="Times New Roman" w:eastAsia="Calibri" w:hAnsi="Times New Roman" w:cs="Times New Roman"/>
          <w:kern w:val="0"/>
          <w:sz w:val="24"/>
          <w:szCs w:val="24"/>
          <w14:ligatures w14:val="none"/>
        </w:rPr>
        <w:t xml:space="preserve"> – Forc</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në Prokurorinë e Përgjithshme Tiranë ka bërë me dije se Drejtoria e Përgjithshme e Parandalimit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Pastrimit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Parave, ka paraqitur ankim kundër vendimit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penal nr.</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236/2011.</w:t>
      </w:r>
      <w:r w:rsidR="00C0392F"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Kjo drejtori pasi ka tërhequr dosjen e procedimit penal nr.236/2011, ka shqyrtuar ankimin ndaj vendimit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procedimit </w:t>
      </w:r>
      <w:r w:rsidR="00C0392F" w:rsidRPr="00860957">
        <w:rPr>
          <w:rFonts w:ascii="Times New Roman" w:eastAsia="Calibri" w:hAnsi="Times New Roman" w:cs="Times New Roman"/>
          <w:kern w:val="0"/>
          <w:sz w:val="24"/>
          <w:szCs w:val="24"/>
          <w14:ligatures w14:val="none"/>
        </w:rPr>
        <w:t xml:space="preserve">duke </w:t>
      </w:r>
      <w:r w:rsidRPr="00860957">
        <w:rPr>
          <w:rFonts w:ascii="Times New Roman" w:eastAsia="Calibri" w:hAnsi="Times New Roman" w:cs="Times New Roman"/>
          <w:kern w:val="0"/>
          <w:sz w:val="24"/>
          <w:szCs w:val="24"/>
          <w14:ligatures w14:val="none"/>
        </w:rPr>
        <w:t>arritur në konkluzionin se nga ana e kësaj prokurorie janë kryer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gjitha veprimet e mundshme dhe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duhura hetimore, deri në pritje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nga autoritetet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olandeze</w:t>
      </w:r>
      <w:r w:rsidR="00C0392F" w:rsidRPr="00860957">
        <w:rPr>
          <w:rFonts w:ascii="Times New Roman" w:eastAsia="Calibri" w:hAnsi="Times New Roman" w:cs="Times New Roman"/>
          <w:bCs/>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Me këtë shkresë kjo drejtori ka kërkuar përsëritjen 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autoriteteve gjyqësore </w:t>
      </w:r>
      <w:r w:rsidR="007F4DC3"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jermane ku ti kërkohet vendimi i </w:t>
      </w:r>
      <w:r w:rsidR="000C7CD0"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jykatës së </w:t>
      </w:r>
      <w:proofErr w:type="spellStart"/>
      <w:r w:rsidRPr="00860957">
        <w:rPr>
          <w:rFonts w:ascii="Times New Roman" w:eastAsia="Calibri" w:hAnsi="Times New Roman" w:cs="Times New Roman"/>
          <w:kern w:val="0"/>
          <w:sz w:val="24"/>
          <w:szCs w:val="24"/>
          <w14:ligatures w14:val="none"/>
        </w:rPr>
        <w:t>Landit</w:t>
      </w:r>
      <w:proofErr w:type="spellEnd"/>
      <w:r w:rsidRPr="00860957">
        <w:rPr>
          <w:rFonts w:ascii="Times New Roman" w:eastAsia="Calibri" w:hAnsi="Times New Roman" w:cs="Times New Roman"/>
          <w:kern w:val="0"/>
          <w:sz w:val="24"/>
          <w:szCs w:val="24"/>
          <w14:ligatures w14:val="none"/>
        </w:rPr>
        <w:t xml:space="preserve"> në </w:t>
      </w:r>
      <w:proofErr w:type="spellStart"/>
      <w:r w:rsidRPr="00860957">
        <w:rPr>
          <w:rFonts w:ascii="Times New Roman" w:eastAsia="Calibri" w:hAnsi="Times New Roman" w:cs="Times New Roman"/>
          <w:kern w:val="0"/>
          <w:sz w:val="24"/>
          <w:szCs w:val="24"/>
          <w14:ligatures w14:val="none"/>
        </w:rPr>
        <w:t>Frankenthal</w:t>
      </w:r>
      <w:proofErr w:type="spellEnd"/>
      <w:r w:rsidR="007F4DC3" w:rsidRPr="00860957">
        <w:rPr>
          <w:rFonts w:ascii="Times New Roman" w:eastAsia="Calibri" w:hAnsi="Times New Roman" w:cs="Times New Roman"/>
          <w:kern w:val="0"/>
          <w:sz w:val="24"/>
          <w:szCs w:val="24"/>
          <w14:ligatures w14:val="none"/>
        </w:rPr>
        <w:t xml:space="preserve"> dat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04.12.2009, si dhe t’i rikujtohet përshpejtimi i kthimit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përgjigjes së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nga autoritetet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 xml:space="preserve">olandeze, </w:t>
      </w:r>
      <w:r w:rsidR="00C0392F" w:rsidRPr="00860957">
        <w:rPr>
          <w:rFonts w:ascii="Times New Roman" w:eastAsia="Calibri" w:hAnsi="Times New Roman" w:cs="Times New Roman"/>
          <w:kern w:val="0"/>
          <w:sz w:val="24"/>
          <w:szCs w:val="24"/>
          <w14:ligatures w14:val="none"/>
        </w:rPr>
        <w:t>siç</w:t>
      </w:r>
      <w:r w:rsidRPr="00860957">
        <w:rPr>
          <w:rFonts w:ascii="Times New Roman" w:eastAsia="Calibri" w:hAnsi="Times New Roman" w:cs="Times New Roman"/>
          <w:kern w:val="0"/>
          <w:sz w:val="24"/>
          <w:szCs w:val="24"/>
          <w14:ligatures w14:val="none"/>
        </w:rPr>
        <w:t xml:space="preserve"> është kërkuar në </w:t>
      </w:r>
      <w:proofErr w:type="spellStart"/>
      <w:r w:rsidRPr="00860957">
        <w:rPr>
          <w:rFonts w:ascii="Times New Roman" w:eastAsia="Calibri" w:hAnsi="Times New Roman" w:cs="Times New Roman"/>
          <w:kern w:val="0"/>
          <w:sz w:val="24"/>
          <w:szCs w:val="24"/>
          <w14:ligatures w14:val="none"/>
        </w:rPr>
        <w:t>letëporosinë</w:t>
      </w:r>
      <w:proofErr w:type="spellEnd"/>
      <w:r w:rsidRPr="00860957">
        <w:rPr>
          <w:rFonts w:ascii="Times New Roman" w:eastAsia="Calibri" w:hAnsi="Times New Roman" w:cs="Times New Roman"/>
          <w:kern w:val="0"/>
          <w:sz w:val="24"/>
          <w:szCs w:val="24"/>
          <w14:ligatures w14:val="none"/>
        </w:rPr>
        <w:t xml:space="preserve"> drejtuar këtyre autoriteteve. </w:t>
      </w:r>
    </w:p>
    <w:p w14:paraId="19116BBA" w14:textId="0E833E92" w:rsidR="00C0392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Marr shkas nga kjo shkresë me vendimin dt.08.03.2016 Drejtuesi i Prokurorisë, G</w:t>
      </w:r>
      <w:r w:rsidR="006F3C3C" w:rsidRPr="00860957">
        <w:rPr>
          <w:rFonts w:ascii="Times New Roman" w:eastAsia="Calibri" w:hAnsi="Times New Roman" w:cs="Times New Roman"/>
          <w:kern w:val="0"/>
          <w:sz w:val="24"/>
          <w:szCs w:val="24"/>
          <w14:ligatures w14:val="none"/>
        </w:rPr>
        <w:t xml:space="preserve">ranit </w:t>
      </w:r>
      <w:r w:rsidRPr="00860957">
        <w:rPr>
          <w:rFonts w:ascii="Times New Roman" w:eastAsia="Calibri" w:hAnsi="Times New Roman" w:cs="Times New Roman"/>
          <w:kern w:val="0"/>
          <w:sz w:val="24"/>
          <w:szCs w:val="24"/>
          <w14:ligatures w14:val="none"/>
        </w:rPr>
        <w:t>Shahu ka vendosur shfuqizimin e vendimit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pushimit për të kryer detyrat e udhëzuara nga Drejtoria </w:t>
      </w:r>
      <w:proofErr w:type="spellStart"/>
      <w:r w:rsidRPr="00860957">
        <w:rPr>
          <w:rFonts w:ascii="Times New Roman" w:eastAsia="Calibri" w:hAnsi="Times New Roman" w:cs="Times New Roman"/>
          <w:kern w:val="0"/>
          <w:sz w:val="24"/>
          <w:szCs w:val="24"/>
          <w14:ligatures w14:val="none"/>
        </w:rPr>
        <w:t>Task</w:t>
      </w:r>
      <w:proofErr w:type="spellEnd"/>
      <w:r w:rsidRPr="00860957">
        <w:rPr>
          <w:rFonts w:ascii="Times New Roman" w:eastAsia="Calibri" w:hAnsi="Times New Roman" w:cs="Times New Roman"/>
          <w:kern w:val="0"/>
          <w:sz w:val="24"/>
          <w:szCs w:val="24"/>
          <w14:ligatures w14:val="none"/>
        </w:rPr>
        <w:t xml:space="preserve"> </w:t>
      </w:r>
      <w:r w:rsidR="005658C4" w:rsidRPr="00860957">
        <w:rPr>
          <w:rFonts w:ascii="Times New Roman" w:eastAsia="Calibri" w:hAnsi="Times New Roman" w:cs="Times New Roman"/>
          <w:kern w:val="0"/>
          <w:sz w:val="24"/>
          <w:szCs w:val="24"/>
          <w14:ligatures w14:val="none"/>
        </w:rPr>
        <w:t xml:space="preserve">Forcë </w:t>
      </w:r>
      <w:r w:rsidR="007F4DC3" w:rsidRPr="00860957">
        <w:rPr>
          <w:rFonts w:ascii="Times New Roman" w:eastAsia="Calibri" w:hAnsi="Times New Roman" w:cs="Times New Roman"/>
          <w:kern w:val="0"/>
          <w:sz w:val="24"/>
          <w:szCs w:val="24"/>
          <w14:ligatures w14:val="none"/>
        </w:rPr>
        <w:t>n</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Prokurorin</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e P</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rgjithshme</w:t>
      </w:r>
      <w:r w:rsidR="00C0392F" w:rsidRPr="00860957">
        <w:rPr>
          <w:rFonts w:ascii="Times New Roman" w:eastAsia="Calibri" w:hAnsi="Times New Roman" w:cs="Times New Roman"/>
          <w:kern w:val="0"/>
          <w:sz w:val="24"/>
          <w:szCs w:val="24"/>
          <w14:ligatures w14:val="none"/>
        </w:rPr>
        <w:t xml:space="preserve"> dhe</w:t>
      </w:r>
      <w:r w:rsidRPr="00860957">
        <w:rPr>
          <w:rFonts w:ascii="Times New Roman" w:eastAsia="Calibri" w:hAnsi="Times New Roman" w:cs="Times New Roman"/>
          <w:kern w:val="0"/>
          <w:sz w:val="24"/>
          <w:szCs w:val="24"/>
          <w14:ligatures w14:val="none"/>
        </w:rPr>
        <w:t xml:space="preserve"> </w:t>
      </w:r>
      <w:r w:rsidR="00C0392F" w:rsidRPr="00860957">
        <w:rPr>
          <w:rFonts w:ascii="Times New Roman" w:eastAsia="Calibri" w:hAnsi="Times New Roman" w:cs="Times New Roman"/>
          <w:kern w:val="0"/>
          <w:sz w:val="24"/>
          <w:szCs w:val="24"/>
          <w14:ligatures w14:val="none"/>
        </w:rPr>
        <w:t>m</w:t>
      </w:r>
      <w:r w:rsidRPr="00860957">
        <w:rPr>
          <w:rFonts w:ascii="Times New Roman" w:eastAsia="Calibri" w:hAnsi="Times New Roman" w:cs="Times New Roman"/>
          <w:kern w:val="0"/>
          <w:sz w:val="24"/>
          <w:szCs w:val="24"/>
          <w14:ligatures w14:val="none"/>
        </w:rPr>
        <w:t>e vendimin d</w:t>
      </w:r>
      <w:r w:rsidR="007F4DC3" w:rsidRPr="00860957">
        <w:rPr>
          <w:rFonts w:ascii="Times New Roman" w:eastAsia="Calibri" w:hAnsi="Times New Roman" w:cs="Times New Roman"/>
          <w:kern w:val="0"/>
          <w:sz w:val="24"/>
          <w:szCs w:val="24"/>
          <w14:ligatures w14:val="none"/>
        </w:rPr>
        <w:t>at</w:t>
      </w:r>
      <w:r w:rsidR="00276BD7" w:rsidRPr="00860957">
        <w:rPr>
          <w:rFonts w:ascii="Times New Roman" w:eastAsia="Calibri" w:hAnsi="Times New Roman" w:cs="Times New Roman"/>
          <w:kern w:val="0"/>
          <w:sz w:val="24"/>
          <w:szCs w:val="24"/>
          <w14:ligatures w14:val="none"/>
        </w:rPr>
        <w:t>ë</w:t>
      </w:r>
      <w:r w:rsidR="007F4DC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26.05.2016 është vendosur pushimi i procedimit penal, në pritje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përgjigjes së </w:t>
      </w:r>
      <w:proofErr w:type="spellStart"/>
      <w:r w:rsidR="00A3289A"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drejtuar autoriteteve gjyqësore </w:t>
      </w:r>
      <w:r w:rsidR="007F4DC3" w:rsidRPr="00860957">
        <w:rPr>
          <w:rFonts w:ascii="Times New Roman" w:eastAsia="Calibri" w:hAnsi="Times New Roman" w:cs="Times New Roman"/>
          <w:kern w:val="0"/>
          <w:sz w:val="24"/>
          <w:szCs w:val="24"/>
          <w14:ligatures w14:val="none"/>
        </w:rPr>
        <w:t>g</w:t>
      </w:r>
      <w:r w:rsidRPr="00860957">
        <w:rPr>
          <w:rFonts w:ascii="Times New Roman" w:eastAsia="Calibri" w:hAnsi="Times New Roman" w:cs="Times New Roman"/>
          <w:kern w:val="0"/>
          <w:sz w:val="24"/>
          <w:szCs w:val="24"/>
          <w14:ligatures w14:val="none"/>
        </w:rPr>
        <w:t xml:space="preserve">jermane dhe përgjigjen 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drejtuar autoriteteve gjyqësore </w:t>
      </w:r>
      <w:r w:rsidR="007F4DC3"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olandeze,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cilave i është drejtuar një shkresë kujtesë për këtë qëllim. </w:t>
      </w:r>
    </w:p>
    <w:p w14:paraId="0C1BB343" w14:textId="3699478C" w:rsidR="00DF4B6D" w:rsidRPr="00860957" w:rsidRDefault="00E85729" w:rsidP="005658C4">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lastRenderedPageBreak/>
        <w:t xml:space="preserve">Lidhur me opinionin </w:t>
      </w:r>
      <w:del w:id="226" w:author="Admin" w:date="2025-07-08T11:03:00Z">
        <w:r w:rsidRPr="007038D9">
          <w:rPr>
            <w:rFonts w:ascii="Times New Roman" w:eastAsia="Calibri" w:hAnsi="Times New Roman" w:cs="Times New Roman"/>
            <w:kern w:val="0"/>
            <w:sz w:val="24"/>
            <w:szCs w:val="24"/>
            <w14:ligatures w14:val="none"/>
          </w:rPr>
          <w:delText>të vëzhguesit ndërkombëtar</w:delText>
        </w:r>
      </w:del>
      <w:ins w:id="227" w:author="Admin" w:date="2025-07-08T11:03:00Z">
        <w:r w:rsidR="00B94D8C"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w:t>
        </w:r>
        <w:r w:rsidR="00B94D8C" w:rsidRPr="00860957">
          <w:rPr>
            <w:rFonts w:ascii="Times New Roman" w:eastAsia="Calibri" w:hAnsi="Times New Roman" w:cs="Times New Roman"/>
            <w:kern w:val="0"/>
            <w:sz w:val="24"/>
            <w:szCs w:val="24"/>
            <w14:ligatures w14:val="none"/>
          </w:rPr>
          <w:t>V</w:t>
        </w:r>
        <w:r w:rsidRPr="00860957">
          <w:rPr>
            <w:rFonts w:ascii="Times New Roman" w:eastAsia="Calibri" w:hAnsi="Times New Roman" w:cs="Times New Roman"/>
            <w:kern w:val="0"/>
            <w:sz w:val="24"/>
            <w:szCs w:val="24"/>
            <w14:ligatures w14:val="none"/>
          </w:rPr>
          <w:t xml:space="preserve">ëzhguesit </w:t>
        </w:r>
        <w:r w:rsidR="00B94D8C"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dërkombëtar</w:t>
        </w:r>
      </w:ins>
      <w:r w:rsidR="00C0392F" w:rsidRPr="00860957">
        <w:rPr>
          <w:rFonts w:ascii="Times New Roman" w:eastAsia="Calibri" w:hAnsi="Times New Roman" w:cs="Times New Roman"/>
          <w:kern w:val="0"/>
          <w:sz w:val="24"/>
          <w:szCs w:val="24"/>
          <w14:ligatures w14:val="none"/>
        </w:rPr>
        <w:t xml:space="preserve"> p</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r r</w:t>
      </w:r>
      <w:r w:rsidR="005F677C" w:rsidRPr="00860957">
        <w:rPr>
          <w:rFonts w:ascii="Times New Roman" w:eastAsia="Calibri" w:hAnsi="Times New Roman" w:cs="Times New Roman"/>
          <w:kern w:val="0"/>
          <w:sz w:val="24"/>
          <w:szCs w:val="24"/>
          <w14:ligatures w14:val="none"/>
        </w:rPr>
        <w:t>egjistrimi</w:t>
      </w:r>
      <w:r w:rsidR="00C0392F"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 xml:space="preserve"> </w:t>
      </w:r>
      <w:r w:rsidR="00C0392F"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 xml:space="preserve"> emrit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cilit i atribuohet kryerja e veprës penale</w:t>
      </w:r>
      <w:r w:rsidR="00C0392F" w:rsidRPr="00860957">
        <w:rPr>
          <w:rFonts w:ascii="Times New Roman" w:eastAsia="Calibri" w:hAnsi="Times New Roman" w:cs="Times New Roman"/>
          <w:kern w:val="0"/>
          <w:sz w:val="24"/>
          <w:szCs w:val="24"/>
          <w14:ligatures w14:val="none"/>
        </w:rPr>
        <w:t>, n</w:t>
      </w:r>
      <w:r w:rsidRPr="00860957">
        <w:rPr>
          <w:rFonts w:ascii="Times New Roman" w:eastAsia="Calibri" w:hAnsi="Times New Roman" w:cs="Times New Roman"/>
          <w:kern w:val="0"/>
          <w:sz w:val="24"/>
          <w:szCs w:val="24"/>
          <w14:ligatures w14:val="none"/>
        </w:rPr>
        <w:t xml:space="preserve">ë nenin 287 të </w:t>
      </w:r>
      <w:r w:rsidR="00C0392F" w:rsidRPr="00860957">
        <w:rPr>
          <w:rFonts w:ascii="Times New Roman" w:eastAsia="Calibri" w:hAnsi="Times New Roman" w:cs="Times New Roman"/>
          <w:kern w:val="0"/>
          <w:sz w:val="24"/>
          <w:szCs w:val="24"/>
          <w14:ligatures w14:val="none"/>
        </w:rPr>
        <w:t>K</w:t>
      </w:r>
      <w:r w:rsidRPr="00860957">
        <w:rPr>
          <w:rFonts w:ascii="Times New Roman" w:eastAsia="Calibri" w:hAnsi="Times New Roman" w:cs="Times New Roman"/>
          <w:kern w:val="0"/>
          <w:sz w:val="24"/>
          <w:szCs w:val="24"/>
          <w14:ligatures w14:val="none"/>
        </w:rPr>
        <w:t xml:space="preserve">odit të </w:t>
      </w:r>
      <w:r w:rsidR="00C0392F"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rocedurës </w:t>
      </w:r>
      <w:r w:rsidR="00C0392F"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enale parashikohet shprehimisht se</w:t>
      </w:r>
      <w:r w:rsidRPr="00860957">
        <w:rPr>
          <w:rFonts w:ascii="Times New Roman" w:eastAsia="Calibri" w:hAnsi="Times New Roman" w:cs="Times New Roman"/>
          <w:i/>
          <w:kern w:val="0"/>
          <w:sz w:val="24"/>
          <w:szCs w:val="24"/>
          <w14:ligatures w14:val="none"/>
        </w:rPr>
        <w:t>: Prokurori shënon në regjistër çdo njoftim të veprës penale që i vjen ose që ka marrë me iniciativën e vet, dhe në të njëjtën kohë ose nga momenti në të cilin rezulton, emrin e personit të cilit i atribuohet vepra penale.</w:t>
      </w:r>
      <w:r w:rsidR="00C0392F" w:rsidRPr="00860957">
        <w:rPr>
          <w:rFonts w:ascii="Times New Roman" w:eastAsia="Calibri" w:hAnsi="Times New Roman" w:cs="Times New Roman"/>
          <w:i/>
          <w:kern w:val="0"/>
          <w:sz w:val="24"/>
          <w:szCs w:val="24"/>
          <w14:ligatures w14:val="none"/>
        </w:rPr>
        <w:t xml:space="preserve"> </w:t>
      </w:r>
      <w:r w:rsidRPr="00860957">
        <w:rPr>
          <w:rFonts w:ascii="Times New Roman" w:eastAsia="Calibri" w:hAnsi="Times New Roman" w:cs="Times New Roman"/>
          <w:kern w:val="0"/>
          <w:sz w:val="24"/>
          <w:szCs w:val="24"/>
          <w14:ligatures w14:val="none"/>
        </w:rPr>
        <w:t>Në rastin konkret</w:t>
      </w:r>
      <w:r w:rsidR="007F4DC3"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bazuar në materialin e parë referuar nga policia gjyqësore është kryer </w:t>
      </w:r>
      <w:r w:rsidR="005F677C" w:rsidRPr="00860957">
        <w:rPr>
          <w:rFonts w:ascii="Times New Roman" w:eastAsia="Calibri" w:hAnsi="Times New Roman" w:cs="Times New Roman"/>
          <w:kern w:val="0"/>
          <w:sz w:val="24"/>
          <w:szCs w:val="24"/>
          <w14:ligatures w14:val="none"/>
        </w:rPr>
        <w:t>regjistrimi</w:t>
      </w:r>
      <w:r w:rsidRPr="00860957">
        <w:rPr>
          <w:rFonts w:ascii="Times New Roman" w:eastAsia="Calibri" w:hAnsi="Times New Roman" w:cs="Times New Roman"/>
          <w:kern w:val="0"/>
          <w:sz w:val="24"/>
          <w:szCs w:val="24"/>
          <w14:ligatures w14:val="none"/>
        </w:rPr>
        <w:t xml:space="preserve"> i veprës penale. Në këtë moment nga materiali hetimor nuk kanë dal në pah të gjithë elementët e figurës së veprës penale për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cilin ishte regjistruar </w:t>
      </w:r>
      <w:del w:id="228" w:author="Admin" w:date="2025-07-08T11:03:00Z">
        <w:r w:rsidRPr="007038D9">
          <w:rPr>
            <w:rFonts w:ascii="Times New Roman" w:eastAsia="Calibri" w:hAnsi="Times New Roman" w:cs="Times New Roman"/>
            <w:kern w:val="0"/>
            <w:sz w:val="24"/>
            <w:szCs w:val="24"/>
            <w14:ligatures w14:val="none"/>
          </w:rPr>
          <w:delText>procedimit</w:delText>
        </w:r>
      </w:del>
      <w:ins w:id="229" w:author="Admin" w:date="2025-07-08T11:03:00Z">
        <w:r w:rsidRPr="00860957">
          <w:rPr>
            <w:rFonts w:ascii="Times New Roman" w:eastAsia="Calibri" w:hAnsi="Times New Roman" w:cs="Times New Roman"/>
            <w:kern w:val="0"/>
            <w:sz w:val="24"/>
            <w:szCs w:val="24"/>
            <w14:ligatures w14:val="none"/>
          </w:rPr>
          <w:t>procedimi</w:t>
        </w:r>
      </w:ins>
      <w:r w:rsidRPr="00860957">
        <w:rPr>
          <w:rFonts w:ascii="Times New Roman" w:eastAsia="Calibri" w:hAnsi="Times New Roman" w:cs="Times New Roman"/>
          <w:kern w:val="0"/>
          <w:sz w:val="24"/>
          <w:szCs w:val="24"/>
          <w14:ligatures w14:val="none"/>
        </w:rPr>
        <w:t xml:space="preserve">. Po kështu edhe gjatë edhe në përfundim te hetimit nuk është provuar ekzistenca e veprës penale, pasi pasuritë e Pashke Podgoricës dhe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ishin krijuar në kohë përpara se shtetasi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të arrestohej në Gjermani për shkelje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ligjit mbi narkotikët, ashtu si nuk është provuar aktivitet tjetër kriminal. Cilësimi i veprës penale për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cilën është regjistruar procedimi kërkon në mënyrë detyruese që aktiviteti kriminal ose vepra penale e kryer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jetë përpara në kohë. Kjo del qartë nga interpretimi i </w:t>
      </w:r>
      <w:r w:rsidRPr="00860957">
        <w:rPr>
          <w:rFonts w:ascii="Times New Roman" w:eastAsia="Times New Roman" w:hAnsi="Times New Roman" w:cs="Times New Roman"/>
          <w:kern w:val="0"/>
          <w:sz w:val="24"/>
          <w:szCs w:val="24"/>
          <w14:ligatures w14:val="none"/>
        </w:rPr>
        <w:t>dispozitës së nenit që parashikon figurën e veprës penale. Pra</w:t>
      </w:r>
      <w:r w:rsidRPr="00860957">
        <w:rPr>
          <w:rFonts w:ascii="Times New Roman" w:eastAsia="Calibri" w:hAnsi="Times New Roman" w:cs="Times New Roman"/>
          <w:kern w:val="0"/>
          <w:sz w:val="24"/>
          <w:szCs w:val="24"/>
          <w14:ligatures w14:val="none"/>
        </w:rPr>
        <w:t xml:space="preserve"> </w:t>
      </w:r>
      <w:r w:rsidR="009E1F75" w:rsidRPr="00860957">
        <w:rPr>
          <w:rFonts w:ascii="Times New Roman" w:eastAsia="Calibri" w:hAnsi="Times New Roman" w:cs="Times New Roman"/>
          <w:kern w:val="0"/>
          <w:sz w:val="24"/>
          <w:szCs w:val="24"/>
          <w14:ligatures w14:val="none"/>
        </w:rPr>
        <w:t>regjistrimi</w:t>
      </w:r>
      <w:r w:rsidRPr="00860957">
        <w:rPr>
          <w:rFonts w:ascii="Times New Roman" w:eastAsia="Calibri" w:hAnsi="Times New Roman" w:cs="Times New Roman"/>
          <w:kern w:val="0"/>
          <w:sz w:val="24"/>
          <w:szCs w:val="24"/>
          <w14:ligatures w14:val="none"/>
        </w:rPr>
        <w:t xml:space="preserve"> i emrit i një personi si autor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veprës penale bëhet vetëm pasi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provohet kryerje e një vepre penale, që në rastin konkret nuk ka rezultuar. Nëse do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regjistronim </w:t>
      </w:r>
      <w:r w:rsidRPr="00860957">
        <w:rPr>
          <w:rFonts w:ascii="Times New Roman" w:eastAsia="Calibri" w:hAnsi="Times New Roman" w:cs="Times New Roman"/>
          <w:i/>
          <w:iCs/>
          <w:kern w:val="0"/>
          <w:sz w:val="24"/>
          <w:szCs w:val="24"/>
          <w14:ligatures w14:val="none"/>
        </w:rPr>
        <w:t>apriori</w:t>
      </w:r>
      <w:r w:rsidRPr="00860957">
        <w:rPr>
          <w:rFonts w:ascii="Times New Roman" w:eastAsia="Calibri" w:hAnsi="Times New Roman" w:cs="Times New Roman"/>
          <w:kern w:val="0"/>
          <w:sz w:val="24"/>
          <w:szCs w:val="24"/>
          <w14:ligatures w14:val="none"/>
        </w:rPr>
        <w:t xml:space="preserve"> emrin e personit që i atribuohet kryerja e veprës penale jashtë rregullimit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dispozitës së nenit 287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w:t>
      </w:r>
      <w:r w:rsidR="00C0392F" w:rsidRPr="00860957">
        <w:rPr>
          <w:rFonts w:ascii="Times New Roman" w:eastAsia="Calibri" w:hAnsi="Times New Roman" w:cs="Times New Roman"/>
          <w:kern w:val="0"/>
          <w:sz w:val="24"/>
          <w:szCs w:val="24"/>
          <w14:ligatures w14:val="none"/>
        </w:rPr>
        <w:t>odit t</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 xml:space="preserve"> Procedur</w:t>
      </w:r>
      <w:r w:rsidR="00DF4B6D" w:rsidRPr="00860957">
        <w:rPr>
          <w:rFonts w:ascii="Times New Roman" w:eastAsia="Calibri" w:hAnsi="Times New Roman" w:cs="Times New Roman"/>
          <w:kern w:val="0"/>
          <w:sz w:val="24"/>
          <w:szCs w:val="24"/>
          <w14:ligatures w14:val="none"/>
        </w:rPr>
        <w:t>ë</w:t>
      </w:r>
      <w:r w:rsidR="00C0392F" w:rsidRPr="00860957">
        <w:rPr>
          <w:rFonts w:ascii="Times New Roman" w:eastAsia="Calibri" w:hAnsi="Times New Roman" w:cs="Times New Roman"/>
          <w:kern w:val="0"/>
          <w:sz w:val="24"/>
          <w:szCs w:val="24"/>
          <w14:ligatures w14:val="none"/>
        </w:rPr>
        <w:t>s Penale</w:t>
      </w:r>
      <w:r w:rsidRPr="00860957">
        <w:rPr>
          <w:rFonts w:ascii="Times New Roman" w:eastAsia="Calibri" w:hAnsi="Times New Roman" w:cs="Times New Roman"/>
          <w:kern w:val="0"/>
          <w:sz w:val="24"/>
          <w:szCs w:val="24"/>
          <w14:ligatures w14:val="none"/>
        </w:rPr>
        <w:t>, do të krijoheshin probleme serioze për ushtrimin e ndjekjes penale shkaktuar nga ecja e afateve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hetimit. Kështu me regjistrimin e emrit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 që i atribuohet kryerja e veprës penale fillon dhe ecja e afateve te hetimit për këtë person</w:t>
      </w:r>
      <w:r w:rsidR="00DF4B6D" w:rsidRPr="00860957">
        <w:rPr>
          <w:rFonts w:ascii="Times New Roman" w:eastAsia="Calibri" w:hAnsi="Times New Roman" w:cs="Times New Roman"/>
          <w:kern w:val="0"/>
          <w:sz w:val="24"/>
          <w:szCs w:val="24"/>
          <w14:ligatures w14:val="none"/>
        </w:rPr>
        <w:t xml:space="preserve"> s</w:t>
      </w:r>
      <w:r w:rsidRPr="00860957">
        <w:rPr>
          <w:rFonts w:ascii="Times New Roman" w:eastAsia="Calibri" w:hAnsi="Times New Roman" w:cs="Times New Roman"/>
          <w:kern w:val="0"/>
          <w:sz w:val="24"/>
          <w:szCs w:val="24"/>
          <w14:ligatures w14:val="none"/>
        </w:rPr>
        <w:t>ipas nenit 323 t</w:t>
      </w:r>
      <w:r w:rsidR="00DF4B6D" w:rsidRPr="00860957">
        <w:rPr>
          <w:rFonts w:ascii="Times New Roman" w:eastAsia="Calibri" w:hAnsi="Times New Roman" w:cs="Times New Roman"/>
          <w:kern w:val="0"/>
          <w:sz w:val="24"/>
          <w:szCs w:val="24"/>
          <w14:ligatures w14:val="none"/>
        </w:rPr>
        <w:t xml:space="preserve">ë </w:t>
      </w:r>
      <w:r w:rsidRPr="00860957">
        <w:rPr>
          <w:rFonts w:ascii="Times New Roman" w:eastAsia="Calibri" w:hAnsi="Times New Roman" w:cs="Times New Roman"/>
          <w:kern w:val="0"/>
          <w:sz w:val="24"/>
          <w:szCs w:val="24"/>
          <w14:ligatures w14:val="none"/>
        </w:rPr>
        <w:t xml:space="preserve"> </w:t>
      </w:r>
      <w:r w:rsidR="00DF4B6D" w:rsidRPr="00860957">
        <w:rPr>
          <w:rFonts w:ascii="Times New Roman" w:eastAsia="Calibri" w:hAnsi="Times New Roman" w:cs="Times New Roman"/>
          <w:kern w:val="0"/>
          <w:sz w:val="24"/>
          <w:szCs w:val="24"/>
          <w14:ligatures w14:val="none"/>
        </w:rPr>
        <w:t>këtij kodi</w:t>
      </w:r>
      <w:r w:rsidRPr="00860957">
        <w:rPr>
          <w:rFonts w:ascii="Times New Roman" w:eastAsia="Calibri" w:hAnsi="Times New Roman" w:cs="Times New Roman"/>
          <w:kern w:val="0"/>
          <w:sz w:val="24"/>
          <w:szCs w:val="24"/>
          <w14:ligatures w14:val="none"/>
        </w:rPr>
        <w:t xml:space="preserve"> dhe ato duhet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përfundojnë brenda tre muajve. Zgjatja e këtij afati mund të bëhet disa herë nga tre muaj, për hetime komplekse ose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pamundësisë objektive për ti mbaruar ato brenda afatit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zgjatur. Afati tërësor i hetimit nuk duhet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shkojë me tepër se 3 vjet, ku deri në dy vjet zgjatjet bëhen nga prokurori i </w:t>
      </w:r>
      <w:r w:rsidR="00ED49A2" w:rsidRPr="00860957">
        <w:rPr>
          <w:rFonts w:ascii="Times New Roman" w:eastAsia="Calibri" w:hAnsi="Times New Roman" w:cs="Times New Roman"/>
          <w:kern w:val="0"/>
          <w:sz w:val="24"/>
          <w:szCs w:val="24"/>
          <w14:ligatures w14:val="none"/>
        </w:rPr>
        <w:t>çështjes</w:t>
      </w:r>
      <w:r w:rsidRPr="00860957">
        <w:rPr>
          <w:rFonts w:ascii="Times New Roman" w:eastAsia="Calibri" w:hAnsi="Times New Roman" w:cs="Times New Roman"/>
          <w:kern w:val="0"/>
          <w:sz w:val="24"/>
          <w:szCs w:val="24"/>
          <w14:ligatures w14:val="none"/>
        </w:rPr>
        <w:t xml:space="preserve"> me miratim te </w:t>
      </w:r>
      <w:r w:rsidRPr="00860957">
        <w:rPr>
          <w:rFonts w:ascii="Times New Roman" w:eastAsia="Times New Roman" w:hAnsi="Times New Roman" w:cs="Times New Roman"/>
          <w:kern w:val="0"/>
          <w:sz w:val="24"/>
          <w:szCs w:val="24"/>
          <w14:ligatures w14:val="none"/>
        </w:rPr>
        <w:t xml:space="preserve">drejtuesit dhe </w:t>
      </w:r>
      <w:r w:rsidR="00DF4B6D" w:rsidRPr="00860957">
        <w:rPr>
          <w:rFonts w:ascii="Times New Roman" w:eastAsia="Times New Roman" w:hAnsi="Times New Roman" w:cs="Times New Roman"/>
          <w:kern w:val="0"/>
          <w:sz w:val="24"/>
          <w:szCs w:val="24"/>
          <w14:ligatures w14:val="none"/>
        </w:rPr>
        <w:t>më për</w:t>
      </w:r>
      <w:r w:rsidRPr="00860957">
        <w:rPr>
          <w:rFonts w:ascii="Times New Roman" w:eastAsia="Times New Roman" w:hAnsi="Times New Roman" w:cs="Times New Roman"/>
          <w:kern w:val="0"/>
          <w:sz w:val="24"/>
          <w:szCs w:val="24"/>
          <w14:ligatures w14:val="none"/>
        </w:rPr>
        <w:t xml:space="preserve">tej nga Prokurori i Përgjithshëm. </w:t>
      </w:r>
      <w:r w:rsidR="00DF4B6D" w:rsidRPr="00860957">
        <w:rPr>
          <w:rFonts w:ascii="Times New Roman" w:eastAsia="Times New Roman" w:hAnsi="Times New Roman" w:cs="Times New Roman"/>
          <w:kern w:val="0"/>
          <w:sz w:val="24"/>
          <w:szCs w:val="24"/>
          <w14:ligatures w14:val="none"/>
        </w:rPr>
        <w:t>Pas m</w:t>
      </w:r>
      <w:r w:rsidRPr="00860957">
        <w:rPr>
          <w:rFonts w:ascii="Times New Roman" w:eastAsia="Calibri" w:hAnsi="Times New Roman" w:cs="Times New Roman"/>
          <w:kern w:val="0"/>
          <w:sz w:val="24"/>
          <w:szCs w:val="24"/>
          <w14:ligatures w14:val="none"/>
        </w:rPr>
        <w:t>barimit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afatit tre </w:t>
      </w:r>
      <w:r w:rsidR="00ED49A2" w:rsidRPr="00860957">
        <w:rPr>
          <w:rFonts w:ascii="Times New Roman" w:eastAsia="Calibri" w:hAnsi="Times New Roman" w:cs="Times New Roman"/>
          <w:kern w:val="0"/>
          <w:sz w:val="24"/>
          <w:szCs w:val="24"/>
          <w14:ligatures w14:val="none"/>
        </w:rPr>
        <w:t>vjeçar</w:t>
      </w:r>
      <w:r w:rsidRPr="00860957">
        <w:rPr>
          <w:rFonts w:ascii="Times New Roman" w:eastAsia="Calibri" w:hAnsi="Times New Roman" w:cs="Times New Roman"/>
          <w:kern w:val="0"/>
          <w:sz w:val="24"/>
          <w:szCs w:val="24"/>
          <w14:ligatures w14:val="none"/>
        </w:rPr>
        <w:t xml:space="preserve"> nga momenti i </w:t>
      </w:r>
      <w:r w:rsidR="00ED49A2" w:rsidRPr="00860957">
        <w:rPr>
          <w:rFonts w:ascii="Times New Roman" w:eastAsia="Calibri" w:hAnsi="Times New Roman" w:cs="Times New Roman"/>
          <w:kern w:val="0"/>
          <w:sz w:val="24"/>
          <w:szCs w:val="24"/>
          <w14:ligatures w14:val="none"/>
        </w:rPr>
        <w:t>regjistrimit</w:t>
      </w:r>
      <w:r w:rsidRPr="00860957">
        <w:rPr>
          <w:rFonts w:ascii="Times New Roman" w:eastAsia="Calibri" w:hAnsi="Times New Roman" w:cs="Times New Roman"/>
          <w:kern w:val="0"/>
          <w:sz w:val="24"/>
          <w:szCs w:val="24"/>
          <w14:ligatures w14:val="none"/>
        </w:rPr>
        <w:t xml:space="preserv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ED49A2" w:rsidRPr="00860957">
        <w:rPr>
          <w:rFonts w:ascii="Times New Roman" w:eastAsia="Calibri" w:hAnsi="Times New Roman" w:cs="Times New Roman"/>
          <w:kern w:val="0"/>
          <w:sz w:val="24"/>
          <w:szCs w:val="24"/>
          <w14:ligatures w14:val="none"/>
        </w:rPr>
        <w:t>emrit</w:t>
      </w:r>
      <w:r w:rsidRPr="00860957">
        <w:rPr>
          <w:rFonts w:ascii="Times New Roman" w:eastAsia="Calibri" w:hAnsi="Times New Roman" w:cs="Times New Roman"/>
          <w:kern w:val="0"/>
          <w:sz w:val="24"/>
          <w:szCs w:val="24"/>
          <w14:ligatures w14:val="none"/>
        </w:rPr>
        <w:t>, nuk mund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mblidhen prova në ngarkim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personit/</w:t>
      </w:r>
      <w:proofErr w:type="spellStart"/>
      <w:r w:rsidRPr="00860957">
        <w:rPr>
          <w:rFonts w:ascii="Times New Roman" w:eastAsia="Calibri" w:hAnsi="Times New Roman" w:cs="Times New Roman"/>
          <w:kern w:val="0"/>
          <w:sz w:val="24"/>
          <w:szCs w:val="24"/>
          <w14:ligatures w14:val="none"/>
        </w:rPr>
        <w:t>ave</w:t>
      </w:r>
      <w:proofErr w:type="spellEnd"/>
      <w:r w:rsidRPr="00860957">
        <w:rPr>
          <w:rFonts w:ascii="Times New Roman" w:eastAsia="Calibri" w:hAnsi="Times New Roman" w:cs="Times New Roman"/>
          <w:kern w:val="0"/>
          <w:sz w:val="24"/>
          <w:szCs w:val="24"/>
          <w14:ligatures w14:val="none"/>
        </w:rPr>
        <w:t xml:space="preserve"> që i është dhënë cilësia e peronit që i atribuohet kryerja e veprës penale. </w:t>
      </w:r>
      <w:r w:rsidR="00ED49A2" w:rsidRPr="00860957">
        <w:rPr>
          <w:rFonts w:ascii="Times New Roman" w:eastAsia="Calibri" w:hAnsi="Times New Roman" w:cs="Times New Roman"/>
          <w:kern w:val="0"/>
          <w:sz w:val="24"/>
          <w:szCs w:val="24"/>
          <w14:ligatures w14:val="none"/>
        </w:rPr>
        <w:t>Çështja</w:t>
      </w:r>
      <w:r w:rsidRPr="00860957">
        <w:rPr>
          <w:rFonts w:ascii="Times New Roman" w:eastAsia="Calibri" w:hAnsi="Times New Roman" w:cs="Times New Roman"/>
          <w:kern w:val="0"/>
          <w:sz w:val="24"/>
          <w:szCs w:val="24"/>
          <w14:ligatures w14:val="none"/>
        </w:rPr>
        <w:t xml:space="preserve"> në ngarkim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tyre vendoset vetëm mbi bazën e provave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mbledhura brenda afateve, që në rastin konkret nuk flasin për kryerjen e veprës pe</w:t>
      </w:r>
      <w:r w:rsidR="005F677C"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ale. Në këto kushte</w:t>
      </w:r>
      <w:r w:rsidR="005658C4" w:rsidRPr="00860957">
        <w:rPr>
          <w:rFonts w:ascii="Times New Roman" w:eastAsia="Calibri" w:hAnsi="Times New Roman" w:cs="Times New Roman"/>
          <w:kern w:val="0"/>
          <w:sz w:val="24"/>
          <w:szCs w:val="24"/>
          <w14:ligatures w14:val="none"/>
        </w:rPr>
        <w:t xml:space="preserve">, </w:t>
      </w:r>
      <w:r w:rsidR="00ED49A2" w:rsidRPr="00860957">
        <w:rPr>
          <w:rFonts w:ascii="Times New Roman" w:eastAsia="Calibri" w:hAnsi="Times New Roman" w:cs="Times New Roman"/>
          <w:kern w:val="0"/>
          <w:sz w:val="24"/>
          <w:szCs w:val="24"/>
          <w14:ligatures w14:val="none"/>
        </w:rPr>
        <w:t>çështja</w:t>
      </w:r>
      <w:r w:rsidRPr="00860957">
        <w:rPr>
          <w:rFonts w:ascii="Times New Roman" w:eastAsia="Calibri" w:hAnsi="Times New Roman" w:cs="Times New Roman"/>
          <w:kern w:val="0"/>
          <w:sz w:val="24"/>
          <w:szCs w:val="24"/>
          <w14:ligatures w14:val="none"/>
        </w:rPr>
        <w:t xml:space="preserve"> në ngarkim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tyre 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pushohej dhe do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merrte statusin e gjësë së gjykuar</w:t>
      </w:r>
      <w:r w:rsidR="00DF4B6D" w:rsidRPr="00860957">
        <w:rPr>
          <w:rFonts w:ascii="Times New Roman" w:eastAsia="Calibri" w:hAnsi="Times New Roman" w:cs="Times New Roman"/>
          <w:kern w:val="0"/>
          <w:sz w:val="24"/>
          <w:szCs w:val="24"/>
          <w14:ligatures w14:val="none"/>
        </w:rPr>
        <w:t xml:space="preserve"> dhe p</w:t>
      </w:r>
      <w:r w:rsidRPr="00860957">
        <w:rPr>
          <w:rFonts w:ascii="Times New Roman" w:eastAsia="Calibri" w:hAnsi="Times New Roman" w:cs="Times New Roman"/>
          <w:kern w:val="0"/>
          <w:sz w:val="24"/>
          <w:szCs w:val="24"/>
          <w14:ligatures w14:val="none"/>
        </w:rPr>
        <w:t>raktikisht 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bëhej e pamundur dënimi i tyre, nëse nga administrimi i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gjithë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dhënave hetimore t</w:t>
      </w:r>
      <w:r w:rsidR="00DF4B6D"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w:t>
      </w:r>
      <w:r w:rsidR="00DF4B6D" w:rsidRPr="00860957">
        <w:rPr>
          <w:rFonts w:ascii="Times New Roman" w:eastAsia="Calibri" w:hAnsi="Times New Roman" w:cs="Times New Roman"/>
          <w:kern w:val="0"/>
          <w:sz w:val="24"/>
          <w:szCs w:val="24"/>
          <w14:ligatures w14:val="none"/>
        </w:rPr>
        <w:t xml:space="preserve">a administruara </w:t>
      </w:r>
      <w:r w:rsidRPr="00860957">
        <w:rPr>
          <w:rFonts w:ascii="Times New Roman" w:eastAsia="Calibri" w:hAnsi="Times New Roman" w:cs="Times New Roman"/>
          <w:kern w:val="0"/>
          <w:sz w:val="24"/>
          <w:szCs w:val="24"/>
          <w14:ligatures w14:val="none"/>
        </w:rPr>
        <w:t>do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konkludohej</w:t>
      </w:r>
      <w:proofErr w:type="spellEnd"/>
      <w:r w:rsidRPr="00860957">
        <w:rPr>
          <w:rFonts w:ascii="Times New Roman" w:eastAsia="Calibri" w:hAnsi="Times New Roman" w:cs="Times New Roman"/>
          <w:kern w:val="0"/>
          <w:sz w:val="24"/>
          <w:szCs w:val="24"/>
          <w14:ligatures w14:val="none"/>
        </w:rPr>
        <w:t xml:space="preserve"> kryerja e </w:t>
      </w:r>
      <w:r w:rsidRPr="00860957">
        <w:rPr>
          <w:rFonts w:ascii="Times New Roman" w:eastAsia="Times New Roman" w:hAnsi="Times New Roman" w:cs="Times New Roman"/>
          <w:kern w:val="0"/>
          <w:sz w:val="24"/>
          <w:szCs w:val="24"/>
          <w14:ligatures w14:val="none"/>
        </w:rPr>
        <w:t xml:space="preserve">veprës penale. </w:t>
      </w:r>
    </w:p>
    <w:p w14:paraId="1D8D614B" w14:textId="486CCC95"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Lidhur</w:t>
      </w:r>
      <w:r w:rsidRPr="00860957">
        <w:rPr>
          <w:rFonts w:ascii="Times New Roman" w:eastAsia="Calibri" w:hAnsi="Times New Roman" w:cs="Times New Roman"/>
          <w:kern w:val="0"/>
          <w:sz w:val="24"/>
          <w:szCs w:val="24"/>
          <w14:ligatures w14:val="none"/>
        </w:rPr>
        <w:t xml:space="preserve"> me opinionin </w:t>
      </w:r>
      <w:r w:rsidR="000B6998" w:rsidRPr="00860957">
        <w:rPr>
          <w:rFonts w:ascii="Times New Roman" w:eastAsia="Calibri" w:hAnsi="Times New Roman" w:cs="Times New Roman"/>
          <w:kern w:val="0"/>
          <w:sz w:val="24"/>
          <w:szCs w:val="24"/>
          <w14:ligatures w14:val="none"/>
        </w:rPr>
        <w:t xml:space="preserve">e </w:t>
      </w:r>
      <w:del w:id="230" w:author="Admin" w:date="2025-07-08T11:03:00Z">
        <w:r w:rsidR="000B6998" w:rsidRPr="00FB73CF">
          <w:rPr>
            <w:rFonts w:ascii="Times New Roman" w:eastAsia="Calibri" w:hAnsi="Times New Roman" w:cs="Times New Roman"/>
            <w:kern w:val="0"/>
            <w:sz w:val="24"/>
            <w:szCs w:val="24"/>
            <w14:ligatures w14:val="none"/>
          </w:rPr>
          <w:delText>ONM</w:delText>
        </w:r>
      </w:del>
      <w:ins w:id="231" w:author="Admin" w:date="2025-07-08T11:03:00Z">
        <w:r w:rsidR="00B94D8C" w:rsidRPr="00860957">
          <w:rPr>
            <w:rFonts w:ascii="Times New Roman" w:eastAsia="Calibri" w:hAnsi="Times New Roman" w:cs="Times New Roman"/>
            <w:kern w:val="0"/>
            <w:sz w:val="24"/>
            <w:szCs w:val="24"/>
            <w14:ligatures w14:val="none"/>
          </w:rPr>
          <w:t>V</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zhguesit Nd</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rkomb</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tar</w:t>
        </w:r>
      </w:ins>
      <w:r w:rsidR="000B6998" w:rsidRPr="00860957">
        <w:rPr>
          <w:rFonts w:ascii="Times New Roman" w:eastAsia="Calibri" w:hAnsi="Times New Roman" w:cs="Times New Roman"/>
          <w:kern w:val="0"/>
          <w:sz w:val="24"/>
          <w:szCs w:val="24"/>
          <w14:ligatures w14:val="none"/>
        </w:rPr>
        <w:t xml:space="preserve"> se </w:t>
      </w:r>
      <w:r w:rsidRPr="00860957">
        <w:rPr>
          <w:rFonts w:ascii="Times New Roman" w:eastAsia="Calibri" w:hAnsi="Times New Roman" w:cs="Times New Roman"/>
          <w:kern w:val="0"/>
          <w:sz w:val="24"/>
          <w:szCs w:val="24"/>
          <w14:ligatures w14:val="none"/>
        </w:rPr>
        <w:t>nuk është bërë hetim financiar me emër</w:t>
      </w:r>
      <w:r w:rsidR="000B6998" w:rsidRPr="00860957">
        <w:rPr>
          <w:rFonts w:ascii="Times New Roman" w:eastAsia="Calibri" w:hAnsi="Times New Roman" w:cs="Times New Roman"/>
          <w:kern w:val="0"/>
          <w:sz w:val="24"/>
          <w:szCs w:val="24"/>
          <w14:ligatures w14:val="none"/>
        </w:rPr>
        <w:t xml:space="preser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Altin </w:t>
      </w:r>
      <w:r w:rsidR="005658C4" w:rsidRPr="00860957">
        <w:rPr>
          <w:rFonts w:ascii="Times New Roman" w:eastAsia="Calibri" w:hAnsi="Times New Roman" w:cs="Times New Roman"/>
          <w:kern w:val="0"/>
          <w:sz w:val="24"/>
          <w:szCs w:val="24"/>
          <w14:ligatures w14:val="none"/>
        </w:rPr>
        <w:t xml:space="preserve"> </w:t>
      </w:r>
      <w:proofErr w:type="spellStart"/>
      <w:r w:rsidR="005658C4" w:rsidRPr="00860957">
        <w:rPr>
          <w:rFonts w:ascii="Times New Roman" w:eastAsia="Calibri" w:hAnsi="Times New Roman" w:cs="Times New Roman"/>
          <w:kern w:val="0"/>
          <w:sz w:val="24"/>
          <w:szCs w:val="24"/>
          <w14:ligatures w14:val="none"/>
        </w:rPr>
        <w:t>Nderlita</w:t>
      </w:r>
      <w:proofErr w:type="spellEnd"/>
      <w:r w:rsidR="005658C4"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Podgorica</w:t>
      </w:r>
      <w:r w:rsidR="005658C4"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bashkëshortes së </w:t>
      </w:r>
      <w:r w:rsidR="005658C4" w:rsidRPr="00860957">
        <w:rPr>
          <w:rFonts w:ascii="Times New Roman" w:eastAsia="Calibri" w:hAnsi="Times New Roman" w:cs="Times New Roman"/>
          <w:kern w:val="0"/>
          <w:sz w:val="24"/>
          <w:szCs w:val="24"/>
          <w14:ligatures w14:val="none"/>
        </w:rPr>
        <w:t>tij</w:t>
      </w:r>
      <w:r w:rsidRPr="00860957">
        <w:rPr>
          <w:rFonts w:ascii="Times New Roman" w:eastAsia="Calibri" w:hAnsi="Times New Roman" w:cs="Times New Roman"/>
          <w:kern w:val="0"/>
          <w:sz w:val="24"/>
          <w:szCs w:val="24"/>
          <w14:ligatures w14:val="none"/>
        </w:rPr>
        <w:t xml:space="preserve"> </w:t>
      </w:r>
      <w:r w:rsidR="00A33928" w:rsidRPr="00860957">
        <w:rPr>
          <w:rFonts w:ascii="Times New Roman" w:eastAsia="Calibri" w:hAnsi="Times New Roman" w:cs="Times New Roman"/>
          <w:kern w:val="0"/>
          <w:sz w:val="24"/>
          <w:szCs w:val="24"/>
          <w14:ligatures w14:val="none"/>
        </w:rPr>
        <w:t xml:space="preserve">dhe </w:t>
      </w:r>
      <w:r w:rsidRPr="00860957">
        <w:rPr>
          <w:rFonts w:ascii="Times New Roman" w:eastAsia="Calibri" w:hAnsi="Times New Roman" w:cs="Times New Roman"/>
          <w:kern w:val="0"/>
          <w:sz w:val="24"/>
          <w:szCs w:val="24"/>
          <w14:ligatures w14:val="none"/>
        </w:rPr>
        <w:t>personat gjini e afërt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këtij shtetasi shpjegojmë se</w:t>
      </w:r>
      <w:r w:rsidR="005658C4"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rasti i kallëzuar nga Drejtoria Vendore e Policisë Shkodër është vënë në lëvizje nga DPPP Tiranë. Kjo drejtori me shkresën nr.3651/37</w:t>
      </w:r>
      <w:r w:rsidR="000B6313"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prot</w:t>
      </w:r>
      <w:del w:id="232" w:author="Admin" w:date="2025-07-08T11:03:00Z">
        <w:r w:rsidRPr="007038D9">
          <w:rPr>
            <w:rFonts w:ascii="Times New Roman" w:eastAsia="Calibri" w:hAnsi="Times New Roman" w:cs="Times New Roman"/>
            <w:kern w:val="0"/>
            <w:sz w:val="24"/>
            <w:szCs w:val="24"/>
            <w14:ligatures w14:val="none"/>
          </w:rPr>
          <w:delText>. dt.</w:delText>
        </w:r>
      </w:del>
      <w:ins w:id="233" w:author="Admin" w:date="2025-07-08T11:03:00Z">
        <w:r w:rsidR="00B94D8C"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d</w:t>
        </w:r>
        <w:r w:rsidR="00B94D8C" w:rsidRPr="00860957">
          <w:rPr>
            <w:rFonts w:ascii="Times New Roman" w:eastAsia="Calibri" w:hAnsi="Times New Roman" w:cs="Times New Roman"/>
            <w:kern w:val="0"/>
            <w:sz w:val="24"/>
            <w:szCs w:val="24"/>
            <w14:ligatures w14:val="none"/>
          </w:rPr>
          <w:t>at</w:t>
        </w:r>
        <w:r w:rsidR="00D74248">
          <w:rPr>
            <w:rFonts w:ascii="Times New Roman" w:eastAsia="Calibri" w:hAnsi="Times New Roman" w:cs="Times New Roman"/>
            <w:kern w:val="0"/>
            <w:sz w:val="24"/>
            <w:szCs w:val="24"/>
            <w14:ligatures w14:val="none"/>
          </w:rPr>
          <w:t>ë</w:t>
        </w:r>
        <w:r w:rsidR="00B94D8C" w:rsidRPr="00860957">
          <w:rPr>
            <w:rFonts w:ascii="Times New Roman" w:eastAsia="Calibri" w:hAnsi="Times New Roman" w:cs="Times New Roman"/>
            <w:kern w:val="0"/>
            <w:sz w:val="24"/>
            <w:szCs w:val="24"/>
            <w14:ligatures w14:val="none"/>
          </w:rPr>
          <w:t xml:space="preserve"> </w:t>
        </w:r>
      </w:ins>
      <w:r w:rsidRPr="00860957">
        <w:rPr>
          <w:rFonts w:ascii="Times New Roman" w:eastAsia="Calibri" w:hAnsi="Times New Roman" w:cs="Times New Roman"/>
          <w:kern w:val="0"/>
          <w:sz w:val="24"/>
          <w:szCs w:val="24"/>
          <w14:ligatures w14:val="none"/>
        </w:rPr>
        <w:t xml:space="preserve">02.12.2010 ka dhënë informacion për disa transaksione bankare të kryera nga Pashka Podgorica dhe djali i saj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në llogarinë bankare n</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emër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shtetases Pashke Podgorica, edhe </w:t>
      </w:r>
      <w:del w:id="234" w:author="Admin" w:date="2025-07-08T11:03:00Z">
        <w:r w:rsidRPr="007038D9">
          <w:rPr>
            <w:rFonts w:ascii="Times New Roman" w:eastAsia="Calibri" w:hAnsi="Times New Roman" w:cs="Times New Roman"/>
            <w:kern w:val="0"/>
            <w:sz w:val="24"/>
            <w:szCs w:val="24"/>
            <w14:ligatures w14:val="none"/>
          </w:rPr>
          <w:delText>personat</w:delText>
        </w:r>
      </w:del>
      <w:ins w:id="235" w:author="Admin" w:date="2025-07-08T11:03:00Z">
        <w:r w:rsidRPr="00860957">
          <w:rPr>
            <w:rFonts w:ascii="Times New Roman" w:eastAsia="Calibri" w:hAnsi="Times New Roman" w:cs="Times New Roman"/>
            <w:kern w:val="0"/>
            <w:sz w:val="24"/>
            <w:szCs w:val="24"/>
            <w14:ligatures w14:val="none"/>
          </w:rPr>
          <w:t>persona</w:t>
        </w:r>
      </w:ins>
      <w:r w:rsidRPr="00860957">
        <w:rPr>
          <w:rFonts w:ascii="Times New Roman" w:eastAsia="Calibri" w:hAnsi="Times New Roman" w:cs="Times New Roman"/>
          <w:kern w:val="0"/>
          <w:sz w:val="24"/>
          <w:szCs w:val="24"/>
          <w14:ligatures w14:val="none"/>
        </w:rPr>
        <w:t xml:space="preser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tretë në të njëjtën llogari nga d</w:t>
      </w:r>
      <w:r w:rsidR="00A33928" w:rsidRPr="00860957">
        <w:rPr>
          <w:rFonts w:ascii="Times New Roman" w:eastAsia="Calibri" w:hAnsi="Times New Roman" w:cs="Times New Roman"/>
          <w:kern w:val="0"/>
          <w:sz w:val="24"/>
          <w:szCs w:val="24"/>
          <w14:ligatures w14:val="none"/>
        </w:rPr>
        <w:t xml:space="preserve">ata </w:t>
      </w:r>
      <w:r w:rsidRPr="00860957">
        <w:rPr>
          <w:rFonts w:ascii="Times New Roman" w:eastAsia="Calibri" w:hAnsi="Times New Roman" w:cs="Times New Roman"/>
          <w:kern w:val="0"/>
          <w:sz w:val="24"/>
          <w:szCs w:val="24"/>
          <w14:ligatures w14:val="none"/>
        </w:rPr>
        <w:t xml:space="preserve">11.08.2005 deri </w:t>
      </w:r>
      <w:r w:rsidR="00A33928" w:rsidRPr="00860957">
        <w:rPr>
          <w:rFonts w:ascii="Times New Roman" w:eastAsia="Calibri" w:hAnsi="Times New Roman" w:cs="Times New Roman"/>
          <w:kern w:val="0"/>
          <w:sz w:val="24"/>
          <w:szCs w:val="24"/>
          <w14:ligatures w14:val="none"/>
        </w:rPr>
        <w:t>m</w:t>
      </w:r>
      <w:r w:rsidR="00276BD7" w:rsidRPr="00860957">
        <w:rPr>
          <w:rFonts w:ascii="Times New Roman" w:eastAsia="Calibri" w:hAnsi="Times New Roman" w:cs="Times New Roman"/>
          <w:kern w:val="0"/>
          <w:sz w:val="24"/>
          <w:szCs w:val="24"/>
          <w14:ligatures w14:val="none"/>
        </w:rPr>
        <w:t>ë</w:t>
      </w:r>
      <w:r w:rsidR="00A33928" w:rsidRPr="00860957">
        <w:rPr>
          <w:rFonts w:ascii="Times New Roman" w:eastAsia="Calibri" w:hAnsi="Times New Roman" w:cs="Times New Roman"/>
          <w:kern w:val="0"/>
          <w:sz w:val="24"/>
          <w:szCs w:val="24"/>
          <w14:ligatures w14:val="none"/>
        </w:rPr>
        <w:t xml:space="preserve"> </w:t>
      </w:r>
      <w:del w:id="236" w:author="Admin" w:date="2025-07-08T11:03:00Z">
        <w:r w:rsidR="00A33928" w:rsidRPr="007038D9">
          <w:rPr>
            <w:rFonts w:ascii="Times New Roman" w:eastAsia="Calibri" w:hAnsi="Times New Roman" w:cs="Times New Roman"/>
            <w:kern w:val="0"/>
            <w:sz w:val="24"/>
            <w:szCs w:val="24"/>
            <w14:ligatures w14:val="none"/>
          </w:rPr>
          <w:delText>dat</w:delText>
        </w:r>
        <w:r w:rsidR="00276BD7" w:rsidRPr="007038D9">
          <w:rPr>
            <w:rFonts w:ascii="Times New Roman" w:eastAsia="Calibri" w:hAnsi="Times New Roman" w:cs="Times New Roman"/>
            <w:kern w:val="0"/>
            <w:sz w:val="24"/>
            <w:szCs w:val="24"/>
            <w14:ligatures w14:val="none"/>
          </w:rPr>
          <w:delText>ë</w:delText>
        </w:r>
        <w:r w:rsidRPr="007038D9">
          <w:rPr>
            <w:rFonts w:ascii="Times New Roman" w:eastAsia="Calibri" w:hAnsi="Times New Roman" w:cs="Times New Roman"/>
            <w:kern w:val="0"/>
            <w:sz w:val="24"/>
            <w:szCs w:val="24"/>
            <w14:ligatures w14:val="none"/>
          </w:rPr>
          <w:delText>13</w:delText>
        </w:r>
      </w:del>
      <w:ins w:id="237" w:author="Admin" w:date="2025-07-08T11:03:00Z">
        <w:r w:rsidR="00A33928" w:rsidRPr="00860957">
          <w:rPr>
            <w:rFonts w:ascii="Times New Roman" w:eastAsia="Calibri" w:hAnsi="Times New Roman" w:cs="Times New Roman"/>
            <w:kern w:val="0"/>
            <w:sz w:val="24"/>
            <w:szCs w:val="24"/>
            <w14:ligatures w14:val="none"/>
          </w:rPr>
          <w:t>dat</w:t>
        </w:r>
        <w:r w:rsidR="00276BD7" w:rsidRPr="00860957">
          <w:rPr>
            <w:rFonts w:ascii="Times New Roman" w:eastAsia="Calibri" w:hAnsi="Times New Roman" w:cs="Times New Roman"/>
            <w:kern w:val="0"/>
            <w:sz w:val="24"/>
            <w:szCs w:val="24"/>
            <w14:ligatures w14:val="none"/>
          </w:rPr>
          <w:t>ë</w:t>
        </w:r>
        <w:r w:rsidR="004D5FBD">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13</w:t>
        </w:r>
      </w:ins>
      <w:r w:rsidRPr="00860957">
        <w:rPr>
          <w:rFonts w:ascii="Times New Roman" w:eastAsia="Calibri" w:hAnsi="Times New Roman" w:cs="Times New Roman"/>
          <w:kern w:val="0"/>
          <w:sz w:val="24"/>
          <w:szCs w:val="24"/>
          <w14:ligatures w14:val="none"/>
        </w:rPr>
        <w:t xml:space="preserve">.08.2007. Nga verifikimet e kësaj drejtorie në bashkëpunim me </w:t>
      </w:r>
      <w:r w:rsidR="00A33928"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olicinë e </w:t>
      </w:r>
      <w:r w:rsidR="00A33928"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htetit janë identifikuar edhe 9 apartamente tek kompleksi “Fishta” në Velipojë, nga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cilat ishin shitur 8 dhe 1 ishte akoma në pronësi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këtij shtetasi. </w:t>
      </w:r>
      <w:del w:id="238" w:author="Admin" w:date="2025-07-08T11:03:00Z">
        <w:r w:rsidRPr="007038D9">
          <w:rPr>
            <w:rFonts w:ascii="Times New Roman" w:eastAsia="Calibri" w:hAnsi="Times New Roman" w:cs="Times New Roman"/>
            <w:kern w:val="0"/>
            <w:sz w:val="24"/>
            <w:szCs w:val="24"/>
            <w14:ligatures w14:val="none"/>
          </w:rPr>
          <w:delText>DPPP</w:delText>
        </w:r>
      </w:del>
      <w:ins w:id="239" w:author="Admin" w:date="2025-07-08T11:03:00Z">
        <w:r w:rsidRPr="00860957">
          <w:rPr>
            <w:rFonts w:ascii="Times New Roman" w:eastAsia="Calibri" w:hAnsi="Times New Roman" w:cs="Times New Roman"/>
            <w:kern w:val="0"/>
            <w:sz w:val="24"/>
            <w:szCs w:val="24"/>
            <w14:ligatures w14:val="none"/>
          </w:rPr>
          <w:t>DPPP</w:t>
        </w:r>
        <w:r w:rsidR="004D5FBD">
          <w:rPr>
            <w:rFonts w:ascii="Times New Roman" w:eastAsia="Calibri" w:hAnsi="Times New Roman" w:cs="Times New Roman"/>
            <w:kern w:val="0"/>
            <w:sz w:val="24"/>
            <w:szCs w:val="24"/>
            <w14:ligatures w14:val="none"/>
          </w:rPr>
          <w:t>P</w:t>
        </w:r>
      </w:ins>
      <w:r w:rsidRPr="00860957">
        <w:rPr>
          <w:rFonts w:ascii="Times New Roman" w:eastAsia="Calibri" w:hAnsi="Times New Roman" w:cs="Times New Roman"/>
          <w:kern w:val="0"/>
          <w:sz w:val="24"/>
          <w:szCs w:val="24"/>
          <w14:ligatures w14:val="none"/>
        </w:rPr>
        <w:t xml:space="preserve"> Tiranë ka informuar se pasuria e shtetasit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dhe Pashka Podgorica kap vlerën 420.000 euro, e cila pasqyrohet n</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transaksionet bankare dhe në pasuri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paluajtshme. </w:t>
      </w:r>
      <w:r w:rsidRPr="00860957">
        <w:rPr>
          <w:rFonts w:ascii="Times New Roman" w:eastAsia="Calibri" w:hAnsi="Times New Roman" w:cs="Times New Roman"/>
          <w:kern w:val="0"/>
          <w:sz w:val="24"/>
          <w:szCs w:val="24"/>
          <w14:ligatures w14:val="none"/>
        </w:rPr>
        <w:t>As Drejtoria Vendore e Policisë dhe</w:t>
      </w:r>
      <w:r w:rsidR="005658C4" w:rsidRPr="00860957">
        <w:rPr>
          <w:rFonts w:ascii="Times New Roman" w:eastAsia="Calibri" w:hAnsi="Times New Roman" w:cs="Times New Roman"/>
          <w:kern w:val="0"/>
          <w:sz w:val="24"/>
          <w:szCs w:val="24"/>
          <w14:ligatures w14:val="none"/>
        </w:rPr>
        <w:t xml:space="preserve"> as</w:t>
      </w:r>
      <w:r w:rsidRPr="00860957">
        <w:rPr>
          <w:rFonts w:ascii="Times New Roman" w:eastAsia="Calibri" w:hAnsi="Times New Roman" w:cs="Times New Roman"/>
          <w:kern w:val="0"/>
          <w:sz w:val="24"/>
          <w:szCs w:val="24"/>
          <w14:ligatures w14:val="none"/>
        </w:rPr>
        <w:t xml:space="preserve"> Drejtoria e Përgjithshme e Policisë së Shtetit, </w:t>
      </w:r>
      <w:r w:rsidR="005658C4" w:rsidRPr="00860957">
        <w:rPr>
          <w:rFonts w:ascii="Times New Roman" w:eastAsia="Calibri" w:hAnsi="Times New Roman" w:cs="Times New Roman"/>
          <w:kern w:val="0"/>
          <w:sz w:val="24"/>
          <w:szCs w:val="24"/>
          <w14:ligatures w14:val="none"/>
        </w:rPr>
        <w:t>q</w:t>
      </w:r>
      <w:r w:rsidR="0002617C" w:rsidRPr="00860957">
        <w:rPr>
          <w:rFonts w:ascii="Times New Roman" w:eastAsia="Calibri" w:hAnsi="Times New Roman" w:cs="Times New Roman"/>
          <w:kern w:val="0"/>
          <w:sz w:val="24"/>
          <w:szCs w:val="24"/>
          <w14:ligatures w14:val="none"/>
        </w:rPr>
        <w:t>ë</w:t>
      </w:r>
      <w:r w:rsidR="005658C4" w:rsidRPr="00860957">
        <w:rPr>
          <w:rFonts w:ascii="Times New Roman" w:eastAsia="Calibri" w:hAnsi="Times New Roman" w:cs="Times New Roman"/>
          <w:kern w:val="0"/>
          <w:sz w:val="24"/>
          <w:szCs w:val="24"/>
          <w14:ligatures w14:val="none"/>
        </w:rPr>
        <w:t xml:space="preserve"> jan</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marrë me hetimin e </w:t>
      </w:r>
      <w:r w:rsidR="00ED49A2" w:rsidRPr="00860957">
        <w:rPr>
          <w:rFonts w:ascii="Times New Roman" w:eastAsia="Calibri" w:hAnsi="Times New Roman" w:cs="Times New Roman"/>
          <w:kern w:val="0"/>
          <w:sz w:val="24"/>
          <w:szCs w:val="24"/>
          <w14:ligatures w14:val="none"/>
        </w:rPr>
        <w:t>çështjes</w:t>
      </w:r>
      <w:r w:rsidRPr="00860957">
        <w:rPr>
          <w:rFonts w:ascii="Times New Roman" w:eastAsia="Calibri" w:hAnsi="Times New Roman" w:cs="Times New Roman"/>
          <w:kern w:val="0"/>
          <w:sz w:val="24"/>
          <w:szCs w:val="24"/>
          <w14:ligatures w14:val="none"/>
        </w:rPr>
        <w:t xml:space="preserve">, dhe as DPPP Tiranë nuk kanë dhënë informacione të tjera hetimore qoftë dhe </w:t>
      </w:r>
      <w:proofErr w:type="spellStart"/>
      <w:r w:rsidRPr="00860957">
        <w:rPr>
          <w:rFonts w:ascii="Times New Roman" w:eastAsia="Calibri" w:hAnsi="Times New Roman" w:cs="Times New Roman"/>
          <w:kern w:val="0"/>
          <w:sz w:val="24"/>
          <w:szCs w:val="24"/>
          <w14:ligatures w14:val="none"/>
        </w:rPr>
        <w:t>indic</w:t>
      </w:r>
      <w:r w:rsidR="003E625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e</w:t>
      </w:r>
      <w:proofErr w:type="spellEnd"/>
      <w:r w:rsidRPr="00860957">
        <w:rPr>
          <w:rFonts w:ascii="Times New Roman" w:eastAsia="Calibri" w:hAnsi="Times New Roman" w:cs="Times New Roman"/>
          <w:kern w:val="0"/>
          <w:sz w:val="24"/>
          <w:szCs w:val="24"/>
          <w14:ligatures w14:val="none"/>
        </w:rPr>
        <w:t xml:space="preserve">, </w:t>
      </w:r>
      <w:r w:rsidR="00ED49A2" w:rsidRPr="00860957">
        <w:rPr>
          <w:rFonts w:ascii="Times New Roman" w:eastAsia="Calibri" w:hAnsi="Times New Roman" w:cs="Times New Roman"/>
          <w:kern w:val="0"/>
          <w:sz w:val="24"/>
          <w:szCs w:val="24"/>
          <w14:ligatures w14:val="none"/>
        </w:rPr>
        <w:t>përveç</w:t>
      </w:r>
      <w:r w:rsidRPr="00860957">
        <w:rPr>
          <w:rFonts w:ascii="Times New Roman" w:eastAsia="Calibri" w:hAnsi="Times New Roman" w:cs="Times New Roman"/>
          <w:kern w:val="0"/>
          <w:sz w:val="24"/>
          <w:szCs w:val="24"/>
          <w14:ligatures w14:val="none"/>
        </w:rPr>
        <w:t xml:space="preserve"> atyre që ato kanë dhënë në </w:t>
      </w:r>
      <w:r w:rsidR="00ED49A2" w:rsidRPr="00860957">
        <w:rPr>
          <w:rFonts w:ascii="Times New Roman" w:eastAsia="Calibri" w:hAnsi="Times New Roman" w:cs="Times New Roman"/>
          <w:kern w:val="0"/>
          <w:sz w:val="24"/>
          <w:szCs w:val="24"/>
          <w14:ligatures w14:val="none"/>
        </w:rPr>
        <w:t>materialin</w:t>
      </w:r>
      <w:r w:rsidRPr="00860957">
        <w:rPr>
          <w:rFonts w:ascii="Times New Roman" w:eastAsia="Calibri" w:hAnsi="Times New Roman" w:cs="Times New Roman"/>
          <w:kern w:val="0"/>
          <w:sz w:val="24"/>
          <w:szCs w:val="24"/>
          <w14:ligatures w14:val="none"/>
        </w:rPr>
        <w:t xml:space="preserve"> fillestar kallëzues ose në informacionin e tyre. </w:t>
      </w:r>
      <w:r w:rsidR="000B6313" w:rsidRPr="00860957">
        <w:rPr>
          <w:rFonts w:ascii="Times New Roman" w:eastAsia="Calibri" w:hAnsi="Times New Roman" w:cs="Times New Roman"/>
          <w:kern w:val="0"/>
          <w:sz w:val="24"/>
          <w:szCs w:val="24"/>
          <w14:ligatures w14:val="none"/>
        </w:rPr>
        <w:t>N</w:t>
      </w:r>
      <w:r w:rsidR="009E1F75" w:rsidRPr="00860957">
        <w:rPr>
          <w:rFonts w:ascii="Times New Roman" w:eastAsia="Calibri" w:hAnsi="Times New Roman" w:cs="Times New Roman"/>
          <w:kern w:val="0"/>
          <w:sz w:val="24"/>
          <w:szCs w:val="24"/>
          <w14:ligatures w14:val="none"/>
        </w:rPr>
        <w:t>ë</w:t>
      </w:r>
      <w:r w:rsidR="000B6313" w:rsidRPr="00860957">
        <w:rPr>
          <w:rFonts w:ascii="Times New Roman" w:eastAsia="Calibri" w:hAnsi="Times New Roman" w:cs="Times New Roman"/>
          <w:kern w:val="0"/>
          <w:sz w:val="24"/>
          <w:szCs w:val="24"/>
          <w14:ligatures w14:val="none"/>
        </w:rPr>
        <w:t xml:space="preserve"> </w:t>
      </w:r>
      <w:r w:rsidR="00AF0BE5" w:rsidRPr="00860957">
        <w:rPr>
          <w:rFonts w:ascii="Times New Roman" w:eastAsia="Calibri" w:hAnsi="Times New Roman" w:cs="Times New Roman"/>
          <w:kern w:val="0"/>
          <w:sz w:val="24"/>
          <w:szCs w:val="24"/>
          <w14:ligatures w14:val="none"/>
        </w:rPr>
        <w:t>çdo</w:t>
      </w:r>
      <w:r w:rsidR="000B6313" w:rsidRPr="00860957">
        <w:rPr>
          <w:rFonts w:ascii="Times New Roman" w:eastAsia="Calibri" w:hAnsi="Times New Roman" w:cs="Times New Roman"/>
          <w:kern w:val="0"/>
          <w:sz w:val="24"/>
          <w:szCs w:val="24"/>
          <w14:ligatures w14:val="none"/>
        </w:rPr>
        <w:t xml:space="preserve"> rast</w:t>
      </w:r>
      <w:r w:rsidR="005658C4" w:rsidRPr="00860957">
        <w:rPr>
          <w:rFonts w:ascii="Times New Roman" w:eastAsia="Calibri" w:hAnsi="Times New Roman" w:cs="Times New Roman"/>
          <w:kern w:val="0"/>
          <w:sz w:val="24"/>
          <w:szCs w:val="24"/>
          <w14:ligatures w14:val="none"/>
        </w:rPr>
        <w:t>,</w:t>
      </w:r>
      <w:r w:rsidR="000B6313" w:rsidRPr="00860957">
        <w:rPr>
          <w:rFonts w:ascii="Times New Roman" w:eastAsia="Calibri" w:hAnsi="Times New Roman" w:cs="Times New Roman"/>
          <w:kern w:val="0"/>
          <w:sz w:val="24"/>
          <w:szCs w:val="24"/>
          <w14:ligatures w14:val="none"/>
        </w:rPr>
        <w:t xml:space="preserve"> </w:t>
      </w:r>
      <w:r w:rsidR="00AF0BE5" w:rsidRPr="00860957">
        <w:rPr>
          <w:rFonts w:ascii="Times New Roman" w:eastAsia="Calibri" w:hAnsi="Times New Roman" w:cs="Times New Roman"/>
          <w:kern w:val="0"/>
          <w:sz w:val="24"/>
          <w:szCs w:val="24"/>
          <w14:ligatures w14:val="none"/>
        </w:rPr>
        <w:t>individi</w:t>
      </w:r>
      <w:r w:rsidR="009E1F75" w:rsidRPr="00860957">
        <w:rPr>
          <w:rFonts w:ascii="Times New Roman" w:eastAsia="Calibri" w:hAnsi="Times New Roman" w:cs="Times New Roman"/>
          <w:kern w:val="0"/>
          <w:sz w:val="24"/>
          <w:szCs w:val="24"/>
          <w14:ligatures w14:val="none"/>
        </w:rPr>
        <w:t xml:space="preserve"> i cili edhe pse mund t</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nd</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rroj</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emrin ai mban t</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 xml:space="preserve"> nj</w:t>
      </w:r>
      <w:r w:rsidR="00C0392F" w:rsidRPr="00860957">
        <w:rPr>
          <w:rFonts w:ascii="Times New Roman" w:eastAsia="Calibri" w:hAnsi="Times New Roman" w:cs="Times New Roman"/>
          <w:kern w:val="0"/>
          <w:sz w:val="24"/>
          <w:szCs w:val="24"/>
          <w14:ligatures w14:val="none"/>
        </w:rPr>
        <w:t>ë</w:t>
      </w:r>
      <w:r w:rsidR="00613103" w:rsidRPr="00860957">
        <w:rPr>
          <w:rFonts w:ascii="Times New Roman" w:eastAsia="Calibri" w:hAnsi="Times New Roman" w:cs="Times New Roman"/>
          <w:kern w:val="0"/>
          <w:sz w:val="24"/>
          <w:szCs w:val="24"/>
          <w14:ligatures w14:val="none"/>
        </w:rPr>
        <w:t>j</w:t>
      </w:r>
      <w:r w:rsidR="009E1F75" w:rsidRPr="00860957">
        <w:rPr>
          <w:rFonts w:ascii="Times New Roman" w:eastAsia="Calibri" w:hAnsi="Times New Roman" w:cs="Times New Roman"/>
          <w:kern w:val="0"/>
          <w:sz w:val="24"/>
          <w:szCs w:val="24"/>
          <w14:ligatures w14:val="none"/>
        </w:rPr>
        <w:t>t</w:t>
      </w:r>
      <w:r w:rsidR="00267179" w:rsidRPr="00860957">
        <w:rPr>
          <w:rFonts w:ascii="Times New Roman" w:eastAsia="Calibri" w:hAnsi="Times New Roman" w:cs="Times New Roman"/>
          <w:kern w:val="0"/>
          <w:sz w:val="24"/>
          <w:szCs w:val="24"/>
          <w14:ligatures w14:val="none"/>
        </w:rPr>
        <w:t>i</w:t>
      </w:r>
      <w:r w:rsidR="009E1F75" w:rsidRPr="00860957">
        <w:rPr>
          <w:rFonts w:ascii="Times New Roman" w:eastAsia="Calibri" w:hAnsi="Times New Roman" w:cs="Times New Roman"/>
          <w:kern w:val="0"/>
          <w:sz w:val="24"/>
          <w:szCs w:val="24"/>
          <w14:ligatures w14:val="none"/>
        </w:rPr>
        <w:t>n num</w:t>
      </w:r>
      <w:r w:rsidR="00C0392F" w:rsidRPr="00860957">
        <w:rPr>
          <w:rFonts w:ascii="Times New Roman" w:eastAsia="Calibri" w:hAnsi="Times New Roman" w:cs="Times New Roman"/>
          <w:kern w:val="0"/>
          <w:sz w:val="24"/>
          <w:szCs w:val="24"/>
          <w14:ligatures w14:val="none"/>
        </w:rPr>
        <w:t>ë</w:t>
      </w:r>
      <w:r w:rsidR="009E1F75" w:rsidRPr="00860957">
        <w:rPr>
          <w:rFonts w:ascii="Times New Roman" w:eastAsia="Calibri" w:hAnsi="Times New Roman" w:cs="Times New Roman"/>
          <w:kern w:val="0"/>
          <w:sz w:val="24"/>
          <w:szCs w:val="24"/>
          <w14:ligatures w14:val="none"/>
        </w:rPr>
        <w:t>r identifikimi personal.</w:t>
      </w:r>
    </w:p>
    <w:p w14:paraId="1496B29B" w14:textId="58AC6720"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Nga këto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 në asnjë moment nuk përmendet se bashkëshortja e Altin </w:t>
      </w:r>
      <w:proofErr w:type="spellStart"/>
      <w:r w:rsidRPr="00860957">
        <w:rPr>
          <w:rFonts w:ascii="Times New Roman" w:eastAsia="Calibri" w:hAnsi="Times New Roman" w:cs="Times New Roman"/>
          <w:kern w:val="0"/>
          <w:sz w:val="24"/>
          <w:szCs w:val="24"/>
          <w14:ligatures w14:val="none"/>
        </w:rPr>
        <w:t>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rlitës</w:t>
      </w:r>
      <w:proofErr w:type="spellEnd"/>
      <w:r w:rsidRPr="00860957">
        <w:rPr>
          <w:rFonts w:ascii="Times New Roman" w:eastAsia="Calibri" w:hAnsi="Times New Roman" w:cs="Times New Roman"/>
          <w:kern w:val="0"/>
          <w:sz w:val="24"/>
          <w:szCs w:val="24"/>
          <w14:ligatures w14:val="none"/>
        </w:rPr>
        <w:t xml:space="preserve"> me shtetësi </w:t>
      </w:r>
      <w:r w:rsidR="00301A9F" w:rsidRPr="00860957">
        <w:rPr>
          <w:rFonts w:ascii="Times New Roman" w:eastAsia="Calibri" w:hAnsi="Times New Roman" w:cs="Times New Roman"/>
          <w:kern w:val="0"/>
          <w:sz w:val="24"/>
          <w:szCs w:val="24"/>
          <w14:ligatures w14:val="none"/>
        </w:rPr>
        <w:t>h</w:t>
      </w:r>
      <w:r w:rsidRPr="00860957">
        <w:rPr>
          <w:rFonts w:ascii="Times New Roman" w:eastAsia="Calibri" w:hAnsi="Times New Roman" w:cs="Times New Roman"/>
          <w:kern w:val="0"/>
          <w:sz w:val="24"/>
          <w:szCs w:val="24"/>
          <w14:ligatures w14:val="none"/>
        </w:rPr>
        <w:t xml:space="preserve">olandeze dhe me banim në Holandë ka prona apo ka marrë pjesë në </w:t>
      </w:r>
      <w:r w:rsidR="00ED49A2" w:rsidRPr="00860957">
        <w:rPr>
          <w:rFonts w:ascii="Times New Roman" w:eastAsia="Calibri" w:hAnsi="Times New Roman" w:cs="Times New Roman"/>
          <w:kern w:val="0"/>
          <w:sz w:val="24"/>
          <w:szCs w:val="24"/>
          <w14:ligatures w14:val="none"/>
        </w:rPr>
        <w:t>lëvizjen</w:t>
      </w:r>
      <w:r w:rsidRPr="00860957">
        <w:rPr>
          <w:rFonts w:ascii="Times New Roman" w:eastAsia="Calibri" w:hAnsi="Times New Roman" w:cs="Times New Roman"/>
          <w:kern w:val="0"/>
          <w:sz w:val="24"/>
          <w:szCs w:val="24"/>
          <w14:ligatures w14:val="none"/>
        </w:rPr>
        <w:t xml:space="preserve"> e parave ose tjetërsimin e pasurive në Shqipëri. Sipas </w:t>
      </w:r>
      <w:r w:rsidR="00ED49A2" w:rsidRPr="00860957">
        <w:rPr>
          <w:rFonts w:ascii="Times New Roman" w:eastAsia="Calibri" w:hAnsi="Times New Roman" w:cs="Times New Roman"/>
          <w:kern w:val="0"/>
          <w:sz w:val="24"/>
          <w:szCs w:val="24"/>
          <w14:ligatures w14:val="none"/>
        </w:rPr>
        <w:t>regjistrit</w:t>
      </w:r>
      <w:r w:rsidRPr="00860957">
        <w:rPr>
          <w:rFonts w:ascii="Times New Roman" w:eastAsia="Calibri" w:hAnsi="Times New Roman" w:cs="Times New Roman"/>
          <w:kern w:val="0"/>
          <w:sz w:val="24"/>
          <w:szCs w:val="24"/>
          <w14:ligatures w14:val="none"/>
        </w:rPr>
        <w:t xml:space="preserve"> t</w:t>
      </w:r>
      <w:r w:rsidR="00A82193"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gjendjes civile në Shqipëri, të dhënat e t</w:t>
      </w:r>
      <w:r w:rsidR="00301A9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cilit janë pasqyruar në certifikatën familjare t</w:t>
      </w:r>
      <w:r w:rsidR="00301A9F"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shtetasve Pashka Podgorica dhe Altin </w:t>
      </w:r>
      <w:proofErr w:type="spellStart"/>
      <w:r w:rsidRPr="00860957">
        <w:rPr>
          <w:rFonts w:ascii="Times New Roman" w:eastAsia="Calibri" w:hAnsi="Times New Roman" w:cs="Times New Roman"/>
          <w:kern w:val="0"/>
          <w:sz w:val="24"/>
          <w:szCs w:val="24"/>
          <w14:ligatures w14:val="none"/>
        </w:rPr>
        <w:lastRenderedPageBreak/>
        <w:t>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rlita</w:t>
      </w:r>
      <w:proofErr w:type="spellEnd"/>
      <w:r w:rsidRPr="00860957">
        <w:rPr>
          <w:rFonts w:ascii="Times New Roman" w:eastAsia="Calibri" w:hAnsi="Times New Roman" w:cs="Times New Roman"/>
          <w:kern w:val="0"/>
          <w:sz w:val="24"/>
          <w:szCs w:val="24"/>
          <w14:ligatures w14:val="none"/>
        </w:rPr>
        <w:t xml:space="preserve">, </w:t>
      </w:r>
      <w:r w:rsidR="003E6252" w:rsidRPr="00860957">
        <w:rPr>
          <w:rFonts w:ascii="Times New Roman" w:eastAsia="Calibri" w:hAnsi="Times New Roman" w:cs="Times New Roman"/>
          <w:kern w:val="0"/>
          <w:sz w:val="24"/>
          <w:szCs w:val="24"/>
          <w14:ligatures w14:val="none"/>
        </w:rPr>
        <w:t>përveç</w:t>
      </w:r>
      <w:r w:rsidRPr="00860957">
        <w:rPr>
          <w:rFonts w:ascii="Times New Roman" w:eastAsia="Calibri" w:hAnsi="Times New Roman" w:cs="Times New Roman"/>
          <w:kern w:val="0"/>
          <w:sz w:val="24"/>
          <w:szCs w:val="24"/>
          <w14:ligatures w14:val="none"/>
        </w:rPr>
        <w:t xml:space="preserve"> këtyre persona nuk figuron person tjetër anëtar i familjes. (certifikata e gjendjes familjar për familjen Podgorica dt.14.09.2012 fq.148 e dosjes). I vetmi moment që del emri i bashkëshortes/bashkëjetueses</w:t>
      </w:r>
      <w:r w:rsidR="00AF0BE5"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së shtetasit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është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ali hetimor i administruar si rezultat </w:t>
      </w:r>
      <w:del w:id="240" w:author="Admin" w:date="2025-07-08T11:03:00Z">
        <w:r w:rsidRPr="007038D9">
          <w:rPr>
            <w:rFonts w:ascii="Times New Roman" w:eastAsia="Calibri" w:hAnsi="Times New Roman" w:cs="Times New Roman"/>
            <w:kern w:val="0"/>
            <w:sz w:val="24"/>
            <w:szCs w:val="24"/>
            <w14:ligatures w14:val="none"/>
          </w:rPr>
          <w:delText>e</w:delText>
        </w:r>
      </w:del>
      <w:ins w:id="241" w:author="Admin" w:date="2025-07-08T11:03:00Z">
        <w:r w:rsidR="00B94D8C" w:rsidRPr="00860957">
          <w:rPr>
            <w:rFonts w:ascii="Times New Roman" w:eastAsia="Calibri" w:hAnsi="Times New Roman" w:cs="Times New Roman"/>
            <w:kern w:val="0"/>
            <w:sz w:val="24"/>
            <w:szCs w:val="24"/>
            <w14:ligatures w14:val="none"/>
          </w:rPr>
          <w:t>i</w:t>
        </w:r>
      </w:ins>
      <w:r w:rsidRPr="00860957">
        <w:rPr>
          <w:rFonts w:ascii="Times New Roman" w:eastAsia="Calibri" w:hAnsi="Times New Roman" w:cs="Times New Roman"/>
          <w:kern w:val="0"/>
          <w:sz w:val="24"/>
          <w:szCs w:val="24"/>
          <w14:ligatures w14:val="none"/>
        </w:rPr>
        <w:t xml:space="preserve"> </w:t>
      </w:r>
      <w:proofErr w:type="spellStart"/>
      <w:r w:rsidRPr="00860957">
        <w:rPr>
          <w:rFonts w:ascii="Times New Roman" w:eastAsia="Calibri" w:hAnsi="Times New Roman" w:cs="Times New Roman"/>
          <w:kern w:val="0"/>
          <w:sz w:val="24"/>
          <w:szCs w:val="24"/>
          <w14:ligatures w14:val="none"/>
        </w:rPr>
        <w:t>letërporosisë</w:t>
      </w:r>
      <w:proofErr w:type="spellEnd"/>
      <w:r w:rsidRPr="00860957">
        <w:rPr>
          <w:rFonts w:ascii="Times New Roman" w:eastAsia="Calibri" w:hAnsi="Times New Roman" w:cs="Times New Roman"/>
          <w:kern w:val="0"/>
          <w:sz w:val="24"/>
          <w:szCs w:val="24"/>
          <w14:ligatures w14:val="none"/>
        </w:rPr>
        <w:t xml:space="preserve"> Belge, ku në këtë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 xml:space="preserve">al përmendet emri i shtetases </w:t>
      </w:r>
      <w:proofErr w:type="spellStart"/>
      <w:r w:rsidRPr="00860957">
        <w:rPr>
          <w:rFonts w:ascii="Times New Roman" w:eastAsia="Calibri" w:hAnsi="Times New Roman" w:cs="Times New Roman"/>
          <w:kern w:val="0"/>
          <w:sz w:val="24"/>
          <w:szCs w:val="24"/>
          <w14:ligatures w14:val="none"/>
        </w:rPr>
        <w:t>Marigona</w:t>
      </w:r>
      <w:proofErr w:type="spellEnd"/>
      <w:r w:rsidRPr="00860957">
        <w:rPr>
          <w:rFonts w:ascii="Times New Roman" w:eastAsia="Calibri" w:hAnsi="Times New Roman" w:cs="Times New Roman"/>
          <w:kern w:val="0"/>
          <w:sz w:val="24"/>
          <w:szCs w:val="24"/>
          <w14:ligatures w14:val="none"/>
        </w:rPr>
        <w:t xml:space="preserve"> Kabashi. Nga shqyrtimi i këtij </w:t>
      </w:r>
      <w:r w:rsidR="00ED49A2" w:rsidRPr="00860957">
        <w:rPr>
          <w:rFonts w:ascii="Times New Roman" w:eastAsia="Calibri" w:hAnsi="Times New Roman" w:cs="Times New Roman"/>
          <w:kern w:val="0"/>
          <w:sz w:val="24"/>
          <w:szCs w:val="24"/>
          <w14:ligatures w14:val="none"/>
        </w:rPr>
        <w:t>materiali</w:t>
      </w:r>
      <w:r w:rsidRPr="00860957">
        <w:rPr>
          <w:rFonts w:ascii="Times New Roman" w:eastAsia="Calibri" w:hAnsi="Times New Roman" w:cs="Times New Roman"/>
          <w:kern w:val="0"/>
          <w:sz w:val="24"/>
          <w:szCs w:val="24"/>
          <w14:ligatures w14:val="none"/>
        </w:rPr>
        <w:t xml:space="preserve"> nuk ka rezultuar asnjë e dhënë e </w:t>
      </w:r>
      <w:r w:rsidR="00ED49A2" w:rsidRPr="00860957">
        <w:rPr>
          <w:rFonts w:ascii="Times New Roman" w:eastAsia="Calibri" w:hAnsi="Times New Roman" w:cs="Times New Roman"/>
          <w:kern w:val="0"/>
          <w:sz w:val="24"/>
          <w:szCs w:val="24"/>
          <w14:ligatures w14:val="none"/>
        </w:rPr>
        <w:t>rëndësishme</w:t>
      </w:r>
      <w:r w:rsidRPr="00860957">
        <w:rPr>
          <w:rFonts w:ascii="Times New Roman" w:eastAsia="Calibri" w:hAnsi="Times New Roman" w:cs="Times New Roman"/>
          <w:kern w:val="0"/>
          <w:sz w:val="24"/>
          <w:szCs w:val="24"/>
          <w14:ligatures w14:val="none"/>
        </w:rPr>
        <w:t xml:space="preserve"> për hetimin që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flasë për veprimtari kriminale ose për </w:t>
      </w:r>
      <w:del w:id="242" w:author="Admin" w:date="2025-07-08T11:03:00Z">
        <w:r w:rsidRPr="007038D9">
          <w:rPr>
            <w:rFonts w:ascii="Times New Roman" w:eastAsia="Calibri" w:hAnsi="Times New Roman" w:cs="Times New Roman"/>
            <w:kern w:val="0"/>
            <w:sz w:val="24"/>
            <w:szCs w:val="24"/>
            <w14:ligatures w14:val="none"/>
          </w:rPr>
          <w:delText>pastrimi</w:delText>
        </w:r>
        <w:r w:rsidR="00A33928" w:rsidRPr="007038D9">
          <w:rPr>
            <w:rFonts w:ascii="Times New Roman" w:eastAsia="Calibri" w:hAnsi="Times New Roman" w:cs="Times New Roman"/>
            <w:kern w:val="0"/>
            <w:sz w:val="24"/>
            <w:szCs w:val="24"/>
            <w14:ligatures w14:val="none"/>
          </w:rPr>
          <w:delText>t</w:delText>
        </w:r>
      </w:del>
      <w:ins w:id="243" w:author="Admin" w:date="2025-07-08T11:03:00Z">
        <w:r w:rsidRPr="00860957">
          <w:rPr>
            <w:rFonts w:ascii="Times New Roman" w:eastAsia="Calibri" w:hAnsi="Times New Roman" w:cs="Times New Roman"/>
            <w:kern w:val="0"/>
            <w:sz w:val="24"/>
            <w:szCs w:val="24"/>
            <w14:ligatures w14:val="none"/>
          </w:rPr>
          <w:t>pastrim</w:t>
        </w:r>
      </w:ins>
      <w:r w:rsidR="00A33928" w:rsidRPr="00860957">
        <w:rPr>
          <w:rFonts w:ascii="Times New Roman" w:eastAsia="Calibri" w:hAnsi="Times New Roman" w:cs="Times New Roman"/>
          <w:kern w:val="0"/>
          <w:sz w:val="24"/>
          <w:szCs w:val="24"/>
          <w14:ligatures w14:val="none"/>
        </w:rPr>
        <w:t xml:space="preser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del w:id="244" w:author="Admin" w:date="2025-07-08T11:03:00Z">
        <w:r w:rsidRPr="007038D9">
          <w:rPr>
            <w:rFonts w:ascii="Times New Roman" w:eastAsia="Calibri" w:hAnsi="Times New Roman" w:cs="Times New Roman"/>
            <w:kern w:val="0"/>
            <w:sz w:val="24"/>
            <w:szCs w:val="24"/>
            <w14:ligatures w14:val="none"/>
          </w:rPr>
          <w:delText>produkti</w:delText>
        </w:r>
      </w:del>
      <w:ins w:id="245" w:author="Admin" w:date="2025-07-08T11:03:00Z">
        <w:r w:rsidRPr="00860957">
          <w:rPr>
            <w:rFonts w:ascii="Times New Roman" w:eastAsia="Calibri" w:hAnsi="Times New Roman" w:cs="Times New Roman"/>
            <w:kern w:val="0"/>
            <w:sz w:val="24"/>
            <w:szCs w:val="24"/>
            <w14:ligatures w14:val="none"/>
          </w:rPr>
          <w:t>produkti</w:t>
        </w:r>
        <w:r w:rsidR="00B94D8C" w:rsidRPr="00860957">
          <w:rPr>
            <w:rFonts w:ascii="Times New Roman" w:eastAsia="Calibri" w:hAnsi="Times New Roman" w:cs="Times New Roman"/>
            <w:kern w:val="0"/>
            <w:sz w:val="24"/>
            <w:szCs w:val="24"/>
            <w14:ligatures w14:val="none"/>
          </w:rPr>
          <w:t>t</w:t>
        </w:r>
      </w:ins>
      <w:r w:rsidRPr="00860957">
        <w:rPr>
          <w:rFonts w:ascii="Times New Roman" w:eastAsia="Calibri" w:hAnsi="Times New Roman" w:cs="Times New Roman"/>
          <w:kern w:val="0"/>
          <w:sz w:val="24"/>
          <w:szCs w:val="24"/>
          <w14:ligatures w14:val="none"/>
        </w:rPr>
        <w:t xml:space="preserve">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veprës penale. </w:t>
      </w:r>
    </w:p>
    <w:p w14:paraId="6EC21387" w14:textId="2198A0EC"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 xml:space="preserve">Po kështu në informacionin hetimor nuk përmendet as babai i shtetasit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w:t>
      </w:r>
      <w:r w:rsidR="005658C4" w:rsidRPr="00860957">
        <w:rPr>
          <w:rFonts w:ascii="Times New Roman" w:eastAsia="Calibri" w:hAnsi="Times New Roman" w:cs="Times New Roman"/>
          <w:kern w:val="0"/>
          <w:sz w:val="24"/>
          <w:szCs w:val="24"/>
          <w14:ligatures w14:val="none"/>
        </w:rPr>
        <w:t>i cili</w:t>
      </w:r>
      <w:r w:rsidRPr="00860957">
        <w:rPr>
          <w:rFonts w:ascii="Times New Roman" w:eastAsia="Calibri" w:hAnsi="Times New Roman" w:cs="Times New Roman"/>
          <w:kern w:val="0"/>
          <w:sz w:val="24"/>
          <w:szCs w:val="24"/>
          <w14:ligatures w14:val="none"/>
        </w:rPr>
        <w:t xml:space="preserve"> kishte ndërruar jetë)</w:t>
      </w:r>
      <w:r w:rsidR="005658C4"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dhe nga ak</w:t>
      </w:r>
      <w:r w:rsidR="00ED49A2" w:rsidRPr="00860957">
        <w:rPr>
          <w:rFonts w:ascii="Times New Roman" w:eastAsia="Calibri" w:hAnsi="Times New Roman" w:cs="Times New Roman"/>
          <w:kern w:val="0"/>
          <w:sz w:val="24"/>
          <w:szCs w:val="24"/>
          <w14:ligatures w14:val="none"/>
        </w:rPr>
        <w:t>t</w:t>
      </w:r>
      <w:r w:rsidRPr="00860957">
        <w:rPr>
          <w:rFonts w:ascii="Times New Roman" w:eastAsia="Calibri" w:hAnsi="Times New Roman" w:cs="Times New Roman"/>
          <w:kern w:val="0"/>
          <w:sz w:val="24"/>
          <w:szCs w:val="24"/>
          <w14:ligatures w14:val="none"/>
        </w:rPr>
        <w:t>et e administruara në kuadër t</w:t>
      </w:r>
      <w:r w:rsidR="00D50C9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hetimit nuk ka rezultuar asnjë e dhënë e tillë, që do t</w:t>
      </w:r>
      <w:r w:rsidR="0002617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shërbente për një hetim t</w:t>
      </w:r>
      <w:r w:rsidR="00276BD7"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ndryshëm. Në kushtet ku</w:t>
      </w:r>
      <w:r w:rsidR="005658C4" w:rsidRPr="00860957">
        <w:rPr>
          <w:rFonts w:ascii="Times New Roman" w:eastAsia="Calibri" w:hAnsi="Times New Roman" w:cs="Times New Roman"/>
          <w:kern w:val="0"/>
          <w:sz w:val="24"/>
          <w:szCs w:val="24"/>
          <w14:ligatures w14:val="none"/>
        </w:rPr>
        <w:t>r</w:t>
      </w:r>
      <w:r w:rsidRPr="00860957">
        <w:rPr>
          <w:rFonts w:ascii="Times New Roman" w:eastAsia="Calibri" w:hAnsi="Times New Roman" w:cs="Times New Roman"/>
          <w:kern w:val="0"/>
          <w:sz w:val="24"/>
          <w:szCs w:val="24"/>
          <w14:ligatures w14:val="none"/>
        </w:rPr>
        <w:t xml:space="preserve"> bashkëshorti i </w:t>
      </w:r>
      <w:del w:id="246" w:author="Admin" w:date="2025-07-08T11:03:00Z">
        <w:r w:rsidRPr="007038D9">
          <w:rPr>
            <w:rFonts w:ascii="Times New Roman" w:eastAsia="Calibri" w:hAnsi="Times New Roman" w:cs="Times New Roman"/>
            <w:kern w:val="0"/>
            <w:sz w:val="24"/>
            <w:szCs w:val="24"/>
            <w14:ligatures w14:val="none"/>
          </w:rPr>
          <w:delText>Pashka</w:delText>
        </w:r>
      </w:del>
      <w:ins w:id="247" w:author="Admin" w:date="2025-07-08T11:03:00Z">
        <w:r w:rsidRPr="00860957">
          <w:rPr>
            <w:rFonts w:ascii="Times New Roman" w:eastAsia="Calibri" w:hAnsi="Times New Roman" w:cs="Times New Roman"/>
            <w:kern w:val="0"/>
            <w:sz w:val="24"/>
            <w:szCs w:val="24"/>
            <w14:ligatures w14:val="none"/>
          </w:rPr>
          <w:t>Pashk</w:t>
        </w:r>
        <w:r w:rsidR="003E4A07"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Podgoricës dhe babai i Altin </w:t>
      </w:r>
      <w:proofErr w:type="spellStart"/>
      <w:r w:rsidRPr="00860957">
        <w:rPr>
          <w:rFonts w:ascii="Times New Roman" w:eastAsia="Calibri" w:hAnsi="Times New Roman" w:cs="Times New Roman"/>
          <w:kern w:val="0"/>
          <w:sz w:val="24"/>
          <w:szCs w:val="24"/>
          <w14:ligatures w14:val="none"/>
        </w:rPr>
        <w:t>Nd</w:t>
      </w:r>
      <w:r w:rsidR="005658C4"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rlitës</w:t>
      </w:r>
      <w:proofErr w:type="spellEnd"/>
      <w:r w:rsidRPr="00860957">
        <w:rPr>
          <w:rFonts w:ascii="Times New Roman" w:eastAsia="Calibri" w:hAnsi="Times New Roman" w:cs="Times New Roman"/>
          <w:kern w:val="0"/>
          <w:sz w:val="24"/>
          <w:szCs w:val="24"/>
          <w14:ligatures w14:val="none"/>
        </w:rPr>
        <w:t xml:space="preserve"> ka ndërruar jetë (deklarimi i shtetases </w:t>
      </w:r>
      <w:del w:id="248" w:author="Admin" w:date="2025-07-08T11:03:00Z">
        <w:r w:rsidRPr="007038D9">
          <w:rPr>
            <w:rFonts w:ascii="Times New Roman" w:eastAsia="Calibri" w:hAnsi="Times New Roman" w:cs="Times New Roman"/>
            <w:kern w:val="0"/>
            <w:sz w:val="24"/>
            <w:szCs w:val="24"/>
            <w14:ligatures w14:val="none"/>
          </w:rPr>
          <w:delText>Pashka</w:delText>
        </w:r>
      </w:del>
      <w:ins w:id="249" w:author="Admin" w:date="2025-07-08T11:03:00Z">
        <w:r w:rsidRPr="00860957">
          <w:rPr>
            <w:rFonts w:ascii="Times New Roman" w:eastAsia="Calibri" w:hAnsi="Times New Roman" w:cs="Times New Roman"/>
            <w:kern w:val="0"/>
            <w:sz w:val="24"/>
            <w:szCs w:val="24"/>
            <w14:ligatures w14:val="none"/>
          </w:rPr>
          <w:t>Pashk</w:t>
        </w:r>
        <w:r w:rsidR="00B94D8C"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Podgorica dhe certifikata e gjendjes familjar për familjen Podgorica dt.14.09.2012 fq.148 e dosjes), hetimi pasuror i tij është </w:t>
      </w:r>
      <w:proofErr w:type="spellStart"/>
      <w:r w:rsidRPr="00860957">
        <w:rPr>
          <w:rFonts w:ascii="Times New Roman" w:eastAsia="Calibri" w:hAnsi="Times New Roman" w:cs="Times New Roman"/>
          <w:kern w:val="0"/>
          <w:sz w:val="24"/>
          <w:szCs w:val="24"/>
          <w14:ligatures w14:val="none"/>
        </w:rPr>
        <w:t>ezauruar</w:t>
      </w:r>
      <w:proofErr w:type="spellEnd"/>
      <w:r w:rsidRPr="00860957">
        <w:rPr>
          <w:rFonts w:ascii="Times New Roman" w:eastAsia="Calibri" w:hAnsi="Times New Roman" w:cs="Times New Roman"/>
          <w:kern w:val="0"/>
          <w:sz w:val="24"/>
          <w:szCs w:val="24"/>
          <w14:ligatures w14:val="none"/>
        </w:rPr>
        <w:t xml:space="preserve"> me hetimin e pasurisë së shtetasve </w:t>
      </w:r>
      <w:del w:id="250" w:author="Admin" w:date="2025-07-08T11:03:00Z">
        <w:r w:rsidRPr="007038D9">
          <w:rPr>
            <w:rFonts w:ascii="Times New Roman" w:eastAsia="Calibri" w:hAnsi="Times New Roman" w:cs="Times New Roman"/>
            <w:kern w:val="0"/>
            <w:sz w:val="24"/>
            <w:szCs w:val="24"/>
            <w14:ligatures w14:val="none"/>
          </w:rPr>
          <w:delText>Pashka</w:delText>
        </w:r>
      </w:del>
      <w:ins w:id="251" w:author="Admin" w:date="2025-07-08T11:03:00Z">
        <w:r w:rsidRPr="00860957">
          <w:rPr>
            <w:rFonts w:ascii="Times New Roman" w:eastAsia="Calibri" w:hAnsi="Times New Roman" w:cs="Times New Roman"/>
            <w:kern w:val="0"/>
            <w:sz w:val="24"/>
            <w:szCs w:val="24"/>
            <w14:ligatures w14:val="none"/>
          </w:rPr>
          <w:t>Pashk</w:t>
        </w:r>
        <w:r w:rsidR="003E4A07"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Podgorica dhe Altin </w:t>
      </w:r>
      <w:proofErr w:type="spellStart"/>
      <w:r w:rsidR="005935F7" w:rsidRPr="00860957">
        <w:rPr>
          <w:rFonts w:ascii="Times New Roman" w:eastAsia="Calibri" w:hAnsi="Times New Roman" w:cs="Times New Roman"/>
          <w:kern w:val="0"/>
          <w:sz w:val="24"/>
          <w:szCs w:val="24"/>
          <w14:ligatures w14:val="none"/>
        </w:rPr>
        <w:t>Nderlita</w:t>
      </w:r>
      <w:proofErr w:type="spellEnd"/>
      <w:r w:rsidR="005935F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si </w:t>
      </w:r>
      <w:r w:rsidR="00DF4B6D" w:rsidRPr="00860957">
        <w:rPr>
          <w:rFonts w:ascii="Times New Roman" w:eastAsia="Calibri" w:hAnsi="Times New Roman" w:cs="Times New Roman"/>
          <w:kern w:val="0"/>
          <w:sz w:val="24"/>
          <w:szCs w:val="24"/>
          <w14:ligatures w14:val="none"/>
        </w:rPr>
        <w:t>trashëgimtare</w:t>
      </w:r>
      <w:r w:rsidRPr="00860957">
        <w:rPr>
          <w:rFonts w:ascii="Times New Roman" w:eastAsia="Calibri" w:hAnsi="Times New Roman" w:cs="Times New Roman"/>
          <w:kern w:val="0"/>
          <w:sz w:val="24"/>
          <w:szCs w:val="24"/>
          <w14:ligatures w14:val="none"/>
        </w:rPr>
        <w:t xml:space="preserve"> të tij. </w:t>
      </w:r>
    </w:p>
    <w:p w14:paraId="4F25F441" w14:textId="2D906B70"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Nga hetimi është hedhur dritë dhe është zbardhur tërësisht fakti</w:t>
      </w:r>
      <w:r w:rsidR="00ED49A2"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për</w:t>
      </w:r>
      <w:r w:rsidR="000C7CD0"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sa është pretenduar në informacionin e </w:t>
      </w:r>
      <w:del w:id="252" w:author="Admin" w:date="2025-07-08T11:03:00Z">
        <w:r w:rsidRPr="007038D9">
          <w:rPr>
            <w:rFonts w:ascii="Times New Roman" w:eastAsia="Calibri" w:hAnsi="Times New Roman" w:cs="Times New Roman"/>
            <w:kern w:val="0"/>
            <w:sz w:val="24"/>
            <w:szCs w:val="24"/>
            <w14:ligatures w14:val="none"/>
          </w:rPr>
          <w:delText>DPPP</w:delText>
        </w:r>
      </w:del>
      <w:ins w:id="253" w:author="Admin" w:date="2025-07-08T11:03:00Z">
        <w:r w:rsidRPr="00860957">
          <w:rPr>
            <w:rFonts w:ascii="Times New Roman" w:eastAsia="Calibri" w:hAnsi="Times New Roman" w:cs="Times New Roman"/>
            <w:kern w:val="0"/>
            <w:sz w:val="24"/>
            <w:szCs w:val="24"/>
            <w14:ligatures w14:val="none"/>
          </w:rPr>
          <w:t>DPPP</w:t>
        </w:r>
        <w:r w:rsidR="004D5FBD">
          <w:rPr>
            <w:rFonts w:ascii="Times New Roman" w:eastAsia="Calibri" w:hAnsi="Times New Roman" w:cs="Times New Roman"/>
            <w:kern w:val="0"/>
            <w:sz w:val="24"/>
            <w:szCs w:val="24"/>
            <w14:ligatures w14:val="none"/>
          </w:rPr>
          <w:t>P</w:t>
        </w:r>
      </w:ins>
      <w:r w:rsidRPr="00860957">
        <w:rPr>
          <w:rFonts w:ascii="Times New Roman" w:eastAsia="Calibri" w:hAnsi="Times New Roman" w:cs="Times New Roman"/>
          <w:kern w:val="0"/>
          <w:sz w:val="24"/>
          <w:szCs w:val="24"/>
          <w14:ligatures w14:val="none"/>
        </w:rPr>
        <w:t xml:space="preserve"> Tiranë dhe në mater</w:t>
      </w:r>
      <w:r w:rsidR="00ED49A2" w:rsidRPr="00860957">
        <w:rPr>
          <w:rFonts w:ascii="Times New Roman" w:eastAsia="Calibri" w:hAnsi="Times New Roman" w:cs="Times New Roman"/>
          <w:kern w:val="0"/>
          <w:sz w:val="24"/>
          <w:szCs w:val="24"/>
          <w14:ligatures w14:val="none"/>
        </w:rPr>
        <w:t>i</w:t>
      </w:r>
      <w:r w:rsidRPr="00860957">
        <w:rPr>
          <w:rFonts w:ascii="Times New Roman" w:eastAsia="Calibri" w:hAnsi="Times New Roman" w:cs="Times New Roman"/>
          <w:kern w:val="0"/>
          <w:sz w:val="24"/>
          <w:szCs w:val="24"/>
          <w14:ligatures w14:val="none"/>
        </w:rPr>
        <w:t>alin kallëzues t</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 xml:space="preserve"> P</w:t>
      </w:r>
      <w:r w:rsidRPr="00860957">
        <w:rPr>
          <w:rFonts w:ascii="Times New Roman" w:eastAsia="Calibri" w:hAnsi="Times New Roman" w:cs="Times New Roman"/>
          <w:kern w:val="0"/>
          <w:sz w:val="24"/>
          <w:szCs w:val="24"/>
          <w14:ligatures w14:val="none"/>
        </w:rPr>
        <w:t xml:space="preserve">olicisë së </w:t>
      </w:r>
      <w:r w:rsidR="000B6998"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 xml:space="preserve">htetit, mbi transaksionet bankare dhe pasuritë e tjetërsuara nga shtetasit Pashke Podgorica dhe Altin </w:t>
      </w:r>
      <w:proofErr w:type="spellStart"/>
      <w:r w:rsidRPr="00860957">
        <w:rPr>
          <w:rFonts w:ascii="Times New Roman" w:eastAsia="Calibri" w:hAnsi="Times New Roman" w:cs="Times New Roman"/>
          <w:kern w:val="0"/>
          <w:sz w:val="24"/>
          <w:szCs w:val="24"/>
          <w14:ligatures w14:val="none"/>
        </w:rPr>
        <w:t>Ndërlita</w:t>
      </w:r>
      <w:proofErr w:type="spellEnd"/>
      <w:r w:rsidRPr="00860957">
        <w:rPr>
          <w:rFonts w:ascii="Times New Roman" w:eastAsia="Calibri" w:hAnsi="Times New Roman" w:cs="Times New Roman"/>
          <w:kern w:val="0"/>
          <w:sz w:val="24"/>
          <w:szCs w:val="24"/>
          <w14:ligatures w14:val="none"/>
        </w:rPr>
        <w:t xml:space="preserve">, ku është përfshirë edhe motra e shtetases </w:t>
      </w:r>
      <w:del w:id="254" w:author="Admin" w:date="2025-07-08T11:03:00Z">
        <w:r w:rsidRPr="007038D9">
          <w:rPr>
            <w:rFonts w:ascii="Times New Roman" w:eastAsia="Calibri" w:hAnsi="Times New Roman" w:cs="Times New Roman"/>
            <w:kern w:val="0"/>
            <w:sz w:val="24"/>
            <w:szCs w:val="24"/>
            <w14:ligatures w14:val="none"/>
          </w:rPr>
          <w:delText>Pashka</w:delText>
        </w:r>
      </w:del>
      <w:ins w:id="255" w:author="Admin" w:date="2025-07-08T11:03:00Z">
        <w:r w:rsidRPr="00860957">
          <w:rPr>
            <w:rFonts w:ascii="Times New Roman" w:eastAsia="Calibri" w:hAnsi="Times New Roman" w:cs="Times New Roman"/>
            <w:kern w:val="0"/>
            <w:sz w:val="24"/>
            <w:szCs w:val="24"/>
            <w14:ligatures w14:val="none"/>
          </w:rPr>
          <w:t>Pashk</w:t>
        </w:r>
        <w:r w:rsidR="003E4A07"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Podgorica. Po kështu janë administruar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gjitha kontratat e shitblerjeve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pasurive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aluajtshme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tjetërsuara ose t</w:t>
      </w:r>
      <w:r w:rsidR="009E1F75"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përfituara nga shtetasit Altin Podgorica, </w:t>
      </w:r>
      <w:del w:id="256" w:author="Admin" w:date="2025-07-08T11:03:00Z">
        <w:r w:rsidRPr="007038D9">
          <w:rPr>
            <w:rFonts w:ascii="Times New Roman" w:eastAsia="Calibri" w:hAnsi="Times New Roman" w:cs="Times New Roman"/>
            <w:kern w:val="0"/>
            <w:sz w:val="24"/>
            <w:szCs w:val="24"/>
            <w14:ligatures w14:val="none"/>
          </w:rPr>
          <w:delText>Pashka</w:delText>
        </w:r>
      </w:del>
      <w:ins w:id="257" w:author="Admin" w:date="2025-07-08T11:03:00Z">
        <w:r w:rsidRPr="00860957">
          <w:rPr>
            <w:rFonts w:ascii="Times New Roman" w:eastAsia="Calibri" w:hAnsi="Times New Roman" w:cs="Times New Roman"/>
            <w:kern w:val="0"/>
            <w:sz w:val="24"/>
            <w:szCs w:val="24"/>
            <w14:ligatures w14:val="none"/>
          </w:rPr>
          <w:t>Pashk</w:t>
        </w:r>
        <w:r w:rsidR="003E4A07"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Podgorica dhe motra e saj.</w:t>
      </w:r>
    </w:p>
    <w:p w14:paraId="6A5C4277" w14:textId="1CA596B0" w:rsidR="00DF4B6D"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Lidhur me konstatimin se arsyetimi ësh</w:t>
      </w:r>
      <w:r w:rsidR="0026724C" w:rsidRPr="00860957">
        <w:rPr>
          <w:rFonts w:ascii="Times New Roman" w:eastAsia="Calibri" w:hAnsi="Times New Roman" w:cs="Times New Roman"/>
          <w:kern w:val="0"/>
          <w:sz w:val="24"/>
          <w:szCs w:val="24"/>
          <w14:ligatures w14:val="none"/>
        </w:rPr>
        <w:t>t</w:t>
      </w:r>
      <w:r w:rsidRPr="00860957">
        <w:rPr>
          <w:rFonts w:ascii="Times New Roman" w:eastAsia="Calibri" w:hAnsi="Times New Roman" w:cs="Times New Roman"/>
          <w:kern w:val="0"/>
          <w:sz w:val="24"/>
          <w:szCs w:val="24"/>
          <w14:ligatures w14:val="none"/>
        </w:rPr>
        <w:t xml:space="preserve">ë i ndryshëm me provat për rastin e shtetasit Islam </w:t>
      </w:r>
      <w:proofErr w:type="spellStart"/>
      <w:r w:rsidRPr="00860957">
        <w:rPr>
          <w:rFonts w:ascii="Times New Roman" w:eastAsia="Calibri" w:hAnsi="Times New Roman" w:cs="Times New Roman"/>
          <w:kern w:val="0"/>
          <w:sz w:val="24"/>
          <w:szCs w:val="24"/>
          <w14:ligatures w14:val="none"/>
        </w:rPr>
        <w:t>Vucaj</w:t>
      </w:r>
      <w:proofErr w:type="spellEnd"/>
      <w:r w:rsidRPr="00860957">
        <w:rPr>
          <w:rFonts w:ascii="Times New Roman" w:eastAsia="Calibri" w:hAnsi="Times New Roman" w:cs="Times New Roman"/>
          <w:kern w:val="0"/>
          <w:sz w:val="24"/>
          <w:szCs w:val="24"/>
          <w14:ligatures w14:val="none"/>
        </w:rPr>
        <w:t>, ky konstatim nuk qëndron. Në informacionin e DPPP</w:t>
      </w:r>
      <w:r w:rsidR="0026724C" w:rsidRPr="00860957">
        <w:rPr>
          <w:rFonts w:ascii="Times New Roman" w:eastAsia="Calibri" w:hAnsi="Times New Roman" w:cs="Times New Roman"/>
          <w:kern w:val="0"/>
          <w:sz w:val="24"/>
          <w:szCs w:val="24"/>
          <w14:ligatures w14:val="none"/>
        </w:rPr>
        <w:t>P</w:t>
      </w:r>
      <w:r w:rsidRPr="00860957">
        <w:rPr>
          <w:rFonts w:ascii="Times New Roman" w:eastAsia="Calibri" w:hAnsi="Times New Roman" w:cs="Times New Roman"/>
          <w:kern w:val="0"/>
          <w:sz w:val="24"/>
          <w:szCs w:val="24"/>
          <w14:ligatures w14:val="none"/>
        </w:rPr>
        <w:t xml:space="preserve"> Tiranë theksohet se në d</w:t>
      </w:r>
      <w:r w:rsidR="00B134FA" w:rsidRPr="00860957">
        <w:rPr>
          <w:rFonts w:ascii="Times New Roman" w:eastAsia="Calibri" w:hAnsi="Times New Roman" w:cs="Times New Roman"/>
          <w:kern w:val="0"/>
          <w:sz w:val="24"/>
          <w:szCs w:val="24"/>
          <w14:ligatures w14:val="none"/>
        </w:rPr>
        <w:t>at</w:t>
      </w:r>
      <w:r w:rsidR="0002617C" w:rsidRPr="00860957">
        <w:rPr>
          <w:rFonts w:ascii="Times New Roman" w:eastAsia="Calibri" w:hAnsi="Times New Roman" w:cs="Times New Roman"/>
          <w:kern w:val="0"/>
          <w:sz w:val="24"/>
          <w:szCs w:val="24"/>
          <w14:ligatures w14:val="none"/>
        </w:rPr>
        <w:t>ë</w:t>
      </w:r>
      <w:r w:rsidR="00B134F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24.04.2007 në llogarinë n</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emër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del w:id="258" w:author="Admin" w:date="2025-07-08T11:03:00Z">
        <w:r w:rsidRPr="007038D9">
          <w:rPr>
            <w:rFonts w:ascii="Times New Roman" w:eastAsia="Calibri" w:hAnsi="Times New Roman" w:cs="Times New Roman"/>
            <w:kern w:val="0"/>
            <w:sz w:val="24"/>
            <w:szCs w:val="24"/>
            <w14:ligatures w14:val="none"/>
          </w:rPr>
          <w:delText>Pashka</w:delText>
        </w:r>
      </w:del>
      <w:ins w:id="259" w:author="Admin" w:date="2025-07-08T11:03:00Z">
        <w:r w:rsidRPr="00860957">
          <w:rPr>
            <w:rFonts w:ascii="Times New Roman" w:eastAsia="Calibri" w:hAnsi="Times New Roman" w:cs="Times New Roman"/>
            <w:kern w:val="0"/>
            <w:sz w:val="24"/>
            <w:szCs w:val="24"/>
            <w14:ligatures w14:val="none"/>
          </w:rPr>
          <w:t>Pashk</w:t>
        </w:r>
        <w:r w:rsidR="003E4A07" w:rsidRPr="00860957">
          <w:rPr>
            <w:rFonts w:ascii="Times New Roman" w:eastAsia="Calibri" w:hAnsi="Times New Roman" w:cs="Times New Roman"/>
            <w:kern w:val="0"/>
            <w:sz w:val="24"/>
            <w:szCs w:val="24"/>
            <w14:ligatures w14:val="none"/>
          </w:rPr>
          <w:t>e</w:t>
        </w:r>
      </w:ins>
      <w:r w:rsidRPr="00860957">
        <w:rPr>
          <w:rFonts w:ascii="Times New Roman" w:eastAsia="Calibri" w:hAnsi="Times New Roman" w:cs="Times New Roman"/>
          <w:kern w:val="0"/>
          <w:sz w:val="24"/>
          <w:szCs w:val="24"/>
          <w14:ligatures w14:val="none"/>
        </w:rPr>
        <w:t xml:space="preserve"> Podgorica është bërë një </w:t>
      </w:r>
      <w:proofErr w:type="spellStart"/>
      <w:r w:rsidRPr="00860957">
        <w:rPr>
          <w:rFonts w:ascii="Times New Roman" w:eastAsia="Calibri" w:hAnsi="Times New Roman" w:cs="Times New Roman"/>
          <w:kern w:val="0"/>
          <w:sz w:val="24"/>
          <w:szCs w:val="24"/>
          <w14:ligatures w14:val="none"/>
        </w:rPr>
        <w:t>transfertë</w:t>
      </w:r>
      <w:proofErr w:type="spellEnd"/>
      <w:r w:rsidRPr="00860957">
        <w:rPr>
          <w:rFonts w:ascii="Times New Roman" w:eastAsia="Calibri" w:hAnsi="Times New Roman" w:cs="Times New Roman"/>
          <w:kern w:val="0"/>
          <w:sz w:val="24"/>
          <w:szCs w:val="24"/>
          <w14:ligatures w14:val="none"/>
        </w:rPr>
        <w:t xml:space="preserve"> prej 38.000 euro</w:t>
      </w:r>
      <w:r w:rsidR="0026724C" w:rsidRPr="00860957">
        <w:rPr>
          <w:rFonts w:ascii="Times New Roman" w:eastAsia="Calibri" w:hAnsi="Times New Roman" w:cs="Times New Roman"/>
          <w:kern w:val="0"/>
          <w:sz w:val="24"/>
          <w:szCs w:val="24"/>
          <w14:ligatures w14:val="none"/>
        </w:rPr>
        <w:t>sh</w:t>
      </w:r>
      <w:r w:rsidRPr="00860957">
        <w:rPr>
          <w:rFonts w:ascii="Times New Roman" w:eastAsia="Calibri" w:hAnsi="Times New Roman" w:cs="Times New Roman"/>
          <w:kern w:val="0"/>
          <w:sz w:val="24"/>
          <w:szCs w:val="24"/>
          <w14:ligatures w14:val="none"/>
        </w:rPr>
        <w:t xml:space="preserve"> nga shtetasi </w:t>
      </w:r>
      <w:proofErr w:type="spellStart"/>
      <w:r w:rsidRPr="00860957">
        <w:rPr>
          <w:rFonts w:ascii="Times New Roman" w:eastAsia="Calibri" w:hAnsi="Times New Roman" w:cs="Times New Roman"/>
          <w:kern w:val="0"/>
          <w:sz w:val="24"/>
          <w:szCs w:val="24"/>
          <w14:ligatures w14:val="none"/>
        </w:rPr>
        <w:t>A.Mucaj</w:t>
      </w:r>
      <w:proofErr w:type="spellEnd"/>
      <w:r w:rsidRPr="00860957">
        <w:rPr>
          <w:rFonts w:ascii="Times New Roman" w:eastAsia="Calibri" w:hAnsi="Times New Roman" w:cs="Times New Roman"/>
          <w:kern w:val="0"/>
          <w:sz w:val="24"/>
          <w:szCs w:val="24"/>
          <w14:ligatures w14:val="none"/>
        </w:rPr>
        <w:t>. Më tej</w:t>
      </w:r>
      <w:r w:rsidR="00B134FA"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në informacionin e saj kjo drejtori shprehet se nuk është bërë i mundur identifikimi i këtij personi me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dhënat që kanë në dispozicion</w:t>
      </w:r>
      <w:del w:id="260" w:author="Admin" w:date="2025-07-08T11:03:00Z">
        <w:r w:rsidRPr="007038D9">
          <w:rPr>
            <w:rFonts w:ascii="Times New Roman" w:eastAsia="Calibri" w:hAnsi="Times New Roman" w:cs="Times New Roman"/>
            <w:kern w:val="0"/>
            <w:sz w:val="24"/>
            <w:szCs w:val="24"/>
            <w14:ligatures w14:val="none"/>
          </w:rPr>
          <w:delText>. (Si</w:delText>
        </w:r>
      </w:del>
      <w:ins w:id="261" w:author="Admin" w:date="2025-07-08T11:03:00Z">
        <w:r w:rsidR="003E4A07"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w:t>
        </w:r>
        <w:r w:rsidR="003E4A07" w:rsidRPr="00860957">
          <w:rPr>
            <w:rFonts w:ascii="Times New Roman" w:eastAsia="Calibri" w:hAnsi="Times New Roman" w:cs="Times New Roman"/>
            <w:kern w:val="0"/>
            <w:sz w:val="24"/>
            <w:szCs w:val="24"/>
            <w14:ligatures w14:val="none"/>
          </w:rPr>
          <w:t>s</w:t>
        </w:r>
        <w:r w:rsidRPr="00860957">
          <w:rPr>
            <w:rFonts w:ascii="Times New Roman" w:eastAsia="Calibri" w:hAnsi="Times New Roman" w:cs="Times New Roman"/>
            <w:kern w:val="0"/>
            <w:sz w:val="24"/>
            <w:szCs w:val="24"/>
            <w14:ligatures w14:val="none"/>
          </w:rPr>
          <w:t>i</w:t>
        </w:r>
      </w:ins>
      <w:r w:rsidRPr="00860957">
        <w:rPr>
          <w:rFonts w:ascii="Times New Roman" w:eastAsia="Calibri" w:hAnsi="Times New Roman" w:cs="Times New Roman"/>
          <w:kern w:val="0"/>
          <w:sz w:val="24"/>
          <w:szCs w:val="24"/>
          <w14:ligatures w14:val="none"/>
        </w:rPr>
        <w:t xml:space="preserve"> duket DPPP Tiranë nuk ka marrë </w:t>
      </w:r>
      <w:del w:id="262" w:author="Admin" w:date="2025-07-08T11:03:00Z">
        <w:r w:rsidRPr="007038D9">
          <w:rPr>
            <w:rFonts w:ascii="Times New Roman" w:eastAsia="Calibri" w:hAnsi="Times New Roman" w:cs="Times New Roman"/>
            <w:kern w:val="0"/>
            <w:sz w:val="24"/>
            <w:szCs w:val="24"/>
            <w14:ligatures w14:val="none"/>
          </w:rPr>
          <w:delText>mundimit te</w:delText>
        </w:r>
      </w:del>
      <w:ins w:id="263" w:author="Admin" w:date="2025-07-08T11:03:00Z">
        <w:r w:rsidRPr="00860957">
          <w:rPr>
            <w:rFonts w:ascii="Times New Roman" w:eastAsia="Calibri" w:hAnsi="Times New Roman" w:cs="Times New Roman"/>
            <w:kern w:val="0"/>
            <w:sz w:val="24"/>
            <w:szCs w:val="24"/>
            <w14:ligatures w14:val="none"/>
          </w:rPr>
          <w:t>mundimi</w:t>
        </w:r>
        <w:r w:rsidR="003E4A07" w:rsidRPr="00860957">
          <w:rPr>
            <w:rFonts w:ascii="Times New Roman" w:eastAsia="Calibri" w:hAnsi="Times New Roman" w:cs="Times New Roman"/>
            <w:kern w:val="0"/>
            <w:sz w:val="24"/>
            <w:szCs w:val="24"/>
            <w14:ligatures w14:val="none"/>
          </w:rPr>
          <w:t>n</w:t>
        </w:r>
        <w:r w:rsidRPr="00860957">
          <w:rPr>
            <w:rFonts w:ascii="Times New Roman" w:eastAsia="Calibri" w:hAnsi="Times New Roman" w:cs="Times New Roman"/>
            <w:kern w:val="0"/>
            <w:sz w:val="24"/>
            <w:szCs w:val="24"/>
            <w14:ligatures w14:val="none"/>
          </w:rPr>
          <w:t xml:space="preserve"> t</w:t>
        </w:r>
        <w:r w:rsidR="00D74248">
          <w:rPr>
            <w:rFonts w:ascii="Times New Roman" w:eastAsia="Calibri" w:hAnsi="Times New Roman" w:cs="Times New Roman"/>
            <w:kern w:val="0"/>
            <w:sz w:val="24"/>
            <w:szCs w:val="24"/>
            <w14:ligatures w14:val="none"/>
          </w:rPr>
          <w:t>ë</w:t>
        </w:r>
      </w:ins>
      <w:r w:rsidRPr="00860957">
        <w:rPr>
          <w:rFonts w:ascii="Times New Roman" w:eastAsia="Calibri" w:hAnsi="Times New Roman" w:cs="Times New Roman"/>
          <w:kern w:val="0"/>
          <w:sz w:val="24"/>
          <w:szCs w:val="24"/>
          <w14:ligatures w14:val="none"/>
        </w:rPr>
        <w:t xml:space="preserve"> verifikojë </w:t>
      </w:r>
      <w:r w:rsidR="0026724C" w:rsidRPr="00860957">
        <w:rPr>
          <w:rFonts w:ascii="Times New Roman" w:eastAsia="Calibri" w:hAnsi="Times New Roman" w:cs="Times New Roman"/>
          <w:kern w:val="0"/>
          <w:sz w:val="24"/>
          <w:szCs w:val="24"/>
          <w14:ligatures w14:val="none"/>
        </w:rPr>
        <w:t>referencat</w:t>
      </w:r>
      <w:r w:rsidRPr="00860957">
        <w:rPr>
          <w:rFonts w:ascii="Times New Roman" w:eastAsia="Calibri" w:hAnsi="Times New Roman" w:cs="Times New Roman"/>
          <w:kern w:val="0"/>
          <w:sz w:val="24"/>
          <w:szCs w:val="24"/>
          <w14:ligatures w14:val="none"/>
        </w:rPr>
        <w:t xml:space="preserve"> bankare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w:t>
      </w:r>
      <w:r w:rsidR="0026724C" w:rsidRPr="00860957">
        <w:rPr>
          <w:rFonts w:ascii="Times New Roman" w:eastAsia="Calibri" w:hAnsi="Times New Roman" w:cs="Times New Roman"/>
          <w:kern w:val="0"/>
          <w:sz w:val="24"/>
          <w:szCs w:val="24"/>
          <w14:ligatures w14:val="none"/>
        </w:rPr>
        <w:t>transaksionit</w:t>
      </w:r>
      <w:r w:rsidR="00B134FA" w:rsidRPr="00860957">
        <w:rPr>
          <w:rFonts w:ascii="Times New Roman" w:eastAsia="Calibri" w:hAnsi="Times New Roman" w:cs="Times New Roman"/>
          <w:kern w:val="0"/>
          <w:sz w:val="24"/>
          <w:szCs w:val="24"/>
          <w14:ligatures w14:val="none"/>
        </w:rPr>
        <w:t xml:space="preserve"> </w:t>
      </w:r>
      <w:r w:rsidRPr="00860957">
        <w:rPr>
          <w:rFonts w:ascii="Times New Roman" w:eastAsia="Calibri" w:hAnsi="Times New Roman" w:cs="Times New Roman"/>
          <w:kern w:val="0"/>
          <w:sz w:val="24"/>
          <w:szCs w:val="24"/>
          <w14:ligatures w14:val="none"/>
        </w:rPr>
        <w:t xml:space="preserve">nga identifikohet qartë personi urdhërues në </w:t>
      </w:r>
      <w:proofErr w:type="spellStart"/>
      <w:r w:rsidRPr="00860957">
        <w:rPr>
          <w:rFonts w:ascii="Times New Roman" w:eastAsia="Calibri" w:hAnsi="Times New Roman" w:cs="Times New Roman"/>
          <w:kern w:val="0"/>
          <w:sz w:val="24"/>
          <w:szCs w:val="24"/>
          <w14:ligatures w14:val="none"/>
        </w:rPr>
        <w:t>transfertë</w:t>
      </w:r>
      <w:proofErr w:type="spellEnd"/>
      <w:del w:id="264" w:author="Admin" w:date="2025-07-08T11:03:00Z">
        <w:r w:rsidRPr="007038D9">
          <w:rPr>
            <w:rFonts w:ascii="Times New Roman" w:eastAsia="Calibri" w:hAnsi="Times New Roman" w:cs="Times New Roman"/>
            <w:kern w:val="0"/>
            <w:sz w:val="24"/>
            <w:szCs w:val="24"/>
            <w14:ligatures w14:val="none"/>
          </w:rPr>
          <w:delText>.)</w:delText>
        </w:r>
      </w:del>
      <w:ins w:id="265" w:author="Admin" w:date="2025-07-08T11:03:00Z">
        <w:r w:rsidRPr="00860957">
          <w:rPr>
            <w:rFonts w:ascii="Times New Roman" w:eastAsia="Calibri" w:hAnsi="Times New Roman" w:cs="Times New Roman"/>
            <w:kern w:val="0"/>
            <w:sz w:val="24"/>
            <w:szCs w:val="24"/>
            <w14:ligatures w14:val="none"/>
          </w:rPr>
          <w:t>)</w:t>
        </w:r>
        <w:r w:rsidR="003E4A07" w:rsidRPr="00860957">
          <w:rPr>
            <w:rFonts w:ascii="Times New Roman" w:eastAsia="Calibri" w:hAnsi="Times New Roman" w:cs="Times New Roman"/>
            <w:kern w:val="0"/>
            <w:sz w:val="24"/>
            <w:szCs w:val="24"/>
            <w14:ligatures w14:val="none"/>
          </w:rPr>
          <w:t>.</w:t>
        </w:r>
      </w:ins>
      <w:r w:rsidR="0026724C" w:rsidRPr="00860957">
        <w:rPr>
          <w:rFonts w:ascii="Times New Roman" w:eastAsia="Calibri" w:hAnsi="Times New Roman" w:cs="Times New Roman"/>
          <w:i/>
          <w:kern w:val="0"/>
          <w:sz w:val="24"/>
          <w:szCs w:val="24"/>
          <w14:ligatures w14:val="none"/>
        </w:rPr>
        <w:t xml:space="preserve"> </w:t>
      </w:r>
    </w:p>
    <w:p w14:paraId="76406FFD" w14:textId="17928E0B" w:rsidR="00301A9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Calibri" w:hAnsi="Times New Roman" w:cs="Times New Roman"/>
          <w:kern w:val="0"/>
          <w:sz w:val="24"/>
          <w:szCs w:val="24"/>
          <w14:ligatures w14:val="none"/>
        </w:rPr>
        <w:t>Pas administrimit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referencave bankare në bankën BKT është verifikuar se shtetasi që ka bërë derdhjen prej 38.000 euro ka qenë shtetasi Islam </w:t>
      </w:r>
      <w:proofErr w:type="spellStart"/>
      <w:r w:rsidRPr="00860957">
        <w:rPr>
          <w:rFonts w:ascii="Times New Roman" w:eastAsia="Calibri" w:hAnsi="Times New Roman" w:cs="Times New Roman"/>
          <w:kern w:val="0"/>
          <w:sz w:val="24"/>
          <w:szCs w:val="24"/>
          <w14:ligatures w14:val="none"/>
        </w:rPr>
        <w:t>Vucaj</w:t>
      </w:r>
      <w:proofErr w:type="spellEnd"/>
      <w:del w:id="266" w:author="Admin" w:date="2025-07-08T11:03:00Z">
        <w:r w:rsidRPr="007038D9">
          <w:rPr>
            <w:rFonts w:ascii="Times New Roman" w:eastAsia="Calibri" w:hAnsi="Times New Roman" w:cs="Times New Roman"/>
            <w:kern w:val="0"/>
            <w:sz w:val="24"/>
            <w:szCs w:val="24"/>
            <w14:ligatures w14:val="none"/>
          </w:rPr>
          <w:delText>.</w:delText>
        </w:r>
      </w:del>
      <w:ins w:id="267" w:author="Admin" w:date="2025-07-08T11:03:00Z">
        <w:r w:rsidR="003E4A07" w:rsidRPr="00860957">
          <w:rPr>
            <w:rFonts w:ascii="Times New Roman" w:eastAsia="Calibri" w:hAnsi="Times New Roman" w:cs="Times New Roman"/>
            <w:kern w:val="0"/>
            <w:sz w:val="24"/>
            <w:szCs w:val="24"/>
            <w14:ligatures w14:val="none"/>
          </w:rPr>
          <w:t>,</w:t>
        </w:r>
      </w:ins>
      <w:r w:rsidRPr="00860957">
        <w:rPr>
          <w:rFonts w:ascii="Times New Roman" w:eastAsia="Calibri" w:hAnsi="Times New Roman" w:cs="Times New Roman"/>
          <w:kern w:val="0"/>
          <w:sz w:val="24"/>
          <w:szCs w:val="24"/>
          <w14:ligatures w14:val="none"/>
        </w:rPr>
        <w:t xml:space="preserve"> (relacioni i policisë gjyqësore fq.212 dhe praktika e BKT)</w:t>
      </w:r>
      <w:r w:rsidR="0026724C" w:rsidRPr="00860957">
        <w:rPr>
          <w:rFonts w:ascii="Times New Roman" w:eastAsia="Calibri" w:hAnsi="Times New Roman" w:cs="Times New Roman"/>
          <w:kern w:val="0"/>
          <w:sz w:val="24"/>
          <w:szCs w:val="24"/>
          <w14:ligatures w14:val="none"/>
        </w:rPr>
        <w:t>.</w:t>
      </w:r>
      <w:r w:rsidRPr="00860957">
        <w:rPr>
          <w:rFonts w:ascii="Times New Roman" w:eastAsia="Calibri" w:hAnsi="Times New Roman" w:cs="Times New Roman"/>
          <w:kern w:val="0"/>
          <w:sz w:val="24"/>
          <w:szCs w:val="24"/>
          <w14:ligatures w14:val="none"/>
        </w:rPr>
        <w:t xml:space="preserve"> Në deklarimin e tij shtetasi Islam </w:t>
      </w:r>
      <w:proofErr w:type="spellStart"/>
      <w:r w:rsidRPr="00860957">
        <w:rPr>
          <w:rFonts w:ascii="Times New Roman" w:eastAsia="Calibri" w:hAnsi="Times New Roman" w:cs="Times New Roman"/>
          <w:kern w:val="0"/>
          <w:sz w:val="24"/>
          <w:szCs w:val="24"/>
          <w14:ligatures w14:val="none"/>
        </w:rPr>
        <w:t>Vucaj</w:t>
      </w:r>
      <w:proofErr w:type="spellEnd"/>
      <w:r w:rsidRPr="00860957">
        <w:rPr>
          <w:rFonts w:ascii="Times New Roman" w:eastAsia="Calibri" w:hAnsi="Times New Roman" w:cs="Times New Roman"/>
          <w:kern w:val="0"/>
          <w:sz w:val="24"/>
          <w:szCs w:val="24"/>
          <w14:ligatures w14:val="none"/>
        </w:rPr>
        <w:t xml:space="preserve"> ndër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tjera ka deklaruar se i ka blerë një apartament shtetasit Altin </w:t>
      </w:r>
      <w:proofErr w:type="spellStart"/>
      <w:r w:rsidRPr="00860957">
        <w:rPr>
          <w:rFonts w:ascii="Times New Roman" w:eastAsia="Calibri" w:hAnsi="Times New Roman" w:cs="Times New Roman"/>
          <w:kern w:val="0"/>
          <w:sz w:val="24"/>
          <w:szCs w:val="24"/>
          <w14:ligatures w14:val="none"/>
        </w:rPr>
        <w:t>Nd</w:t>
      </w:r>
      <w:r w:rsidR="000C7CD0" w:rsidRPr="00860957">
        <w:rPr>
          <w:rFonts w:ascii="Times New Roman" w:eastAsia="Calibri" w:hAnsi="Times New Roman" w:cs="Times New Roman"/>
          <w:kern w:val="0"/>
          <w:sz w:val="24"/>
          <w:szCs w:val="24"/>
          <w14:ligatures w14:val="none"/>
        </w:rPr>
        <w:t>e</w:t>
      </w:r>
      <w:r w:rsidRPr="00860957">
        <w:rPr>
          <w:rFonts w:ascii="Times New Roman" w:eastAsia="Calibri" w:hAnsi="Times New Roman" w:cs="Times New Roman"/>
          <w:kern w:val="0"/>
          <w:sz w:val="24"/>
          <w:szCs w:val="24"/>
          <w14:ligatures w14:val="none"/>
        </w:rPr>
        <w:t>rlita</w:t>
      </w:r>
      <w:proofErr w:type="spellEnd"/>
      <w:r w:rsidRPr="00860957">
        <w:rPr>
          <w:rFonts w:ascii="Times New Roman" w:eastAsia="Calibri" w:hAnsi="Times New Roman" w:cs="Times New Roman"/>
          <w:kern w:val="0"/>
          <w:sz w:val="24"/>
          <w:szCs w:val="24"/>
          <w14:ligatures w14:val="none"/>
        </w:rPr>
        <w:t>, që ndodhet tek kompleksi “Fishta” në Velipojë. Me këtë shtetas kanë lidhur kontratën përkatëse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përpiluar tek noteri publik dhe paratë ia ka kaluar në bankë nga llogaria e tij në llogarinë e shitësit. Burimi i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ardhurave t</w:t>
      </w:r>
      <w:r w:rsidR="0026724C" w:rsidRPr="00860957">
        <w:rPr>
          <w:rFonts w:ascii="Times New Roman" w:eastAsia="Calibri" w:hAnsi="Times New Roman" w:cs="Times New Roman"/>
          <w:kern w:val="0"/>
          <w:sz w:val="24"/>
          <w:szCs w:val="24"/>
          <w14:ligatures w14:val="none"/>
        </w:rPr>
        <w:t>ë</w:t>
      </w:r>
      <w:r w:rsidRPr="00860957">
        <w:rPr>
          <w:rFonts w:ascii="Times New Roman" w:eastAsia="Calibri" w:hAnsi="Times New Roman" w:cs="Times New Roman"/>
          <w:kern w:val="0"/>
          <w:sz w:val="24"/>
          <w:szCs w:val="24"/>
          <w14:ligatures w14:val="none"/>
        </w:rPr>
        <w:t xml:space="preserve"> tij janë nga puna e djalit emigrant në Angli. </w:t>
      </w:r>
      <w:r w:rsidR="0032303D" w:rsidRPr="00860957">
        <w:rPr>
          <w:rFonts w:ascii="Times New Roman" w:eastAsia="Calibri" w:hAnsi="Times New Roman" w:cs="Times New Roman"/>
          <w:kern w:val="0"/>
          <w:sz w:val="24"/>
          <w:szCs w:val="24"/>
          <w14:ligatures w14:val="none"/>
        </w:rPr>
        <w:t>Pra</w:t>
      </w:r>
      <w:r w:rsidR="0026724C" w:rsidRPr="00860957">
        <w:rPr>
          <w:rFonts w:ascii="Times New Roman" w:eastAsia="Calibri" w:hAnsi="Times New Roman" w:cs="Times New Roman"/>
          <w:kern w:val="0"/>
          <w:sz w:val="24"/>
          <w:szCs w:val="24"/>
          <w14:ligatures w14:val="none"/>
        </w:rPr>
        <w:t>,</w:t>
      </w:r>
      <w:r w:rsidR="0032303D" w:rsidRPr="00860957">
        <w:rPr>
          <w:rFonts w:ascii="Times New Roman" w:eastAsia="Calibri" w:hAnsi="Times New Roman" w:cs="Times New Roman"/>
          <w:kern w:val="0"/>
          <w:sz w:val="24"/>
          <w:szCs w:val="24"/>
          <w14:ligatures w14:val="none"/>
        </w:rPr>
        <w:t xml:space="preserve"> </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sht</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b</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r</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identifikimi i personit q</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ka kryer transaksionin prej 38.000 euro</w:t>
      </w:r>
      <w:r w:rsidR="00A82193" w:rsidRPr="00860957">
        <w:rPr>
          <w:rFonts w:ascii="Times New Roman" w:eastAsia="Calibri" w:hAnsi="Times New Roman" w:cs="Times New Roman"/>
          <w:kern w:val="0"/>
          <w:sz w:val="24"/>
          <w:szCs w:val="24"/>
          <w14:ligatures w14:val="none"/>
        </w:rPr>
        <w:t xml:space="preserve">, </w:t>
      </w:r>
      <w:r w:rsidR="0032303D" w:rsidRPr="00860957">
        <w:rPr>
          <w:rFonts w:ascii="Times New Roman" w:eastAsia="Calibri" w:hAnsi="Times New Roman" w:cs="Times New Roman"/>
          <w:kern w:val="0"/>
          <w:sz w:val="24"/>
          <w:szCs w:val="24"/>
          <w14:ligatures w14:val="none"/>
        </w:rPr>
        <w:t>gj</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q</w:t>
      </w:r>
      <w:r w:rsidR="00A82193" w:rsidRPr="00860957">
        <w:rPr>
          <w:rFonts w:ascii="Times New Roman" w:eastAsia="Calibri" w:hAnsi="Times New Roman" w:cs="Times New Roman"/>
          <w:kern w:val="0"/>
          <w:sz w:val="24"/>
          <w:szCs w:val="24"/>
          <w14:ligatures w14:val="none"/>
        </w:rPr>
        <w:t>ë</w:t>
      </w:r>
      <w:r w:rsidR="0032303D" w:rsidRPr="00860957">
        <w:rPr>
          <w:rFonts w:ascii="Times New Roman" w:eastAsia="Calibri" w:hAnsi="Times New Roman" w:cs="Times New Roman"/>
          <w:kern w:val="0"/>
          <w:sz w:val="24"/>
          <w:szCs w:val="24"/>
          <w14:ligatures w14:val="none"/>
        </w:rPr>
        <w:t xml:space="preserve"> nuk ishte arritur nga DPPPP</w:t>
      </w:r>
      <w:r w:rsidR="00A82193" w:rsidRPr="00860957">
        <w:rPr>
          <w:rFonts w:ascii="Times New Roman" w:eastAsia="Calibri" w:hAnsi="Times New Roman" w:cs="Times New Roman"/>
          <w:kern w:val="0"/>
          <w:sz w:val="24"/>
          <w:szCs w:val="24"/>
          <w14:ligatures w14:val="none"/>
        </w:rPr>
        <w:t xml:space="preserve"> dhe përkundër konkluzionit të Komisionit në</w:t>
      </w:r>
      <w:r w:rsidR="0026724C" w:rsidRPr="00860957">
        <w:rPr>
          <w:rFonts w:ascii="Times New Roman" w:eastAsia="Calibri" w:hAnsi="Times New Roman" w:cs="Times New Roman"/>
          <w:kern w:val="0"/>
          <w:sz w:val="24"/>
          <w:szCs w:val="24"/>
          <w14:ligatures w14:val="none"/>
        </w:rPr>
        <w:t xml:space="preserve"> vendim,</w:t>
      </w:r>
      <w:r w:rsidR="00A82193" w:rsidRPr="00860957">
        <w:rPr>
          <w:rFonts w:ascii="Times New Roman" w:eastAsia="Calibri" w:hAnsi="Times New Roman" w:cs="Times New Roman"/>
          <w:kern w:val="0"/>
          <w:sz w:val="24"/>
          <w:szCs w:val="24"/>
          <w14:ligatures w14:val="none"/>
        </w:rPr>
        <w:t xml:space="preserve"> nuk mund të hetohet në lidhje me identifikimin e një personi i cili nuk ka lidhje me rrethanat e faktit apo me veprën që po hetohet</w:t>
      </w:r>
      <w:r w:rsidR="0026724C"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dhe q</w:t>
      </w:r>
      <w:r w:rsidR="009E1F75" w:rsidRPr="00860957">
        <w:rPr>
          <w:rFonts w:ascii="Times New Roman" w:eastAsia="Calibri" w:hAnsi="Times New Roman" w:cs="Times New Roman"/>
          <w:kern w:val="0"/>
          <w:sz w:val="24"/>
          <w:szCs w:val="24"/>
          <w14:ligatures w14:val="none"/>
        </w:rPr>
        <w:t>ë</w:t>
      </w:r>
      <w:r w:rsidR="0026724C" w:rsidRPr="00860957">
        <w:rPr>
          <w:rFonts w:ascii="Times New Roman" w:eastAsia="Calibri" w:hAnsi="Times New Roman" w:cs="Times New Roman"/>
          <w:kern w:val="0"/>
          <w:sz w:val="24"/>
          <w:szCs w:val="24"/>
          <w14:ligatures w14:val="none"/>
        </w:rPr>
        <w:t xml:space="preserve"> nuk dihet nëse ekziston</w:t>
      </w:r>
      <w:r w:rsidR="000B6998" w:rsidRPr="00860957">
        <w:rPr>
          <w:rFonts w:ascii="Times New Roman" w:eastAsia="Calibri" w:hAnsi="Times New Roman" w:cs="Times New Roman"/>
          <w:kern w:val="0"/>
          <w:sz w:val="24"/>
          <w:szCs w:val="24"/>
          <w14:ligatures w14:val="none"/>
        </w:rPr>
        <w:t>,</w:t>
      </w:r>
      <w:r w:rsidR="0026724C" w:rsidRPr="00860957">
        <w:rPr>
          <w:rFonts w:ascii="Times New Roman" w:eastAsia="Calibri" w:hAnsi="Times New Roman" w:cs="Times New Roman"/>
          <w:kern w:val="0"/>
          <w:sz w:val="24"/>
          <w:szCs w:val="24"/>
          <w14:ligatures w14:val="none"/>
        </w:rPr>
        <w:t xml:space="preserve"> pasi në praktikën e BKT</w:t>
      </w:r>
      <w:r w:rsidR="00EB2475" w:rsidRPr="00860957">
        <w:rPr>
          <w:rFonts w:ascii="Times New Roman" w:eastAsia="Calibri" w:hAnsi="Times New Roman" w:cs="Times New Roman"/>
          <w:kern w:val="0"/>
          <w:sz w:val="24"/>
          <w:szCs w:val="24"/>
          <w14:ligatures w14:val="none"/>
        </w:rPr>
        <w:t xml:space="preserve"> </w:t>
      </w:r>
      <w:r w:rsidR="000B6998" w:rsidRPr="00860957">
        <w:rPr>
          <w:rFonts w:ascii="Times New Roman" w:eastAsia="Calibri" w:hAnsi="Times New Roman" w:cs="Times New Roman"/>
          <w:kern w:val="0"/>
          <w:sz w:val="24"/>
          <w:szCs w:val="24"/>
          <w14:ligatures w14:val="none"/>
        </w:rPr>
        <w:t xml:space="preserve">rezulton se </w:t>
      </w:r>
      <w:r w:rsidR="0026724C" w:rsidRPr="00860957">
        <w:rPr>
          <w:rFonts w:ascii="Times New Roman" w:eastAsia="Calibri" w:hAnsi="Times New Roman" w:cs="Times New Roman"/>
          <w:kern w:val="0"/>
          <w:sz w:val="24"/>
          <w:szCs w:val="24"/>
          <w14:ligatures w14:val="none"/>
        </w:rPr>
        <w:t xml:space="preserve">derdhjen </w:t>
      </w:r>
      <w:r w:rsidR="000B6998" w:rsidRPr="00860957">
        <w:rPr>
          <w:rFonts w:ascii="Times New Roman" w:eastAsia="Calibri" w:hAnsi="Times New Roman" w:cs="Times New Roman"/>
          <w:kern w:val="0"/>
          <w:sz w:val="24"/>
          <w:szCs w:val="24"/>
          <w14:ligatures w14:val="none"/>
        </w:rPr>
        <w:t>e ka b</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r</w:t>
      </w:r>
      <w:r w:rsidR="009E1F75" w:rsidRPr="00860957">
        <w:rPr>
          <w:rFonts w:ascii="Times New Roman" w:eastAsia="Calibri" w:hAnsi="Times New Roman" w:cs="Times New Roman"/>
          <w:kern w:val="0"/>
          <w:sz w:val="24"/>
          <w:szCs w:val="24"/>
          <w14:ligatures w14:val="none"/>
        </w:rPr>
        <w:t>ë</w:t>
      </w:r>
      <w:r w:rsidR="000B6998" w:rsidRPr="00860957">
        <w:rPr>
          <w:rFonts w:ascii="Times New Roman" w:eastAsia="Calibri" w:hAnsi="Times New Roman" w:cs="Times New Roman"/>
          <w:kern w:val="0"/>
          <w:sz w:val="24"/>
          <w:szCs w:val="24"/>
          <w14:ligatures w14:val="none"/>
        </w:rPr>
        <w:t xml:space="preserve"> shtetasi Islam </w:t>
      </w:r>
      <w:proofErr w:type="spellStart"/>
      <w:r w:rsidR="000B6998" w:rsidRPr="00860957">
        <w:rPr>
          <w:rFonts w:ascii="Times New Roman" w:eastAsia="Calibri" w:hAnsi="Times New Roman" w:cs="Times New Roman"/>
          <w:kern w:val="0"/>
          <w:sz w:val="24"/>
          <w:szCs w:val="24"/>
          <w14:ligatures w14:val="none"/>
        </w:rPr>
        <w:t>Vucaj</w:t>
      </w:r>
      <w:proofErr w:type="spellEnd"/>
      <w:r w:rsidR="000B6998" w:rsidRPr="00860957">
        <w:rPr>
          <w:rFonts w:ascii="Times New Roman" w:eastAsia="Calibri" w:hAnsi="Times New Roman" w:cs="Times New Roman"/>
          <w:kern w:val="0"/>
          <w:sz w:val="24"/>
          <w:szCs w:val="24"/>
          <w14:ligatures w14:val="none"/>
        </w:rPr>
        <w:t xml:space="preserve"> </w:t>
      </w:r>
      <w:r w:rsidR="0026724C" w:rsidRPr="00860957">
        <w:rPr>
          <w:rFonts w:ascii="Times New Roman" w:eastAsia="Calibri" w:hAnsi="Times New Roman" w:cs="Times New Roman"/>
          <w:kern w:val="0"/>
          <w:sz w:val="24"/>
          <w:szCs w:val="24"/>
          <w14:ligatures w14:val="none"/>
        </w:rPr>
        <w:t>nuk kuptohet arsyeja që në përshkrimin e transaksionit janë vënë inicialet A.</w:t>
      </w:r>
      <w:r w:rsidR="000B6998" w:rsidRPr="00860957">
        <w:rPr>
          <w:rFonts w:ascii="Times New Roman" w:eastAsia="Calibri" w:hAnsi="Times New Roman" w:cs="Times New Roman"/>
          <w:kern w:val="0"/>
          <w:sz w:val="24"/>
          <w:szCs w:val="24"/>
          <w14:ligatures w14:val="none"/>
        </w:rPr>
        <w:t xml:space="preserve"> </w:t>
      </w:r>
      <w:proofErr w:type="spellStart"/>
      <w:r w:rsidR="0026724C" w:rsidRPr="00860957">
        <w:rPr>
          <w:rFonts w:ascii="Times New Roman" w:eastAsia="Calibri" w:hAnsi="Times New Roman" w:cs="Times New Roman"/>
          <w:kern w:val="0"/>
          <w:sz w:val="24"/>
          <w:szCs w:val="24"/>
          <w14:ligatures w14:val="none"/>
        </w:rPr>
        <w:t>Mucaj</w:t>
      </w:r>
      <w:proofErr w:type="spellEnd"/>
      <w:r w:rsidR="0026724C" w:rsidRPr="00860957">
        <w:rPr>
          <w:rFonts w:ascii="Times New Roman" w:eastAsia="Calibri" w:hAnsi="Times New Roman" w:cs="Times New Roman"/>
          <w:kern w:val="0"/>
          <w:sz w:val="24"/>
          <w:szCs w:val="24"/>
          <w14:ligatures w14:val="none"/>
        </w:rPr>
        <w:t>.</w:t>
      </w:r>
    </w:p>
    <w:p w14:paraId="5B9326BD" w14:textId="0B98C98D" w:rsidR="00301A9F"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 xml:space="preserve">Lidhur me shumën 200.000 euro nga hetimi nuk është </w:t>
      </w:r>
      <w:r w:rsidR="00ED49A2" w:rsidRPr="00860957">
        <w:rPr>
          <w:rFonts w:ascii="Times New Roman" w:eastAsia="Times New Roman" w:hAnsi="Times New Roman" w:cs="Times New Roman"/>
          <w:kern w:val="0"/>
          <w:sz w:val="24"/>
          <w:szCs w:val="24"/>
          <w14:ligatures w14:val="none"/>
        </w:rPr>
        <w:t>vërtetuar</w:t>
      </w:r>
      <w:r w:rsidRPr="00860957">
        <w:rPr>
          <w:rFonts w:ascii="Times New Roman" w:eastAsia="Times New Roman" w:hAnsi="Times New Roman" w:cs="Times New Roman"/>
          <w:kern w:val="0"/>
          <w:sz w:val="24"/>
          <w:szCs w:val="24"/>
          <w14:ligatures w14:val="none"/>
        </w:rPr>
        <w:t xml:space="preserve"> burimi i tyre. Vetë </w:t>
      </w:r>
      <w:r w:rsidR="00D933B1" w:rsidRPr="00860957">
        <w:rPr>
          <w:rFonts w:ascii="Times New Roman" w:eastAsia="Times New Roman" w:hAnsi="Times New Roman" w:cs="Times New Roman"/>
          <w:kern w:val="0"/>
          <w:sz w:val="24"/>
          <w:szCs w:val="24"/>
          <w14:ligatures w14:val="none"/>
        </w:rPr>
        <w:t>shtetasja</w:t>
      </w:r>
      <w:r w:rsidRPr="00860957">
        <w:rPr>
          <w:rFonts w:ascii="Times New Roman" w:eastAsia="Times New Roman" w:hAnsi="Times New Roman" w:cs="Times New Roman"/>
          <w:kern w:val="0"/>
          <w:sz w:val="24"/>
          <w:szCs w:val="24"/>
          <w14:ligatures w14:val="none"/>
        </w:rPr>
        <w:t xml:space="preserve"> </w:t>
      </w:r>
      <w:del w:id="268" w:author="Admin" w:date="2025-07-08T11:03:00Z">
        <w:r w:rsidRPr="007038D9">
          <w:rPr>
            <w:rFonts w:ascii="Times New Roman" w:eastAsia="Times New Roman" w:hAnsi="Times New Roman" w:cs="Times New Roman"/>
            <w:kern w:val="0"/>
            <w:sz w:val="24"/>
            <w:szCs w:val="24"/>
            <w14:ligatures w14:val="none"/>
          </w:rPr>
          <w:delText>Pashka</w:delText>
        </w:r>
      </w:del>
      <w:ins w:id="269" w:author="Admin" w:date="2025-07-08T11:03:00Z">
        <w:r w:rsidRPr="00860957">
          <w:rPr>
            <w:rFonts w:ascii="Times New Roman" w:eastAsia="Times New Roman" w:hAnsi="Times New Roman" w:cs="Times New Roman"/>
            <w:kern w:val="0"/>
            <w:sz w:val="24"/>
            <w:szCs w:val="24"/>
            <w14:ligatures w14:val="none"/>
          </w:rPr>
          <w:t>Pashk</w:t>
        </w:r>
        <w:r w:rsidR="003E4A07" w:rsidRPr="00860957">
          <w:rPr>
            <w:rFonts w:ascii="Times New Roman" w:eastAsia="Times New Roman" w:hAnsi="Times New Roman" w:cs="Times New Roman"/>
            <w:kern w:val="0"/>
            <w:sz w:val="24"/>
            <w:szCs w:val="24"/>
            <w14:ligatures w14:val="none"/>
          </w:rPr>
          <w:t>e</w:t>
        </w:r>
      </w:ins>
      <w:r w:rsidRPr="00860957">
        <w:rPr>
          <w:rFonts w:ascii="Times New Roman" w:eastAsia="Times New Roman" w:hAnsi="Times New Roman" w:cs="Times New Roman"/>
          <w:kern w:val="0"/>
          <w:sz w:val="24"/>
          <w:szCs w:val="24"/>
          <w14:ligatures w14:val="none"/>
        </w:rPr>
        <w:t xml:space="preserve"> Podgorica ka deklaruar se ato kanë burimin nga puna e saj, e bashkëshortit dhe djalit në emigrim në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zezë, nuk është provuar e kundërta. Për këtë arsye i është dërguar </w:t>
      </w:r>
      <w:proofErr w:type="spellStart"/>
      <w:r w:rsidRPr="00860957">
        <w:rPr>
          <w:rFonts w:ascii="Times New Roman" w:eastAsia="Times New Roman" w:hAnsi="Times New Roman" w:cs="Times New Roman"/>
          <w:kern w:val="0"/>
          <w:sz w:val="24"/>
          <w:szCs w:val="24"/>
          <w14:ligatures w14:val="none"/>
        </w:rPr>
        <w:t>letërporosi</w:t>
      </w:r>
      <w:proofErr w:type="spellEnd"/>
      <w:r w:rsidRPr="00860957">
        <w:rPr>
          <w:rFonts w:ascii="Times New Roman" w:eastAsia="Times New Roman" w:hAnsi="Times New Roman" w:cs="Times New Roman"/>
          <w:kern w:val="0"/>
          <w:sz w:val="24"/>
          <w:szCs w:val="24"/>
          <w14:ligatures w14:val="none"/>
        </w:rPr>
        <w:t xml:space="preserve"> autoriteteve </w:t>
      </w:r>
      <w:r w:rsidR="00B134FA" w:rsidRPr="00860957">
        <w:rPr>
          <w:rFonts w:ascii="Times New Roman" w:eastAsia="Times New Roman" w:hAnsi="Times New Roman" w:cs="Times New Roman"/>
          <w:kern w:val="0"/>
          <w:sz w:val="24"/>
          <w:szCs w:val="24"/>
          <w14:ligatures w14:val="none"/>
        </w:rPr>
        <w:t>h</w:t>
      </w:r>
      <w:r w:rsidRPr="00860957">
        <w:rPr>
          <w:rFonts w:ascii="Times New Roman" w:eastAsia="Times New Roman" w:hAnsi="Times New Roman" w:cs="Times New Roman"/>
          <w:kern w:val="0"/>
          <w:sz w:val="24"/>
          <w:szCs w:val="24"/>
          <w14:ligatures w14:val="none"/>
        </w:rPr>
        <w:t xml:space="preserve">olandeze, </w:t>
      </w:r>
      <w:r w:rsidR="00B134FA" w:rsidRPr="00860957">
        <w:rPr>
          <w:rFonts w:ascii="Times New Roman" w:eastAsia="Times New Roman" w:hAnsi="Times New Roman" w:cs="Times New Roman"/>
          <w:kern w:val="0"/>
          <w:sz w:val="24"/>
          <w:szCs w:val="24"/>
          <w14:ligatures w14:val="none"/>
        </w:rPr>
        <w:t>g</w:t>
      </w:r>
      <w:r w:rsidRPr="00860957">
        <w:rPr>
          <w:rFonts w:ascii="Times New Roman" w:eastAsia="Times New Roman" w:hAnsi="Times New Roman" w:cs="Times New Roman"/>
          <w:kern w:val="0"/>
          <w:sz w:val="24"/>
          <w:szCs w:val="24"/>
          <w14:ligatures w14:val="none"/>
        </w:rPr>
        <w:t xml:space="preserve">jermane dhe </w:t>
      </w:r>
      <w:r w:rsidR="00B134FA" w:rsidRPr="00860957">
        <w:rPr>
          <w:rFonts w:ascii="Times New Roman" w:eastAsia="Times New Roman" w:hAnsi="Times New Roman" w:cs="Times New Roman"/>
          <w:kern w:val="0"/>
          <w:sz w:val="24"/>
          <w:szCs w:val="24"/>
          <w14:ligatures w14:val="none"/>
        </w:rPr>
        <w:t>b</w:t>
      </w:r>
      <w:r w:rsidRPr="00860957">
        <w:rPr>
          <w:rFonts w:ascii="Times New Roman" w:eastAsia="Times New Roman" w:hAnsi="Times New Roman" w:cs="Times New Roman"/>
          <w:kern w:val="0"/>
          <w:sz w:val="24"/>
          <w:szCs w:val="24"/>
          <w14:ligatures w14:val="none"/>
        </w:rPr>
        <w:t xml:space="preserve">elge. </w:t>
      </w:r>
      <w:r w:rsidR="00D933B1" w:rsidRPr="00860957">
        <w:rPr>
          <w:rFonts w:ascii="Times New Roman" w:eastAsia="Times New Roman" w:hAnsi="Times New Roman" w:cs="Times New Roman"/>
          <w:kern w:val="0"/>
          <w:sz w:val="24"/>
          <w:szCs w:val="24"/>
          <w14:ligatures w14:val="none"/>
        </w:rPr>
        <w:t xml:space="preserve">Ndryshe nga sa </w:t>
      </w:r>
      <w:r w:rsidR="0032303D" w:rsidRPr="00860957">
        <w:rPr>
          <w:rFonts w:ascii="Times New Roman" w:eastAsia="Times New Roman" w:hAnsi="Times New Roman" w:cs="Times New Roman"/>
          <w:kern w:val="0"/>
          <w:sz w:val="24"/>
          <w:szCs w:val="24"/>
          <w14:ligatures w14:val="none"/>
        </w:rPr>
        <w:t>arsyeton Komisioni jan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kryer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gjitha veprimet hetimore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duhura dhe nuk </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sht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provuar burimi i k</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saj shume, pasi sh</w:t>
      </w:r>
      <w:r w:rsidR="00A82193" w:rsidRPr="00860957">
        <w:rPr>
          <w:rFonts w:ascii="Times New Roman" w:eastAsia="Times New Roman" w:hAnsi="Times New Roman" w:cs="Times New Roman"/>
          <w:kern w:val="0"/>
          <w:sz w:val="24"/>
          <w:szCs w:val="24"/>
          <w14:ligatures w14:val="none"/>
        </w:rPr>
        <w:t>t</w:t>
      </w:r>
      <w:r w:rsidR="0032303D" w:rsidRPr="00860957">
        <w:rPr>
          <w:rFonts w:ascii="Times New Roman" w:eastAsia="Times New Roman" w:hAnsi="Times New Roman" w:cs="Times New Roman"/>
          <w:kern w:val="0"/>
          <w:sz w:val="24"/>
          <w:szCs w:val="24"/>
          <w14:ligatures w14:val="none"/>
        </w:rPr>
        <w:t xml:space="preserve">etasit </w:t>
      </w:r>
      <w:del w:id="270" w:author="Admin" w:date="2025-07-08T11:03:00Z">
        <w:r w:rsidR="0032303D" w:rsidRPr="007038D9">
          <w:rPr>
            <w:rFonts w:ascii="Times New Roman" w:eastAsia="Times New Roman" w:hAnsi="Times New Roman" w:cs="Times New Roman"/>
            <w:kern w:val="0"/>
            <w:sz w:val="24"/>
            <w:szCs w:val="24"/>
            <w14:ligatures w14:val="none"/>
          </w:rPr>
          <w:delText>Pashka</w:delText>
        </w:r>
      </w:del>
      <w:ins w:id="271" w:author="Admin" w:date="2025-07-08T11:03:00Z">
        <w:r w:rsidR="0032303D" w:rsidRPr="00860957">
          <w:rPr>
            <w:rFonts w:ascii="Times New Roman" w:eastAsia="Times New Roman" w:hAnsi="Times New Roman" w:cs="Times New Roman"/>
            <w:kern w:val="0"/>
            <w:sz w:val="24"/>
            <w:szCs w:val="24"/>
            <w14:ligatures w14:val="none"/>
          </w:rPr>
          <w:t>Pashk</w:t>
        </w:r>
        <w:r w:rsidR="003E4A07" w:rsidRPr="00860957">
          <w:rPr>
            <w:rFonts w:ascii="Times New Roman" w:eastAsia="Times New Roman" w:hAnsi="Times New Roman" w:cs="Times New Roman"/>
            <w:kern w:val="0"/>
            <w:sz w:val="24"/>
            <w:szCs w:val="24"/>
            <w14:ligatures w14:val="none"/>
          </w:rPr>
          <w:t>e</w:t>
        </w:r>
      </w:ins>
      <w:r w:rsidR="0032303D" w:rsidRPr="00860957">
        <w:rPr>
          <w:rFonts w:ascii="Times New Roman" w:eastAsia="Times New Roman" w:hAnsi="Times New Roman" w:cs="Times New Roman"/>
          <w:kern w:val="0"/>
          <w:sz w:val="24"/>
          <w:szCs w:val="24"/>
          <w14:ligatures w14:val="none"/>
        </w:rPr>
        <w:t xml:space="preserve"> Podgorica dhe familja e saj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jetuar jasht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shtetit dhe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theksuar se ato t</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ardhura kan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ardhur nga puna e tyre n</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 xml:space="preserve"> Evrop</w:t>
      </w:r>
      <w:r w:rsidR="00A82193" w:rsidRPr="00860957">
        <w:rPr>
          <w:rFonts w:ascii="Times New Roman" w:eastAsia="Times New Roman" w:hAnsi="Times New Roman" w:cs="Times New Roman"/>
          <w:kern w:val="0"/>
          <w:sz w:val="24"/>
          <w:szCs w:val="24"/>
          <w14:ligatures w14:val="none"/>
        </w:rPr>
        <w:t>ë</w:t>
      </w:r>
      <w:r w:rsidR="0032303D" w:rsidRPr="00860957">
        <w:rPr>
          <w:rFonts w:ascii="Times New Roman" w:eastAsia="Times New Roman" w:hAnsi="Times New Roman" w:cs="Times New Roman"/>
          <w:kern w:val="0"/>
          <w:sz w:val="24"/>
          <w:szCs w:val="24"/>
          <w14:ligatures w14:val="none"/>
        </w:rPr>
        <w:t>.</w:t>
      </w:r>
      <w:r w:rsidR="00EB2475"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Në një procedim penal, barrën e provës për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kryerjen e veprës penale e ka organi i akuzës. Në rastin konkret organi i akuzës ka detyrimin për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nëse pasuritë e shtetasve </w:t>
      </w:r>
      <w:del w:id="272" w:author="Admin" w:date="2025-07-08T11:03:00Z">
        <w:r w:rsidRPr="007038D9">
          <w:rPr>
            <w:rFonts w:ascii="Times New Roman" w:eastAsia="Times New Roman" w:hAnsi="Times New Roman" w:cs="Times New Roman"/>
            <w:kern w:val="0"/>
            <w:sz w:val="24"/>
            <w:szCs w:val="24"/>
            <w14:ligatures w14:val="none"/>
          </w:rPr>
          <w:delText>Pashka</w:delText>
        </w:r>
      </w:del>
      <w:ins w:id="273" w:author="Admin" w:date="2025-07-08T11:03:00Z">
        <w:r w:rsidRPr="00860957">
          <w:rPr>
            <w:rFonts w:ascii="Times New Roman" w:eastAsia="Times New Roman" w:hAnsi="Times New Roman" w:cs="Times New Roman"/>
            <w:kern w:val="0"/>
            <w:sz w:val="24"/>
            <w:szCs w:val="24"/>
            <w14:ligatures w14:val="none"/>
          </w:rPr>
          <w:t>Pashk</w:t>
        </w:r>
        <w:r w:rsidR="003E4A07" w:rsidRPr="00860957">
          <w:rPr>
            <w:rFonts w:ascii="Times New Roman" w:eastAsia="Times New Roman" w:hAnsi="Times New Roman" w:cs="Times New Roman"/>
            <w:kern w:val="0"/>
            <w:sz w:val="24"/>
            <w:szCs w:val="24"/>
            <w14:ligatures w14:val="none"/>
          </w:rPr>
          <w:t>e</w:t>
        </w:r>
      </w:ins>
      <w:r w:rsidRPr="00860957">
        <w:rPr>
          <w:rFonts w:ascii="Times New Roman" w:eastAsia="Times New Roman" w:hAnsi="Times New Roman" w:cs="Times New Roman"/>
          <w:kern w:val="0"/>
          <w:sz w:val="24"/>
          <w:szCs w:val="24"/>
          <w14:ligatures w14:val="none"/>
        </w:rPr>
        <w:t xml:space="preserve"> Podgorica dhe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burojnë nga v</w:t>
      </w:r>
      <w:r w:rsidR="00ED49A2" w:rsidRPr="00860957">
        <w:rPr>
          <w:rFonts w:ascii="Times New Roman" w:eastAsia="Times New Roman" w:hAnsi="Times New Roman" w:cs="Times New Roman"/>
          <w:kern w:val="0"/>
          <w:sz w:val="24"/>
          <w:szCs w:val="24"/>
          <w14:ligatures w14:val="none"/>
        </w:rPr>
        <w:t>e</w:t>
      </w:r>
      <w:r w:rsidRPr="00860957">
        <w:rPr>
          <w:rFonts w:ascii="Times New Roman" w:eastAsia="Times New Roman" w:hAnsi="Times New Roman" w:cs="Times New Roman"/>
          <w:kern w:val="0"/>
          <w:sz w:val="24"/>
          <w:szCs w:val="24"/>
          <w14:ligatures w14:val="none"/>
        </w:rPr>
        <w:t xml:space="preserve">pra penale ose aktivitete kriminale, gjë që nuk ka rezultuar nga hetimet. </w:t>
      </w:r>
    </w:p>
    <w:p w14:paraId="3B8925E9" w14:textId="70B594B8" w:rsidR="00E85729" w:rsidRPr="00860957" w:rsidRDefault="00E85729" w:rsidP="00C03AA8">
      <w:pPr>
        <w:pStyle w:val="ListParagraph"/>
        <w:numPr>
          <w:ilvl w:val="0"/>
          <w:numId w:val="22"/>
        </w:numPr>
        <w:spacing w:after="0" w:line="240" w:lineRule="auto"/>
        <w:ind w:left="0" w:firstLine="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Ndërsa krejt</w:t>
      </w:r>
      <w:r w:rsidR="009A27A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ndryshe është</w:t>
      </w:r>
      <w:r w:rsidR="00B134FA"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rregullimi sipas ligjit nr.9284</w:t>
      </w:r>
      <w:ins w:id="274" w:author="Admin" w:date="2025-07-08T11:03:00Z">
        <w:r w:rsidR="003E4A07" w:rsidRPr="00860957">
          <w:rPr>
            <w:rFonts w:ascii="Times New Roman" w:eastAsia="Times New Roman" w:hAnsi="Times New Roman" w:cs="Times New Roman"/>
            <w:kern w:val="0"/>
            <w:sz w:val="24"/>
            <w:szCs w:val="24"/>
            <w14:ligatures w14:val="none"/>
          </w:rPr>
          <w:t>,</w:t>
        </w:r>
      </w:ins>
      <w:r w:rsidR="00B134FA" w:rsidRPr="00860957">
        <w:rPr>
          <w:rFonts w:ascii="Times New Roman" w:eastAsia="Times New Roman" w:hAnsi="Times New Roman" w:cs="Times New Roman"/>
          <w:kern w:val="0"/>
          <w:sz w:val="24"/>
          <w:szCs w:val="24"/>
          <w14:ligatures w14:val="none"/>
        </w:rPr>
        <w:t xml:space="preserve"> dat</w:t>
      </w:r>
      <w:r w:rsidR="0002617C" w:rsidRPr="00860957">
        <w:rPr>
          <w:rFonts w:ascii="Times New Roman" w:eastAsia="Times New Roman" w:hAnsi="Times New Roman" w:cs="Times New Roman"/>
          <w:kern w:val="0"/>
          <w:sz w:val="24"/>
          <w:szCs w:val="24"/>
          <w14:ligatures w14:val="none"/>
        </w:rPr>
        <w:t>ë</w:t>
      </w:r>
      <w:r w:rsidR="00B134FA"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30.09.2004 “Për parandalimin dhe goditjen e krimit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organizuar” sipas </w:t>
      </w:r>
      <w:r w:rsidR="00D933B1" w:rsidRPr="00860957">
        <w:rPr>
          <w:rFonts w:ascii="Times New Roman" w:eastAsia="Times New Roman" w:hAnsi="Times New Roman" w:cs="Times New Roman"/>
          <w:kern w:val="0"/>
          <w:sz w:val="24"/>
          <w:szCs w:val="24"/>
          <w14:ligatures w14:val="none"/>
        </w:rPr>
        <w:t>t</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 xml:space="preserve"> cilit</w:t>
      </w:r>
      <w:r w:rsidRPr="00860957">
        <w:rPr>
          <w:rFonts w:ascii="Times New Roman" w:eastAsia="Times New Roman" w:hAnsi="Times New Roman" w:cs="Times New Roman"/>
          <w:kern w:val="0"/>
          <w:sz w:val="24"/>
          <w:szCs w:val="24"/>
          <w14:ligatures w14:val="none"/>
        </w:rPr>
        <w:t xml:space="preserve"> personi i dyshuar (neni 3, pika </w:t>
      </w:r>
      <w:r w:rsidRPr="00860957">
        <w:rPr>
          <w:rFonts w:ascii="Times New Roman" w:eastAsia="Times New Roman" w:hAnsi="Times New Roman" w:cs="Times New Roman"/>
          <w:kern w:val="0"/>
          <w:sz w:val="24"/>
          <w:szCs w:val="24"/>
          <w14:ligatures w14:val="none"/>
        </w:rPr>
        <w:lastRenderedPageBreak/>
        <w:t xml:space="preserve">1) dhe personat e </w:t>
      </w:r>
      <w:r w:rsidR="00ED49A2" w:rsidRPr="00860957">
        <w:rPr>
          <w:rFonts w:ascii="Times New Roman" w:eastAsia="Times New Roman" w:hAnsi="Times New Roman" w:cs="Times New Roman"/>
          <w:kern w:val="0"/>
          <w:sz w:val="24"/>
          <w:szCs w:val="24"/>
          <w14:ligatures w14:val="none"/>
        </w:rPr>
        <w:t>tjerë</w:t>
      </w:r>
      <w:r w:rsidRPr="00860957">
        <w:rPr>
          <w:rFonts w:ascii="Times New Roman" w:eastAsia="Times New Roman" w:hAnsi="Times New Roman" w:cs="Times New Roman"/>
          <w:kern w:val="0"/>
          <w:sz w:val="24"/>
          <w:szCs w:val="24"/>
          <w14:ligatures w14:val="none"/>
        </w:rPr>
        <w:t xml:space="preserve"> (neni 3, pika 2 dhe neni 8) kan</w:t>
      </w:r>
      <w:r w:rsidR="0026724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barrën</w:t>
      </w:r>
      <w:r w:rsidRPr="00860957">
        <w:rPr>
          <w:rFonts w:ascii="Times New Roman" w:eastAsia="Times New Roman" w:hAnsi="Times New Roman" w:cs="Times New Roman"/>
          <w:kern w:val="0"/>
          <w:sz w:val="24"/>
          <w:szCs w:val="24"/>
          <w14:ligatures w14:val="none"/>
        </w:rPr>
        <w:t xml:space="preserve"> e </w:t>
      </w:r>
      <w:r w:rsidR="00ED49A2" w:rsidRPr="00860957">
        <w:rPr>
          <w:rFonts w:ascii="Times New Roman" w:eastAsia="Times New Roman" w:hAnsi="Times New Roman" w:cs="Times New Roman"/>
          <w:kern w:val="0"/>
          <w:sz w:val="24"/>
          <w:szCs w:val="24"/>
          <w14:ligatures w14:val="none"/>
        </w:rPr>
        <w:t>provës</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për</w:t>
      </w:r>
      <w:r w:rsidRPr="00860957">
        <w:rPr>
          <w:rFonts w:ascii="Times New Roman" w:eastAsia="Times New Roman" w:hAnsi="Times New Roman" w:cs="Times New Roman"/>
          <w:kern w:val="0"/>
          <w:sz w:val="24"/>
          <w:szCs w:val="24"/>
          <w14:ligatures w14:val="none"/>
        </w:rPr>
        <w:t xml:space="preserv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justifikuar </w:t>
      </w:r>
      <w:r w:rsidR="00ED49A2" w:rsidRPr="00860957">
        <w:rPr>
          <w:rFonts w:ascii="Times New Roman" w:eastAsia="Times New Roman" w:hAnsi="Times New Roman" w:cs="Times New Roman"/>
          <w:kern w:val="0"/>
          <w:sz w:val="24"/>
          <w:szCs w:val="24"/>
          <w14:ligatures w14:val="none"/>
        </w:rPr>
        <w:t>origjinën</w:t>
      </w:r>
      <w:r w:rsidRPr="00860957">
        <w:rPr>
          <w:rFonts w:ascii="Times New Roman" w:eastAsia="Times New Roman" w:hAnsi="Times New Roman" w:cs="Times New Roman"/>
          <w:kern w:val="0"/>
          <w:sz w:val="24"/>
          <w:szCs w:val="24"/>
          <w14:ligatures w14:val="none"/>
        </w:rPr>
        <w:t xml:space="preserve"> e ligjshme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pasurisë</w:t>
      </w:r>
      <w:r w:rsidRPr="00860957">
        <w:rPr>
          <w:rFonts w:ascii="Times New Roman" w:eastAsia="Times New Roman" w:hAnsi="Times New Roman" w:cs="Times New Roman"/>
          <w:kern w:val="0"/>
          <w:sz w:val="24"/>
          <w:szCs w:val="24"/>
          <w14:ligatures w14:val="none"/>
        </w:rPr>
        <w:t xml:space="preserve"> se tyre, </w:t>
      </w:r>
      <w:r w:rsidR="00ED49A2" w:rsidRPr="00860957">
        <w:rPr>
          <w:rFonts w:ascii="Times New Roman" w:eastAsia="Times New Roman" w:hAnsi="Times New Roman" w:cs="Times New Roman"/>
          <w:kern w:val="0"/>
          <w:sz w:val="24"/>
          <w:szCs w:val="24"/>
          <w14:ligatures w14:val="none"/>
        </w:rPr>
        <w:t>për</w:t>
      </w:r>
      <w:r w:rsidRPr="00860957">
        <w:rPr>
          <w:rFonts w:ascii="Times New Roman" w:eastAsia="Times New Roman" w:hAnsi="Times New Roman" w:cs="Times New Roman"/>
          <w:kern w:val="0"/>
          <w:sz w:val="24"/>
          <w:szCs w:val="24"/>
          <w14:ligatures w14:val="none"/>
        </w:rPr>
        <w:t xml:space="preserv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provuar </w:t>
      </w:r>
      <w:r w:rsidR="00ED49A2" w:rsidRPr="00860957">
        <w:rPr>
          <w:rFonts w:ascii="Times New Roman" w:eastAsia="Times New Roman" w:hAnsi="Times New Roman" w:cs="Times New Roman"/>
          <w:kern w:val="0"/>
          <w:sz w:val="24"/>
          <w:szCs w:val="24"/>
          <w14:ligatures w14:val="none"/>
        </w:rPr>
        <w:t>mungesën</w:t>
      </w:r>
      <w:r w:rsidRPr="00860957">
        <w:rPr>
          <w:rFonts w:ascii="Times New Roman" w:eastAsia="Times New Roman" w:hAnsi="Times New Roman" w:cs="Times New Roman"/>
          <w:kern w:val="0"/>
          <w:sz w:val="24"/>
          <w:szCs w:val="24"/>
          <w14:ligatures w14:val="none"/>
        </w:rPr>
        <w:t xml:space="preserve"> e lidhjes </w:t>
      </w:r>
      <w:del w:id="275" w:author="Admin" w:date="2025-07-08T11:03:00Z">
        <w:r w:rsidRPr="007038D9">
          <w:rPr>
            <w:rFonts w:ascii="Times New Roman" w:eastAsia="Times New Roman" w:hAnsi="Times New Roman" w:cs="Times New Roman"/>
            <w:kern w:val="0"/>
            <w:sz w:val="24"/>
            <w:szCs w:val="24"/>
            <w14:ligatures w14:val="none"/>
          </w:rPr>
          <w:delText>se</w:delText>
        </w:r>
      </w:del>
      <w:ins w:id="276" w:author="Admin" w:date="2025-07-08T11:03:00Z">
        <w:r w:rsidRPr="00860957">
          <w:rPr>
            <w:rFonts w:ascii="Times New Roman" w:eastAsia="Times New Roman" w:hAnsi="Times New Roman" w:cs="Times New Roman"/>
            <w:kern w:val="0"/>
            <w:sz w:val="24"/>
            <w:szCs w:val="24"/>
            <w14:ligatures w14:val="none"/>
          </w:rPr>
          <w:t>s</w:t>
        </w:r>
        <w:r w:rsidR="00D74248">
          <w:rPr>
            <w:rFonts w:ascii="Times New Roman" w:eastAsia="Times New Roman" w:hAnsi="Times New Roman" w:cs="Times New Roman"/>
            <w:kern w:val="0"/>
            <w:sz w:val="24"/>
            <w:szCs w:val="24"/>
            <w14:ligatures w14:val="none"/>
          </w:rPr>
          <w:t>ë</w:t>
        </w:r>
      </w:ins>
      <w:r w:rsidRPr="00860957">
        <w:rPr>
          <w:rFonts w:ascii="Times New Roman" w:eastAsia="Times New Roman" w:hAnsi="Times New Roman" w:cs="Times New Roman"/>
          <w:kern w:val="0"/>
          <w:sz w:val="24"/>
          <w:szCs w:val="24"/>
          <w14:ligatures w14:val="none"/>
        </w:rPr>
        <w:t xml:space="preserve"> </w:t>
      </w:r>
      <w:r w:rsidR="00ED49A2" w:rsidRPr="00860957">
        <w:rPr>
          <w:rFonts w:ascii="Times New Roman" w:eastAsia="Times New Roman" w:hAnsi="Times New Roman" w:cs="Times New Roman"/>
          <w:kern w:val="0"/>
          <w:sz w:val="24"/>
          <w:szCs w:val="24"/>
          <w14:ligatures w14:val="none"/>
        </w:rPr>
        <w:t>pasurisë</w:t>
      </w:r>
      <w:r w:rsidRPr="00860957">
        <w:rPr>
          <w:rFonts w:ascii="Times New Roman" w:eastAsia="Times New Roman" w:hAnsi="Times New Roman" w:cs="Times New Roman"/>
          <w:kern w:val="0"/>
          <w:sz w:val="24"/>
          <w:szCs w:val="24"/>
          <w14:ligatures w14:val="none"/>
        </w:rPr>
        <w:t xml:space="preserve"> me </w:t>
      </w:r>
      <w:r w:rsidR="00ED49A2" w:rsidRPr="00860957">
        <w:rPr>
          <w:rFonts w:ascii="Times New Roman" w:eastAsia="Times New Roman" w:hAnsi="Times New Roman" w:cs="Times New Roman"/>
          <w:kern w:val="0"/>
          <w:sz w:val="24"/>
          <w:szCs w:val="24"/>
          <w14:ligatures w14:val="none"/>
        </w:rPr>
        <w:t>cilësimin</w:t>
      </w:r>
      <w:r w:rsidRPr="00860957">
        <w:rPr>
          <w:rFonts w:ascii="Times New Roman" w:eastAsia="Times New Roman" w:hAnsi="Times New Roman" w:cs="Times New Roman"/>
          <w:kern w:val="0"/>
          <w:sz w:val="24"/>
          <w:szCs w:val="24"/>
          <w14:ligatures w14:val="none"/>
        </w:rPr>
        <w:t xml:space="preserve"> si produkte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veprave penale a investim t</w:t>
      </w:r>
      <w:r w:rsidR="0002617C"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tyre. Duke pa</w:t>
      </w:r>
      <w:r w:rsidR="00ED49A2" w:rsidRPr="00860957">
        <w:rPr>
          <w:rFonts w:ascii="Times New Roman" w:eastAsia="Times New Roman" w:hAnsi="Times New Roman" w:cs="Times New Roman"/>
          <w:kern w:val="0"/>
          <w:sz w:val="24"/>
          <w:szCs w:val="24"/>
          <w14:ligatures w14:val="none"/>
        </w:rPr>
        <w:t>s</w:t>
      </w:r>
      <w:r w:rsidRPr="00860957">
        <w:rPr>
          <w:rFonts w:ascii="Times New Roman" w:eastAsia="Times New Roman" w:hAnsi="Times New Roman" w:cs="Times New Roman"/>
          <w:kern w:val="0"/>
          <w:sz w:val="24"/>
          <w:szCs w:val="24"/>
          <w14:ligatures w14:val="none"/>
        </w:rPr>
        <w:t>ur parasysh këto parime dhe rregullime ligjore një kopje e dosjes i është dërguar Prokurorisë për Krimet e Rënda Tiranë për të kryer një hetim pasuror sipas ligjit nr.9284</w:t>
      </w:r>
      <w:ins w:id="277" w:author="Admin" w:date="2025-07-08T11:03:00Z">
        <w:r w:rsidR="003E4A07" w:rsidRPr="00860957">
          <w:rPr>
            <w:rFonts w:ascii="Times New Roman" w:eastAsia="Times New Roman" w:hAnsi="Times New Roman" w:cs="Times New Roman"/>
            <w:kern w:val="0"/>
            <w:sz w:val="24"/>
            <w:szCs w:val="24"/>
            <w14:ligatures w14:val="none"/>
          </w:rPr>
          <w:t>,</w:t>
        </w:r>
      </w:ins>
      <w:r w:rsidRPr="00860957">
        <w:rPr>
          <w:rFonts w:ascii="Times New Roman" w:eastAsia="Times New Roman" w:hAnsi="Times New Roman" w:cs="Times New Roman"/>
          <w:kern w:val="0"/>
          <w:sz w:val="24"/>
          <w:szCs w:val="24"/>
          <w14:ligatures w14:val="none"/>
        </w:rPr>
        <w:t xml:space="preserve"> d</w:t>
      </w:r>
      <w:r w:rsidR="009A27A8" w:rsidRPr="00860957">
        <w:rPr>
          <w:rFonts w:ascii="Times New Roman" w:eastAsia="Times New Roman" w:hAnsi="Times New Roman" w:cs="Times New Roman"/>
          <w:kern w:val="0"/>
          <w:sz w:val="24"/>
          <w:szCs w:val="24"/>
          <w14:ligatures w14:val="none"/>
        </w:rPr>
        <w:t>at</w:t>
      </w:r>
      <w:r w:rsidR="00276BD7" w:rsidRPr="00860957">
        <w:rPr>
          <w:rFonts w:ascii="Times New Roman" w:eastAsia="Times New Roman" w:hAnsi="Times New Roman" w:cs="Times New Roman"/>
          <w:kern w:val="0"/>
          <w:sz w:val="24"/>
          <w:szCs w:val="24"/>
          <w14:ligatures w14:val="none"/>
        </w:rPr>
        <w:t>ë</w:t>
      </w:r>
      <w:r w:rsidR="009A27A8"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30.09.2004 “Për parandalimin dhe goditjen e krimit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organizuar”, për shtetasit Altin </w:t>
      </w:r>
      <w:proofErr w:type="spellStart"/>
      <w:r w:rsidR="005935F7" w:rsidRPr="00860957">
        <w:rPr>
          <w:rFonts w:ascii="Times New Roman" w:eastAsia="Times New Roman" w:hAnsi="Times New Roman" w:cs="Times New Roman"/>
          <w:kern w:val="0"/>
          <w:sz w:val="24"/>
          <w:szCs w:val="24"/>
          <w14:ligatures w14:val="none"/>
        </w:rPr>
        <w:t>Nderlita</w:t>
      </w:r>
      <w:proofErr w:type="spellEnd"/>
      <w:r w:rsidR="005935F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 xml:space="preserve">dhe </w:t>
      </w:r>
      <w:del w:id="278" w:author="Admin" w:date="2025-07-08T11:03:00Z">
        <w:r w:rsidRPr="007038D9">
          <w:rPr>
            <w:rFonts w:ascii="Times New Roman" w:eastAsia="Times New Roman" w:hAnsi="Times New Roman" w:cs="Times New Roman"/>
            <w:kern w:val="0"/>
            <w:sz w:val="24"/>
            <w:szCs w:val="24"/>
            <w14:ligatures w14:val="none"/>
          </w:rPr>
          <w:delText>Pashka</w:delText>
        </w:r>
      </w:del>
      <w:ins w:id="279" w:author="Admin" w:date="2025-07-08T11:03:00Z">
        <w:r w:rsidRPr="00860957">
          <w:rPr>
            <w:rFonts w:ascii="Times New Roman" w:eastAsia="Times New Roman" w:hAnsi="Times New Roman" w:cs="Times New Roman"/>
            <w:kern w:val="0"/>
            <w:sz w:val="24"/>
            <w:szCs w:val="24"/>
            <w14:ligatures w14:val="none"/>
          </w:rPr>
          <w:t>Pashk</w:t>
        </w:r>
        <w:r w:rsidR="003E4A07" w:rsidRPr="00860957">
          <w:rPr>
            <w:rFonts w:ascii="Times New Roman" w:eastAsia="Times New Roman" w:hAnsi="Times New Roman" w:cs="Times New Roman"/>
            <w:kern w:val="0"/>
            <w:sz w:val="24"/>
            <w:szCs w:val="24"/>
            <w14:ligatures w14:val="none"/>
          </w:rPr>
          <w:t>e</w:t>
        </w:r>
      </w:ins>
      <w:r w:rsidRPr="00860957">
        <w:rPr>
          <w:rFonts w:ascii="Times New Roman" w:eastAsia="Times New Roman" w:hAnsi="Times New Roman" w:cs="Times New Roman"/>
          <w:kern w:val="0"/>
          <w:sz w:val="24"/>
          <w:szCs w:val="24"/>
          <w14:ligatures w14:val="none"/>
        </w:rPr>
        <w:t xml:space="preserve"> Podgorica</w:t>
      </w:r>
      <w:del w:id="280" w:author="Admin" w:date="2025-07-08T11:03:00Z">
        <w:r w:rsidRPr="007038D9">
          <w:rPr>
            <w:rFonts w:ascii="Times New Roman" w:eastAsia="Times New Roman" w:hAnsi="Times New Roman" w:cs="Times New Roman"/>
            <w:kern w:val="0"/>
            <w:sz w:val="24"/>
            <w:szCs w:val="24"/>
            <w14:ligatures w14:val="none"/>
          </w:rPr>
          <w:delText>.</w:delText>
        </w:r>
      </w:del>
      <w:ins w:id="281" w:author="Admin" w:date="2025-07-08T11:03:00Z">
        <w:r w:rsidR="003E4A07" w:rsidRPr="00860957">
          <w:rPr>
            <w:rFonts w:ascii="Times New Roman" w:eastAsia="Times New Roman" w:hAnsi="Times New Roman" w:cs="Times New Roman"/>
            <w:kern w:val="0"/>
            <w:sz w:val="24"/>
            <w:szCs w:val="24"/>
            <w14:ligatures w14:val="none"/>
          </w:rPr>
          <w:t>,</w:t>
        </w:r>
      </w:ins>
      <w:r w:rsidR="003E4A07" w:rsidRPr="00860957">
        <w:rPr>
          <w:rFonts w:ascii="Times New Roman" w:eastAsia="Times New Roman" w:hAnsi="Times New Roman" w:cs="Times New Roman"/>
          <w:kern w:val="0"/>
          <w:sz w:val="24"/>
          <w:szCs w:val="24"/>
          <w14:ligatures w14:val="none"/>
        </w:rPr>
        <w:t xml:space="preserve"> </w:t>
      </w:r>
      <w:r w:rsidRPr="00860957">
        <w:rPr>
          <w:rFonts w:ascii="Times New Roman" w:eastAsia="Times New Roman" w:hAnsi="Times New Roman" w:cs="Times New Roman"/>
          <w:kern w:val="0"/>
          <w:sz w:val="24"/>
          <w:szCs w:val="24"/>
          <w14:ligatures w14:val="none"/>
        </w:rPr>
        <w:t>(shkresa e Prokurorisë për Krimet e Rënda fq.1362 në vazhdim t</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korresponde</w:t>
      </w:r>
      <w:r w:rsidR="00ED49A2" w:rsidRPr="00860957">
        <w:rPr>
          <w:rFonts w:ascii="Times New Roman" w:eastAsia="Times New Roman" w:hAnsi="Times New Roman" w:cs="Times New Roman"/>
          <w:kern w:val="0"/>
          <w:sz w:val="24"/>
          <w:szCs w:val="24"/>
          <w14:ligatures w14:val="none"/>
        </w:rPr>
        <w:t>n</w:t>
      </w:r>
      <w:r w:rsidRPr="00860957">
        <w:rPr>
          <w:rFonts w:ascii="Times New Roman" w:eastAsia="Times New Roman" w:hAnsi="Times New Roman" w:cs="Times New Roman"/>
          <w:kern w:val="0"/>
          <w:sz w:val="24"/>
          <w:szCs w:val="24"/>
          <w14:ligatures w14:val="none"/>
        </w:rPr>
        <w:t>cës me Prokurorinë pranë Gjykatës së Shkallës së Parë Shkodër</w:t>
      </w:r>
      <w:r w:rsidR="00D933B1" w:rsidRPr="00860957">
        <w:rPr>
          <w:rFonts w:ascii="Times New Roman" w:eastAsia="Times New Roman" w:hAnsi="Times New Roman" w:cs="Times New Roman"/>
          <w:kern w:val="0"/>
          <w:sz w:val="24"/>
          <w:szCs w:val="24"/>
          <w14:ligatures w14:val="none"/>
        </w:rPr>
        <w:t xml:space="preserve"> dhe shkresa e dor</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zuar n</w:t>
      </w:r>
      <w:r w:rsidR="00A82193" w:rsidRPr="00860957">
        <w:rPr>
          <w:rFonts w:ascii="Times New Roman" w:eastAsia="Times New Roman" w:hAnsi="Times New Roman" w:cs="Times New Roman"/>
          <w:kern w:val="0"/>
          <w:sz w:val="24"/>
          <w:szCs w:val="24"/>
          <w14:ligatures w14:val="none"/>
        </w:rPr>
        <w:t>ë</w:t>
      </w:r>
      <w:r w:rsidR="00D933B1" w:rsidRPr="00860957">
        <w:rPr>
          <w:rFonts w:ascii="Times New Roman" w:eastAsia="Times New Roman" w:hAnsi="Times New Roman" w:cs="Times New Roman"/>
          <w:kern w:val="0"/>
          <w:sz w:val="24"/>
          <w:szCs w:val="24"/>
          <w14:ligatures w14:val="none"/>
        </w:rPr>
        <w:t xml:space="preserve"> seanc</w:t>
      </w:r>
      <w:r w:rsidR="00A82193" w:rsidRPr="00860957">
        <w:rPr>
          <w:rFonts w:ascii="Times New Roman" w:eastAsia="Times New Roman" w:hAnsi="Times New Roman" w:cs="Times New Roman"/>
          <w:kern w:val="0"/>
          <w:sz w:val="24"/>
          <w:szCs w:val="24"/>
          <w14:ligatures w14:val="none"/>
        </w:rPr>
        <w:t>ë</w:t>
      </w:r>
      <w:r w:rsidRPr="00860957">
        <w:rPr>
          <w:rFonts w:ascii="Times New Roman" w:eastAsia="Times New Roman" w:hAnsi="Times New Roman" w:cs="Times New Roman"/>
          <w:kern w:val="0"/>
          <w:sz w:val="24"/>
          <w:szCs w:val="24"/>
          <w14:ligatures w14:val="none"/>
        </w:rPr>
        <w:t xml:space="preserve">). </w:t>
      </w:r>
    </w:p>
    <w:p w14:paraId="5279E28B" w14:textId="77777777" w:rsidR="00301A9F" w:rsidRPr="00860957" w:rsidRDefault="00301A9F" w:rsidP="00C03AA8">
      <w:pPr>
        <w:pStyle w:val="ListParagraph"/>
        <w:spacing w:after="0" w:line="240" w:lineRule="auto"/>
        <w:ind w:left="0"/>
        <w:jc w:val="both"/>
        <w:rPr>
          <w:rFonts w:ascii="Times New Roman" w:eastAsia="Times New Roman" w:hAnsi="Times New Roman" w:cs="Times New Roman"/>
          <w:kern w:val="0"/>
          <w:sz w:val="16"/>
          <w:szCs w:val="16"/>
          <w14:ligatures w14:val="none"/>
        </w:rPr>
      </w:pPr>
    </w:p>
    <w:p w14:paraId="15A3E3A2" w14:textId="5CC0E0D7" w:rsidR="00301A9F" w:rsidRPr="00860957" w:rsidRDefault="00301A9F" w:rsidP="00C03AA8">
      <w:pPr>
        <w:pStyle w:val="ListParagraph"/>
        <w:numPr>
          <w:ilvl w:val="0"/>
          <w:numId w:val="1"/>
        </w:numPr>
        <w:spacing w:line="240" w:lineRule="auto"/>
        <w:ind w:left="0"/>
        <w:jc w:val="both"/>
        <w:rPr>
          <w:rFonts w:ascii="Times New Roman" w:eastAsia="Times New Roman" w:hAnsi="Times New Roman" w:cs="Times New Roman"/>
          <w:kern w:val="0"/>
          <w:sz w:val="24"/>
          <w:szCs w:val="24"/>
          <w14:ligatures w14:val="none"/>
        </w:rPr>
      </w:pPr>
      <w:r w:rsidRPr="00860957">
        <w:rPr>
          <w:rFonts w:ascii="Times New Roman" w:eastAsia="Times New Roman" w:hAnsi="Times New Roman" w:cs="Times New Roman"/>
          <w:kern w:val="0"/>
          <w:sz w:val="24"/>
          <w:szCs w:val="24"/>
          <w14:ligatures w14:val="none"/>
        </w:rPr>
        <w:t xml:space="preserve">Në lidhje me këtë shkak ankimi, pas shqyrtimit të akteve në fashikujt e Komisionit në lidhje me dosjen e këtij procedimi penal si dhe referuar pretendimeve dhe shpjegimeve të subjektit lidhur me procedurat e ndjekura prej tij si prokuror i çështjes, NJSHL </w:t>
      </w:r>
      <w:r w:rsidR="00B134FA" w:rsidRPr="00860957">
        <w:rPr>
          <w:rFonts w:ascii="Times New Roman" w:eastAsia="Times New Roman" w:hAnsi="Times New Roman" w:cs="Times New Roman"/>
          <w:kern w:val="0"/>
          <w:sz w:val="24"/>
          <w:szCs w:val="24"/>
          <w14:ligatures w14:val="none"/>
        </w:rPr>
        <w:t>v</w:t>
      </w:r>
      <w:r w:rsidR="0002617C" w:rsidRPr="00860957">
        <w:rPr>
          <w:rFonts w:ascii="Times New Roman" w:eastAsia="Times New Roman" w:hAnsi="Times New Roman" w:cs="Times New Roman"/>
          <w:kern w:val="0"/>
          <w:sz w:val="24"/>
          <w:szCs w:val="24"/>
          <w14:ligatures w14:val="none"/>
        </w:rPr>
        <w:t>ë</w:t>
      </w:r>
      <w:r w:rsidR="00B134FA" w:rsidRPr="00860957">
        <w:rPr>
          <w:rFonts w:ascii="Times New Roman" w:eastAsia="Times New Roman" w:hAnsi="Times New Roman" w:cs="Times New Roman"/>
          <w:kern w:val="0"/>
          <w:sz w:val="24"/>
          <w:szCs w:val="24"/>
          <w14:ligatures w14:val="none"/>
        </w:rPr>
        <w:t>ren</w:t>
      </w:r>
      <w:r w:rsidRPr="00860957">
        <w:rPr>
          <w:rFonts w:ascii="Times New Roman" w:eastAsia="Times New Roman" w:hAnsi="Times New Roman" w:cs="Times New Roman"/>
          <w:kern w:val="0"/>
          <w:sz w:val="24"/>
          <w:szCs w:val="24"/>
          <w14:ligatures w14:val="none"/>
        </w:rPr>
        <w:t xml:space="preserve"> si vijon:</w:t>
      </w:r>
    </w:p>
    <w:p w14:paraId="623E3B40" w14:textId="7A754387"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Në datën 15.2.2011, prokurori Saimir Bahiti ka regjistruar procedimin penal për veprën penale “pastrim i produkteve të veprës penale”, mbi bazën e kallëzimit penal të paraqitur nga Drejtoria e Policisë së Qarkut Shkodër, sipas të cilit shtetasit P</w:t>
      </w:r>
      <w:r w:rsidR="001C25FB" w:rsidRPr="00860957">
        <w:rPr>
          <w:rFonts w:ascii="Times New Roman" w:hAnsi="Times New Roman" w:cs="Times New Roman"/>
          <w:sz w:val="24"/>
          <w:szCs w:val="24"/>
        </w:rPr>
        <w:t xml:space="preserve">ashke </w:t>
      </w:r>
      <w:proofErr w:type="spellStart"/>
      <w:r w:rsidRPr="00860957">
        <w:rPr>
          <w:rFonts w:ascii="Times New Roman" w:hAnsi="Times New Roman" w:cs="Times New Roman"/>
          <w:sz w:val="24"/>
          <w:szCs w:val="24"/>
        </w:rPr>
        <w:t>L</w:t>
      </w:r>
      <w:r w:rsidR="001C25FB" w:rsidRPr="00860957">
        <w:rPr>
          <w:rFonts w:ascii="Times New Roman" w:hAnsi="Times New Roman" w:cs="Times New Roman"/>
          <w:sz w:val="24"/>
          <w:szCs w:val="24"/>
        </w:rPr>
        <w:t>az</w:t>
      </w:r>
      <w:r w:rsidR="00276BD7" w:rsidRPr="00860957">
        <w:rPr>
          <w:rFonts w:ascii="Times New Roman" w:hAnsi="Times New Roman" w:cs="Times New Roman"/>
          <w:sz w:val="24"/>
          <w:szCs w:val="24"/>
        </w:rPr>
        <w:t>ë</w:t>
      </w:r>
      <w:r w:rsidR="001C25FB" w:rsidRPr="00860957">
        <w:rPr>
          <w:rFonts w:ascii="Times New Roman" w:hAnsi="Times New Roman" w:cs="Times New Roman"/>
          <w:sz w:val="24"/>
          <w:szCs w:val="24"/>
        </w:rPr>
        <w:t>r</w:t>
      </w:r>
      <w:proofErr w:type="spellEnd"/>
      <w:r w:rsidR="001C25FB" w:rsidRPr="00860957">
        <w:rPr>
          <w:rFonts w:ascii="Times New Roman" w:hAnsi="Times New Roman" w:cs="Times New Roman"/>
          <w:sz w:val="24"/>
          <w:szCs w:val="24"/>
        </w:rPr>
        <w:t xml:space="preserve"> </w:t>
      </w:r>
      <w:r w:rsidRPr="00860957">
        <w:rPr>
          <w:rFonts w:ascii="Times New Roman" w:hAnsi="Times New Roman" w:cs="Times New Roman"/>
          <w:sz w:val="24"/>
          <w:szCs w:val="24"/>
        </w:rPr>
        <w:t>P</w:t>
      </w:r>
      <w:r w:rsidR="001C25FB" w:rsidRPr="00860957">
        <w:rPr>
          <w:rFonts w:ascii="Times New Roman" w:hAnsi="Times New Roman" w:cs="Times New Roman"/>
          <w:sz w:val="24"/>
          <w:szCs w:val="24"/>
        </w:rPr>
        <w:t xml:space="preserve">odgorica dhe Altin </w:t>
      </w:r>
      <w:proofErr w:type="spellStart"/>
      <w:r w:rsidR="001C25FB" w:rsidRPr="00860957">
        <w:rPr>
          <w:rFonts w:ascii="Times New Roman" w:hAnsi="Times New Roman" w:cs="Times New Roman"/>
          <w:sz w:val="24"/>
          <w:szCs w:val="24"/>
        </w:rPr>
        <w:t>Qemal</w:t>
      </w:r>
      <w:proofErr w:type="spellEnd"/>
      <w:r w:rsidR="001C25FB" w:rsidRPr="00860957">
        <w:rPr>
          <w:rFonts w:ascii="Times New Roman" w:hAnsi="Times New Roman" w:cs="Times New Roman"/>
          <w:sz w:val="24"/>
          <w:szCs w:val="24"/>
        </w:rPr>
        <w:t xml:space="preserve"> </w:t>
      </w:r>
      <w:proofErr w:type="spellStart"/>
      <w:r w:rsidR="005935F7" w:rsidRPr="00860957">
        <w:rPr>
          <w:rFonts w:ascii="Times New Roman" w:hAnsi="Times New Roman" w:cs="Times New Roman"/>
          <w:sz w:val="24"/>
          <w:szCs w:val="24"/>
        </w:rPr>
        <w:t>Nderlita</w:t>
      </w:r>
      <w:proofErr w:type="spellEnd"/>
      <w:r w:rsidR="00B134FA" w:rsidRPr="00860957">
        <w:rPr>
          <w:rFonts w:ascii="Times New Roman" w:hAnsi="Times New Roman" w:cs="Times New Roman"/>
          <w:sz w:val="24"/>
          <w:szCs w:val="24"/>
        </w:rPr>
        <w:t>,</w:t>
      </w:r>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nëpërmjet transferimit të pasurive dhe transaksioneve financiare në vlera të konsiderueshme, synojnë fshehjen apo mbulimin e origjinës së të mirave materiale, </w:t>
      </w:r>
      <w:ins w:id="282" w:author="Admin" w:date="2025-07-08T11:03:00Z">
        <w:r w:rsidR="003E4A07" w:rsidRPr="00860957">
          <w:rPr>
            <w:rFonts w:ascii="Times New Roman" w:hAnsi="Times New Roman" w:cs="Times New Roman"/>
            <w:sz w:val="24"/>
            <w:szCs w:val="24"/>
          </w:rPr>
          <w:t>p</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r </w:t>
        </w:r>
      </w:ins>
      <w:r w:rsidRPr="00860957">
        <w:rPr>
          <w:rFonts w:ascii="Times New Roman" w:hAnsi="Times New Roman" w:cs="Times New Roman"/>
          <w:sz w:val="24"/>
          <w:szCs w:val="24"/>
        </w:rPr>
        <w:t xml:space="preserve">të cilat janë ngritur dyshime se janë produkt i veprave penale, për të cilat </w:t>
      </w:r>
      <w:r w:rsidR="001C25FB" w:rsidRPr="00860957">
        <w:rPr>
          <w:rFonts w:ascii="Times New Roman" w:hAnsi="Times New Roman" w:cs="Times New Roman"/>
          <w:sz w:val="24"/>
          <w:szCs w:val="24"/>
        </w:rPr>
        <w:t xml:space="preserve">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vuan dënimin në Gjermani. </w:t>
      </w:r>
    </w:p>
    <w:p w14:paraId="788C361C" w14:textId="55BDA43E"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Pas regjistrimit të procedimit penal, me shkresën nr. </w:t>
      </w:r>
      <w:r w:rsidR="001C25FB" w:rsidRPr="00860957">
        <w:rPr>
          <w:rFonts w:ascii="Times New Roman" w:hAnsi="Times New Roman" w:cs="Times New Roman"/>
          <w:sz w:val="24"/>
          <w:szCs w:val="24"/>
        </w:rPr>
        <w:t>103/</w:t>
      </w:r>
      <w:del w:id="283" w:author="Admin" w:date="2025-07-08T11:03:00Z">
        <w:r w:rsidR="001C25FB" w:rsidRPr="00CB10C7">
          <w:rPr>
            <w:rFonts w:ascii="Times New Roman" w:hAnsi="Times New Roman" w:cs="Times New Roman"/>
            <w:sz w:val="24"/>
            <w:szCs w:val="24"/>
          </w:rPr>
          <w:delText xml:space="preserve"> </w:delText>
        </w:r>
      </w:del>
      <w:r w:rsidR="001C25FB" w:rsidRPr="00860957">
        <w:rPr>
          <w:rFonts w:ascii="Times New Roman" w:hAnsi="Times New Roman" w:cs="Times New Roman"/>
          <w:sz w:val="24"/>
          <w:szCs w:val="24"/>
        </w:rPr>
        <w:t>7 prot., dat</w:t>
      </w:r>
      <w:r w:rsidR="00276BD7" w:rsidRPr="00860957">
        <w:rPr>
          <w:rFonts w:ascii="Times New Roman" w:hAnsi="Times New Roman" w:cs="Times New Roman"/>
          <w:sz w:val="24"/>
          <w:szCs w:val="24"/>
        </w:rPr>
        <w:t>ë</w:t>
      </w:r>
      <w:r w:rsidR="00CB10C7" w:rsidRPr="00860957">
        <w:rPr>
          <w:rFonts w:ascii="Times New Roman" w:hAnsi="Times New Roman" w:cs="Times New Roman"/>
          <w:sz w:val="24"/>
          <w:szCs w:val="24"/>
        </w:rPr>
        <w:t xml:space="preserve"> 06.</w:t>
      </w:r>
      <w:del w:id="284" w:author="Admin" w:date="2025-07-08T11:03:00Z">
        <w:r w:rsidR="00CB10C7">
          <w:rPr>
            <w:rFonts w:ascii="Times New Roman" w:hAnsi="Times New Roman" w:cs="Times New Roman"/>
            <w:sz w:val="24"/>
            <w:szCs w:val="24"/>
          </w:rPr>
          <w:delText>01</w:delText>
        </w:r>
      </w:del>
      <w:ins w:id="285" w:author="Admin" w:date="2025-07-08T11:03:00Z">
        <w:r w:rsidR="00CB10C7" w:rsidRPr="00860957">
          <w:rPr>
            <w:rFonts w:ascii="Times New Roman" w:hAnsi="Times New Roman" w:cs="Times New Roman"/>
            <w:sz w:val="24"/>
            <w:szCs w:val="24"/>
          </w:rPr>
          <w:t>0</w:t>
        </w:r>
        <w:r w:rsidR="003E4A07" w:rsidRPr="00860957">
          <w:rPr>
            <w:rFonts w:ascii="Times New Roman" w:hAnsi="Times New Roman" w:cs="Times New Roman"/>
            <w:sz w:val="24"/>
            <w:szCs w:val="24"/>
          </w:rPr>
          <w:t>2</w:t>
        </w:r>
      </w:ins>
      <w:r w:rsidR="00CB10C7" w:rsidRPr="00860957">
        <w:rPr>
          <w:rFonts w:ascii="Times New Roman" w:hAnsi="Times New Roman" w:cs="Times New Roman"/>
          <w:sz w:val="24"/>
          <w:szCs w:val="24"/>
        </w:rPr>
        <w:t>.2012</w:t>
      </w:r>
      <w:r w:rsidRPr="00860957">
        <w:rPr>
          <w:rFonts w:ascii="Times New Roman" w:hAnsi="Times New Roman" w:cs="Times New Roman"/>
          <w:sz w:val="24"/>
          <w:szCs w:val="24"/>
        </w:rPr>
        <w:t xml:space="preserve">, u është dërguar </w:t>
      </w:r>
      <w:proofErr w:type="spellStart"/>
      <w:r w:rsidRPr="00860957">
        <w:rPr>
          <w:rFonts w:ascii="Times New Roman" w:hAnsi="Times New Roman" w:cs="Times New Roman"/>
          <w:sz w:val="24"/>
          <w:szCs w:val="24"/>
        </w:rPr>
        <w:t>letërporosi</w:t>
      </w:r>
      <w:proofErr w:type="spellEnd"/>
      <w:r w:rsidRPr="00860957">
        <w:rPr>
          <w:rFonts w:ascii="Times New Roman" w:hAnsi="Times New Roman" w:cs="Times New Roman"/>
          <w:sz w:val="24"/>
          <w:szCs w:val="24"/>
        </w:rPr>
        <w:t xml:space="preserve"> autoriteteve gjyqësore holandeze, ku kërkohet informacion në lidhje me shtetasin </w:t>
      </w:r>
      <w:r w:rsidR="001C25FB" w:rsidRPr="00860957">
        <w:rPr>
          <w:rFonts w:ascii="Times New Roman" w:hAnsi="Times New Roman" w:cs="Times New Roman"/>
          <w:sz w:val="24"/>
          <w:szCs w:val="24"/>
        </w:rPr>
        <w:t>Alt</w:t>
      </w:r>
      <w:r w:rsidR="00B134FA" w:rsidRPr="00860957">
        <w:rPr>
          <w:rFonts w:ascii="Times New Roman" w:hAnsi="Times New Roman" w:cs="Times New Roman"/>
          <w:sz w:val="24"/>
          <w:szCs w:val="24"/>
        </w:rPr>
        <w:t>i</w:t>
      </w:r>
      <w:r w:rsidR="001C25FB" w:rsidRPr="00860957">
        <w:rPr>
          <w:rFonts w:ascii="Times New Roman" w:hAnsi="Times New Roman" w:cs="Times New Roman"/>
          <w:sz w:val="24"/>
          <w:szCs w:val="24"/>
        </w:rPr>
        <w:t xml:space="preserve">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1C25FB" w:rsidRPr="00860957">
        <w:rPr>
          <w:rFonts w:ascii="Times New Roman" w:hAnsi="Times New Roman" w:cs="Times New Roman"/>
          <w:sz w:val="24"/>
          <w:szCs w:val="24"/>
        </w:rPr>
        <w:t>(Podgorica)</w:t>
      </w:r>
      <w:r w:rsidRPr="00860957">
        <w:rPr>
          <w:rFonts w:ascii="Times New Roman" w:hAnsi="Times New Roman" w:cs="Times New Roman"/>
          <w:sz w:val="24"/>
          <w:szCs w:val="24"/>
        </w:rPr>
        <w:t>, vendbanimin, punësimin, të ardhurat nga puna, prona apo çdo aktivitet në emër të tij apo familjes</w:t>
      </w:r>
      <w:ins w:id="286" w:author="Admin" w:date="2025-07-08T11:03:00Z">
        <w:r w:rsidR="003E4A07"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etj</w:t>
      </w:r>
      <w:proofErr w:type="spellEnd"/>
      <w:r w:rsidRPr="00860957">
        <w:rPr>
          <w:rFonts w:ascii="Times New Roman" w:hAnsi="Times New Roman" w:cs="Times New Roman"/>
          <w:sz w:val="24"/>
          <w:szCs w:val="24"/>
        </w:rPr>
        <w:t xml:space="preserve">; dënime të tij në shtetin holandez dhe vendimet përkatëse; informacion mbi dënime të shtetasit </w:t>
      </w:r>
      <w:proofErr w:type="spellStart"/>
      <w:r w:rsidRPr="00860957">
        <w:rPr>
          <w:rFonts w:ascii="Times New Roman" w:hAnsi="Times New Roman" w:cs="Times New Roman"/>
          <w:sz w:val="24"/>
          <w:szCs w:val="24"/>
        </w:rPr>
        <w:t>Q</w:t>
      </w:r>
      <w:r w:rsidR="001C25FB" w:rsidRPr="00860957">
        <w:rPr>
          <w:rFonts w:ascii="Times New Roman" w:hAnsi="Times New Roman" w:cs="Times New Roman"/>
          <w:sz w:val="24"/>
          <w:szCs w:val="24"/>
        </w:rPr>
        <w:t>emal</w:t>
      </w:r>
      <w:proofErr w:type="spellEnd"/>
      <w:r w:rsidR="001C25FB" w:rsidRPr="00860957">
        <w:rPr>
          <w:rFonts w:ascii="Times New Roman" w:hAnsi="Times New Roman" w:cs="Times New Roman"/>
          <w:sz w:val="24"/>
          <w:szCs w:val="24"/>
        </w:rPr>
        <w:t xml:space="preserve"> Podgorica </w:t>
      </w:r>
      <w:r w:rsidRPr="00860957">
        <w:rPr>
          <w:rFonts w:ascii="Times New Roman" w:hAnsi="Times New Roman" w:cs="Times New Roman"/>
          <w:sz w:val="24"/>
          <w:szCs w:val="24"/>
        </w:rPr>
        <w:t>(babai); informacion në lidhje me P</w:t>
      </w:r>
      <w:r w:rsidR="001C25FB"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(nëna), regjistrimin e saj atje, punësimin apo dënime të mundshme. Me shkresat nr. </w:t>
      </w:r>
      <w:r w:rsidR="001C25FB" w:rsidRPr="00860957">
        <w:rPr>
          <w:rFonts w:ascii="Times New Roman" w:hAnsi="Times New Roman" w:cs="Times New Roman"/>
          <w:sz w:val="24"/>
          <w:szCs w:val="24"/>
        </w:rPr>
        <w:t>10316</w:t>
      </w:r>
      <w:ins w:id="287" w:author="Admin" w:date="2025-07-08T11:03:00Z">
        <w:r w:rsidR="003E4A07" w:rsidRPr="00860957">
          <w:rPr>
            <w:rFonts w:ascii="Times New Roman" w:hAnsi="Times New Roman" w:cs="Times New Roman"/>
            <w:sz w:val="24"/>
            <w:szCs w:val="24"/>
          </w:rPr>
          <w:t>, dat</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 06.02.2012</w:t>
        </w:r>
      </w:ins>
      <w:r w:rsidR="001C25FB"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 xml:space="preserve">nr. </w:t>
      </w:r>
      <w:r w:rsidR="001C25FB" w:rsidRPr="00860957">
        <w:rPr>
          <w:rFonts w:ascii="Times New Roman" w:hAnsi="Times New Roman" w:cs="Times New Roman"/>
          <w:sz w:val="24"/>
          <w:szCs w:val="24"/>
        </w:rPr>
        <w:t>10315</w:t>
      </w:r>
      <w:ins w:id="288" w:author="Admin" w:date="2025-07-08T11:03:00Z">
        <w:r w:rsidR="003E4A07" w:rsidRPr="00860957">
          <w:rPr>
            <w:rFonts w:ascii="Times New Roman" w:hAnsi="Times New Roman" w:cs="Times New Roman"/>
            <w:sz w:val="24"/>
            <w:szCs w:val="24"/>
          </w:rPr>
          <w:t>, dat</w:t>
        </w:r>
        <w:r w:rsidR="00D74248">
          <w:rPr>
            <w:rFonts w:ascii="Times New Roman" w:hAnsi="Times New Roman" w:cs="Times New Roman"/>
            <w:sz w:val="24"/>
            <w:szCs w:val="24"/>
          </w:rPr>
          <w:t>ë</w:t>
        </w:r>
        <w:r w:rsidR="003E4A07" w:rsidRPr="00860957">
          <w:rPr>
            <w:rFonts w:ascii="Times New Roman" w:hAnsi="Times New Roman" w:cs="Times New Roman"/>
            <w:sz w:val="24"/>
            <w:szCs w:val="24"/>
          </w:rPr>
          <w:t xml:space="preserve"> 06.02.2012</w:t>
        </w:r>
      </w:ins>
      <w:r w:rsidR="003E4A0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u është dërguar </w:t>
      </w:r>
      <w:proofErr w:type="spellStart"/>
      <w:r w:rsidRPr="00860957">
        <w:rPr>
          <w:rFonts w:ascii="Times New Roman" w:hAnsi="Times New Roman" w:cs="Times New Roman"/>
          <w:sz w:val="24"/>
          <w:szCs w:val="24"/>
        </w:rPr>
        <w:t>letërporosi</w:t>
      </w:r>
      <w:proofErr w:type="spellEnd"/>
      <w:r w:rsidRPr="00860957">
        <w:rPr>
          <w:rFonts w:ascii="Times New Roman" w:hAnsi="Times New Roman" w:cs="Times New Roman"/>
          <w:sz w:val="24"/>
          <w:szCs w:val="24"/>
        </w:rPr>
        <w:t xml:space="preserve"> përkatësisht autoriteteve gjyqësore gjermane dhe </w:t>
      </w:r>
      <w:del w:id="289" w:author="Admin" w:date="2025-07-08T11:03:00Z">
        <w:r w:rsidRPr="007038D9">
          <w:rPr>
            <w:rFonts w:ascii="Times New Roman" w:hAnsi="Times New Roman" w:cs="Times New Roman"/>
            <w:sz w:val="24"/>
            <w:szCs w:val="24"/>
          </w:rPr>
          <w:delText>autoriteteve</w:delText>
        </w:r>
      </w:del>
      <w:ins w:id="290" w:author="Admin" w:date="2025-07-08T11:03:00Z">
        <w:r w:rsidR="00860957" w:rsidRPr="00860957">
          <w:rPr>
            <w:rFonts w:ascii="Times New Roman" w:hAnsi="Times New Roman" w:cs="Times New Roman"/>
            <w:sz w:val="24"/>
            <w:szCs w:val="24"/>
          </w:rPr>
          <w:t>atyre</w:t>
        </w:r>
      </w:ins>
      <w:r w:rsidRPr="00860957">
        <w:rPr>
          <w:rFonts w:ascii="Times New Roman" w:hAnsi="Times New Roman" w:cs="Times New Roman"/>
          <w:sz w:val="24"/>
          <w:szCs w:val="24"/>
        </w:rPr>
        <w:t xml:space="preserve"> belge.</w:t>
      </w:r>
    </w:p>
    <w:p w14:paraId="3545F8DF" w14:textId="61ED9119"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urdhrat e datave 21.3.2011 dhe 5.4.2012</w:t>
      </w:r>
      <w:ins w:id="291" w:author="Admin" w:date="2025-07-08T11:03:00Z">
        <w:r w:rsidR="004D5FBD">
          <w:rPr>
            <w:rFonts w:ascii="Times New Roman" w:hAnsi="Times New Roman" w:cs="Times New Roman"/>
            <w:sz w:val="24"/>
            <w:szCs w:val="24"/>
          </w:rPr>
          <w:t>,</w:t>
        </w:r>
      </w:ins>
      <w:r w:rsidRPr="00860957">
        <w:rPr>
          <w:rFonts w:ascii="Times New Roman" w:hAnsi="Times New Roman" w:cs="Times New Roman"/>
          <w:sz w:val="24"/>
          <w:szCs w:val="24"/>
        </w:rPr>
        <w:t xml:space="preserve"> subjekti ka urdhëruar kryerjen e një sërë veprimesh hetimore, si: marrje informacioni nga Interpoli, informacione bankare në lidhje me llogari bankare të shtetasve të ndryshëm që lidhen me këtë procedim, marrje informacioni identitetesh, marrje informacioni nga BKT-ja lidhur me llogarinë e shtetases P</w:t>
      </w:r>
      <w:r w:rsidR="001C25FB" w:rsidRPr="00860957">
        <w:rPr>
          <w:rFonts w:ascii="Times New Roman" w:hAnsi="Times New Roman" w:cs="Times New Roman"/>
          <w:sz w:val="24"/>
          <w:szCs w:val="24"/>
        </w:rPr>
        <w:t xml:space="preserve">ashke </w:t>
      </w:r>
      <w:proofErr w:type="spellStart"/>
      <w:r w:rsidR="001C25FB" w:rsidRPr="00860957">
        <w:rPr>
          <w:rFonts w:ascii="Times New Roman" w:hAnsi="Times New Roman" w:cs="Times New Roman"/>
          <w:sz w:val="24"/>
          <w:szCs w:val="24"/>
        </w:rPr>
        <w:t>Laz</w:t>
      </w:r>
      <w:r w:rsidR="00276BD7" w:rsidRPr="00860957">
        <w:rPr>
          <w:rFonts w:ascii="Times New Roman" w:hAnsi="Times New Roman" w:cs="Times New Roman"/>
          <w:sz w:val="24"/>
          <w:szCs w:val="24"/>
        </w:rPr>
        <w:t>ë</w:t>
      </w:r>
      <w:r w:rsidR="001C25FB" w:rsidRPr="00860957">
        <w:rPr>
          <w:rFonts w:ascii="Times New Roman" w:hAnsi="Times New Roman" w:cs="Times New Roman"/>
          <w:sz w:val="24"/>
          <w:szCs w:val="24"/>
        </w:rPr>
        <w:t>r</w:t>
      </w:r>
      <w:proofErr w:type="spellEnd"/>
      <w:r w:rsidR="001C25FB" w:rsidRPr="00860957">
        <w:rPr>
          <w:rFonts w:ascii="Times New Roman" w:hAnsi="Times New Roman" w:cs="Times New Roman"/>
          <w:sz w:val="24"/>
          <w:szCs w:val="24"/>
        </w:rPr>
        <w:t xml:space="preserve"> Podgorica</w:t>
      </w:r>
      <w:r w:rsidRPr="00860957">
        <w:rPr>
          <w:rFonts w:ascii="Times New Roman" w:hAnsi="Times New Roman" w:cs="Times New Roman"/>
          <w:sz w:val="24"/>
          <w:szCs w:val="24"/>
        </w:rPr>
        <w:t>, etj.</w:t>
      </w:r>
    </w:p>
    <w:p w14:paraId="04C48419" w14:textId="20F9994C"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Nga aktet në dosje rezulton të jenë administruar: hetimi financiar i DPPPP, nga ku kanë rezultuar transaksione financiare pranë BKT-së dhe </w:t>
      </w:r>
      <w:proofErr w:type="spellStart"/>
      <w:r w:rsidRPr="00860957">
        <w:rPr>
          <w:rFonts w:ascii="Times New Roman" w:hAnsi="Times New Roman" w:cs="Times New Roman"/>
          <w:sz w:val="24"/>
          <w:szCs w:val="24"/>
        </w:rPr>
        <w:t>Raiffeisen</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Bank</w:t>
      </w:r>
      <w:proofErr w:type="spellEnd"/>
      <w:r w:rsidRPr="00860957">
        <w:rPr>
          <w:rFonts w:ascii="Times New Roman" w:hAnsi="Times New Roman" w:cs="Times New Roman"/>
          <w:sz w:val="24"/>
          <w:szCs w:val="24"/>
        </w:rPr>
        <w:t xml:space="preserve"> në lidhje me shtetasit P</w:t>
      </w:r>
      <w:r w:rsidR="001C25FB" w:rsidRPr="00860957">
        <w:rPr>
          <w:rFonts w:ascii="Times New Roman" w:hAnsi="Times New Roman" w:cs="Times New Roman"/>
          <w:sz w:val="24"/>
          <w:szCs w:val="24"/>
        </w:rPr>
        <w:t xml:space="preserve">ashke Podgorica </w:t>
      </w:r>
      <w:r w:rsidRPr="00860957">
        <w:rPr>
          <w:rFonts w:ascii="Times New Roman" w:hAnsi="Times New Roman" w:cs="Times New Roman"/>
          <w:sz w:val="24"/>
          <w:szCs w:val="24"/>
        </w:rPr>
        <w:t>dhe A</w:t>
      </w:r>
      <w:r w:rsidR="001C25FB" w:rsidRPr="00860957">
        <w:rPr>
          <w:rFonts w:ascii="Times New Roman" w:hAnsi="Times New Roman" w:cs="Times New Roman"/>
          <w:sz w:val="24"/>
          <w:szCs w:val="24"/>
        </w:rPr>
        <w:t xml:space="preserve">ltin </w:t>
      </w:r>
      <w:proofErr w:type="spellStart"/>
      <w:r w:rsidR="001C25FB" w:rsidRPr="00860957">
        <w:rPr>
          <w:rFonts w:ascii="Times New Roman" w:hAnsi="Times New Roman" w:cs="Times New Roman"/>
          <w:sz w:val="24"/>
          <w:szCs w:val="24"/>
        </w:rPr>
        <w:t>Nd</w:t>
      </w:r>
      <w:r w:rsidR="00B134FA" w:rsidRPr="00860957">
        <w:rPr>
          <w:rFonts w:ascii="Times New Roman" w:hAnsi="Times New Roman" w:cs="Times New Roman"/>
          <w:sz w:val="24"/>
          <w:szCs w:val="24"/>
        </w:rPr>
        <w:t>e</w:t>
      </w:r>
      <w:r w:rsidR="001C25FB" w:rsidRPr="00860957">
        <w:rPr>
          <w:rFonts w:ascii="Times New Roman" w:hAnsi="Times New Roman" w:cs="Times New Roman"/>
          <w:sz w:val="24"/>
          <w:szCs w:val="24"/>
        </w:rPr>
        <w:t>rlita</w:t>
      </w:r>
      <w:proofErr w:type="spellEnd"/>
      <w:r w:rsidRPr="00860957">
        <w:rPr>
          <w:rFonts w:ascii="Times New Roman" w:hAnsi="Times New Roman" w:cs="Times New Roman"/>
          <w:sz w:val="24"/>
          <w:szCs w:val="24"/>
        </w:rPr>
        <w:t>; është marrë informacion nga ALUIZNI, DPSHTRR, informacion nga TIMS, gjendja civile, janë pyetur shtetas; janë marrë informacione nga bankat në lidhje me transaksione të shtetases P</w:t>
      </w:r>
      <w:r w:rsidR="001C25FB"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etj. </w:t>
      </w:r>
    </w:p>
    <w:p w14:paraId="1F071922" w14:textId="6752CAF1"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26.3.2012, prokurori Saimir Bahiti ka vendosur sekuestrimin në cilësinë e provës materiale të praktikave të noterit A</w:t>
      </w:r>
      <w:r w:rsidR="001C25FB" w:rsidRPr="00860957">
        <w:rPr>
          <w:rFonts w:ascii="Times New Roman" w:hAnsi="Times New Roman" w:cs="Times New Roman"/>
          <w:sz w:val="24"/>
          <w:szCs w:val="24"/>
        </w:rPr>
        <w:t>rben Kopliku</w:t>
      </w:r>
      <w:r w:rsidRPr="00860957">
        <w:rPr>
          <w:rFonts w:ascii="Times New Roman" w:hAnsi="Times New Roman" w:cs="Times New Roman"/>
          <w:sz w:val="24"/>
          <w:szCs w:val="24"/>
        </w:rPr>
        <w:t xml:space="preserve"> si dhe depozitat dhe transaksionet e kryera nga shtetasit P</w:t>
      </w:r>
      <w:r w:rsidR="001C25FB" w:rsidRPr="00860957">
        <w:rPr>
          <w:rFonts w:ascii="Times New Roman" w:hAnsi="Times New Roman" w:cs="Times New Roman"/>
          <w:sz w:val="24"/>
          <w:szCs w:val="24"/>
        </w:rPr>
        <w:t>ashke Po</w:t>
      </w:r>
      <w:r w:rsidR="00CB10C7" w:rsidRPr="00860957">
        <w:rPr>
          <w:rFonts w:ascii="Times New Roman" w:hAnsi="Times New Roman" w:cs="Times New Roman"/>
          <w:sz w:val="24"/>
          <w:szCs w:val="24"/>
        </w:rPr>
        <w:t>d</w:t>
      </w:r>
      <w:r w:rsidR="001C25FB" w:rsidRPr="00860957">
        <w:rPr>
          <w:rFonts w:ascii="Times New Roman" w:hAnsi="Times New Roman" w:cs="Times New Roman"/>
          <w:sz w:val="24"/>
          <w:szCs w:val="24"/>
        </w:rPr>
        <w:t>gorica</w:t>
      </w:r>
      <w:r w:rsidRPr="00860957">
        <w:rPr>
          <w:rFonts w:ascii="Times New Roman" w:hAnsi="Times New Roman" w:cs="Times New Roman"/>
          <w:sz w:val="24"/>
          <w:szCs w:val="24"/>
        </w:rPr>
        <w:t>, A</w:t>
      </w:r>
      <w:r w:rsidR="001C25FB" w:rsidRPr="00860957">
        <w:rPr>
          <w:rFonts w:ascii="Times New Roman" w:hAnsi="Times New Roman" w:cs="Times New Roman"/>
          <w:sz w:val="24"/>
          <w:szCs w:val="24"/>
        </w:rPr>
        <w:t xml:space="preserve">ltin </w:t>
      </w:r>
      <w:proofErr w:type="spellStart"/>
      <w:r w:rsidR="001C25FB" w:rsidRPr="00860957">
        <w:rPr>
          <w:rFonts w:ascii="Times New Roman" w:hAnsi="Times New Roman" w:cs="Times New Roman"/>
          <w:sz w:val="24"/>
          <w:szCs w:val="24"/>
        </w:rPr>
        <w:t>Nd</w:t>
      </w:r>
      <w:r w:rsidR="00B134FA" w:rsidRPr="00860957">
        <w:rPr>
          <w:rFonts w:ascii="Times New Roman" w:hAnsi="Times New Roman" w:cs="Times New Roman"/>
          <w:sz w:val="24"/>
          <w:szCs w:val="24"/>
        </w:rPr>
        <w:t>er</w:t>
      </w:r>
      <w:r w:rsidR="001C25FB" w:rsidRPr="00860957">
        <w:rPr>
          <w:rFonts w:ascii="Times New Roman" w:hAnsi="Times New Roman" w:cs="Times New Roman"/>
          <w:sz w:val="24"/>
          <w:szCs w:val="24"/>
        </w:rPr>
        <w:t>lita</w:t>
      </w:r>
      <w:proofErr w:type="spellEnd"/>
      <w:del w:id="292" w:author="Admin" w:date="2025-07-08T11:03:00Z">
        <w:r w:rsidRPr="007038D9">
          <w:rPr>
            <w:rFonts w:ascii="Times New Roman" w:hAnsi="Times New Roman" w:cs="Times New Roman"/>
            <w:sz w:val="24"/>
            <w:szCs w:val="24"/>
          </w:rPr>
          <w:delText>.,</w:delText>
        </w:r>
      </w:del>
      <w:ins w:id="293" w:author="Admin" w:date="2025-07-08T11:03:00Z">
        <w:r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B</w:t>
      </w:r>
      <w:r w:rsidR="003A1E52" w:rsidRPr="00860957">
        <w:rPr>
          <w:rFonts w:ascii="Times New Roman" w:hAnsi="Times New Roman" w:cs="Times New Roman"/>
          <w:sz w:val="24"/>
          <w:szCs w:val="24"/>
        </w:rPr>
        <w:t xml:space="preserve">esnik Fishta, Roza </w:t>
      </w:r>
      <w:proofErr w:type="spellStart"/>
      <w:r w:rsidR="003A1E52" w:rsidRPr="00860957">
        <w:rPr>
          <w:rFonts w:ascii="Times New Roman" w:hAnsi="Times New Roman" w:cs="Times New Roman"/>
          <w:sz w:val="24"/>
          <w:szCs w:val="24"/>
        </w:rPr>
        <w:t>Sereqi</w:t>
      </w:r>
      <w:proofErr w:type="spellEnd"/>
      <w:ins w:id="294" w:author="Admin" w:date="2025-07-08T11:03:00Z">
        <w:r w:rsidR="00860957"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etj. </w:t>
      </w:r>
    </w:p>
    <w:p w14:paraId="7E8EA306" w14:textId="6E407962" w:rsidR="006F3C3C"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4.6.2012, prokurori Saimir Bahiti ka kërkuar sekuestrimin e praktikave të kontratave të shitblerjes (për 6 apartamente banimi) së pasurive të paluajtshme me palë shtetasen P</w:t>
      </w:r>
      <w:r w:rsidR="007E2073" w:rsidRPr="00860957">
        <w:rPr>
          <w:rFonts w:ascii="Times New Roman" w:hAnsi="Times New Roman" w:cs="Times New Roman"/>
          <w:sz w:val="24"/>
          <w:szCs w:val="24"/>
        </w:rPr>
        <w:t xml:space="preserve">ashke Podgorica </w:t>
      </w:r>
      <w:r w:rsidRPr="00860957">
        <w:rPr>
          <w:rFonts w:ascii="Times New Roman" w:hAnsi="Times New Roman" w:cs="Times New Roman"/>
          <w:sz w:val="24"/>
          <w:szCs w:val="24"/>
        </w:rPr>
        <w:t>blerëse dhe R</w:t>
      </w:r>
      <w:r w:rsidR="007E2073" w:rsidRPr="00860957">
        <w:rPr>
          <w:rFonts w:ascii="Times New Roman" w:hAnsi="Times New Roman" w:cs="Times New Roman"/>
          <w:sz w:val="24"/>
          <w:szCs w:val="24"/>
        </w:rPr>
        <w:t xml:space="preserve">oza </w:t>
      </w:r>
      <w:proofErr w:type="spellStart"/>
      <w:r w:rsidR="007E2073" w:rsidRPr="00860957">
        <w:rPr>
          <w:rFonts w:ascii="Times New Roman" w:hAnsi="Times New Roman" w:cs="Times New Roman"/>
          <w:sz w:val="24"/>
          <w:szCs w:val="24"/>
        </w:rPr>
        <w:t>Sereqi</w:t>
      </w:r>
      <w:proofErr w:type="spellEnd"/>
      <w:del w:id="295" w:author="Admin" w:date="2025-07-08T11:03:00Z">
        <w:r w:rsidRPr="007038D9">
          <w:rPr>
            <w:rFonts w:ascii="Times New Roman" w:hAnsi="Times New Roman" w:cs="Times New Roman"/>
            <w:sz w:val="24"/>
            <w:szCs w:val="24"/>
          </w:rPr>
          <w:delText>.</w:delText>
        </w:r>
      </w:del>
      <w:r w:rsidRPr="00860957">
        <w:rPr>
          <w:rFonts w:ascii="Times New Roman" w:hAnsi="Times New Roman" w:cs="Times New Roman"/>
          <w:sz w:val="24"/>
          <w:szCs w:val="24"/>
        </w:rPr>
        <w:t xml:space="preserve"> shitëse; pas kërkesës së prokurorit, Gjykata e Rrethit Gjyqësor</w:t>
      </w:r>
      <w:r w:rsidR="007E2073" w:rsidRPr="00860957">
        <w:rPr>
          <w:rFonts w:ascii="Times New Roman" w:hAnsi="Times New Roman" w:cs="Times New Roman"/>
          <w:sz w:val="24"/>
          <w:szCs w:val="24"/>
        </w:rPr>
        <w:t xml:space="preserve"> </w:t>
      </w:r>
      <w:ins w:id="296" w:author="Admin" w:date="2025-07-08T11:03:00Z">
        <w:r w:rsidR="00860957" w:rsidRPr="00860957">
          <w:rPr>
            <w:rFonts w:ascii="Times New Roman" w:hAnsi="Times New Roman" w:cs="Times New Roman"/>
            <w:sz w:val="24"/>
            <w:szCs w:val="24"/>
          </w:rPr>
          <w:t>Shkod</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r </w:t>
        </w:r>
      </w:ins>
      <w:r w:rsidR="007E2073" w:rsidRPr="00860957">
        <w:rPr>
          <w:rFonts w:ascii="Times New Roman" w:hAnsi="Times New Roman" w:cs="Times New Roman"/>
          <w:sz w:val="24"/>
          <w:szCs w:val="24"/>
        </w:rPr>
        <w:t>me vendimin nr. 267, dat</w:t>
      </w:r>
      <w:r w:rsidR="00276BD7" w:rsidRPr="00860957">
        <w:rPr>
          <w:rFonts w:ascii="Times New Roman" w:hAnsi="Times New Roman" w:cs="Times New Roman"/>
          <w:sz w:val="24"/>
          <w:szCs w:val="24"/>
        </w:rPr>
        <w:t>ë</w:t>
      </w:r>
      <w:r w:rsidR="007E2073" w:rsidRPr="00860957">
        <w:rPr>
          <w:rFonts w:ascii="Times New Roman" w:hAnsi="Times New Roman" w:cs="Times New Roman"/>
          <w:sz w:val="24"/>
          <w:szCs w:val="24"/>
        </w:rPr>
        <w:t xml:space="preserve"> 29.05.2012 </w:t>
      </w:r>
      <w:r w:rsidRPr="00860957">
        <w:rPr>
          <w:rFonts w:ascii="Times New Roman" w:hAnsi="Times New Roman" w:cs="Times New Roman"/>
          <w:sz w:val="24"/>
          <w:szCs w:val="24"/>
        </w:rPr>
        <w:t>ka vendosur lëshimin e urdhrit të sekuestrimit të 6 pasurive të paluajtshme në emër të P</w:t>
      </w:r>
      <w:r w:rsidR="007E2073" w:rsidRPr="00860957">
        <w:rPr>
          <w:rFonts w:ascii="Times New Roman" w:hAnsi="Times New Roman" w:cs="Times New Roman"/>
          <w:sz w:val="24"/>
          <w:szCs w:val="24"/>
        </w:rPr>
        <w:t>ashke Podgorica</w:t>
      </w:r>
      <w:r w:rsidRPr="00860957">
        <w:rPr>
          <w:rFonts w:ascii="Times New Roman" w:hAnsi="Times New Roman" w:cs="Times New Roman"/>
          <w:sz w:val="24"/>
          <w:szCs w:val="24"/>
        </w:rPr>
        <w:t>, 7 pasurive të paluajtshme në emër të R</w:t>
      </w:r>
      <w:r w:rsidR="007E2073" w:rsidRPr="00860957">
        <w:rPr>
          <w:rFonts w:ascii="Times New Roman" w:hAnsi="Times New Roman" w:cs="Times New Roman"/>
          <w:sz w:val="24"/>
          <w:szCs w:val="24"/>
        </w:rPr>
        <w:t xml:space="preserve">oza </w:t>
      </w:r>
      <w:proofErr w:type="spellStart"/>
      <w:r w:rsidR="007E2073" w:rsidRPr="00860957">
        <w:rPr>
          <w:rFonts w:ascii="Times New Roman" w:hAnsi="Times New Roman" w:cs="Times New Roman"/>
          <w:sz w:val="24"/>
          <w:szCs w:val="24"/>
        </w:rPr>
        <w:t>Sereqi</w:t>
      </w:r>
      <w:proofErr w:type="spellEnd"/>
      <w:r w:rsidR="007E2073" w:rsidRPr="00860957">
        <w:rPr>
          <w:rFonts w:ascii="Times New Roman" w:hAnsi="Times New Roman" w:cs="Times New Roman"/>
          <w:sz w:val="24"/>
          <w:szCs w:val="24"/>
        </w:rPr>
        <w:t xml:space="preserve"> </w:t>
      </w:r>
      <w:r w:rsidRPr="00860957">
        <w:rPr>
          <w:rFonts w:ascii="Times New Roman" w:hAnsi="Times New Roman" w:cs="Times New Roman"/>
          <w:sz w:val="24"/>
          <w:szCs w:val="24"/>
        </w:rPr>
        <w:t>dhe dy llogarive bankare. Me urdhrin e datës 29.5.2012, prokurori Saimir Bahiti ka urdhëruar ekzekutimin e vendimit të gjykatës.</w:t>
      </w:r>
    </w:p>
    <w:p w14:paraId="6CA3D669" w14:textId="7D682FC6"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datën 7.1.2013, prokurori Saimir Bahiti ka vendosur pushimin e procedimit penal nr. </w:t>
      </w:r>
      <w:r w:rsidR="00E63D41" w:rsidRPr="00860957">
        <w:rPr>
          <w:rFonts w:ascii="Times New Roman" w:hAnsi="Times New Roman" w:cs="Times New Roman"/>
          <w:sz w:val="24"/>
          <w:szCs w:val="24"/>
        </w:rPr>
        <w:t>236</w:t>
      </w:r>
      <w:del w:id="297" w:author="Admin" w:date="2025-07-08T11:03:00Z">
        <w:r w:rsidRPr="007038D9">
          <w:rPr>
            <w:rFonts w:ascii="Times New Roman" w:hAnsi="Times New Roman" w:cs="Times New Roman"/>
            <w:sz w:val="24"/>
            <w:szCs w:val="24"/>
          </w:rPr>
          <w:delText xml:space="preserve"> të vitit </w:delText>
        </w:r>
      </w:del>
      <w:ins w:id="298" w:author="Admin" w:date="2025-07-08T11:03:00Z">
        <w:r w:rsidR="00860957" w:rsidRPr="00860957">
          <w:rPr>
            <w:rFonts w:ascii="Times New Roman" w:hAnsi="Times New Roman" w:cs="Times New Roman"/>
            <w:sz w:val="24"/>
            <w:szCs w:val="24"/>
          </w:rPr>
          <w:t>/</w:t>
        </w:r>
      </w:ins>
      <w:r w:rsidRPr="00860957">
        <w:rPr>
          <w:rFonts w:ascii="Times New Roman" w:hAnsi="Times New Roman" w:cs="Times New Roman"/>
          <w:sz w:val="24"/>
          <w:szCs w:val="24"/>
        </w:rPr>
        <w:t>2011. Në datën 29.3.2013, Prokuroria e Përgjithshme i ka përcjellë Prokurorisë</w:t>
      </w:r>
      <w:ins w:id="299" w:author="Admin" w:date="2025-07-08T11:03:00Z">
        <w:r w:rsidR="00860957" w:rsidRPr="00860957">
          <w:rPr>
            <w:rFonts w:ascii="Times New Roman" w:hAnsi="Times New Roman" w:cs="Times New Roman"/>
            <w:sz w:val="24"/>
            <w:szCs w:val="24"/>
          </w:rPr>
          <w:t xml:space="preserve"> pran</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s s</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860957" w:rsidRPr="00860957">
          <w:rPr>
            <w:rFonts w:ascii="Times New Roman" w:hAnsi="Times New Roman" w:cs="Times New Roman"/>
            <w:sz w:val="24"/>
            <w:szCs w:val="24"/>
          </w:rPr>
          <w:t>sor</w:t>
        </w:r>
      </w:ins>
      <w:r w:rsidRPr="00860957">
        <w:rPr>
          <w:rFonts w:ascii="Times New Roman" w:hAnsi="Times New Roman" w:cs="Times New Roman"/>
          <w:sz w:val="24"/>
          <w:szCs w:val="24"/>
        </w:rPr>
        <w:t xml:space="preserve"> Shkodër aktet e përcjella nga autoritetet belge. Me </w:t>
      </w:r>
      <w:r w:rsidRPr="00860957">
        <w:rPr>
          <w:rFonts w:ascii="Times New Roman" w:hAnsi="Times New Roman" w:cs="Times New Roman"/>
          <w:sz w:val="24"/>
          <w:szCs w:val="24"/>
        </w:rPr>
        <w:lastRenderedPageBreak/>
        <w:t>vendimin e datës 1.4.2013, Drejtuesi i Prokurorisë</w:t>
      </w:r>
      <w:r w:rsidR="00B032D0">
        <w:rPr>
          <w:rFonts w:ascii="Times New Roman" w:hAnsi="Times New Roman" w:cs="Times New Roman"/>
          <w:sz w:val="24"/>
          <w:szCs w:val="24"/>
        </w:rPr>
        <w:t xml:space="preserve"> </w:t>
      </w:r>
      <w:ins w:id="300" w:author="Admin" w:date="2025-07-08T11:03:00Z">
        <w:r w:rsidR="00B032D0">
          <w:rPr>
            <w:rFonts w:ascii="Times New Roman" w:hAnsi="Times New Roman" w:cs="Times New Roman"/>
            <w:sz w:val="24"/>
            <w:szCs w:val="24"/>
          </w:rPr>
          <w:t xml:space="preserve">pranë Gjykatës së Rrethit Gjyqësor </w:t>
        </w:r>
      </w:ins>
      <w:r w:rsidR="00B032D0">
        <w:rPr>
          <w:rFonts w:ascii="Times New Roman" w:hAnsi="Times New Roman" w:cs="Times New Roman"/>
          <w:sz w:val="24"/>
          <w:szCs w:val="24"/>
        </w:rPr>
        <w:t>Shkodër</w:t>
      </w:r>
      <w:del w:id="301" w:author="Admin" w:date="2025-07-08T11:03:00Z">
        <w:r w:rsidRPr="007038D9">
          <w:rPr>
            <w:rFonts w:ascii="Times New Roman" w:hAnsi="Times New Roman" w:cs="Times New Roman"/>
            <w:sz w:val="24"/>
            <w:szCs w:val="24"/>
          </w:rPr>
          <w:delText>,</w:delText>
        </w:r>
      </w:del>
      <w:r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7F28EC" w:rsidRPr="00860957">
        <w:rPr>
          <w:rFonts w:ascii="Times New Roman" w:hAnsi="Times New Roman" w:cs="Times New Roman"/>
          <w:sz w:val="24"/>
          <w:szCs w:val="24"/>
        </w:rPr>
        <w:t xml:space="preserve">rparim </w:t>
      </w:r>
      <w:proofErr w:type="spellStart"/>
      <w:r w:rsidR="007F28EC" w:rsidRPr="00860957">
        <w:rPr>
          <w:rFonts w:ascii="Times New Roman" w:hAnsi="Times New Roman" w:cs="Times New Roman"/>
          <w:sz w:val="24"/>
          <w:szCs w:val="24"/>
        </w:rPr>
        <w:t>Kulluri</w:t>
      </w:r>
      <w:proofErr w:type="spellEnd"/>
      <w:r w:rsidRPr="00860957">
        <w:rPr>
          <w:rFonts w:ascii="Times New Roman" w:hAnsi="Times New Roman" w:cs="Times New Roman"/>
          <w:sz w:val="24"/>
          <w:szCs w:val="24"/>
        </w:rPr>
        <w:t xml:space="preserve"> ka vendosur shfuqizimin e vendimit të pushimit të procedimit penal nr. </w:t>
      </w:r>
      <w:r w:rsidR="00E55836" w:rsidRPr="00860957">
        <w:rPr>
          <w:rFonts w:ascii="Times New Roman" w:hAnsi="Times New Roman" w:cs="Times New Roman"/>
          <w:sz w:val="24"/>
          <w:szCs w:val="24"/>
        </w:rPr>
        <w:t>236/</w:t>
      </w:r>
      <w:r w:rsidRPr="00860957">
        <w:rPr>
          <w:rFonts w:ascii="Times New Roman" w:hAnsi="Times New Roman" w:cs="Times New Roman"/>
          <w:sz w:val="24"/>
          <w:szCs w:val="24"/>
        </w:rPr>
        <w:t xml:space="preserve">2011, duke argumentuar se përgjigjja e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së dërguar autoriteteve belge përmban të dhëna hetimore të reja që kanë të bëjnë me procedimin, të cilat duhet të përkthehen dhe të vlerësohen me të dhënat e tjera hetimore të administruara në dosje. </w:t>
      </w:r>
    </w:p>
    <w:p w14:paraId="41E229CA" w14:textId="77777777" w:rsidR="00E66F2F" w:rsidRPr="007038D9" w:rsidRDefault="00E66F2F" w:rsidP="00C03AA8">
      <w:pPr>
        <w:pStyle w:val="ListParagraph"/>
        <w:numPr>
          <w:ilvl w:val="0"/>
          <w:numId w:val="23"/>
        </w:numPr>
        <w:spacing w:after="0" w:line="240" w:lineRule="auto"/>
        <w:ind w:left="0" w:firstLine="0"/>
        <w:jc w:val="both"/>
        <w:rPr>
          <w:del w:id="302" w:author="Admin" w:date="2025-07-08T11:03:00Z"/>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Me vendimin e datës 9.7.2013, prokurori Saimir Bahiti ka vendosur pushimin e çështjes penale nr. </w:t>
      </w:r>
      <w:r w:rsidR="00E55836" w:rsidRPr="00860957">
        <w:rPr>
          <w:rFonts w:ascii="Times New Roman" w:hAnsi="Times New Roman" w:cs="Times New Roman"/>
          <w:sz w:val="24"/>
          <w:szCs w:val="24"/>
        </w:rPr>
        <w:t>236/2011</w:t>
      </w:r>
      <w:r w:rsidRPr="00860957">
        <w:rPr>
          <w:rFonts w:ascii="Times New Roman" w:hAnsi="Times New Roman" w:cs="Times New Roman"/>
          <w:sz w:val="24"/>
          <w:szCs w:val="24"/>
        </w:rPr>
        <w:t xml:space="preserve">, duke arsyetuar se </w:t>
      </w:r>
      <w:del w:id="303" w:author="Admin" w:date="2025-07-08T11:03:00Z">
        <w:r w:rsidRPr="007038D9">
          <w:rPr>
            <w:rFonts w:ascii="Times New Roman" w:hAnsi="Times New Roman" w:cs="Times New Roman"/>
            <w:sz w:val="24"/>
            <w:szCs w:val="24"/>
          </w:rPr>
          <w:delText>përgjigjja</w:delText>
        </w:r>
      </w:del>
      <w:ins w:id="304" w:author="Admin" w:date="2025-07-08T11:03:00Z">
        <w:r w:rsidR="00860957" w:rsidRPr="00860957">
          <w:rPr>
            <w:rFonts w:ascii="Times New Roman" w:hAnsi="Times New Roman" w:cs="Times New Roman"/>
            <w:sz w:val="24"/>
            <w:szCs w:val="24"/>
          </w:rPr>
          <w:t>përgjigja</w:t>
        </w:r>
      </w:ins>
      <w:r w:rsidRPr="00860957">
        <w:rPr>
          <w:rFonts w:ascii="Times New Roman" w:hAnsi="Times New Roman" w:cs="Times New Roman"/>
          <w:sz w:val="24"/>
          <w:szCs w:val="24"/>
        </w:rPr>
        <w:t xml:space="preserve"> e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drejtuar autoriteteve belge nuk përmban asnjë të dhënë të rëndësishme për hetimin. Gjithashtu, prokurori ka parashtruar se autoritetet gjyqësore gjermane dhe holandeze nuk kanë kthyer përgjigje dhe ka arsyetuar se mungesa e të dhënave hetimore, që do të rezultonin nga kryerja e veprimeve nga autoritetet gjermane e holandeze, nuk bën të mundur zgjidhjen në themel të çështjes penale. </w:t>
      </w:r>
    </w:p>
    <w:p w14:paraId="2BEE5C56" w14:textId="77777777" w:rsidR="00E66F2F" w:rsidRPr="007038D9" w:rsidRDefault="00E66F2F" w:rsidP="00C03AA8">
      <w:pPr>
        <w:pStyle w:val="ListParagraph"/>
        <w:numPr>
          <w:ilvl w:val="0"/>
          <w:numId w:val="23"/>
        </w:numPr>
        <w:spacing w:after="0" w:line="240" w:lineRule="auto"/>
        <w:ind w:left="0" w:firstLine="0"/>
        <w:jc w:val="both"/>
        <w:rPr>
          <w:del w:id="305" w:author="Admin" w:date="2025-07-08T11:03:00Z"/>
          <w:rFonts w:ascii="Times New Roman" w:eastAsia="Batang" w:hAnsi="Times New Roman" w:cs="Times New Roman"/>
          <w:kern w:val="0"/>
          <w:sz w:val="24"/>
          <w:szCs w:val="24"/>
          <w14:ligatures w14:val="none"/>
        </w:rPr>
      </w:pPr>
      <w:r w:rsidRPr="00012B0A">
        <w:rPr>
          <w:rFonts w:ascii="Times New Roman" w:hAnsi="Times New Roman" w:cs="Times New Roman"/>
          <w:sz w:val="24"/>
          <w:szCs w:val="24"/>
        </w:rPr>
        <w:t>Me shkresën e datës 24.10.2013, Prokuroria e Përgjithshme i ka përcjellë Prokurorisë</w:t>
      </w:r>
      <w:ins w:id="306" w:author="Admin" w:date="2025-07-08T11:03:00Z">
        <w:r w:rsidRPr="00012B0A">
          <w:rPr>
            <w:rFonts w:ascii="Times New Roman" w:hAnsi="Times New Roman" w:cs="Times New Roman"/>
            <w:sz w:val="24"/>
            <w:szCs w:val="24"/>
          </w:rPr>
          <w:t xml:space="preserve"> </w:t>
        </w:r>
        <w:r w:rsidR="00B032D0">
          <w:rPr>
            <w:rFonts w:ascii="Times New Roman" w:hAnsi="Times New Roman" w:cs="Times New Roman"/>
            <w:sz w:val="24"/>
            <w:szCs w:val="24"/>
          </w:rPr>
          <w:t>pranë Gjykatës</w:t>
        </w:r>
      </w:ins>
      <w:r w:rsidR="00B032D0">
        <w:rPr>
          <w:rFonts w:ascii="Times New Roman" w:hAnsi="Times New Roman" w:cs="Times New Roman"/>
          <w:sz w:val="24"/>
          <w:szCs w:val="24"/>
        </w:rPr>
        <w:t xml:space="preserve"> </w:t>
      </w:r>
      <w:r w:rsidRPr="00012B0A">
        <w:rPr>
          <w:rFonts w:ascii="Times New Roman" w:hAnsi="Times New Roman" w:cs="Times New Roman"/>
          <w:sz w:val="24"/>
          <w:szCs w:val="24"/>
        </w:rPr>
        <w:t>së Rrethit Gjyqësor Shkodër aktet e dërguara nga autoritetet gjermane, ku jepet informacion mbi dënimin e shtetasit A</w:t>
      </w:r>
      <w:r w:rsidR="00B134FA" w:rsidRPr="00012B0A">
        <w:rPr>
          <w:rFonts w:ascii="Times New Roman" w:hAnsi="Times New Roman" w:cs="Times New Roman"/>
          <w:sz w:val="24"/>
          <w:szCs w:val="24"/>
        </w:rPr>
        <w:t xml:space="preserve">ltin </w:t>
      </w:r>
      <w:r w:rsidR="000C7CD0" w:rsidRPr="00012B0A">
        <w:rPr>
          <w:rFonts w:ascii="Times New Roman" w:hAnsi="Times New Roman" w:cs="Times New Roman"/>
          <w:sz w:val="24"/>
          <w:szCs w:val="24"/>
        </w:rPr>
        <w:t>(</w:t>
      </w:r>
      <w:proofErr w:type="spellStart"/>
      <w:r w:rsidR="00B134FA" w:rsidRPr="00012B0A">
        <w:rPr>
          <w:rFonts w:ascii="Times New Roman" w:hAnsi="Times New Roman" w:cs="Times New Roman"/>
          <w:sz w:val="24"/>
          <w:szCs w:val="24"/>
        </w:rPr>
        <w:t>Ndrelita</w:t>
      </w:r>
      <w:proofErr w:type="spellEnd"/>
      <w:r w:rsidR="000C7CD0" w:rsidRPr="00012B0A">
        <w:rPr>
          <w:rFonts w:ascii="Times New Roman" w:hAnsi="Times New Roman" w:cs="Times New Roman"/>
          <w:sz w:val="24"/>
          <w:szCs w:val="24"/>
        </w:rPr>
        <w:t>)</w:t>
      </w:r>
      <w:r w:rsidR="00B134FA" w:rsidRPr="00012B0A">
        <w:rPr>
          <w:rFonts w:ascii="Times New Roman" w:hAnsi="Times New Roman" w:cs="Times New Roman"/>
          <w:sz w:val="24"/>
          <w:szCs w:val="24"/>
        </w:rPr>
        <w:t xml:space="preserve"> </w:t>
      </w:r>
      <w:proofErr w:type="spellStart"/>
      <w:r w:rsidR="00B134FA" w:rsidRPr="00012B0A">
        <w:rPr>
          <w:rFonts w:ascii="Times New Roman" w:hAnsi="Times New Roman" w:cs="Times New Roman"/>
          <w:sz w:val="24"/>
          <w:szCs w:val="24"/>
        </w:rPr>
        <w:t>Nderlita</w:t>
      </w:r>
      <w:proofErr w:type="spellEnd"/>
      <w:r w:rsidRPr="00012B0A">
        <w:rPr>
          <w:rFonts w:ascii="Times New Roman" w:hAnsi="Times New Roman" w:cs="Times New Roman"/>
          <w:sz w:val="24"/>
          <w:szCs w:val="24"/>
        </w:rPr>
        <w:t xml:space="preserve"> në këtë shtet, </w:t>
      </w:r>
      <w:proofErr w:type="spellStart"/>
      <w:r w:rsidRPr="00012B0A">
        <w:rPr>
          <w:rFonts w:ascii="Times New Roman" w:hAnsi="Times New Roman" w:cs="Times New Roman"/>
          <w:sz w:val="24"/>
          <w:szCs w:val="24"/>
        </w:rPr>
        <w:t>deportimin</w:t>
      </w:r>
      <w:proofErr w:type="spellEnd"/>
      <w:r w:rsidRPr="00012B0A">
        <w:rPr>
          <w:rFonts w:ascii="Times New Roman" w:hAnsi="Times New Roman" w:cs="Times New Roman"/>
          <w:sz w:val="24"/>
          <w:szCs w:val="24"/>
        </w:rPr>
        <w:t xml:space="preserve"> e tij nga Gjermania</w:t>
      </w:r>
      <w:ins w:id="307" w:author="Admin" w:date="2025-07-08T11:03:00Z">
        <w:r w:rsidR="00860957" w:rsidRPr="00012B0A">
          <w:rPr>
            <w:rFonts w:ascii="Times New Roman" w:hAnsi="Times New Roman" w:cs="Times New Roman"/>
            <w:sz w:val="24"/>
            <w:szCs w:val="24"/>
          </w:rPr>
          <w:t>,</w:t>
        </w:r>
      </w:ins>
      <w:r w:rsidRPr="00012B0A">
        <w:rPr>
          <w:rFonts w:ascii="Times New Roman" w:hAnsi="Times New Roman" w:cs="Times New Roman"/>
          <w:sz w:val="24"/>
          <w:szCs w:val="24"/>
        </w:rPr>
        <w:t xml:space="preserve"> etj. </w:t>
      </w:r>
    </w:p>
    <w:p w14:paraId="4AAFA788" w14:textId="5DBB6824" w:rsidR="00012B0A" w:rsidRPr="00012B0A" w:rsidRDefault="00E66F2F" w:rsidP="00012B0A">
      <w:pPr>
        <w:pStyle w:val="ListParagraph"/>
        <w:numPr>
          <w:ilvl w:val="0"/>
          <w:numId w:val="23"/>
        </w:numPr>
        <w:spacing w:after="0" w:line="240" w:lineRule="auto"/>
        <w:ind w:left="0" w:firstLine="0"/>
        <w:jc w:val="both"/>
        <w:rPr>
          <w:ins w:id="308" w:author="Admin" w:date="2025-07-08T11:03:00Z"/>
          <w:rFonts w:ascii="Times New Roman" w:eastAsia="Batang" w:hAnsi="Times New Roman" w:cs="Times New Roman"/>
          <w:kern w:val="0"/>
          <w:sz w:val="24"/>
          <w:szCs w:val="24"/>
          <w14:ligatures w14:val="none"/>
        </w:rPr>
      </w:pPr>
      <w:r w:rsidRPr="00012B0A">
        <w:rPr>
          <w:rFonts w:ascii="Times New Roman" w:hAnsi="Times New Roman" w:cs="Times New Roman"/>
          <w:sz w:val="24"/>
          <w:szCs w:val="24"/>
        </w:rPr>
        <w:t>Me vendimin e datës 25.10.2013, Drejtuesi i Prokurorisë</w:t>
      </w:r>
      <w:ins w:id="309" w:author="Admin" w:date="2025-07-08T11:03:00Z">
        <w:r w:rsidR="00860957" w:rsidRPr="00012B0A">
          <w:rPr>
            <w:rFonts w:ascii="Times New Roman" w:hAnsi="Times New Roman" w:cs="Times New Roman"/>
            <w:sz w:val="24"/>
            <w:szCs w:val="24"/>
          </w:rPr>
          <w:t xml:space="preserve"> pran</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s s</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860957" w:rsidRPr="00012B0A">
          <w:rPr>
            <w:rFonts w:ascii="Times New Roman" w:hAnsi="Times New Roman" w:cs="Times New Roman"/>
            <w:sz w:val="24"/>
            <w:szCs w:val="24"/>
          </w:rPr>
          <w:t>sor</w:t>
        </w:r>
      </w:ins>
      <w:r w:rsidRPr="00012B0A">
        <w:rPr>
          <w:rFonts w:ascii="Times New Roman" w:hAnsi="Times New Roman" w:cs="Times New Roman"/>
          <w:sz w:val="24"/>
          <w:szCs w:val="24"/>
        </w:rPr>
        <w:t xml:space="preserve"> Shkodër, B</w:t>
      </w:r>
      <w:r w:rsidR="00E55836" w:rsidRPr="00012B0A">
        <w:rPr>
          <w:rFonts w:ascii="Times New Roman" w:hAnsi="Times New Roman" w:cs="Times New Roman"/>
          <w:sz w:val="24"/>
          <w:szCs w:val="24"/>
        </w:rPr>
        <w:t xml:space="preserve">esnik </w:t>
      </w:r>
      <w:proofErr w:type="spellStart"/>
      <w:r w:rsidR="00E55836" w:rsidRPr="00012B0A">
        <w:rPr>
          <w:rFonts w:ascii="Times New Roman" w:hAnsi="Times New Roman" w:cs="Times New Roman"/>
          <w:sz w:val="24"/>
          <w:szCs w:val="24"/>
        </w:rPr>
        <w:t>Cani</w:t>
      </w:r>
      <w:proofErr w:type="spellEnd"/>
      <w:r w:rsidRPr="00012B0A">
        <w:rPr>
          <w:rFonts w:ascii="Times New Roman" w:hAnsi="Times New Roman" w:cs="Times New Roman"/>
          <w:sz w:val="24"/>
          <w:szCs w:val="24"/>
        </w:rPr>
        <w:t xml:space="preserve">, ka vendosur shfuqizimin e vendimit të pushimit të procedimit penal, duke parashtruar se përgjigjja e </w:t>
      </w:r>
      <w:proofErr w:type="spellStart"/>
      <w:r w:rsidRPr="00012B0A">
        <w:rPr>
          <w:rFonts w:ascii="Times New Roman" w:hAnsi="Times New Roman" w:cs="Times New Roman"/>
          <w:sz w:val="24"/>
          <w:szCs w:val="24"/>
        </w:rPr>
        <w:t>letërporosisë</w:t>
      </w:r>
      <w:proofErr w:type="spellEnd"/>
      <w:r w:rsidRPr="00012B0A">
        <w:rPr>
          <w:rFonts w:ascii="Times New Roman" w:hAnsi="Times New Roman" w:cs="Times New Roman"/>
          <w:sz w:val="24"/>
          <w:szCs w:val="24"/>
        </w:rPr>
        <w:t xml:space="preserve"> së dërguar autoriteteve gjermane, përcjellë me shkresën e datës 24.10.2013 nga Prokuroria e Përgjithshme, përmban të dhëna hetimore të reja, të cilat kanë të bëjnë me procedimin që duhet të përkthehen dhe të vlerësohen me të dhënat e tjera hetimore të administruara në dosje. </w:t>
      </w:r>
      <w:del w:id="310" w:author="Admin" w:date="2025-07-08T11:03:00Z">
        <w:r w:rsidRPr="007038D9">
          <w:rPr>
            <w:rFonts w:ascii="Times New Roman" w:hAnsi="Times New Roman" w:cs="Times New Roman"/>
            <w:sz w:val="24"/>
            <w:szCs w:val="24"/>
          </w:rPr>
          <w:delText xml:space="preserve">- </w:delText>
        </w:r>
      </w:del>
    </w:p>
    <w:p w14:paraId="099DE4BF" w14:textId="4FDDB388" w:rsidR="00E66F2F" w:rsidRPr="00012B0A" w:rsidRDefault="00E66F2F" w:rsidP="00012B0A">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012B0A">
        <w:rPr>
          <w:rFonts w:ascii="Times New Roman" w:hAnsi="Times New Roman" w:cs="Times New Roman"/>
          <w:sz w:val="24"/>
          <w:szCs w:val="24"/>
        </w:rPr>
        <w:t>Në datën 11.11.2013, prokurori Saimir Bahiti ka vendosur pushimin e çështjes penale nr.</w:t>
      </w:r>
      <w:r w:rsidR="008E5D40" w:rsidRPr="00012B0A">
        <w:rPr>
          <w:rFonts w:ascii="Times New Roman" w:hAnsi="Times New Roman" w:cs="Times New Roman"/>
          <w:sz w:val="24"/>
          <w:szCs w:val="24"/>
        </w:rPr>
        <w:t xml:space="preserve"> 239/2011</w:t>
      </w:r>
      <w:r w:rsidRPr="00012B0A">
        <w:rPr>
          <w:rFonts w:ascii="Times New Roman" w:hAnsi="Times New Roman" w:cs="Times New Roman"/>
          <w:sz w:val="24"/>
          <w:szCs w:val="24"/>
        </w:rPr>
        <w:t xml:space="preserve">, duke arsyetuar se në përgjigjen e tyre autoritetet e drejtësisë gjermane nuk kanë dhënë tjetër informacion për ndonjë të dhënë të rëndësishme për hetimin, siç është kërkuar në </w:t>
      </w:r>
      <w:proofErr w:type="spellStart"/>
      <w:r w:rsidRPr="00012B0A">
        <w:rPr>
          <w:rFonts w:ascii="Times New Roman" w:hAnsi="Times New Roman" w:cs="Times New Roman"/>
          <w:sz w:val="24"/>
          <w:szCs w:val="24"/>
        </w:rPr>
        <w:t>letërporosinë</w:t>
      </w:r>
      <w:proofErr w:type="spellEnd"/>
      <w:r w:rsidRPr="00012B0A">
        <w:rPr>
          <w:rFonts w:ascii="Times New Roman" w:hAnsi="Times New Roman" w:cs="Times New Roman"/>
          <w:sz w:val="24"/>
          <w:szCs w:val="24"/>
        </w:rPr>
        <w:t xml:space="preserve"> drejtuar këtyre autoriteteve. Ai ka arsyetuar se mungesa e të dhënave hetimore nga autoritetet gjyqësore holandeze nuk bën të mundur zgjidhjen në themel të çështjes penale. </w:t>
      </w:r>
    </w:p>
    <w:p w14:paraId="49E5278A" w14:textId="34471C25"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del w:id="311" w:author="Admin" w:date="2025-07-08T11:03:00Z">
        <w:r w:rsidRPr="007038D9">
          <w:rPr>
            <w:rFonts w:ascii="Times New Roman" w:hAnsi="Times New Roman" w:cs="Times New Roman"/>
            <w:sz w:val="24"/>
            <w:szCs w:val="24"/>
          </w:rPr>
          <w:delText>Ndaj këtij vendimi</w:delText>
        </w:r>
      </w:del>
      <w:ins w:id="312" w:author="Admin" w:date="2025-07-08T11:03:00Z">
        <w:r w:rsidR="008E5D40" w:rsidRPr="00860957">
          <w:rPr>
            <w:rFonts w:ascii="Times New Roman" w:hAnsi="Times New Roman" w:cs="Times New Roman"/>
            <w:sz w:val="24"/>
            <w:szCs w:val="24"/>
          </w:rPr>
          <w:t>DPPPP</w:t>
        </w:r>
      </w:ins>
      <w:r w:rsidR="001308A1" w:rsidRPr="001308A1">
        <w:rPr>
          <w:rFonts w:ascii="Times New Roman" w:hAnsi="Times New Roman" w:cs="Times New Roman"/>
          <w:sz w:val="24"/>
          <w:szCs w:val="24"/>
        </w:rPr>
        <w:t xml:space="preserve"> </w:t>
      </w:r>
      <w:r w:rsidR="001308A1">
        <w:rPr>
          <w:rFonts w:ascii="Times New Roman" w:hAnsi="Times New Roman" w:cs="Times New Roman"/>
          <w:sz w:val="24"/>
          <w:szCs w:val="24"/>
        </w:rPr>
        <w:t xml:space="preserve">ka paraqitur ankim </w:t>
      </w:r>
      <w:del w:id="313" w:author="Admin" w:date="2025-07-08T11:03:00Z">
        <w:r w:rsidR="008E5D40" w:rsidRPr="007038D9">
          <w:rPr>
            <w:rFonts w:ascii="Times New Roman" w:hAnsi="Times New Roman" w:cs="Times New Roman"/>
            <w:sz w:val="24"/>
            <w:szCs w:val="24"/>
          </w:rPr>
          <w:delText>DPPPP</w:delText>
        </w:r>
        <w:r w:rsidR="00B134FA" w:rsidRPr="007038D9">
          <w:rPr>
            <w:rFonts w:ascii="Times New Roman" w:hAnsi="Times New Roman" w:cs="Times New Roman"/>
            <w:sz w:val="24"/>
            <w:szCs w:val="24"/>
          </w:rPr>
          <w:delText>.</w:delText>
        </w:r>
      </w:del>
      <w:ins w:id="314" w:author="Admin" w:date="2025-07-08T11:03:00Z">
        <w:r w:rsidR="001308A1">
          <w:rPr>
            <w:rFonts w:ascii="Times New Roman" w:hAnsi="Times New Roman" w:cs="Times New Roman"/>
            <w:sz w:val="24"/>
            <w:szCs w:val="24"/>
          </w:rPr>
          <w:t>n</w:t>
        </w:r>
        <w:r w:rsidR="001308A1" w:rsidRPr="00860957">
          <w:rPr>
            <w:rFonts w:ascii="Times New Roman" w:hAnsi="Times New Roman" w:cs="Times New Roman"/>
            <w:sz w:val="24"/>
            <w:szCs w:val="24"/>
          </w:rPr>
          <w:t>daj vendimi</w:t>
        </w:r>
        <w:r w:rsidR="001308A1">
          <w:rPr>
            <w:rFonts w:ascii="Times New Roman" w:hAnsi="Times New Roman" w:cs="Times New Roman"/>
            <w:sz w:val="24"/>
            <w:szCs w:val="24"/>
          </w:rPr>
          <w:t>t t</w:t>
        </w:r>
        <w:r w:rsidR="00D74248">
          <w:rPr>
            <w:rFonts w:ascii="Times New Roman" w:hAnsi="Times New Roman" w:cs="Times New Roman"/>
            <w:sz w:val="24"/>
            <w:szCs w:val="24"/>
          </w:rPr>
          <w:t>ë</w:t>
        </w:r>
        <w:r w:rsidR="001308A1">
          <w:rPr>
            <w:rFonts w:ascii="Times New Roman" w:hAnsi="Times New Roman" w:cs="Times New Roman"/>
            <w:sz w:val="24"/>
            <w:szCs w:val="24"/>
          </w:rPr>
          <w:t xml:space="preserve"> subjektit p</w:t>
        </w:r>
        <w:r w:rsidR="00D74248">
          <w:rPr>
            <w:rFonts w:ascii="Times New Roman" w:hAnsi="Times New Roman" w:cs="Times New Roman"/>
            <w:sz w:val="24"/>
            <w:szCs w:val="24"/>
          </w:rPr>
          <w:t>ë</w:t>
        </w:r>
        <w:r w:rsidR="001308A1">
          <w:rPr>
            <w:rFonts w:ascii="Times New Roman" w:hAnsi="Times New Roman" w:cs="Times New Roman"/>
            <w:sz w:val="24"/>
            <w:szCs w:val="24"/>
          </w:rPr>
          <w:t>r pushimin e procedimit penal,</w:t>
        </w:r>
      </w:ins>
      <w:r w:rsidR="00012B0A">
        <w:rPr>
          <w:rFonts w:ascii="Times New Roman" w:hAnsi="Times New Roman" w:cs="Times New Roman"/>
          <w:sz w:val="24"/>
          <w:szCs w:val="24"/>
        </w:rPr>
        <w:t xml:space="preserve"> </w:t>
      </w:r>
      <w:r w:rsidR="00B134FA" w:rsidRPr="00860957">
        <w:rPr>
          <w:rFonts w:ascii="Times New Roman" w:hAnsi="Times New Roman" w:cs="Times New Roman"/>
          <w:sz w:val="24"/>
          <w:szCs w:val="24"/>
        </w:rPr>
        <w:t>P</w:t>
      </w:r>
      <w:r w:rsidRPr="00860957">
        <w:rPr>
          <w:rFonts w:ascii="Times New Roman" w:hAnsi="Times New Roman" w:cs="Times New Roman"/>
          <w:sz w:val="24"/>
          <w:szCs w:val="24"/>
        </w:rPr>
        <w:t>as shqyrtimit të këtij ankimi nga ana e Prokurorisë së Përgjithshme</w:t>
      </w:r>
      <w:r w:rsidR="00B134FA" w:rsidRPr="00860957">
        <w:rPr>
          <w:rFonts w:ascii="Times New Roman" w:hAnsi="Times New Roman" w:cs="Times New Roman"/>
          <w:sz w:val="24"/>
          <w:szCs w:val="24"/>
        </w:rPr>
        <w:t>,</w:t>
      </w:r>
      <w:r w:rsidRPr="00860957">
        <w:rPr>
          <w:rFonts w:ascii="Times New Roman" w:hAnsi="Times New Roman" w:cs="Times New Roman"/>
          <w:sz w:val="24"/>
          <w:szCs w:val="24"/>
        </w:rPr>
        <w:t xml:space="preserve"> me shkresën e datës 4.3.2016</w:t>
      </w:r>
      <w:r w:rsidR="00B134FA" w:rsidRPr="00860957">
        <w:rPr>
          <w:rFonts w:ascii="Times New Roman" w:hAnsi="Times New Roman" w:cs="Times New Roman"/>
          <w:sz w:val="24"/>
          <w:szCs w:val="24"/>
        </w:rPr>
        <w:t>,</w:t>
      </w:r>
      <w:r w:rsidRPr="00860957">
        <w:rPr>
          <w:rFonts w:ascii="Times New Roman" w:hAnsi="Times New Roman" w:cs="Times New Roman"/>
          <w:sz w:val="24"/>
          <w:szCs w:val="24"/>
        </w:rPr>
        <w:t xml:space="preserve"> drejtuar Prokurorisë së Rrethit Gjyqësor Shkodër, është konstatuar se Prokuroria pranë Gjykatës së Rrethit Gjyqësor Shkodër ka kryer të gjitha veprimet e mundshme dhe të duhura hetimore, deri në pritje të kthimit të përgjigjes së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nga autoritetet holandeze, por duhet t</w:t>
      </w:r>
      <w:r w:rsidR="0002617C"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proofErr w:type="spellStart"/>
      <w:r w:rsidR="000C7CD0" w:rsidRPr="00860957">
        <w:rPr>
          <w:rFonts w:ascii="Times New Roman" w:hAnsi="Times New Roman" w:cs="Times New Roman"/>
          <w:sz w:val="24"/>
          <w:szCs w:val="24"/>
        </w:rPr>
        <w:t>ripërsëritet</w:t>
      </w:r>
      <w:proofErr w:type="spellEnd"/>
      <w:r w:rsidRPr="00860957">
        <w:rPr>
          <w:rFonts w:ascii="Times New Roman" w:hAnsi="Times New Roman" w:cs="Times New Roman"/>
          <w:sz w:val="24"/>
          <w:szCs w:val="24"/>
        </w:rPr>
        <w:t xml:space="preserve"> kërkesa autoriteteve gjermane, duke kërkuar vendimin e gjykatës së </w:t>
      </w:r>
      <w:proofErr w:type="spellStart"/>
      <w:r w:rsidRPr="00860957">
        <w:rPr>
          <w:rFonts w:ascii="Times New Roman" w:hAnsi="Times New Roman" w:cs="Times New Roman"/>
          <w:sz w:val="24"/>
          <w:szCs w:val="24"/>
        </w:rPr>
        <w:t>landit</w:t>
      </w:r>
      <w:proofErr w:type="spellEnd"/>
      <w:r w:rsidRPr="00860957">
        <w:rPr>
          <w:rFonts w:ascii="Times New Roman" w:hAnsi="Times New Roman" w:cs="Times New Roman"/>
          <w:sz w:val="24"/>
          <w:szCs w:val="24"/>
        </w:rPr>
        <w:t xml:space="preserve">, si dhe informacion për ndonjë të dhënë të rëndësishme për hetimin, si dhe t’i rikujtohet përshpejtimi i kthimit të përgjigjes së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nga autoritetet holandeze. </w:t>
      </w:r>
    </w:p>
    <w:p w14:paraId="57D46750" w14:textId="6D598A81" w:rsidR="008E5D40"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Me vendimin e datës 8.3.2016, Drejtuesi i Prokurorisë Shkodër, G</w:t>
      </w:r>
      <w:r w:rsidR="008E5D40" w:rsidRPr="00860957">
        <w:rPr>
          <w:rFonts w:ascii="Times New Roman" w:hAnsi="Times New Roman" w:cs="Times New Roman"/>
          <w:sz w:val="24"/>
          <w:szCs w:val="24"/>
        </w:rPr>
        <w:t>ranit Shahu</w:t>
      </w:r>
      <w:r w:rsidRPr="00860957">
        <w:rPr>
          <w:rFonts w:ascii="Times New Roman" w:hAnsi="Times New Roman" w:cs="Times New Roman"/>
          <w:sz w:val="24"/>
          <w:szCs w:val="24"/>
        </w:rPr>
        <w:t>, ka vendosur shfuqizimin e vendimit të pushimit të çështjes penale nr.</w:t>
      </w:r>
      <w:r w:rsidR="008E5D40" w:rsidRPr="00860957">
        <w:rPr>
          <w:rFonts w:ascii="Times New Roman" w:hAnsi="Times New Roman" w:cs="Times New Roman"/>
          <w:sz w:val="24"/>
          <w:szCs w:val="24"/>
        </w:rPr>
        <w:t xml:space="preserve"> 236</w:t>
      </w:r>
      <w:r w:rsidR="00B134FA" w:rsidRPr="00860957">
        <w:rPr>
          <w:rFonts w:ascii="Times New Roman" w:hAnsi="Times New Roman" w:cs="Times New Roman"/>
          <w:sz w:val="24"/>
          <w:szCs w:val="24"/>
        </w:rPr>
        <w:t xml:space="preserve">/2011 </w:t>
      </w:r>
      <w:r w:rsidRPr="00860957">
        <w:rPr>
          <w:rFonts w:ascii="Times New Roman" w:hAnsi="Times New Roman" w:cs="Times New Roman"/>
          <w:sz w:val="24"/>
          <w:szCs w:val="24"/>
        </w:rPr>
        <w:t>dhe vazhdimin e hetimeve sipas orientimeve të Prokurorisë së Përgjithshme për kryerjen e veprimeve hetimore përkatëse</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p>
    <w:p w14:paraId="0361B90D" w14:textId="1DF38132"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 Me shkresën nr. </w:t>
      </w:r>
      <w:r w:rsidR="008E5D40" w:rsidRPr="00860957">
        <w:rPr>
          <w:rFonts w:ascii="Times New Roman" w:hAnsi="Times New Roman" w:cs="Times New Roman"/>
          <w:sz w:val="24"/>
          <w:szCs w:val="24"/>
        </w:rPr>
        <w:t>6367</w:t>
      </w:r>
      <w:r w:rsidRPr="00860957">
        <w:rPr>
          <w:rFonts w:ascii="Times New Roman" w:hAnsi="Times New Roman" w:cs="Times New Roman"/>
          <w:sz w:val="24"/>
          <w:szCs w:val="24"/>
        </w:rPr>
        <w:t xml:space="preserve"> prot., datë 6.5.2016, Prokuroria pranë Gjykatës së Rrethit Gjyqësor Shkodër, drejtuar Prokurorisë së Përgjithshme, ka kërkuar informacion nëse autoritetet gjyqësore të Holandës i kanë kthyer përgjigje </w:t>
      </w:r>
      <w:proofErr w:type="spellStart"/>
      <w:r w:rsidRPr="00860957">
        <w:rPr>
          <w:rFonts w:ascii="Times New Roman" w:hAnsi="Times New Roman" w:cs="Times New Roman"/>
          <w:sz w:val="24"/>
          <w:szCs w:val="24"/>
        </w:rPr>
        <w:t>letërporosisë</w:t>
      </w:r>
      <w:proofErr w:type="spellEnd"/>
      <w:r w:rsidRPr="00860957">
        <w:rPr>
          <w:rFonts w:ascii="Times New Roman" w:hAnsi="Times New Roman" w:cs="Times New Roman"/>
          <w:sz w:val="24"/>
          <w:szCs w:val="24"/>
        </w:rPr>
        <w:t xml:space="preserve">, e nëse nuk ka një përgjigje të tillë, t’u bëhet kujtesë këtyre autoriteteve. Kurse me shkresën me nr. </w:t>
      </w:r>
      <w:r w:rsidR="008E5D40" w:rsidRPr="00860957">
        <w:rPr>
          <w:rFonts w:ascii="Times New Roman" w:hAnsi="Times New Roman" w:cs="Times New Roman"/>
          <w:sz w:val="24"/>
          <w:szCs w:val="24"/>
        </w:rPr>
        <w:t>7732/1</w:t>
      </w:r>
      <w:r w:rsidRPr="00860957">
        <w:rPr>
          <w:rFonts w:ascii="Times New Roman" w:hAnsi="Times New Roman" w:cs="Times New Roman"/>
          <w:sz w:val="24"/>
          <w:szCs w:val="24"/>
        </w:rPr>
        <w:t>, datë 10.5.2016, i është drejtuar me kërkesë Ministrisë së Drejtësisë dhe Prokurorisë së Përgjithshme, për ndihmë juridike nga autoritetet gjermane në kuadër të procedimit penal nr.</w:t>
      </w:r>
      <w:r w:rsidR="008E5D40" w:rsidRPr="00860957">
        <w:rPr>
          <w:rFonts w:ascii="Times New Roman" w:hAnsi="Times New Roman" w:cs="Times New Roman"/>
          <w:sz w:val="24"/>
          <w:szCs w:val="24"/>
        </w:rPr>
        <w:t xml:space="preserve"> 236/</w:t>
      </w:r>
      <w:r w:rsidRPr="00860957">
        <w:rPr>
          <w:rFonts w:ascii="Times New Roman" w:hAnsi="Times New Roman" w:cs="Times New Roman"/>
          <w:sz w:val="24"/>
          <w:szCs w:val="24"/>
        </w:rPr>
        <w:t>2011. Me shkresat e datave 17.5.2016 dhe 24.5.2016, Ministria e Drejtësisë u ka përsëritur kërkesën autoriteteve holandeze dhe gjermane.</w:t>
      </w:r>
    </w:p>
    <w:p w14:paraId="6922D5CF" w14:textId="2B3796AA" w:rsidR="00E66F2F"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datën 26.5.2016, prokurori Saimir Bahiti ka vendosur pushimin e procedimit penal nr. </w:t>
      </w:r>
      <w:r w:rsidR="008E5D40" w:rsidRPr="00860957">
        <w:rPr>
          <w:rFonts w:ascii="Times New Roman" w:hAnsi="Times New Roman" w:cs="Times New Roman"/>
          <w:sz w:val="24"/>
          <w:szCs w:val="24"/>
        </w:rPr>
        <w:t>236/</w:t>
      </w:r>
      <w:r w:rsidRPr="00860957">
        <w:rPr>
          <w:rFonts w:ascii="Times New Roman" w:hAnsi="Times New Roman" w:cs="Times New Roman"/>
          <w:sz w:val="24"/>
          <w:szCs w:val="24"/>
        </w:rPr>
        <w:t>201</w:t>
      </w:r>
      <w:r w:rsidR="008E5D40" w:rsidRPr="00860957">
        <w:rPr>
          <w:rFonts w:ascii="Times New Roman" w:hAnsi="Times New Roman" w:cs="Times New Roman"/>
          <w:sz w:val="24"/>
          <w:szCs w:val="24"/>
        </w:rPr>
        <w:t>1</w:t>
      </w:r>
      <w:r w:rsidR="007038D9"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Në këtë vendim, pasi ka parashtruar se ka kryer veprimet hetimore të kërkuara duke i dërguar </w:t>
      </w:r>
      <w:proofErr w:type="spellStart"/>
      <w:r w:rsidRPr="00860957">
        <w:rPr>
          <w:rFonts w:ascii="Times New Roman" w:hAnsi="Times New Roman" w:cs="Times New Roman"/>
          <w:sz w:val="24"/>
          <w:szCs w:val="24"/>
        </w:rPr>
        <w:t>letërporosinë</w:t>
      </w:r>
      <w:proofErr w:type="spellEnd"/>
      <w:r w:rsidRPr="00860957">
        <w:rPr>
          <w:rFonts w:ascii="Times New Roman" w:hAnsi="Times New Roman" w:cs="Times New Roman"/>
          <w:sz w:val="24"/>
          <w:szCs w:val="24"/>
        </w:rPr>
        <w:t xml:space="preserve"> autoriteteve gjermane dhe një shkresë kujtesë autoriteteve holandeze, prokurori ka arsyetuar se</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mungesa e të dhënave hetimore, të cilat do të rezultonin nga kryerja e veprimeve nga autoritetet gjyqësore gjermane dhe holandeze, mbi bazën e të </w:t>
      </w:r>
      <w:r w:rsidRPr="00860957">
        <w:rPr>
          <w:rFonts w:ascii="Times New Roman" w:hAnsi="Times New Roman" w:cs="Times New Roman"/>
          <w:sz w:val="24"/>
          <w:szCs w:val="24"/>
        </w:rPr>
        <w:lastRenderedPageBreak/>
        <w:t>cilave do të çmohet nëse pasuritë e shtetasit A</w:t>
      </w:r>
      <w:r w:rsidR="008E5D40" w:rsidRPr="00860957">
        <w:rPr>
          <w:rFonts w:ascii="Times New Roman" w:hAnsi="Times New Roman" w:cs="Times New Roman"/>
          <w:sz w:val="24"/>
          <w:szCs w:val="24"/>
        </w:rPr>
        <w:t xml:space="preserve">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dhe familjarëve të tij janë ose jo produkt i ndonjë vepre penale, nuk e bën të mundur zgjidhjen në themel të çështjes penale.</w:t>
      </w:r>
    </w:p>
    <w:p w14:paraId="4B11824B" w14:textId="1CDEE354" w:rsidR="00A35A63" w:rsidRPr="00860957" w:rsidRDefault="00E66F2F"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Pas kërkesës së Komisionit mbi titullarin që ka kryer kontrollin në përfundim të procedimit, Prokuroria</w:t>
      </w:r>
      <w:r w:rsidR="00012B0A">
        <w:rPr>
          <w:rFonts w:ascii="Times New Roman" w:hAnsi="Times New Roman" w:cs="Times New Roman"/>
          <w:sz w:val="24"/>
          <w:szCs w:val="24"/>
        </w:rPr>
        <w:t xml:space="preserve"> </w:t>
      </w:r>
      <w:ins w:id="315" w:author="Admin" w:date="2025-07-08T11:03:00Z">
        <w:r w:rsidR="00012B0A">
          <w:rPr>
            <w:rFonts w:ascii="Times New Roman" w:hAnsi="Times New Roman" w:cs="Times New Roman"/>
            <w:sz w:val="24"/>
            <w:szCs w:val="24"/>
          </w:rPr>
          <w:t>pran</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 Gjykat</w:t>
        </w:r>
        <w:r w:rsidR="00D74248">
          <w:rPr>
            <w:rFonts w:ascii="Times New Roman" w:hAnsi="Times New Roman" w:cs="Times New Roman"/>
            <w:sz w:val="24"/>
            <w:szCs w:val="24"/>
          </w:rPr>
          <w:t>ë</w:t>
        </w:r>
        <w:r w:rsidR="00012B0A">
          <w:rPr>
            <w:rFonts w:ascii="Times New Roman" w:hAnsi="Times New Roman" w:cs="Times New Roman"/>
            <w:sz w:val="24"/>
            <w:szCs w:val="24"/>
          </w:rPr>
          <w:t>s s</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 Rrethit Gjyq</w:t>
        </w:r>
        <w:r w:rsidR="00D74248">
          <w:rPr>
            <w:rFonts w:ascii="Times New Roman" w:hAnsi="Times New Roman" w:cs="Times New Roman"/>
            <w:sz w:val="24"/>
            <w:szCs w:val="24"/>
          </w:rPr>
          <w:t>ë</w:t>
        </w:r>
        <w:r w:rsidR="00012B0A">
          <w:rPr>
            <w:rFonts w:ascii="Times New Roman" w:hAnsi="Times New Roman" w:cs="Times New Roman"/>
            <w:sz w:val="24"/>
            <w:szCs w:val="24"/>
          </w:rPr>
          <w:t xml:space="preserve">sor </w:t>
        </w:r>
        <w:r w:rsidRPr="00860957">
          <w:rPr>
            <w:rFonts w:ascii="Times New Roman" w:hAnsi="Times New Roman" w:cs="Times New Roman"/>
            <w:sz w:val="24"/>
            <w:szCs w:val="24"/>
          </w:rPr>
          <w:t xml:space="preserve"> </w:t>
        </w:r>
      </w:ins>
      <w:r w:rsidRPr="00860957">
        <w:rPr>
          <w:rFonts w:ascii="Times New Roman" w:hAnsi="Times New Roman" w:cs="Times New Roman"/>
          <w:sz w:val="24"/>
          <w:szCs w:val="24"/>
        </w:rPr>
        <w:t>Shkodër ka informuar se titullari i institucionit që ka kryer kontrollin e këtij procedimi penal është G</w:t>
      </w:r>
      <w:r w:rsidR="008E5D40" w:rsidRPr="00860957">
        <w:rPr>
          <w:rFonts w:ascii="Times New Roman" w:hAnsi="Times New Roman" w:cs="Times New Roman"/>
          <w:sz w:val="24"/>
          <w:szCs w:val="24"/>
        </w:rPr>
        <w:t>ranit Shahu</w:t>
      </w:r>
      <w:r w:rsidRPr="00860957">
        <w:rPr>
          <w:rFonts w:ascii="Times New Roman" w:hAnsi="Times New Roman" w:cs="Times New Roman"/>
          <w:sz w:val="24"/>
          <w:szCs w:val="24"/>
        </w:rPr>
        <w:t>, duke paraqitur kopjen e kapakut të fashikullit të këtij procedimi, në të cilën është shkruar data e arkivimit 14.9.2016</w:t>
      </w:r>
      <w:r w:rsidR="008E5D40" w:rsidRPr="00860957">
        <w:rPr>
          <w:rFonts w:ascii="Times New Roman" w:hAnsi="Times New Roman" w:cs="Times New Roman"/>
          <w:sz w:val="24"/>
          <w:szCs w:val="24"/>
        </w:rPr>
        <w:t>.</w:t>
      </w:r>
    </w:p>
    <w:p w14:paraId="4C7FE81E" w14:textId="42855216" w:rsidR="000F1B11" w:rsidRPr="00860957" w:rsidRDefault="008221F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Vëzhguesi Nd</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tar, n</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 opinionin e datës 7.12.2022, pjes</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 e akteve shkresore në dosjen e Komisionit ka referuar se: (i) nuk ka urdhër për regjistrimin e emrit të personit të cilit i atribuohet vepra penale, sipas nenit 287 të Kodit të Procedurës Penale në kuadër të hetimit financiar; (</w:t>
      </w:r>
      <w:proofErr w:type="spellStart"/>
      <w:r w:rsidRPr="00860957">
        <w:rPr>
          <w:rFonts w:ascii="Times New Roman" w:hAnsi="Times New Roman" w:cs="Times New Roman"/>
          <w:sz w:val="24"/>
          <w:szCs w:val="24"/>
        </w:rPr>
        <w:t>ii</w:t>
      </w:r>
      <w:proofErr w:type="spellEnd"/>
      <w:r w:rsidRPr="00860957">
        <w:rPr>
          <w:rFonts w:ascii="Times New Roman" w:hAnsi="Times New Roman" w:cs="Times New Roman"/>
          <w:sz w:val="24"/>
          <w:szCs w:val="24"/>
        </w:rPr>
        <w:t xml:space="preserve">) nuk është kërkuar asnjë informacion për shtetasin Altin Podgorica (mbiemri i mëparshëm 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ishte Podgorica</w:t>
      </w:r>
      <w:del w:id="316" w:author="Admin" w:date="2025-07-08T11:03:00Z">
        <w:r w:rsidRPr="007038D9">
          <w:rPr>
            <w:rFonts w:ascii="Times New Roman" w:hAnsi="Times New Roman" w:cs="Times New Roman"/>
            <w:sz w:val="24"/>
            <w:szCs w:val="24"/>
          </w:rPr>
          <w:delText>;</w:delText>
        </w:r>
      </w:del>
      <w:ins w:id="317" w:author="Admin" w:date="2025-07-08T11:03:00Z">
        <w:r w:rsidR="00012B0A">
          <w:rPr>
            <w:rFonts w:ascii="Times New Roman" w:hAnsi="Times New Roman" w:cs="Times New Roman"/>
            <w:sz w:val="24"/>
            <w:szCs w:val="24"/>
          </w:rPr>
          <w:t>)</w:t>
        </w:r>
        <w:r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iii</w:t>
      </w:r>
      <w:proofErr w:type="spellEnd"/>
      <w:r w:rsidRPr="00860957">
        <w:rPr>
          <w:rFonts w:ascii="Times New Roman" w:hAnsi="Times New Roman" w:cs="Times New Roman"/>
          <w:sz w:val="24"/>
          <w:szCs w:val="24"/>
        </w:rPr>
        <w:t>) nuk është bërë asnjë hetim për bashkëshorten e tij; (</w:t>
      </w:r>
      <w:proofErr w:type="spellStart"/>
      <w:r w:rsidRPr="00860957">
        <w:rPr>
          <w:rFonts w:ascii="Times New Roman" w:hAnsi="Times New Roman" w:cs="Times New Roman"/>
          <w:sz w:val="24"/>
          <w:szCs w:val="24"/>
        </w:rPr>
        <w:t>iv</w:t>
      </w:r>
      <w:proofErr w:type="spellEnd"/>
      <w:r w:rsidRPr="00860957">
        <w:rPr>
          <w:rFonts w:ascii="Times New Roman" w:hAnsi="Times New Roman" w:cs="Times New Roman"/>
          <w:sz w:val="24"/>
          <w:szCs w:val="24"/>
        </w:rPr>
        <w:t>) nuk është bërë asnjë hetim ose nuk jepet asnjë informacion nga disa nga zyrat e ZVRPP së për pronat e paluajtshme të regjistruara në emër të nën</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w:t>
      </w:r>
      <w:r w:rsidRPr="00860957">
        <w:rPr>
          <w:rFonts w:ascii="Times New Roman" w:hAnsi="Times New Roman" w:cs="Times New Roman"/>
          <w:sz w:val="24"/>
          <w:szCs w:val="24"/>
        </w:rPr>
        <w:t xml:space="preserve"> </w:t>
      </w:r>
      <w:r w:rsidR="000F1B11" w:rsidRPr="00860957">
        <w:rPr>
          <w:rFonts w:ascii="Times New Roman" w:hAnsi="Times New Roman" w:cs="Times New Roman"/>
          <w:sz w:val="24"/>
          <w:szCs w:val="24"/>
        </w:rPr>
        <w:t>babait</w:t>
      </w:r>
      <w:r w:rsidRPr="00860957">
        <w:rPr>
          <w:rFonts w:ascii="Times New Roman" w:hAnsi="Times New Roman" w:cs="Times New Roman"/>
          <w:sz w:val="24"/>
          <w:szCs w:val="24"/>
        </w:rPr>
        <w:t>, tez</w:t>
      </w:r>
      <w:r w:rsidR="000F1B11" w:rsidRPr="00860957">
        <w:rPr>
          <w:rFonts w:ascii="Times New Roman" w:hAnsi="Times New Roman" w:cs="Times New Roman"/>
          <w:sz w:val="24"/>
          <w:szCs w:val="24"/>
        </w:rPr>
        <w:t>es</w:t>
      </w:r>
      <w:r w:rsidRPr="00860957">
        <w:rPr>
          <w:rFonts w:ascii="Times New Roman" w:hAnsi="Times New Roman" w:cs="Times New Roman"/>
          <w:sz w:val="24"/>
          <w:szCs w:val="24"/>
        </w:rPr>
        <w:t>/hall</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w:t>
      </w:r>
      <w:r w:rsidRPr="00860957">
        <w:rPr>
          <w:rFonts w:ascii="Times New Roman" w:hAnsi="Times New Roman" w:cs="Times New Roman"/>
          <w:sz w:val="24"/>
          <w:szCs w:val="24"/>
        </w:rPr>
        <w:t>, xhaxhai</w:t>
      </w:r>
      <w:r w:rsidR="000F1B11" w:rsidRPr="00860957">
        <w:rPr>
          <w:rFonts w:ascii="Times New Roman" w:hAnsi="Times New Roman" w:cs="Times New Roman"/>
          <w:sz w:val="24"/>
          <w:szCs w:val="24"/>
        </w:rPr>
        <w:t>t</w:t>
      </w:r>
      <w:r w:rsidRPr="00860957">
        <w:rPr>
          <w:rFonts w:ascii="Times New Roman" w:hAnsi="Times New Roman" w:cs="Times New Roman"/>
          <w:sz w:val="24"/>
          <w:szCs w:val="24"/>
        </w:rPr>
        <w:t>/daj</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 xml:space="preserve"> Altin </w:t>
      </w:r>
      <w:del w:id="318" w:author="Admin" w:date="2025-07-08T11:03:00Z">
        <w:r w:rsidR="000F1B11" w:rsidRPr="007038D9">
          <w:rPr>
            <w:rFonts w:ascii="Times New Roman" w:hAnsi="Times New Roman" w:cs="Times New Roman"/>
            <w:sz w:val="24"/>
            <w:szCs w:val="24"/>
          </w:rPr>
          <w:delText>Nd</w:delText>
        </w:r>
        <w:r w:rsidR="00276BD7" w:rsidRPr="007038D9">
          <w:rPr>
            <w:rFonts w:ascii="Times New Roman" w:hAnsi="Times New Roman" w:cs="Times New Roman"/>
            <w:sz w:val="24"/>
            <w:szCs w:val="24"/>
          </w:rPr>
          <w:delText>ë</w:delText>
        </w:r>
        <w:r w:rsidR="000F1B11" w:rsidRPr="007038D9">
          <w:rPr>
            <w:rFonts w:ascii="Times New Roman" w:hAnsi="Times New Roman" w:cs="Times New Roman"/>
            <w:sz w:val="24"/>
            <w:szCs w:val="24"/>
          </w:rPr>
          <w:delText>rlita</w:delText>
        </w:r>
      </w:del>
      <w:proofErr w:type="spellStart"/>
      <w:ins w:id="319" w:author="Admin" w:date="2025-07-08T11:03:00Z">
        <w:r w:rsidR="000F1B11" w:rsidRPr="00860957">
          <w:rPr>
            <w:rFonts w:ascii="Times New Roman" w:hAnsi="Times New Roman" w:cs="Times New Roman"/>
            <w:sz w:val="24"/>
            <w:szCs w:val="24"/>
          </w:rPr>
          <w:t>Nd</w:t>
        </w:r>
        <w:r w:rsidR="00012B0A">
          <w:rPr>
            <w:rFonts w:ascii="Times New Roman" w:hAnsi="Times New Roman" w:cs="Times New Roman"/>
            <w:sz w:val="24"/>
            <w:szCs w:val="24"/>
          </w:rPr>
          <w:t>e</w:t>
        </w:r>
        <w:r w:rsidR="000F1B11" w:rsidRPr="00860957">
          <w:rPr>
            <w:rFonts w:ascii="Times New Roman" w:hAnsi="Times New Roman" w:cs="Times New Roman"/>
            <w:sz w:val="24"/>
            <w:szCs w:val="24"/>
          </w:rPr>
          <w:t>rlita</w:t>
        </w:r>
      </w:ins>
      <w:proofErr w:type="spellEnd"/>
      <w:r w:rsidR="000F1B11" w:rsidRPr="00860957">
        <w:rPr>
          <w:rFonts w:ascii="Times New Roman" w:hAnsi="Times New Roman" w:cs="Times New Roman"/>
          <w:sz w:val="24"/>
          <w:szCs w:val="24"/>
        </w:rPr>
        <w:t>;</w:t>
      </w:r>
      <w:r w:rsidRPr="00860957">
        <w:rPr>
          <w:rFonts w:ascii="Times New Roman" w:hAnsi="Times New Roman" w:cs="Times New Roman"/>
          <w:sz w:val="24"/>
          <w:szCs w:val="24"/>
        </w:rPr>
        <w:t xml:space="preserve"> (v) nuk ka asnjë kërkesë në Ministrinë e Drejtësisë/regjistrin noterial për kontratat noteriale ndërmjet </w:t>
      </w:r>
      <w:bookmarkStart w:id="320" w:name="_Hlk202098294"/>
      <w:r w:rsidRPr="00860957">
        <w:rPr>
          <w:rFonts w:ascii="Times New Roman" w:hAnsi="Times New Roman" w:cs="Times New Roman"/>
          <w:sz w:val="24"/>
          <w:szCs w:val="24"/>
        </w:rPr>
        <w:t>A</w:t>
      </w:r>
      <w:r w:rsidR="000F1B11" w:rsidRPr="00860957">
        <w:rPr>
          <w:rFonts w:ascii="Times New Roman" w:hAnsi="Times New Roman" w:cs="Times New Roman"/>
          <w:sz w:val="24"/>
          <w:szCs w:val="24"/>
        </w:rPr>
        <w:t xml:space="preserve">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Podgorica</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 xml:space="preserve">, Pashke Podgorica </w:t>
      </w:r>
      <w:bookmarkEnd w:id="320"/>
      <w:proofErr w:type="spellStart"/>
      <w:r w:rsidR="000F1B11" w:rsidRPr="00860957">
        <w:rPr>
          <w:rFonts w:ascii="Times New Roman" w:hAnsi="Times New Roman" w:cs="Times New Roman"/>
          <w:sz w:val="24"/>
          <w:szCs w:val="24"/>
        </w:rPr>
        <w:t>Qemal</w:t>
      </w:r>
      <w:proofErr w:type="spellEnd"/>
      <w:r w:rsidR="000F1B11" w:rsidRPr="00860957">
        <w:rPr>
          <w:rFonts w:ascii="Times New Roman" w:hAnsi="Times New Roman" w:cs="Times New Roman"/>
          <w:sz w:val="24"/>
          <w:szCs w:val="24"/>
        </w:rPr>
        <w:t xml:space="preserve"> Podgorica </w:t>
      </w:r>
      <w:r w:rsidRPr="00860957">
        <w:rPr>
          <w:rFonts w:ascii="Times New Roman" w:hAnsi="Times New Roman" w:cs="Times New Roman"/>
          <w:sz w:val="24"/>
          <w:szCs w:val="24"/>
        </w:rPr>
        <w:t>me palë të treta të mundshme; (</w:t>
      </w:r>
      <w:proofErr w:type="spellStart"/>
      <w:r w:rsidRPr="00860957">
        <w:rPr>
          <w:rFonts w:ascii="Times New Roman" w:hAnsi="Times New Roman" w:cs="Times New Roman"/>
          <w:sz w:val="24"/>
          <w:szCs w:val="24"/>
        </w:rPr>
        <w:t>vi</w:t>
      </w:r>
      <w:proofErr w:type="spellEnd"/>
      <w:r w:rsidRPr="00860957">
        <w:rPr>
          <w:rFonts w:ascii="Times New Roman" w:hAnsi="Times New Roman" w:cs="Times New Roman"/>
          <w:sz w:val="24"/>
          <w:szCs w:val="24"/>
        </w:rPr>
        <w:t xml:space="preserve">) nuk ka asnjë kërkesë ndaj institucioneve financiare </w:t>
      </w:r>
      <w:proofErr w:type="spellStart"/>
      <w:r w:rsidRPr="00860957">
        <w:rPr>
          <w:rFonts w:ascii="Times New Roman" w:hAnsi="Times New Roman" w:cs="Times New Roman"/>
          <w:sz w:val="24"/>
          <w:szCs w:val="24"/>
        </w:rPr>
        <w:t>jobankare</w:t>
      </w:r>
      <w:proofErr w:type="spellEnd"/>
      <w:r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0F1B11" w:rsidRPr="00860957">
        <w:rPr>
          <w:rFonts w:ascii="Times New Roman" w:hAnsi="Times New Roman" w:cs="Times New Roman"/>
          <w:sz w:val="24"/>
          <w:szCs w:val="24"/>
        </w:rPr>
        <w:t xml:space="preserve">r </w:t>
      </w:r>
      <w:r w:rsidRPr="00860957">
        <w:rPr>
          <w:rFonts w:ascii="Times New Roman" w:hAnsi="Times New Roman" w:cs="Times New Roman"/>
          <w:sz w:val="24"/>
          <w:szCs w:val="24"/>
        </w:rPr>
        <w:t xml:space="preserve">ndonjë transaksion mes shtetasve </w:t>
      </w:r>
      <w:r w:rsidR="000F1B11" w:rsidRPr="00860957">
        <w:rPr>
          <w:rFonts w:ascii="Times New Roman" w:hAnsi="Times New Roman" w:cs="Times New Roman"/>
          <w:sz w:val="24"/>
          <w:szCs w:val="24"/>
        </w:rPr>
        <w:t xml:space="preserve">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Podgorica</w:t>
      </w:r>
      <w:r w:rsidR="007038D9" w:rsidRPr="00860957">
        <w:rPr>
          <w:rFonts w:ascii="Times New Roman" w:hAnsi="Times New Roman" w:cs="Times New Roman"/>
          <w:sz w:val="24"/>
          <w:szCs w:val="24"/>
        </w:rPr>
        <w:t>)</w:t>
      </w:r>
      <w:r w:rsidR="000F1B11" w:rsidRPr="00860957">
        <w:rPr>
          <w:rFonts w:ascii="Times New Roman" w:hAnsi="Times New Roman" w:cs="Times New Roman"/>
          <w:sz w:val="24"/>
          <w:szCs w:val="24"/>
        </w:rPr>
        <w:t xml:space="preserve">, Pashke Podgorica </w:t>
      </w:r>
      <w:r w:rsidRPr="00860957">
        <w:rPr>
          <w:rFonts w:ascii="Times New Roman" w:hAnsi="Times New Roman" w:cs="Times New Roman"/>
          <w:sz w:val="24"/>
          <w:szCs w:val="24"/>
        </w:rPr>
        <w:t>dhe palëve të treta; (</w:t>
      </w:r>
      <w:proofErr w:type="spellStart"/>
      <w:r w:rsidRPr="00860957">
        <w:rPr>
          <w:rFonts w:ascii="Times New Roman" w:hAnsi="Times New Roman" w:cs="Times New Roman"/>
          <w:sz w:val="24"/>
          <w:szCs w:val="24"/>
        </w:rPr>
        <w:t>vii</w:t>
      </w:r>
      <w:proofErr w:type="spellEnd"/>
      <w:r w:rsidRPr="00860957">
        <w:rPr>
          <w:rFonts w:ascii="Times New Roman" w:hAnsi="Times New Roman" w:cs="Times New Roman"/>
          <w:sz w:val="24"/>
          <w:szCs w:val="24"/>
        </w:rPr>
        <w:t>) arsyetimi/provat e ofruara nga subjekti i rivlerësimit nuk përputhen me deklaratat e dhëna nga personat e pyetur gjatë hetimit. Përkatësisht, I</w:t>
      </w:r>
      <w:r w:rsidR="000F1B11" w:rsidRPr="00860957">
        <w:rPr>
          <w:rFonts w:ascii="Times New Roman" w:hAnsi="Times New Roman" w:cs="Times New Roman"/>
          <w:sz w:val="24"/>
          <w:szCs w:val="24"/>
        </w:rPr>
        <w:t xml:space="preserve">slam </w:t>
      </w:r>
      <w:proofErr w:type="spellStart"/>
      <w:r w:rsidR="000F1B11" w:rsidRPr="00860957">
        <w:rPr>
          <w:rFonts w:ascii="Times New Roman" w:hAnsi="Times New Roman" w:cs="Times New Roman"/>
          <w:sz w:val="24"/>
          <w:szCs w:val="24"/>
        </w:rPr>
        <w:t>Vucaj</w:t>
      </w:r>
      <w:proofErr w:type="spellEnd"/>
      <w:r w:rsidRPr="00860957">
        <w:rPr>
          <w:rFonts w:ascii="Times New Roman" w:hAnsi="Times New Roman" w:cs="Times New Roman"/>
          <w:sz w:val="24"/>
          <w:szCs w:val="24"/>
        </w:rPr>
        <w:t xml:space="preserve"> ka deklaruar se apartamentin e ka blerë nga A</w:t>
      </w:r>
      <w:r w:rsidR="000F1B11" w:rsidRPr="00860957">
        <w:rPr>
          <w:rFonts w:ascii="Times New Roman" w:hAnsi="Times New Roman" w:cs="Times New Roman"/>
          <w:sz w:val="24"/>
          <w:szCs w:val="24"/>
        </w:rPr>
        <w:t>ltin</w:t>
      </w:r>
      <w:r w:rsidRPr="00860957">
        <w:rPr>
          <w:rFonts w:ascii="Times New Roman" w:hAnsi="Times New Roman" w:cs="Times New Roman"/>
          <w:sz w:val="24"/>
          <w:szCs w:val="24"/>
        </w:rPr>
        <w:t xml:space="preserve">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dhe paratë janë transferuar në llogarinë bankare të </w:t>
      </w:r>
      <w:r w:rsidR="000F1B11" w:rsidRPr="00860957">
        <w:rPr>
          <w:rFonts w:ascii="Times New Roman" w:hAnsi="Times New Roman" w:cs="Times New Roman"/>
          <w:sz w:val="24"/>
          <w:szCs w:val="24"/>
        </w:rPr>
        <w:t>tij, n</w:t>
      </w:r>
      <w:r w:rsidRPr="00860957">
        <w:rPr>
          <w:rFonts w:ascii="Times New Roman" w:hAnsi="Times New Roman" w:cs="Times New Roman"/>
          <w:sz w:val="24"/>
          <w:szCs w:val="24"/>
        </w:rPr>
        <w:t>dërsa subjekti i rivlerësimit në vendimin e tij i referohet A</w:t>
      </w:r>
      <w:r w:rsidR="000F1B11" w:rsidRPr="00860957">
        <w:rPr>
          <w:rFonts w:ascii="Times New Roman" w:hAnsi="Times New Roman" w:cs="Times New Roman"/>
          <w:sz w:val="24"/>
          <w:szCs w:val="24"/>
        </w:rPr>
        <w:t xml:space="preserve">gron </w:t>
      </w:r>
      <w:proofErr w:type="spellStart"/>
      <w:r w:rsidR="000F1B11" w:rsidRPr="00860957">
        <w:rPr>
          <w:rFonts w:ascii="Times New Roman" w:hAnsi="Times New Roman" w:cs="Times New Roman"/>
          <w:sz w:val="24"/>
          <w:szCs w:val="24"/>
        </w:rPr>
        <w:t>Mucaj</w:t>
      </w:r>
      <w:proofErr w:type="spellEnd"/>
      <w:r w:rsidR="000F1B11" w:rsidRPr="00860957">
        <w:rPr>
          <w:rFonts w:ascii="Times New Roman" w:hAnsi="Times New Roman" w:cs="Times New Roman"/>
          <w:sz w:val="24"/>
          <w:szCs w:val="24"/>
        </w:rPr>
        <w:t xml:space="preserve"> </w:t>
      </w:r>
      <w:r w:rsidRPr="00860957">
        <w:rPr>
          <w:rFonts w:ascii="Times New Roman" w:hAnsi="Times New Roman" w:cs="Times New Roman"/>
          <w:sz w:val="24"/>
          <w:szCs w:val="24"/>
        </w:rPr>
        <w:t>cili ka kryer transaksione bankare me P</w:t>
      </w:r>
      <w:r w:rsidR="000F1B11" w:rsidRPr="00860957">
        <w:rPr>
          <w:rFonts w:ascii="Times New Roman" w:hAnsi="Times New Roman" w:cs="Times New Roman"/>
          <w:sz w:val="24"/>
          <w:szCs w:val="24"/>
        </w:rPr>
        <w:t>ashke Podgorica</w:t>
      </w:r>
      <w:r w:rsidRPr="00860957">
        <w:rPr>
          <w:rFonts w:ascii="Times New Roman" w:hAnsi="Times New Roman" w:cs="Times New Roman"/>
          <w:sz w:val="24"/>
          <w:szCs w:val="24"/>
        </w:rPr>
        <w:t xml:space="preserve"> për blerjen e banesës nga </w:t>
      </w:r>
      <w:r w:rsidR="000F1B11" w:rsidRPr="00860957">
        <w:rPr>
          <w:rFonts w:ascii="Times New Roman" w:hAnsi="Times New Roman" w:cs="Times New Roman"/>
          <w:sz w:val="24"/>
          <w:szCs w:val="24"/>
        </w:rPr>
        <w:t xml:space="preserve">kjo e fundit dhe </w:t>
      </w:r>
      <w:r w:rsidRPr="00860957">
        <w:rPr>
          <w:rFonts w:ascii="Times New Roman" w:hAnsi="Times New Roman" w:cs="Times New Roman"/>
          <w:sz w:val="24"/>
          <w:szCs w:val="24"/>
        </w:rPr>
        <w:t>A</w:t>
      </w:r>
      <w:r w:rsidR="000F1B11" w:rsidRPr="00860957">
        <w:rPr>
          <w:rFonts w:ascii="Times New Roman" w:hAnsi="Times New Roman" w:cs="Times New Roman"/>
          <w:sz w:val="24"/>
          <w:szCs w:val="24"/>
        </w:rPr>
        <w:t xml:space="preserve">gron </w:t>
      </w:r>
      <w:proofErr w:type="spellStart"/>
      <w:r w:rsidR="000F1B11" w:rsidRPr="00860957">
        <w:rPr>
          <w:rFonts w:ascii="Times New Roman" w:hAnsi="Times New Roman" w:cs="Times New Roman"/>
          <w:sz w:val="24"/>
          <w:szCs w:val="24"/>
        </w:rPr>
        <w:t>Mucaj</w:t>
      </w:r>
      <w:proofErr w:type="spellEnd"/>
      <w:r w:rsidR="000F1B11" w:rsidRPr="00860957">
        <w:rPr>
          <w:rFonts w:ascii="Times New Roman" w:hAnsi="Times New Roman" w:cs="Times New Roman"/>
          <w:sz w:val="24"/>
          <w:szCs w:val="24"/>
        </w:rPr>
        <w:t xml:space="preserve"> </w:t>
      </w:r>
      <w:r w:rsidRPr="00860957">
        <w:rPr>
          <w:rFonts w:ascii="Times New Roman" w:hAnsi="Times New Roman" w:cs="Times New Roman"/>
          <w:sz w:val="24"/>
          <w:szCs w:val="24"/>
        </w:rPr>
        <w:t>është identifikuar dhe është I</w:t>
      </w:r>
      <w:r w:rsidR="000F1B11" w:rsidRPr="00860957">
        <w:rPr>
          <w:rFonts w:ascii="Times New Roman" w:hAnsi="Times New Roman" w:cs="Times New Roman"/>
          <w:sz w:val="24"/>
          <w:szCs w:val="24"/>
        </w:rPr>
        <w:t xml:space="preserve">slam </w:t>
      </w:r>
      <w:proofErr w:type="spellStart"/>
      <w:r w:rsidR="000F1B11" w:rsidRPr="00860957">
        <w:rPr>
          <w:rFonts w:ascii="Times New Roman" w:hAnsi="Times New Roman" w:cs="Times New Roman"/>
          <w:sz w:val="24"/>
          <w:szCs w:val="24"/>
        </w:rPr>
        <w:t>Vucaj</w:t>
      </w:r>
      <w:proofErr w:type="spellEnd"/>
      <w:r w:rsidRPr="00860957">
        <w:rPr>
          <w:rFonts w:ascii="Times New Roman" w:hAnsi="Times New Roman" w:cs="Times New Roman"/>
          <w:sz w:val="24"/>
          <w:szCs w:val="24"/>
        </w:rPr>
        <w:t xml:space="preserve"> por nuk është e qartë se si</w:t>
      </w:r>
      <w:r w:rsidR="000F1B11" w:rsidRPr="00860957">
        <w:rPr>
          <w:rFonts w:ascii="Times New Roman" w:hAnsi="Times New Roman" w:cs="Times New Roman"/>
          <w:sz w:val="24"/>
          <w:szCs w:val="24"/>
        </w:rPr>
        <w:t xml:space="preserve"> Agron </w:t>
      </w:r>
      <w:proofErr w:type="spellStart"/>
      <w:r w:rsidR="000F1B11" w:rsidRPr="00860957">
        <w:rPr>
          <w:rFonts w:ascii="Times New Roman" w:hAnsi="Times New Roman" w:cs="Times New Roman"/>
          <w:sz w:val="24"/>
          <w:szCs w:val="24"/>
        </w:rPr>
        <w:t>Mucaj</w:t>
      </w:r>
      <w:proofErr w:type="spellEnd"/>
      <w:r w:rsidR="000F1B11" w:rsidRPr="00860957">
        <w:rPr>
          <w:rFonts w:ascii="Times New Roman" w:hAnsi="Times New Roman" w:cs="Times New Roman"/>
          <w:sz w:val="24"/>
          <w:szCs w:val="24"/>
        </w:rPr>
        <w:t xml:space="preserve"> </w:t>
      </w:r>
      <w:r w:rsidRPr="00860957">
        <w:rPr>
          <w:rFonts w:ascii="Times New Roman" w:hAnsi="Times New Roman" w:cs="Times New Roman"/>
          <w:sz w:val="24"/>
          <w:szCs w:val="24"/>
        </w:rPr>
        <w:t>është identifikuar si I</w:t>
      </w:r>
      <w:r w:rsidR="000F1B11" w:rsidRPr="00860957">
        <w:rPr>
          <w:rFonts w:ascii="Times New Roman" w:hAnsi="Times New Roman" w:cs="Times New Roman"/>
          <w:sz w:val="24"/>
          <w:szCs w:val="24"/>
        </w:rPr>
        <w:t xml:space="preserve">slam </w:t>
      </w:r>
      <w:proofErr w:type="spellStart"/>
      <w:r w:rsidR="000F1B11" w:rsidRPr="00860957">
        <w:rPr>
          <w:rFonts w:ascii="Times New Roman" w:hAnsi="Times New Roman" w:cs="Times New Roman"/>
          <w:sz w:val="24"/>
          <w:szCs w:val="24"/>
        </w:rPr>
        <w:t>Vucaj</w:t>
      </w:r>
      <w:proofErr w:type="spellEnd"/>
      <w:r w:rsidRPr="00860957">
        <w:rPr>
          <w:rFonts w:ascii="Times New Roman" w:hAnsi="Times New Roman" w:cs="Times New Roman"/>
          <w:sz w:val="24"/>
          <w:szCs w:val="24"/>
        </w:rPr>
        <w:t>; (</w:t>
      </w:r>
      <w:proofErr w:type="spellStart"/>
      <w:r w:rsidRPr="00860957">
        <w:rPr>
          <w:rFonts w:ascii="Times New Roman" w:hAnsi="Times New Roman" w:cs="Times New Roman"/>
          <w:sz w:val="24"/>
          <w:szCs w:val="24"/>
        </w:rPr>
        <w:t>viii</w:t>
      </w:r>
      <w:proofErr w:type="spellEnd"/>
      <w:r w:rsidRPr="00860957">
        <w:rPr>
          <w:rFonts w:ascii="Times New Roman" w:hAnsi="Times New Roman" w:cs="Times New Roman"/>
          <w:sz w:val="24"/>
          <w:szCs w:val="24"/>
        </w:rPr>
        <w:t xml:space="preserve">) burimi i 200.000 eurove dhe i depozitave të tjera bankare mbeti i pavërtetuar. </w:t>
      </w:r>
      <w:del w:id="321" w:author="Admin" w:date="2025-07-08T11:03:00Z">
        <w:r w:rsidRPr="007038D9">
          <w:rPr>
            <w:rFonts w:ascii="Times New Roman" w:hAnsi="Times New Roman" w:cs="Times New Roman"/>
            <w:sz w:val="24"/>
            <w:szCs w:val="24"/>
          </w:rPr>
          <w:delText>P</w:delText>
        </w:r>
        <w:r w:rsidR="007038D9" w:rsidRPr="007038D9">
          <w:rPr>
            <w:rFonts w:ascii="Times New Roman" w:hAnsi="Times New Roman" w:cs="Times New Roman"/>
            <w:sz w:val="24"/>
            <w:szCs w:val="24"/>
          </w:rPr>
          <w:delText>ashk</w:delText>
        </w:r>
        <w:r w:rsidR="0002617C">
          <w:rPr>
            <w:rFonts w:ascii="Times New Roman" w:hAnsi="Times New Roman" w:cs="Times New Roman"/>
            <w:sz w:val="24"/>
            <w:szCs w:val="24"/>
          </w:rPr>
          <w:delText>ë</w:delText>
        </w:r>
      </w:del>
      <w:ins w:id="322" w:author="Admin" w:date="2025-07-08T11:03:00Z">
        <w:r w:rsidRPr="00860957">
          <w:rPr>
            <w:rFonts w:ascii="Times New Roman" w:hAnsi="Times New Roman" w:cs="Times New Roman"/>
            <w:sz w:val="24"/>
            <w:szCs w:val="24"/>
          </w:rPr>
          <w:t>P</w:t>
        </w:r>
        <w:r w:rsidR="007038D9" w:rsidRPr="00860957">
          <w:rPr>
            <w:rFonts w:ascii="Times New Roman" w:hAnsi="Times New Roman" w:cs="Times New Roman"/>
            <w:sz w:val="24"/>
            <w:szCs w:val="24"/>
          </w:rPr>
          <w:t>ashk</w:t>
        </w:r>
        <w:r w:rsidR="003E4A07" w:rsidRPr="00860957">
          <w:rPr>
            <w:rFonts w:ascii="Times New Roman" w:hAnsi="Times New Roman" w:cs="Times New Roman"/>
            <w:sz w:val="24"/>
            <w:szCs w:val="24"/>
          </w:rPr>
          <w:t>e</w:t>
        </w:r>
      </w:ins>
      <w:r w:rsidR="007038D9" w:rsidRPr="00860957">
        <w:rPr>
          <w:rFonts w:ascii="Times New Roman" w:hAnsi="Times New Roman" w:cs="Times New Roman"/>
          <w:sz w:val="24"/>
          <w:szCs w:val="24"/>
        </w:rPr>
        <w:t xml:space="preserve"> Podgorica</w:t>
      </w:r>
      <w:r w:rsidRPr="00860957">
        <w:rPr>
          <w:rFonts w:ascii="Times New Roman" w:hAnsi="Times New Roman" w:cs="Times New Roman"/>
          <w:sz w:val="24"/>
          <w:szCs w:val="24"/>
        </w:rPr>
        <w:t xml:space="preserve"> kishte deklaruar se këto para janë mbledhur si rezultat i punës së tyre, si emigrantë ilegalë në Belgjikë, Gjermani dhe Holandë</w:t>
      </w:r>
      <w:r w:rsidR="007038D9"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p>
    <w:p w14:paraId="51A7F43C" w14:textId="5576723D" w:rsidR="006F3C3C" w:rsidRPr="00860957" w:rsidRDefault="008221F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hAnsi="Times New Roman" w:cs="Times New Roman"/>
          <w:sz w:val="24"/>
          <w:szCs w:val="24"/>
        </w:rPr>
        <w:t xml:space="preserve">Në përfundim të hetimit administrativ, </w:t>
      </w:r>
      <w:r w:rsidR="007038D9" w:rsidRPr="00860957">
        <w:rPr>
          <w:rFonts w:ascii="Times New Roman" w:hAnsi="Times New Roman" w:cs="Times New Roman"/>
          <w:sz w:val="24"/>
          <w:szCs w:val="24"/>
        </w:rPr>
        <w:t>Komisioni ka v</w:t>
      </w:r>
      <w:r w:rsidR="0002617C" w:rsidRPr="00860957">
        <w:rPr>
          <w:rFonts w:ascii="Times New Roman" w:hAnsi="Times New Roman" w:cs="Times New Roman"/>
          <w:sz w:val="24"/>
          <w:szCs w:val="24"/>
        </w:rPr>
        <w:t>ë</w:t>
      </w:r>
      <w:r w:rsidR="007038D9" w:rsidRPr="00860957">
        <w:rPr>
          <w:rFonts w:ascii="Times New Roman" w:hAnsi="Times New Roman" w:cs="Times New Roman"/>
          <w:sz w:val="24"/>
          <w:szCs w:val="24"/>
        </w:rPr>
        <w:t xml:space="preserve">rejtur se, </w:t>
      </w:r>
      <w:r w:rsidRPr="00860957">
        <w:rPr>
          <w:rFonts w:ascii="Times New Roman" w:hAnsi="Times New Roman" w:cs="Times New Roman"/>
          <w:sz w:val="24"/>
          <w:szCs w:val="24"/>
        </w:rPr>
        <w:t xml:space="preserve">duket se subjekti nuk ka kryer një hetim të plotë dhe të gjithanshëm për të marrë të gjitha të dhënat e nevojshme, me qëllim për të </w:t>
      </w:r>
      <w:proofErr w:type="spellStart"/>
      <w:r w:rsidRPr="00860957">
        <w:rPr>
          <w:rFonts w:ascii="Times New Roman" w:hAnsi="Times New Roman" w:cs="Times New Roman"/>
          <w:sz w:val="24"/>
          <w:szCs w:val="24"/>
        </w:rPr>
        <w:t>konkluduar</w:t>
      </w:r>
      <w:proofErr w:type="spellEnd"/>
      <w:r w:rsidRPr="00860957">
        <w:rPr>
          <w:rFonts w:ascii="Times New Roman" w:hAnsi="Times New Roman" w:cs="Times New Roman"/>
          <w:sz w:val="24"/>
          <w:szCs w:val="24"/>
        </w:rPr>
        <w:t xml:space="preserve"> drejt për ekzistencën e elementeve të veprës penale, duke treguar mungesë të aftësive profesionale sipas nenit 73 të ligjit nr. 96/2016. Bazuar në nenin 52 të ligjit nr. 84/2016, subjektit i ka kaluar barra e provës për të paraqitur prova ose shpjegime të tjera për të provuar të kundërtën.</w:t>
      </w:r>
    </w:p>
    <w:p w14:paraId="387F44E8" w14:textId="4307612D" w:rsidR="006F3C3C" w:rsidRPr="00860957" w:rsidRDefault="000F1B11" w:rsidP="00C03AA8">
      <w:pPr>
        <w:pStyle w:val="ListParagraph"/>
        <w:numPr>
          <w:ilvl w:val="0"/>
          <w:numId w:val="23"/>
        </w:numPr>
        <w:spacing w:after="0" w:line="240" w:lineRule="auto"/>
        <w:ind w:left="0" w:firstLine="0"/>
        <w:jc w:val="both"/>
        <w:rPr>
          <w:rFonts w:ascii="Times New Roman" w:eastAsia="Batang" w:hAnsi="Times New Roman" w:cs="Times New Roman"/>
          <w:kern w:val="0"/>
          <w:sz w:val="24"/>
          <w:szCs w:val="24"/>
          <w14:ligatures w14:val="none"/>
        </w:rPr>
      </w:pPr>
      <w:r w:rsidRPr="00860957">
        <w:rPr>
          <w:rFonts w:ascii="Times New Roman" w:eastAsia="Batang" w:hAnsi="Times New Roman" w:cs="Times New Roman"/>
          <w:kern w:val="0"/>
          <w:sz w:val="24"/>
          <w:szCs w:val="24"/>
          <w14:ligatures w14:val="none"/>
        </w:rPr>
        <w:t>N</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p</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rgjigje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rezultateve t</w:t>
      </w:r>
      <w:r w:rsidR="00276BD7" w:rsidRPr="00860957">
        <w:rPr>
          <w:rFonts w:ascii="Times New Roman" w:eastAsia="Batang" w:hAnsi="Times New Roman" w:cs="Times New Roman"/>
          <w:kern w:val="0"/>
          <w:sz w:val="24"/>
          <w:szCs w:val="24"/>
          <w14:ligatures w14:val="none"/>
        </w:rPr>
        <w:t>ë</w:t>
      </w:r>
      <w:r w:rsidRPr="00860957">
        <w:rPr>
          <w:rFonts w:ascii="Times New Roman" w:eastAsia="Batang" w:hAnsi="Times New Roman" w:cs="Times New Roman"/>
          <w:kern w:val="0"/>
          <w:sz w:val="24"/>
          <w:szCs w:val="24"/>
          <w14:ligatures w14:val="none"/>
        </w:rPr>
        <w:t xml:space="preserve"> hetimit</w:t>
      </w:r>
      <w:r w:rsidR="00F35441" w:rsidRPr="00860957">
        <w:rPr>
          <w:rFonts w:ascii="Times New Roman" w:eastAsia="Batang" w:hAnsi="Times New Roman" w:cs="Times New Roman"/>
          <w:kern w:val="0"/>
          <w:sz w:val="24"/>
          <w:szCs w:val="24"/>
          <w14:ligatures w14:val="none"/>
        </w:rPr>
        <w:t xml:space="preserve"> subjekti ka</w:t>
      </w:r>
      <w:r w:rsidR="006F3C3C" w:rsidRPr="00860957">
        <w:rPr>
          <w:rFonts w:ascii="Times New Roman" w:eastAsia="Batang" w:hAnsi="Times New Roman" w:cs="Times New Roman"/>
          <w:kern w:val="0"/>
          <w:sz w:val="24"/>
          <w:szCs w:val="24"/>
          <w14:ligatures w14:val="none"/>
        </w:rPr>
        <w:t xml:space="preserve"> mbajtur t</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 xml:space="preserve"> nj</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jtin q</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ndrim sikurse edhe n</w:t>
      </w:r>
      <w:r w:rsidR="00276BD7" w:rsidRPr="00860957">
        <w:rPr>
          <w:rFonts w:ascii="Times New Roman" w:eastAsia="Batang" w:hAnsi="Times New Roman" w:cs="Times New Roman"/>
          <w:kern w:val="0"/>
          <w:sz w:val="24"/>
          <w:szCs w:val="24"/>
          <w14:ligatures w14:val="none"/>
        </w:rPr>
        <w:t>ë</w:t>
      </w:r>
      <w:r w:rsidR="006F3C3C" w:rsidRPr="00860957">
        <w:rPr>
          <w:rFonts w:ascii="Times New Roman" w:eastAsia="Batang" w:hAnsi="Times New Roman" w:cs="Times New Roman"/>
          <w:kern w:val="0"/>
          <w:sz w:val="24"/>
          <w:szCs w:val="24"/>
          <w14:ligatures w14:val="none"/>
        </w:rPr>
        <w:t xml:space="preserve"> ankimin drejtuar Kolegjit. </w:t>
      </w:r>
    </w:p>
    <w:p w14:paraId="7115E393" w14:textId="77777777" w:rsidR="006F3C3C" w:rsidRPr="00860957" w:rsidRDefault="006F3C3C" w:rsidP="00C03AA8">
      <w:pPr>
        <w:pStyle w:val="ListParagraph"/>
        <w:spacing w:after="0" w:line="240" w:lineRule="auto"/>
        <w:ind w:left="0"/>
        <w:jc w:val="both"/>
        <w:rPr>
          <w:rFonts w:ascii="Times New Roman" w:eastAsia="Batang" w:hAnsi="Times New Roman" w:cs="Times New Roman"/>
          <w:kern w:val="0"/>
          <w:sz w:val="16"/>
          <w:szCs w:val="16"/>
          <w14:ligatures w14:val="none"/>
        </w:rPr>
      </w:pPr>
    </w:p>
    <w:p w14:paraId="19C07907" w14:textId="2F4E554C" w:rsidR="007E1A8D" w:rsidRPr="00860957" w:rsidRDefault="006F3C3C"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analizë të pretendimeve të subjektit të rivlerësimit, në raport me situatën faktike të analizuar më sipër NJSHL vlerëson se në vendimet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r pushimin e procedimit penal nr. 236/2011, subjekti i rivlerësimit nuk ka bërë një analizë të plotë të fakteve e provave në raport me dispozitën ligjore të aplikuar në marrjen e vendimit. Argumentet e përdorur nga subjekti në vendimet për pushimin e procedimit penal, </w:t>
      </w:r>
      <w:r w:rsidR="005922B7" w:rsidRPr="00860957">
        <w:rPr>
          <w:rFonts w:ascii="Times New Roman" w:hAnsi="Times New Roman" w:cs="Times New Roman"/>
          <w:sz w:val="24"/>
          <w:szCs w:val="24"/>
        </w:rPr>
        <w:t>jan</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nj</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5922B7" w:rsidRPr="00860957">
        <w:rPr>
          <w:rFonts w:ascii="Times New Roman" w:hAnsi="Times New Roman" w:cs="Times New Roman"/>
          <w:sz w:val="24"/>
          <w:szCs w:val="24"/>
        </w:rPr>
        <w:t xml:space="preserve"> dhe </w:t>
      </w:r>
      <w:r w:rsidRPr="00860957">
        <w:rPr>
          <w:rFonts w:ascii="Times New Roman" w:hAnsi="Times New Roman" w:cs="Times New Roman"/>
          <w:sz w:val="24"/>
          <w:szCs w:val="24"/>
        </w:rPr>
        <w:t>nuk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 xml:space="preserve">rputhen me faktet e </w:t>
      </w:r>
      <w:r w:rsidR="007038D9" w:rsidRPr="00860957">
        <w:rPr>
          <w:rFonts w:ascii="Times New Roman" w:hAnsi="Times New Roman" w:cs="Times New Roman"/>
          <w:sz w:val="24"/>
          <w:szCs w:val="24"/>
        </w:rPr>
        <w:t>administruara</w:t>
      </w:r>
      <w:r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Pr="00860957">
        <w:rPr>
          <w:rFonts w:ascii="Times New Roman" w:hAnsi="Times New Roman" w:cs="Times New Roman"/>
          <w:sz w:val="24"/>
          <w:szCs w:val="24"/>
        </w:rPr>
        <w:t>r sa koh</w:t>
      </w:r>
      <w:r w:rsidR="00276BD7" w:rsidRPr="00860957">
        <w:rPr>
          <w:rFonts w:ascii="Times New Roman" w:hAnsi="Times New Roman" w:cs="Times New Roman"/>
          <w:sz w:val="24"/>
          <w:szCs w:val="24"/>
        </w:rPr>
        <w:t>ë</w:t>
      </w:r>
      <w:r w:rsidR="007038D9"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referuar </w:t>
      </w:r>
      <w:r w:rsidR="007038D9" w:rsidRPr="00860957">
        <w:rPr>
          <w:rFonts w:ascii="Times New Roman" w:hAnsi="Times New Roman" w:cs="Times New Roman"/>
          <w:sz w:val="24"/>
          <w:szCs w:val="24"/>
        </w:rPr>
        <w:t>përgjigjeve</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w:t>
      </w:r>
      <w:proofErr w:type="spellStart"/>
      <w:r w:rsidR="009F5679" w:rsidRPr="00860957">
        <w:rPr>
          <w:rFonts w:ascii="Times New Roman" w:hAnsi="Times New Roman" w:cs="Times New Roman"/>
          <w:sz w:val="24"/>
          <w:szCs w:val="24"/>
        </w:rPr>
        <w:t>let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rporosive</w:t>
      </w:r>
      <w:proofErr w:type="spellEnd"/>
      <w:r w:rsidR="009F5679" w:rsidRPr="00860957">
        <w:rPr>
          <w:rFonts w:ascii="Times New Roman" w:hAnsi="Times New Roman" w:cs="Times New Roman"/>
          <w:sz w:val="24"/>
          <w:szCs w:val="24"/>
        </w:rPr>
        <w:t xml:space="preserve"> nga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gjermane dhe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belge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rezultuar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 me 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 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jn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me procedimin, si</w:t>
      </w:r>
      <w:r w:rsidR="007038D9" w:rsidRPr="00860957">
        <w:rPr>
          <w:rFonts w:ascii="Times New Roman" w:hAnsi="Times New Roman" w:cs="Times New Roman"/>
          <w:sz w:val="24"/>
          <w:szCs w:val="24"/>
        </w:rPr>
        <w:t>ç</w:t>
      </w:r>
      <w:r w:rsidR="009F5679" w:rsidRPr="00860957">
        <w:rPr>
          <w:rFonts w:ascii="Times New Roman" w:hAnsi="Times New Roman" w:cs="Times New Roman"/>
          <w:sz w:val="24"/>
          <w:szCs w:val="24"/>
        </w:rPr>
        <w:t xml:space="preserve"> jan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nat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nimin e sh</w:t>
      </w:r>
      <w:r w:rsidR="000C7CD0" w:rsidRPr="00860957">
        <w:rPr>
          <w:rFonts w:ascii="Times New Roman" w:hAnsi="Times New Roman" w:cs="Times New Roman"/>
          <w:sz w:val="24"/>
          <w:szCs w:val="24"/>
        </w:rPr>
        <w:t>t</w:t>
      </w:r>
      <w:r w:rsidR="009F5679" w:rsidRPr="00860957">
        <w:rPr>
          <w:rFonts w:ascii="Times New Roman" w:hAnsi="Times New Roman" w:cs="Times New Roman"/>
          <w:sz w:val="24"/>
          <w:szCs w:val="24"/>
        </w:rPr>
        <w:t xml:space="preserve">etasit Altin </w:t>
      </w:r>
      <w:proofErr w:type="spellStart"/>
      <w:r w:rsidR="009F5679" w:rsidRPr="00860957">
        <w:rPr>
          <w:rFonts w:ascii="Times New Roman" w:hAnsi="Times New Roman" w:cs="Times New Roman"/>
          <w:sz w:val="24"/>
          <w:szCs w:val="24"/>
        </w:rPr>
        <w:t>N</w:t>
      </w:r>
      <w:r w:rsidR="007038D9" w:rsidRPr="00860957">
        <w:rPr>
          <w:rFonts w:ascii="Times New Roman" w:hAnsi="Times New Roman" w:cs="Times New Roman"/>
          <w:sz w:val="24"/>
          <w:szCs w:val="24"/>
        </w:rPr>
        <w:t>de</w:t>
      </w:r>
      <w:r w:rsidR="009F5679" w:rsidRPr="00860957">
        <w:rPr>
          <w:rFonts w:ascii="Times New Roman" w:hAnsi="Times New Roman" w:cs="Times New Roman"/>
          <w:sz w:val="24"/>
          <w:szCs w:val="24"/>
        </w:rPr>
        <w:t>rlita</w:t>
      </w:r>
      <w:proofErr w:type="spellEnd"/>
      <w:r w:rsidR="009F567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Gjermani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trafikim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ve narkotike dhe </w:t>
      </w:r>
      <w:proofErr w:type="spellStart"/>
      <w:r w:rsidR="009F5679" w:rsidRPr="00860957">
        <w:rPr>
          <w:rFonts w:ascii="Times New Roman" w:hAnsi="Times New Roman" w:cs="Times New Roman"/>
          <w:sz w:val="24"/>
          <w:szCs w:val="24"/>
        </w:rPr>
        <w:t>deportimin</w:t>
      </w:r>
      <w:proofErr w:type="spellEnd"/>
      <w:r w:rsidR="009F5679" w:rsidRPr="00860957">
        <w:rPr>
          <w:rFonts w:ascii="Times New Roman" w:hAnsi="Times New Roman" w:cs="Times New Roman"/>
          <w:sz w:val="24"/>
          <w:szCs w:val="24"/>
        </w:rPr>
        <w:t xml:space="preserve"> e tij nga ky shtet</w:t>
      </w:r>
      <w:r w:rsidR="002E513D"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r shkak t</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 aktivitetit kriminal</w:t>
      </w:r>
      <w:r w:rsidR="009F5679" w:rsidRPr="00860957">
        <w:rPr>
          <w:rFonts w:ascii="Times New Roman" w:hAnsi="Times New Roman" w:cs="Times New Roman"/>
          <w:sz w:val="24"/>
          <w:szCs w:val="24"/>
        </w:rPr>
        <w:t xml:space="preserve"> si dhe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lidhje me emrin e bashk</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shortes 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nga autoritetet gjyq</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sore belge. Sa 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w:t>
      </w:r>
      <w:r w:rsidR="00276BD7"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nat e administruara nga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rgjigjet e </w:t>
      </w:r>
      <w:proofErr w:type="spellStart"/>
      <w:r w:rsidR="009F5679" w:rsidRPr="00860957">
        <w:rPr>
          <w:rFonts w:ascii="Times New Roman" w:hAnsi="Times New Roman" w:cs="Times New Roman"/>
          <w:sz w:val="24"/>
          <w:szCs w:val="24"/>
        </w:rPr>
        <w:t>let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rporosive</w:t>
      </w:r>
      <w:proofErr w:type="spellEnd"/>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rcituara nuk duket se kan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qen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pamjaftueshme</w:t>
      </w:r>
      <w:r w:rsidR="002E513D"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krijimit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dyshimit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arsyesh</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m se kishte element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vepr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 penale,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subjekti</w:t>
      </w:r>
      <w:r w:rsidR="007038D9" w:rsidRPr="00860957">
        <w:rPr>
          <w:rFonts w:ascii="Times New Roman" w:hAnsi="Times New Roman" w:cs="Times New Roman"/>
          <w:sz w:val="24"/>
          <w:szCs w:val="24"/>
        </w:rPr>
        <w:t>,</w:t>
      </w:r>
      <w:r w:rsidR="009F567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e prokurorit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w:t>
      </w:r>
      <w:r w:rsidR="007038D9" w:rsidRPr="00860957">
        <w:rPr>
          <w:rFonts w:ascii="Times New Roman" w:hAnsi="Times New Roman" w:cs="Times New Roman"/>
          <w:sz w:val="24"/>
          <w:szCs w:val="24"/>
        </w:rPr>
        <w:t>çështjes</w:t>
      </w:r>
      <w:r w:rsidR="009F5679" w:rsidRPr="00860957">
        <w:rPr>
          <w:rFonts w:ascii="Times New Roman" w:hAnsi="Times New Roman" w:cs="Times New Roman"/>
          <w:sz w:val="24"/>
          <w:szCs w:val="24"/>
        </w:rPr>
        <w:t xml:space="preserve"> duhet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vijonte hetimet duke kryer veprimet e duhura hetimore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 zbardhjen e </w:t>
      </w:r>
      <w:r w:rsidR="007038D9" w:rsidRPr="00860957">
        <w:rPr>
          <w:rFonts w:ascii="Times New Roman" w:hAnsi="Times New Roman" w:cs="Times New Roman"/>
          <w:sz w:val="24"/>
          <w:szCs w:val="24"/>
        </w:rPr>
        <w:t>çështjes</w:t>
      </w:r>
      <w:r w:rsidR="009F5679" w:rsidRPr="00860957">
        <w:rPr>
          <w:rFonts w:ascii="Times New Roman" w:hAnsi="Times New Roman" w:cs="Times New Roman"/>
          <w:sz w:val="24"/>
          <w:szCs w:val="24"/>
        </w:rPr>
        <w:t>.</w:t>
      </w:r>
    </w:p>
    <w:p w14:paraId="1613C38C" w14:textId="77777777" w:rsidR="007E1A8D" w:rsidRPr="00860957" w:rsidRDefault="007E1A8D" w:rsidP="00C03AA8">
      <w:pPr>
        <w:pStyle w:val="ListParagraph"/>
        <w:spacing w:after="0" w:line="240" w:lineRule="auto"/>
        <w:ind w:left="0"/>
        <w:jc w:val="both"/>
        <w:rPr>
          <w:rFonts w:ascii="Times New Roman" w:hAnsi="Times New Roman" w:cs="Times New Roman"/>
          <w:sz w:val="16"/>
          <w:szCs w:val="16"/>
        </w:rPr>
      </w:pPr>
    </w:p>
    <w:p w14:paraId="4943BAC9" w14:textId="147F4981" w:rsidR="009B5198" w:rsidRPr="00012B0A" w:rsidRDefault="007038D9" w:rsidP="0002617C">
      <w:pPr>
        <w:pStyle w:val="ListParagraph"/>
        <w:numPr>
          <w:ilvl w:val="1"/>
          <w:numId w:val="1"/>
        </w:numPr>
        <w:spacing w:after="0" w:line="240" w:lineRule="auto"/>
        <w:ind w:left="0" w:firstLine="0"/>
        <w:jc w:val="both"/>
        <w:rPr>
          <w:ins w:id="323" w:author="Admin" w:date="2025-07-08T11:03:00Z"/>
          <w:rFonts w:ascii="Times New Roman" w:hAnsi="Times New Roman" w:cs="Times New Roman"/>
          <w:sz w:val="24"/>
          <w:szCs w:val="24"/>
        </w:rPr>
      </w:pPr>
      <w:r w:rsidRPr="00860957">
        <w:rPr>
          <w:rFonts w:ascii="Times New Roman" w:hAnsi="Times New Roman" w:cs="Times New Roman"/>
          <w:sz w:val="24"/>
          <w:szCs w:val="24"/>
        </w:rPr>
        <w:lastRenderedPageBreak/>
        <w:t>Përveç</w:t>
      </w:r>
      <w:r w:rsidR="009F5679" w:rsidRPr="00860957">
        <w:rPr>
          <w:rFonts w:ascii="Times New Roman" w:hAnsi="Times New Roman" w:cs="Times New Roman"/>
          <w:sz w:val="24"/>
          <w:szCs w:val="24"/>
        </w:rPr>
        <w:t xml:space="preserve"> sa 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sikurse konstatuar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w:t>
      </w:r>
      <w:r w:rsidR="00CB10C7" w:rsidRPr="00860957">
        <w:rPr>
          <w:rFonts w:ascii="Times New Roman" w:hAnsi="Times New Roman" w:cs="Times New Roman"/>
          <w:sz w:val="24"/>
          <w:szCs w:val="24"/>
        </w:rPr>
        <w:t>O</w:t>
      </w:r>
      <w:r w:rsidR="009F5679" w:rsidRPr="00860957">
        <w:rPr>
          <w:rFonts w:ascii="Times New Roman" w:hAnsi="Times New Roman" w:cs="Times New Roman"/>
          <w:sz w:val="24"/>
          <w:szCs w:val="24"/>
        </w:rPr>
        <w:t>pini</w:t>
      </w:r>
      <w:r w:rsidR="000C7CD0" w:rsidRPr="00860957">
        <w:rPr>
          <w:rFonts w:ascii="Times New Roman" w:hAnsi="Times New Roman" w:cs="Times New Roman"/>
          <w:sz w:val="24"/>
          <w:szCs w:val="24"/>
        </w:rPr>
        <w:t>o</w:t>
      </w:r>
      <w:r w:rsidR="009F5679" w:rsidRPr="00860957">
        <w:rPr>
          <w:rFonts w:ascii="Times New Roman" w:hAnsi="Times New Roman" w:cs="Times New Roman"/>
          <w:sz w:val="24"/>
          <w:szCs w:val="24"/>
        </w:rPr>
        <w:t>n</w:t>
      </w:r>
      <w:r w:rsidR="000C7CD0" w:rsidRPr="00860957">
        <w:rPr>
          <w:rFonts w:ascii="Times New Roman" w:hAnsi="Times New Roman" w:cs="Times New Roman"/>
          <w:sz w:val="24"/>
          <w:szCs w:val="24"/>
        </w:rPr>
        <w:t>i</w:t>
      </w:r>
      <w:r w:rsidR="009F5679" w:rsidRPr="00860957">
        <w:rPr>
          <w:rFonts w:ascii="Times New Roman" w:hAnsi="Times New Roman" w:cs="Times New Roman"/>
          <w:sz w:val="24"/>
          <w:szCs w:val="24"/>
        </w:rPr>
        <w:t xml:space="preserve">n e </w:t>
      </w:r>
      <w:r w:rsidR="00276BD7" w:rsidRPr="00860957">
        <w:rPr>
          <w:rFonts w:ascii="Times New Roman" w:hAnsi="Times New Roman" w:cs="Times New Roman"/>
          <w:sz w:val="24"/>
          <w:szCs w:val="24"/>
        </w:rPr>
        <w:t>dat</w:t>
      </w:r>
      <w:r w:rsidR="00F45343" w:rsidRPr="00860957">
        <w:rPr>
          <w:rFonts w:ascii="Times New Roman" w:hAnsi="Times New Roman" w:cs="Times New Roman"/>
          <w:sz w:val="24"/>
          <w:szCs w:val="24"/>
        </w:rPr>
        <w:t>ë</w:t>
      </w:r>
      <w:r w:rsidR="00276BD7" w:rsidRPr="00860957">
        <w:rPr>
          <w:rFonts w:ascii="Times New Roman" w:hAnsi="Times New Roman" w:cs="Times New Roman"/>
          <w:sz w:val="24"/>
          <w:szCs w:val="24"/>
        </w:rPr>
        <w:t>s 07.12.2022 t</w:t>
      </w:r>
      <w:r w:rsidR="00F45343" w:rsidRPr="00860957">
        <w:rPr>
          <w:rFonts w:ascii="Times New Roman" w:hAnsi="Times New Roman" w:cs="Times New Roman"/>
          <w:sz w:val="24"/>
          <w:szCs w:val="24"/>
        </w:rPr>
        <w:t>ë</w:t>
      </w:r>
      <w:r w:rsidR="00276BD7"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V</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zhguesit </w:t>
      </w:r>
      <w:r w:rsidR="007E1A8D" w:rsidRPr="00860957">
        <w:rPr>
          <w:rFonts w:ascii="Times New Roman" w:hAnsi="Times New Roman" w:cs="Times New Roman"/>
          <w:sz w:val="24"/>
          <w:szCs w:val="24"/>
        </w:rPr>
        <w:t>N</w:t>
      </w:r>
      <w:r w:rsidR="009F5679" w:rsidRPr="00860957">
        <w:rPr>
          <w:rFonts w:ascii="Times New Roman" w:hAnsi="Times New Roman" w:cs="Times New Roman"/>
          <w:sz w:val="24"/>
          <w:szCs w:val="24"/>
        </w:rPr>
        <w:t>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tar</w:t>
      </w:r>
      <w:r w:rsidR="00276BD7" w:rsidRPr="00860957">
        <w:rPr>
          <w:rFonts w:ascii="Times New Roman" w:hAnsi="Times New Roman" w:cs="Times New Roman"/>
          <w:sz w:val="24"/>
          <w:szCs w:val="24"/>
        </w:rPr>
        <w:t xml:space="preserve">, </w:t>
      </w:r>
      <w:r w:rsidR="007E1A8D" w:rsidRPr="00860957">
        <w:rPr>
          <w:rFonts w:ascii="Times New Roman" w:hAnsi="Times New Roman" w:cs="Times New Roman"/>
          <w:sz w:val="24"/>
          <w:szCs w:val="24"/>
        </w:rPr>
        <w:t xml:space="preserve">subjekti </w:t>
      </w:r>
      <w:r w:rsidR="009F5679" w:rsidRPr="00860957">
        <w:rPr>
          <w:rFonts w:ascii="Times New Roman" w:hAnsi="Times New Roman" w:cs="Times New Roman"/>
          <w:sz w:val="24"/>
          <w:szCs w:val="24"/>
        </w:rPr>
        <w:t>nuk ka b</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regjistrimin e emrit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personit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cilit i atribuohet vepra penale </w:t>
      </w:r>
      <w:r w:rsidR="007E1A8D"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rputhje me parashikimet e nenit 278 t</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Kodit t</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 Procedur</w:t>
      </w:r>
      <w:r w:rsidR="00276BD7" w:rsidRPr="00860957">
        <w:rPr>
          <w:rFonts w:ascii="Times New Roman" w:hAnsi="Times New Roman" w:cs="Times New Roman"/>
          <w:sz w:val="24"/>
          <w:szCs w:val="24"/>
        </w:rPr>
        <w:t>ë</w:t>
      </w:r>
      <w:r w:rsidR="007E1A8D" w:rsidRPr="00860957">
        <w:rPr>
          <w:rFonts w:ascii="Times New Roman" w:hAnsi="Times New Roman" w:cs="Times New Roman"/>
          <w:sz w:val="24"/>
          <w:szCs w:val="24"/>
        </w:rPr>
        <w:t xml:space="preserve">s Penale, </w:t>
      </w:r>
      <w:r w:rsidR="009F5679" w:rsidRPr="00860957">
        <w:rPr>
          <w:rFonts w:ascii="Times New Roman" w:hAnsi="Times New Roman" w:cs="Times New Roman"/>
          <w:sz w:val="24"/>
          <w:szCs w:val="24"/>
        </w:rPr>
        <w:t>pavar</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sisht se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kall</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zimin penal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paraqitur nga Drejtoria e P</w:t>
      </w:r>
      <w:r w:rsidR="00BF1F2E" w:rsidRPr="00860957">
        <w:rPr>
          <w:rFonts w:ascii="Times New Roman" w:hAnsi="Times New Roman" w:cs="Times New Roman"/>
          <w:sz w:val="24"/>
          <w:szCs w:val="24"/>
        </w:rPr>
        <w:t>o</w:t>
      </w:r>
      <w:r w:rsidR="009F5679" w:rsidRPr="00860957">
        <w:rPr>
          <w:rFonts w:ascii="Times New Roman" w:hAnsi="Times New Roman" w:cs="Times New Roman"/>
          <w:sz w:val="24"/>
          <w:szCs w:val="24"/>
        </w:rPr>
        <w:t>licis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s</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Qarkut Shkod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kjo e fundit ka referuar me em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dhe mbiem</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r </w:t>
      </w:r>
      <w:r w:rsidRPr="00860957">
        <w:rPr>
          <w:rFonts w:ascii="Times New Roman" w:hAnsi="Times New Roman" w:cs="Times New Roman"/>
          <w:sz w:val="24"/>
          <w:szCs w:val="24"/>
        </w:rPr>
        <w:t>shtetasit</w:t>
      </w:r>
      <w:r w:rsidR="009F5679" w:rsidRPr="00860957">
        <w:rPr>
          <w:rFonts w:ascii="Times New Roman" w:hAnsi="Times New Roman" w:cs="Times New Roman"/>
          <w:sz w:val="24"/>
          <w:szCs w:val="24"/>
        </w:rPr>
        <w:t xml:space="preserve"> Pashke </w:t>
      </w:r>
      <w:proofErr w:type="spellStart"/>
      <w:r w:rsidR="009F5679" w:rsidRPr="00860957">
        <w:rPr>
          <w:rFonts w:ascii="Times New Roman" w:hAnsi="Times New Roman" w:cs="Times New Roman"/>
          <w:sz w:val="24"/>
          <w:szCs w:val="24"/>
        </w:rPr>
        <w:t>Laz</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w:t>
      </w:r>
      <w:proofErr w:type="spellEnd"/>
      <w:r w:rsidR="009F5679" w:rsidRPr="00860957">
        <w:rPr>
          <w:rFonts w:ascii="Times New Roman" w:hAnsi="Times New Roman" w:cs="Times New Roman"/>
          <w:sz w:val="24"/>
          <w:szCs w:val="24"/>
        </w:rPr>
        <w:t xml:space="preserve"> Podgorica dhe Altin </w:t>
      </w:r>
      <w:proofErr w:type="spellStart"/>
      <w:r w:rsidR="009F5679" w:rsidRPr="00860957">
        <w:rPr>
          <w:rFonts w:ascii="Times New Roman" w:hAnsi="Times New Roman" w:cs="Times New Roman"/>
          <w:sz w:val="24"/>
          <w:szCs w:val="24"/>
        </w:rPr>
        <w:t>Qemal</w:t>
      </w:r>
      <w:proofErr w:type="spellEnd"/>
      <w:r w:rsidR="009F5679" w:rsidRPr="00860957">
        <w:rPr>
          <w:rFonts w:ascii="Times New Roman" w:hAnsi="Times New Roman" w:cs="Times New Roman"/>
          <w:sz w:val="24"/>
          <w:szCs w:val="24"/>
        </w:rPr>
        <w:t xml:space="preserve">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AA3AB9" w:rsidRPr="00860957">
        <w:rPr>
          <w:rFonts w:ascii="Times New Roman" w:hAnsi="Times New Roman" w:cs="Times New Roman"/>
          <w:sz w:val="24"/>
          <w:szCs w:val="24"/>
        </w:rPr>
        <w:t>si autor i dyshuar i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i cili</w:t>
      </w:r>
      <w:r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rmjet transferimit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pasurive dhe </w:t>
      </w:r>
      <w:proofErr w:type="spellStart"/>
      <w:r w:rsidR="009F5679" w:rsidRPr="00860957">
        <w:rPr>
          <w:rFonts w:ascii="Times New Roman" w:hAnsi="Times New Roman" w:cs="Times New Roman"/>
          <w:sz w:val="24"/>
          <w:szCs w:val="24"/>
        </w:rPr>
        <w:t>transanksioneve</w:t>
      </w:r>
      <w:proofErr w:type="spellEnd"/>
      <w:r w:rsidR="009F5679" w:rsidRPr="00860957">
        <w:rPr>
          <w:rFonts w:ascii="Times New Roman" w:hAnsi="Times New Roman" w:cs="Times New Roman"/>
          <w:sz w:val="24"/>
          <w:szCs w:val="24"/>
        </w:rPr>
        <w:t xml:space="preserve"> financiare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vlera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konsiderueshme </w:t>
      </w:r>
      <w:r w:rsidR="00276BD7" w:rsidRPr="00860957">
        <w:rPr>
          <w:rFonts w:ascii="Times New Roman" w:hAnsi="Times New Roman" w:cs="Times New Roman"/>
          <w:sz w:val="24"/>
          <w:szCs w:val="24"/>
        </w:rPr>
        <w:t>dyshohej se synonte</w:t>
      </w:r>
      <w:r w:rsidR="009F5679" w:rsidRPr="00860957">
        <w:rPr>
          <w:rFonts w:ascii="Times New Roman" w:hAnsi="Times New Roman" w:cs="Times New Roman"/>
          <w:sz w:val="24"/>
          <w:szCs w:val="24"/>
        </w:rPr>
        <w:t xml:space="preserve"> fshehjen/origjin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 e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mirave materiale 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ngrihen dyshime se jan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produkt i veprave penale</w:t>
      </w:r>
      <w:r w:rsidR="00AA3AB9" w:rsidRPr="00860957">
        <w:rPr>
          <w:rFonts w:ascii="Times New Roman" w:hAnsi="Times New Roman" w:cs="Times New Roman"/>
          <w:sz w:val="24"/>
          <w:szCs w:val="24"/>
        </w:rPr>
        <w:t xml:space="preserve"> </w:t>
      </w:r>
      <w:r w:rsidR="009F5679"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cilat </w:t>
      </w:r>
      <w:r w:rsidRPr="00860957">
        <w:rPr>
          <w:rFonts w:ascii="Times New Roman" w:hAnsi="Times New Roman" w:cs="Times New Roman"/>
          <w:sz w:val="24"/>
          <w:szCs w:val="24"/>
        </w:rPr>
        <w:t>ka vuajtur</w:t>
      </w:r>
      <w:r w:rsidR="009F5679" w:rsidRPr="00860957">
        <w:rPr>
          <w:rFonts w:ascii="Times New Roman" w:hAnsi="Times New Roman" w:cs="Times New Roman"/>
          <w:sz w:val="24"/>
          <w:szCs w:val="24"/>
        </w:rPr>
        <w:t xml:space="preserve"> d</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nimin n</w:t>
      </w:r>
      <w:r w:rsidR="00276BD7" w:rsidRPr="00860957">
        <w:rPr>
          <w:rFonts w:ascii="Times New Roman" w:hAnsi="Times New Roman" w:cs="Times New Roman"/>
          <w:sz w:val="24"/>
          <w:szCs w:val="24"/>
        </w:rPr>
        <w:t>ë</w:t>
      </w:r>
      <w:r w:rsidR="009F5679" w:rsidRPr="00860957">
        <w:rPr>
          <w:rFonts w:ascii="Times New Roman" w:hAnsi="Times New Roman" w:cs="Times New Roman"/>
          <w:sz w:val="24"/>
          <w:szCs w:val="24"/>
        </w:rPr>
        <w:t xml:space="preserve"> Gjermani. </w:t>
      </w:r>
      <w:r w:rsidR="00AA3AB9" w:rsidRPr="00860957">
        <w:rPr>
          <w:rFonts w:ascii="Times New Roman" w:hAnsi="Times New Roman" w:cs="Times New Roman"/>
          <w:sz w:val="24"/>
          <w:szCs w:val="24"/>
        </w:rPr>
        <w:t>Sa m</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r</w:t>
      </w:r>
      <w:r w:rsidR="00276BD7"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pretendimi i subjektit se emri i autorit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regjistrohet vet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m pasi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provohet kryerja e vepr</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penale nuk q</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ndron, kjo mb</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shtetur edhe n</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w:t>
      </w:r>
      <w:del w:id="324" w:author="Admin" w:date="2025-07-08T11:03:00Z">
        <w:r w:rsidR="00AA3AB9" w:rsidRPr="007038D9">
          <w:rPr>
            <w:rFonts w:ascii="Times New Roman" w:hAnsi="Times New Roman" w:cs="Times New Roman"/>
            <w:sz w:val="24"/>
            <w:szCs w:val="24"/>
          </w:rPr>
          <w:delText>jusrisprudenc</w:delText>
        </w:r>
        <w:r w:rsidR="00276BD7" w:rsidRPr="007038D9">
          <w:rPr>
            <w:rFonts w:ascii="Times New Roman" w:hAnsi="Times New Roman" w:cs="Times New Roman"/>
            <w:sz w:val="24"/>
            <w:szCs w:val="24"/>
          </w:rPr>
          <w:delText>ë</w:delText>
        </w:r>
        <w:r w:rsidR="00AA3AB9" w:rsidRPr="007038D9">
          <w:rPr>
            <w:rFonts w:ascii="Times New Roman" w:hAnsi="Times New Roman" w:cs="Times New Roman"/>
            <w:sz w:val="24"/>
            <w:szCs w:val="24"/>
          </w:rPr>
          <w:delText>n</w:delText>
        </w:r>
      </w:del>
      <w:ins w:id="325" w:author="Admin" w:date="2025-07-08T11:03:00Z">
        <w:r w:rsidR="00012B0A" w:rsidRPr="00860957">
          <w:rPr>
            <w:rFonts w:ascii="Times New Roman" w:hAnsi="Times New Roman" w:cs="Times New Roman"/>
            <w:sz w:val="24"/>
            <w:szCs w:val="24"/>
          </w:rPr>
          <w:t>jurisprudencën</w:t>
        </w:r>
      </w:ins>
      <w:r w:rsidR="00AA3AB9" w:rsidRPr="00860957">
        <w:rPr>
          <w:rFonts w:ascii="Times New Roman" w:hAnsi="Times New Roman" w:cs="Times New Roman"/>
          <w:sz w:val="24"/>
          <w:szCs w:val="24"/>
        </w:rPr>
        <w:t xml:space="preserve"> e Kolegjeve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Bashkuara 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Gjykat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Lart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vendimin nr. </w:t>
      </w:r>
      <w:r w:rsidR="006F0E69" w:rsidRPr="00860957">
        <w:rPr>
          <w:rFonts w:ascii="Times New Roman" w:hAnsi="Times New Roman" w:cs="Times New Roman"/>
          <w:sz w:val="24"/>
          <w:szCs w:val="24"/>
        </w:rPr>
        <w:t>3</w:t>
      </w:r>
      <w:r w:rsidR="00AA3AB9" w:rsidRPr="00860957">
        <w:rPr>
          <w:rFonts w:ascii="Times New Roman" w:hAnsi="Times New Roman" w:cs="Times New Roman"/>
          <w:sz w:val="24"/>
          <w:szCs w:val="24"/>
        </w:rPr>
        <w:t>, dat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2</w:t>
      </w:r>
      <w:r w:rsidR="006F0E69" w:rsidRPr="00860957">
        <w:rPr>
          <w:rFonts w:ascii="Times New Roman" w:hAnsi="Times New Roman" w:cs="Times New Roman"/>
          <w:sz w:val="24"/>
          <w:szCs w:val="24"/>
        </w:rPr>
        <w:t>7</w:t>
      </w:r>
      <w:r w:rsidR="00AA3AB9" w:rsidRPr="00860957">
        <w:rPr>
          <w:rFonts w:ascii="Times New Roman" w:hAnsi="Times New Roman" w:cs="Times New Roman"/>
          <w:sz w:val="24"/>
          <w:szCs w:val="24"/>
        </w:rPr>
        <w:t>.</w:t>
      </w:r>
      <w:r w:rsidR="006F0E69" w:rsidRPr="00860957">
        <w:rPr>
          <w:rFonts w:ascii="Times New Roman" w:hAnsi="Times New Roman" w:cs="Times New Roman"/>
          <w:sz w:val="24"/>
          <w:szCs w:val="24"/>
        </w:rPr>
        <w:t>09</w:t>
      </w:r>
      <w:r w:rsidR="00AA3AB9" w:rsidRPr="00860957">
        <w:rPr>
          <w:rFonts w:ascii="Times New Roman" w:hAnsi="Times New Roman" w:cs="Times New Roman"/>
          <w:sz w:val="24"/>
          <w:szCs w:val="24"/>
        </w:rPr>
        <w:t>.20</w:t>
      </w:r>
      <w:r w:rsidR="006F0E69" w:rsidRPr="00860957">
        <w:rPr>
          <w:rFonts w:ascii="Times New Roman" w:hAnsi="Times New Roman" w:cs="Times New Roman"/>
          <w:sz w:val="24"/>
          <w:szCs w:val="24"/>
        </w:rPr>
        <w:t>02</w:t>
      </w:r>
      <w:r w:rsidR="00276BD7" w:rsidRPr="00860957">
        <w:rPr>
          <w:rFonts w:ascii="Times New Roman" w:hAnsi="Times New Roman" w:cs="Times New Roman"/>
          <w:sz w:val="24"/>
          <w:szCs w:val="24"/>
        </w:rPr>
        <w:t>,</w:t>
      </w:r>
      <w:r w:rsidR="00AA3AB9" w:rsidRPr="00860957">
        <w:rPr>
          <w:rFonts w:ascii="Times New Roman" w:hAnsi="Times New Roman" w:cs="Times New Roman"/>
          <w:sz w:val="24"/>
          <w:szCs w:val="24"/>
        </w:rPr>
        <w:t xml:space="preserve"> ku </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AA3AB9" w:rsidRPr="00860957">
        <w:rPr>
          <w:rFonts w:ascii="Times New Roman" w:hAnsi="Times New Roman" w:cs="Times New Roman"/>
          <w:sz w:val="24"/>
          <w:szCs w:val="24"/>
        </w:rPr>
        <w:t xml:space="preserve"> </w:t>
      </w:r>
      <w:proofErr w:type="spellStart"/>
      <w:r w:rsidR="00AA3AB9" w:rsidRPr="00860957">
        <w:rPr>
          <w:rFonts w:ascii="Times New Roman" w:hAnsi="Times New Roman" w:cs="Times New Roman"/>
          <w:sz w:val="24"/>
          <w:szCs w:val="24"/>
        </w:rPr>
        <w:t>elaboruar</w:t>
      </w:r>
      <w:proofErr w:type="spellEnd"/>
      <w:r w:rsidR="00AA3AB9" w:rsidRPr="00860957">
        <w:rPr>
          <w:rFonts w:ascii="Times New Roman" w:hAnsi="Times New Roman" w:cs="Times New Roman"/>
          <w:sz w:val="24"/>
          <w:szCs w:val="24"/>
        </w:rPr>
        <w:t xml:space="preserve"> </w:t>
      </w:r>
      <w:r w:rsidR="006F0E69" w:rsidRPr="00860957">
        <w:rPr>
          <w:rFonts w:ascii="Times New Roman" w:hAnsi="Times New Roman" w:cs="Times New Roman"/>
          <w:sz w:val="24"/>
          <w:szCs w:val="24"/>
        </w:rPr>
        <w:t>t</w:t>
      </w:r>
      <w:r w:rsidR="006F0E69" w:rsidRPr="00860957">
        <w:rPr>
          <w:rFonts w:ascii="Times New Roman" w:hAnsi="Times New Roman" w:cs="Times New Roman"/>
          <w:spacing w:val="-3"/>
          <w:sz w:val="24"/>
          <w:szCs w:val="24"/>
        </w:rPr>
        <w:t>ermi i “person t</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cilit i atribuohet vepra penale” sipas nenit 287 t</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K</w:t>
      </w:r>
      <w:r w:rsidR="007E1A8D" w:rsidRPr="00860957">
        <w:rPr>
          <w:rFonts w:ascii="Times New Roman" w:hAnsi="Times New Roman" w:cs="Times New Roman"/>
          <w:spacing w:val="-3"/>
          <w:sz w:val="24"/>
          <w:szCs w:val="24"/>
        </w:rPr>
        <w:t>odit t</w:t>
      </w:r>
      <w:r w:rsidR="00276BD7" w:rsidRPr="00860957">
        <w:rPr>
          <w:rFonts w:ascii="Times New Roman" w:hAnsi="Times New Roman" w:cs="Times New Roman"/>
          <w:spacing w:val="-3"/>
          <w:sz w:val="24"/>
          <w:szCs w:val="24"/>
        </w:rPr>
        <w:t>ë</w:t>
      </w:r>
      <w:r w:rsidR="007E1A8D" w:rsidRPr="00860957">
        <w:rPr>
          <w:rFonts w:ascii="Times New Roman" w:hAnsi="Times New Roman" w:cs="Times New Roman"/>
          <w:spacing w:val="-3"/>
          <w:sz w:val="24"/>
          <w:szCs w:val="24"/>
        </w:rPr>
        <w:t xml:space="preserve"> </w:t>
      </w:r>
      <w:r w:rsidR="006F0E69" w:rsidRPr="00860957">
        <w:rPr>
          <w:rFonts w:ascii="Times New Roman" w:hAnsi="Times New Roman" w:cs="Times New Roman"/>
          <w:spacing w:val="-3"/>
          <w:sz w:val="24"/>
          <w:szCs w:val="24"/>
        </w:rPr>
        <w:t>Pr</w:t>
      </w:r>
      <w:r w:rsidR="007E1A8D" w:rsidRPr="00860957">
        <w:rPr>
          <w:rFonts w:ascii="Times New Roman" w:hAnsi="Times New Roman" w:cs="Times New Roman"/>
          <w:spacing w:val="-3"/>
          <w:sz w:val="24"/>
          <w:szCs w:val="24"/>
        </w:rPr>
        <w:t>ocedur</w:t>
      </w:r>
      <w:r w:rsidR="00276BD7" w:rsidRPr="00860957">
        <w:rPr>
          <w:rFonts w:ascii="Times New Roman" w:hAnsi="Times New Roman" w:cs="Times New Roman"/>
          <w:spacing w:val="-3"/>
          <w:sz w:val="24"/>
          <w:szCs w:val="24"/>
        </w:rPr>
        <w:t>ë</w:t>
      </w:r>
      <w:r w:rsidR="007E1A8D" w:rsidRPr="00860957">
        <w:rPr>
          <w:rFonts w:ascii="Times New Roman" w:hAnsi="Times New Roman" w:cs="Times New Roman"/>
          <w:spacing w:val="-3"/>
          <w:sz w:val="24"/>
          <w:szCs w:val="24"/>
        </w:rPr>
        <w:t xml:space="preserve">s </w:t>
      </w:r>
      <w:r w:rsidR="006F0E69" w:rsidRPr="00860957">
        <w:rPr>
          <w:rFonts w:ascii="Times New Roman" w:hAnsi="Times New Roman" w:cs="Times New Roman"/>
          <w:spacing w:val="-3"/>
          <w:sz w:val="24"/>
          <w:szCs w:val="24"/>
        </w:rPr>
        <w:t>Penale q</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flet p</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r m</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nyr</w:t>
      </w:r>
      <w:r w:rsidR="00276BD7"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n si njoftohet e merr dijeni </w:t>
      </w:r>
      <w:r w:rsidRPr="00860957">
        <w:rPr>
          <w:rFonts w:ascii="Times New Roman" w:hAnsi="Times New Roman" w:cs="Times New Roman"/>
          <w:spacing w:val="-3"/>
          <w:sz w:val="24"/>
          <w:szCs w:val="24"/>
        </w:rPr>
        <w:t>për</w:t>
      </w:r>
      <w:r w:rsidR="006F0E69" w:rsidRPr="00860957">
        <w:rPr>
          <w:rFonts w:ascii="Times New Roman" w:hAnsi="Times New Roman" w:cs="Times New Roman"/>
          <w:spacing w:val="-3"/>
          <w:sz w:val="24"/>
          <w:szCs w:val="24"/>
        </w:rPr>
        <w:t xml:space="preserve"> </w:t>
      </w:r>
      <w:r w:rsidRPr="00860957">
        <w:rPr>
          <w:rFonts w:ascii="Times New Roman" w:hAnsi="Times New Roman" w:cs="Times New Roman"/>
          <w:spacing w:val="-3"/>
          <w:sz w:val="24"/>
          <w:szCs w:val="24"/>
        </w:rPr>
        <w:t>veprën</w:t>
      </w:r>
      <w:r w:rsidR="006F0E69" w:rsidRPr="00860957">
        <w:rPr>
          <w:rFonts w:ascii="Times New Roman" w:hAnsi="Times New Roman" w:cs="Times New Roman"/>
          <w:spacing w:val="-3"/>
          <w:sz w:val="24"/>
          <w:szCs w:val="24"/>
        </w:rPr>
        <w:t xml:space="preserve"> penale prokurori dhe policia. Kur njoftuesi mendon se e di se kush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autori i </w:t>
      </w:r>
      <w:r w:rsidRPr="00860957">
        <w:rPr>
          <w:rFonts w:ascii="Times New Roman" w:hAnsi="Times New Roman" w:cs="Times New Roman"/>
          <w:spacing w:val="-3"/>
          <w:sz w:val="24"/>
          <w:szCs w:val="24"/>
        </w:rPr>
        <w:t>veprës</w:t>
      </w:r>
      <w:r w:rsidR="006F0E69" w:rsidRPr="00860957">
        <w:rPr>
          <w:rFonts w:ascii="Times New Roman" w:hAnsi="Times New Roman" w:cs="Times New Roman"/>
          <w:spacing w:val="-3"/>
          <w:sz w:val="24"/>
          <w:szCs w:val="24"/>
        </w:rPr>
        <w:t xml:space="preserve"> penale, prokurori </w:t>
      </w:r>
      <w:r w:rsidRPr="00860957">
        <w:rPr>
          <w:rFonts w:ascii="Times New Roman" w:hAnsi="Times New Roman" w:cs="Times New Roman"/>
          <w:spacing w:val="-3"/>
          <w:sz w:val="24"/>
          <w:szCs w:val="24"/>
        </w:rPr>
        <w:t>shënon</w:t>
      </w:r>
      <w:r w:rsidR="006F0E69" w:rsidRPr="00860957">
        <w:rPr>
          <w:rFonts w:ascii="Times New Roman" w:hAnsi="Times New Roman" w:cs="Times New Roman"/>
          <w:spacing w:val="-3"/>
          <w:sz w:val="24"/>
          <w:szCs w:val="24"/>
        </w:rPr>
        <w:t xml:space="preserve"> n</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regjistrin q</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mbahet p</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r njoftimin e veprave penale emrin e personit qe tregon </w:t>
      </w:r>
      <w:r w:rsidRPr="00860957">
        <w:rPr>
          <w:rFonts w:ascii="Times New Roman" w:hAnsi="Times New Roman" w:cs="Times New Roman"/>
          <w:spacing w:val="-3"/>
          <w:sz w:val="24"/>
          <w:szCs w:val="24"/>
        </w:rPr>
        <w:t>kallëzuesi</w:t>
      </w:r>
      <w:r w:rsidR="006F0E69" w:rsidRPr="00860957">
        <w:rPr>
          <w:rFonts w:ascii="Times New Roman" w:hAnsi="Times New Roman" w:cs="Times New Roman"/>
          <w:spacing w:val="-3"/>
          <w:sz w:val="24"/>
          <w:szCs w:val="24"/>
        </w:rPr>
        <w:t xml:space="preserve"> se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ose mund 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jet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autor i </w:t>
      </w:r>
      <w:r w:rsidRPr="00860957">
        <w:rPr>
          <w:rFonts w:ascii="Times New Roman" w:hAnsi="Times New Roman" w:cs="Times New Roman"/>
          <w:spacing w:val="-3"/>
          <w:sz w:val="24"/>
          <w:szCs w:val="24"/>
        </w:rPr>
        <w:t>veprës</w:t>
      </w:r>
      <w:r w:rsidR="006F0E69" w:rsidRPr="00860957">
        <w:rPr>
          <w:rFonts w:ascii="Times New Roman" w:hAnsi="Times New Roman" w:cs="Times New Roman"/>
          <w:spacing w:val="-3"/>
          <w:sz w:val="24"/>
          <w:szCs w:val="24"/>
        </w:rPr>
        <w:t xml:space="preserve"> penale. </w:t>
      </w:r>
      <w:r w:rsidR="00BB0EBA" w:rsidRPr="00860957">
        <w:rPr>
          <w:rFonts w:ascii="Times New Roman" w:hAnsi="Times New Roman" w:cs="Times New Roman"/>
          <w:spacing w:val="-3"/>
          <w:sz w:val="24"/>
          <w:szCs w:val="24"/>
        </w:rPr>
        <w:t>K</w:t>
      </w:r>
      <w:r w:rsidR="006F0E69" w:rsidRPr="00860957">
        <w:rPr>
          <w:rFonts w:ascii="Times New Roman" w:hAnsi="Times New Roman" w:cs="Times New Roman"/>
          <w:spacing w:val="-3"/>
          <w:sz w:val="24"/>
          <w:szCs w:val="24"/>
        </w:rPr>
        <w:t xml:space="preserve">y </w:t>
      </w:r>
      <w:r w:rsidRPr="00860957">
        <w:rPr>
          <w:rFonts w:ascii="Times New Roman" w:hAnsi="Times New Roman" w:cs="Times New Roman"/>
          <w:spacing w:val="-3"/>
          <w:sz w:val="24"/>
          <w:szCs w:val="24"/>
        </w:rPr>
        <w:t>emërtim</w:t>
      </w:r>
      <w:r w:rsidR="006F0E69" w:rsidRPr="00860957">
        <w:rPr>
          <w:rFonts w:ascii="Times New Roman" w:hAnsi="Times New Roman" w:cs="Times New Roman"/>
          <w:spacing w:val="-3"/>
          <w:sz w:val="24"/>
          <w:szCs w:val="24"/>
        </w:rPr>
        <w:t xml:space="preserve"> i </w:t>
      </w:r>
      <w:r w:rsidRPr="00860957">
        <w:rPr>
          <w:rFonts w:ascii="Times New Roman" w:hAnsi="Times New Roman" w:cs="Times New Roman"/>
          <w:spacing w:val="-3"/>
          <w:sz w:val="24"/>
          <w:szCs w:val="24"/>
        </w:rPr>
        <w:t>përket</w:t>
      </w:r>
      <w:r w:rsidR="006F0E69" w:rsidRPr="00860957">
        <w:rPr>
          <w:rFonts w:ascii="Times New Roman" w:hAnsi="Times New Roman" w:cs="Times New Roman"/>
          <w:spacing w:val="-3"/>
          <w:sz w:val="24"/>
          <w:szCs w:val="24"/>
        </w:rPr>
        <w:t xml:space="preserve"> </w:t>
      </w:r>
      <w:r w:rsidRPr="00860957">
        <w:rPr>
          <w:rFonts w:ascii="Times New Roman" w:hAnsi="Times New Roman" w:cs="Times New Roman"/>
          <w:spacing w:val="-3"/>
          <w:sz w:val="24"/>
          <w:szCs w:val="24"/>
        </w:rPr>
        <w:t>fazës</w:t>
      </w:r>
      <w:r w:rsidR="006F0E69" w:rsidRPr="00860957">
        <w:rPr>
          <w:rFonts w:ascii="Times New Roman" w:hAnsi="Times New Roman" w:cs="Times New Roman"/>
          <w:spacing w:val="-3"/>
          <w:sz w:val="24"/>
          <w:szCs w:val="24"/>
        </w:rPr>
        <w:t xml:space="preserve"> fillestare 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procedimit penal</w:t>
      </w:r>
      <w:r w:rsidR="007E1A8D" w:rsidRPr="00860957">
        <w:rPr>
          <w:rFonts w:ascii="Times New Roman" w:hAnsi="Times New Roman" w:cs="Times New Roman"/>
          <w:spacing w:val="-3"/>
          <w:sz w:val="24"/>
          <w:szCs w:val="24"/>
        </w:rPr>
        <w:t xml:space="preserve"> dhe </w:t>
      </w:r>
      <w:r w:rsidRPr="00860957">
        <w:rPr>
          <w:rFonts w:ascii="Times New Roman" w:hAnsi="Times New Roman" w:cs="Times New Roman"/>
          <w:spacing w:val="-3"/>
          <w:sz w:val="24"/>
          <w:szCs w:val="24"/>
        </w:rPr>
        <w:t>shënohet</w:t>
      </w:r>
      <w:r w:rsidR="006F0E69" w:rsidRPr="00860957">
        <w:rPr>
          <w:rFonts w:ascii="Times New Roman" w:hAnsi="Times New Roman" w:cs="Times New Roman"/>
          <w:spacing w:val="-3"/>
          <w:sz w:val="24"/>
          <w:szCs w:val="24"/>
        </w:rPr>
        <w:t xml:space="preserve"> n</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 regjist</w:t>
      </w:r>
      <w:r w:rsidR="0002617C" w:rsidRPr="00860957">
        <w:rPr>
          <w:rFonts w:ascii="Times New Roman" w:hAnsi="Times New Roman" w:cs="Times New Roman"/>
          <w:spacing w:val="-3"/>
          <w:sz w:val="24"/>
          <w:szCs w:val="24"/>
        </w:rPr>
        <w:t>ë</w:t>
      </w:r>
      <w:r w:rsidR="006F0E69" w:rsidRPr="00860957">
        <w:rPr>
          <w:rFonts w:ascii="Times New Roman" w:hAnsi="Times New Roman" w:cs="Times New Roman"/>
          <w:spacing w:val="-3"/>
          <w:sz w:val="24"/>
          <w:szCs w:val="24"/>
        </w:rPr>
        <w:t xml:space="preserve">r </w:t>
      </w:r>
      <w:r w:rsidRPr="00860957">
        <w:rPr>
          <w:rFonts w:ascii="Times New Roman" w:hAnsi="Times New Roman" w:cs="Times New Roman"/>
          <w:spacing w:val="-3"/>
          <w:sz w:val="24"/>
          <w:szCs w:val="24"/>
        </w:rPr>
        <w:t>vetëm</w:t>
      </w:r>
      <w:r w:rsidR="006F0E69" w:rsidRPr="00860957">
        <w:rPr>
          <w:rFonts w:ascii="Times New Roman" w:hAnsi="Times New Roman" w:cs="Times New Roman"/>
          <w:spacing w:val="-3"/>
          <w:sz w:val="24"/>
          <w:szCs w:val="24"/>
        </w:rPr>
        <w:t xml:space="preserve"> </w:t>
      </w:r>
      <w:del w:id="326" w:author="Admin" w:date="2025-07-08T11:03:00Z">
        <w:r w:rsidR="006F0E69" w:rsidRPr="007038D9">
          <w:rPr>
            <w:rFonts w:ascii="Times New Roman" w:hAnsi="Times New Roman" w:cs="Times New Roman"/>
            <w:spacing w:val="-3"/>
            <w:sz w:val="24"/>
            <w:szCs w:val="24"/>
          </w:rPr>
          <w:delText>ne</w:delText>
        </w:r>
      </w:del>
      <w:ins w:id="327" w:author="Admin" w:date="2025-07-08T11:03:00Z">
        <w:r w:rsidR="006F0E69" w:rsidRPr="00860957">
          <w:rPr>
            <w:rFonts w:ascii="Times New Roman" w:hAnsi="Times New Roman" w:cs="Times New Roman"/>
            <w:spacing w:val="-3"/>
            <w:sz w:val="24"/>
            <w:szCs w:val="24"/>
          </w:rPr>
          <w:t>n</w:t>
        </w:r>
        <w:r w:rsidR="00D74248">
          <w:rPr>
            <w:rFonts w:ascii="Times New Roman" w:hAnsi="Times New Roman" w:cs="Times New Roman"/>
            <w:spacing w:val="-3"/>
            <w:sz w:val="24"/>
            <w:szCs w:val="24"/>
          </w:rPr>
          <w:t>ë</w:t>
        </w:r>
      </w:ins>
      <w:r w:rsidR="006F0E69" w:rsidRPr="00860957">
        <w:rPr>
          <w:rFonts w:ascii="Times New Roman" w:hAnsi="Times New Roman" w:cs="Times New Roman"/>
          <w:spacing w:val="-3"/>
          <w:sz w:val="24"/>
          <w:szCs w:val="24"/>
        </w:rPr>
        <w:t xml:space="preserve"> ato raste kur </w:t>
      </w:r>
      <w:r w:rsidRPr="00860957">
        <w:rPr>
          <w:rFonts w:ascii="Times New Roman" w:hAnsi="Times New Roman" w:cs="Times New Roman"/>
          <w:spacing w:val="-3"/>
          <w:sz w:val="24"/>
          <w:szCs w:val="24"/>
        </w:rPr>
        <w:t>kallëzuesi</w:t>
      </w:r>
      <w:r w:rsidR="006F0E69" w:rsidRPr="00860957">
        <w:rPr>
          <w:rFonts w:ascii="Times New Roman" w:hAnsi="Times New Roman" w:cs="Times New Roman"/>
          <w:spacing w:val="-3"/>
          <w:sz w:val="24"/>
          <w:szCs w:val="24"/>
        </w:rPr>
        <w:t xml:space="preserve"> mendon se e di se kush </w:t>
      </w:r>
      <w:r w:rsidRPr="00860957">
        <w:rPr>
          <w:rFonts w:ascii="Times New Roman" w:hAnsi="Times New Roman" w:cs="Times New Roman"/>
          <w:spacing w:val="-3"/>
          <w:sz w:val="24"/>
          <w:szCs w:val="24"/>
        </w:rPr>
        <w:t>është</w:t>
      </w:r>
      <w:r w:rsidR="006F0E69" w:rsidRPr="00860957">
        <w:rPr>
          <w:rFonts w:ascii="Times New Roman" w:hAnsi="Times New Roman" w:cs="Times New Roman"/>
          <w:spacing w:val="-3"/>
          <w:sz w:val="24"/>
          <w:szCs w:val="24"/>
        </w:rPr>
        <w:t xml:space="preserve"> autori i krimit</w:t>
      </w:r>
      <w:r w:rsidR="00BB0EBA" w:rsidRPr="00860957">
        <w:rPr>
          <w:rFonts w:ascii="Times New Roman" w:hAnsi="Times New Roman" w:cs="Times New Roman"/>
          <w:spacing w:val="-3"/>
          <w:sz w:val="24"/>
          <w:szCs w:val="24"/>
        </w:rPr>
        <w:t xml:space="preserve"> dhe nga ky </w:t>
      </w:r>
      <w:r w:rsidRPr="00860957">
        <w:rPr>
          <w:rFonts w:ascii="Times New Roman" w:hAnsi="Times New Roman" w:cs="Times New Roman"/>
          <w:spacing w:val="-3"/>
          <w:sz w:val="24"/>
          <w:szCs w:val="24"/>
        </w:rPr>
        <w:t>moment</w:t>
      </w:r>
      <w:r w:rsidR="00BB0EBA" w:rsidRPr="00860957">
        <w:rPr>
          <w:rFonts w:ascii="Times New Roman" w:hAnsi="Times New Roman" w:cs="Times New Roman"/>
          <w:spacing w:val="-3"/>
          <w:sz w:val="24"/>
          <w:szCs w:val="24"/>
        </w:rPr>
        <w:t xml:space="preserve"> fillon dhe ecja e afateve sipas nenit 323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Kodit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Procedur</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s </w:t>
      </w:r>
      <w:del w:id="328" w:author="Admin" w:date="2025-07-08T11:03:00Z">
        <w:r w:rsidR="00BB0EBA" w:rsidRPr="007038D9">
          <w:rPr>
            <w:rFonts w:ascii="Times New Roman" w:hAnsi="Times New Roman" w:cs="Times New Roman"/>
            <w:spacing w:val="-3"/>
            <w:sz w:val="24"/>
            <w:szCs w:val="24"/>
          </w:rPr>
          <w:delText>penale</w:delText>
        </w:r>
      </w:del>
      <w:ins w:id="329" w:author="Admin" w:date="2025-07-08T11:03:00Z">
        <w:r w:rsidR="00012B0A">
          <w:rPr>
            <w:rFonts w:ascii="Times New Roman" w:hAnsi="Times New Roman" w:cs="Times New Roman"/>
            <w:spacing w:val="-3"/>
            <w:sz w:val="24"/>
            <w:szCs w:val="24"/>
          </w:rPr>
          <w:t>P</w:t>
        </w:r>
        <w:r w:rsidR="00BB0EBA" w:rsidRPr="00860957">
          <w:rPr>
            <w:rFonts w:ascii="Times New Roman" w:hAnsi="Times New Roman" w:cs="Times New Roman"/>
            <w:spacing w:val="-3"/>
            <w:sz w:val="24"/>
            <w:szCs w:val="24"/>
          </w:rPr>
          <w:t>enale</w:t>
        </w:r>
      </w:ins>
      <w:r w:rsidR="00BB0EBA" w:rsidRPr="00860957">
        <w:rPr>
          <w:rFonts w:ascii="Times New Roman" w:hAnsi="Times New Roman" w:cs="Times New Roman"/>
          <w:spacing w:val="-3"/>
          <w:sz w:val="24"/>
          <w:szCs w:val="24"/>
        </w:rPr>
        <w:t xml:space="preserve">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cilat mund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zgjaten  n</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rputhje me nevoj</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n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 kryerjen e veprimeve hetimore n</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p</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rputhje me parashikimet e nenit 324 t</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 </w:t>
      </w:r>
      <w:proofErr w:type="spellStart"/>
      <w:r w:rsidR="00BB0EBA" w:rsidRPr="00860957">
        <w:rPr>
          <w:rFonts w:ascii="Times New Roman" w:hAnsi="Times New Roman" w:cs="Times New Roman"/>
          <w:spacing w:val="-3"/>
          <w:sz w:val="24"/>
          <w:szCs w:val="24"/>
        </w:rPr>
        <w:t>t</w:t>
      </w:r>
      <w:r w:rsidR="00276BD7" w:rsidRPr="00860957">
        <w:rPr>
          <w:rFonts w:ascii="Times New Roman" w:hAnsi="Times New Roman" w:cs="Times New Roman"/>
          <w:spacing w:val="-3"/>
          <w:sz w:val="24"/>
          <w:szCs w:val="24"/>
        </w:rPr>
        <w:t>ë</w:t>
      </w:r>
      <w:proofErr w:type="spellEnd"/>
      <w:r w:rsidR="00BB0EBA" w:rsidRPr="00860957">
        <w:rPr>
          <w:rFonts w:ascii="Times New Roman" w:hAnsi="Times New Roman" w:cs="Times New Roman"/>
          <w:spacing w:val="-3"/>
          <w:sz w:val="24"/>
          <w:szCs w:val="24"/>
        </w:rPr>
        <w:t xml:space="preserve"> nj</w:t>
      </w:r>
      <w:r w:rsidR="00276BD7" w:rsidRPr="00860957">
        <w:rPr>
          <w:rFonts w:ascii="Times New Roman" w:hAnsi="Times New Roman" w:cs="Times New Roman"/>
          <w:spacing w:val="-3"/>
          <w:sz w:val="24"/>
          <w:szCs w:val="24"/>
        </w:rPr>
        <w:t>ë</w:t>
      </w:r>
      <w:r w:rsidR="00BB0EBA" w:rsidRPr="00860957">
        <w:rPr>
          <w:rFonts w:ascii="Times New Roman" w:hAnsi="Times New Roman" w:cs="Times New Roman"/>
          <w:spacing w:val="-3"/>
          <w:sz w:val="24"/>
          <w:szCs w:val="24"/>
        </w:rPr>
        <w:t xml:space="preserve">jtit </w:t>
      </w:r>
      <w:r w:rsidR="0002617C" w:rsidRPr="00860957">
        <w:rPr>
          <w:rFonts w:ascii="Times New Roman" w:hAnsi="Times New Roman" w:cs="Times New Roman"/>
          <w:spacing w:val="-3"/>
          <w:sz w:val="24"/>
          <w:szCs w:val="24"/>
        </w:rPr>
        <w:t>K</w:t>
      </w:r>
      <w:r w:rsidR="00BB0EBA" w:rsidRPr="00860957">
        <w:rPr>
          <w:rFonts w:ascii="Times New Roman" w:hAnsi="Times New Roman" w:cs="Times New Roman"/>
          <w:spacing w:val="-3"/>
          <w:sz w:val="24"/>
          <w:szCs w:val="24"/>
        </w:rPr>
        <w:t>od.</w:t>
      </w:r>
    </w:p>
    <w:p w14:paraId="3F2CCD55" w14:textId="77777777" w:rsidR="00012B0A" w:rsidRPr="00012B0A" w:rsidRDefault="00012B0A" w:rsidP="00012B0A">
      <w:pPr>
        <w:pStyle w:val="ListParagraph"/>
        <w:spacing w:after="0" w:line="240" w:lineRule="auto"/>
        <w:ind w:left="0"/>
        <w:jc w:val="both"/>
        <w:rPr>
          <w:rFonts w:ascii="Times New Roman" w:hAnsi="Times New Roman"/>
          <w:sz w:val="16"/>
          <w:rPrChange w:id="330" w:author="Admin" w:date="2025-07-08T11:03:00Z">
            <w:rPr>
              <w:rFonts w:ascii="Times New Roman" w:hAnsi="Times New Roman"/>
              <w:sz w:val="24"/>
            </w:rPr>
          </w:rPrChange>
        </w:rPr>
        <w:pPrChange w:id="331" w:author="Admin" w:date="2025-07-08T11:03:00Z">
          <w:pPr>
            <w:pStyle w:val="ListParagraph"/>
            <w:numPr>
              <w:ilvl w:val="1"/>
              <w:numId w:val="1"/>
            </w:numPr>
            <w:spacing w:after="0" w:line="240" w:lineRule="auto"/>
            <w:ind w:left="0"/>
            <w:jc w:val="both"/>
          </w:pPr>
        </w:pPrChange>
      </w:pPr>
    </w:p>
    <w:p w14:paraId="05F93B1E" w14:textId="04873F43" w:rsidR="00174F6E" w:rsidRPr="00860957" w:rsidRDefault="009B5198"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Sa i takon </w:t>
      </w:r>
      <w:r w:rsidR="00BB0EBA" w:rsidRPr="00860957">
        <w:rPr>
          <w:rFonts w:ascii="Times New Roman" w:hAnsi="Times New Roman" w:cs="Times New Roman"/>
          <w:sz w:val="24"/>
          <w:szCs w:val="24"/>
        </w:rPr>
        <w:t>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veprimeve hetimore</w:t>
      </w:r>
      <w:r w:rsidR="000B0930" w:rsidRPr="00860957">
        <w:rPr>
          <w:rFonts w:ascii="Times New Roman" w:hAnsi="Times New Roman" w:cs="Times New Roman"/>
          <w:sz w:val="24"/>
          <w:szCs w:val="24"/>
        </w:rPr>
        <w:t>,</w:t>
      </w:r>
      <w:r w:rsidR="00BB0EBA" w:rsidRPr="00860957">
        <w:rPr>
          <w:rFonts w:ascii="Times New Roman" w:hAnsi="Times New Roman" w:cs="Times New Roman"/>
          <w:sz w:val="24"/>
          <w:szCs w:val="24"/>
        </w:rPr>
        <w:t xml:space="preserve"> NJSHL v</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ren se</w:t>
      </w:r>
      <w:r w:rsidR="0002617C" w:rsidRPr="00860957">
        <w:rPr>
          <w:rFonts w:ascii="Times New Roman" w:hAnsi="Times New Roman" w:cs="Times New Roman"/>
          <w:sz w:val="24"/>
          <w:szCs w:val="24"/>
        </w:rPr>
        <w:t xml:space="preserve">, </w:t>
      </w:r>
      <w:r w:rsidR="00BB0EBA" w:rsidRPr="00860957">
        <w:rPr>
          <w:rFonts w:ascii="Times New Roman" w:hAnsi="Times New Roman" w:cs="Times New Roman"/>
          <w:sz w:val="24"/>
          <w:szCs w:val="24"/>
        </w:rPr>
        <w:t>Komisioni ia ka atribu</w:t>
      </w:r>
      <w:r w:rsidR="0002617C" w:rsidRPr="00860957">
        <w:rPr>
          <w:rFonts w:ascii="Times New Roman" w:hAnsi="Times New Roman" w:cs="Times New Roman"/>
          <w:sz w:val="24"/>
          <w:szCs w:val="24"/>
        </w:rPr>
        <w:t>u</w:t>
      </w:r>
      <w:r w:rsidR="00BB0EBA" w:rsidRPr="00860957">
        <w:rPr>
          <w:rFonts w:ascii="Times New Roman" w:hAnsi="Times New Roman" w:cs="Times New Roman"/>
          <w:sz w:val="24"/>
          <w:szCs w:val="24"/>
        </w:rPr>
        <w:t>ar konkluzionin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veprimeve hetimore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h</w:t>
      </w:r>
      <w:r w:rsidR="0002617C" w:rsidRPr="00860957">
        <w:rPr>
          <w:rFonts w:ascii="Times New Roman" w:hAnsi="Times New Roman" w:cs="Times New Roman"/>
          <w:sz w:val="24"/>
          <w:szCs w:val="24"/>
        </w:rPr>
        <w:t>e</w:t>
      </w:r>
      <w:r w:rsidR="00BB0EBA" w:rsidRPr="00860957">
        <w:rPr>
          <w:rFonts w:ascii="Times New Roman" w:hAnsi="Times New Roman" w:cs="Times New Roman"/>
          <w:sz w:val="24"/>
          <w:szCs w:val="24"/>
        </w:rPr>
        <w:t>timit financiar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r shtetasin Altin </w:t>
      </w:r>
      <w:proofErr w:type="spellStart"/>
      <w:r w:rsidR="00BB0EBA" w:rsidRPr="00860957">
        <w:rPr>
          <w:rFonts w:ascii="Times New Roman" w:hAnsi="Times New Roman" w:cs="Times New Roman"/>
          <w:sz w:val="24"/>
          <w:szCs w:val="24"/>
        </w:rPr>
        <w:t>Nd</w:t>
      </w:r>
      <w:r w:rsidR="0002617C" w:rsidRPr="00860957">
        <w:rPr>
          <w:rFonts w:ascii="Times New Roman" w:hAnsi="Times New Roman" w:cs="Times New Roman"/>
          <w:sz w:val="24"/>
          <w:szCs w:val="24"/>
        </w:rPr>
        <w:t>e</w:t>
      </w:r>
      <w:r w:rsidR="00BB0EBA" w:rsidRPr="00860957">
        <w:rPr>
          <w:rFonts w:ascii="Times New Roman" w:hAnsi="Times New Roman" w:cs="Times New Roman"/>
          <w:sz w:val="24"/>
          <w:szCs w:val="24"/>
        </w:rPr>
        <w:t>rlita</w:t>
      </w:r>
      <w:proofErr w:type="spellEnd"/>
      <w:r w:rsidR="00BB0EBA" w:rsidRPr="00860957">
        <w:rPr>
          <w:rFonts w:ascii="Times New Roman" w:hAnsi="Times New Roman" w:cs="Times New Roman"/>
          <w:sz w:val="24"/>
          <w:szCs w:val="24"/>
        </w:rPr>
        <w:t xml:space="preserve"> me mbiemrin e tij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m</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parsh</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m Podgorica si dhe munges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s s</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hetimeve</w:t>
      </w:r>
      <w:r w:rsidR="00BB0EBA"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lidhje me bashk</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shorten dhe </w:t>
      </w:r>
      <w:proofErr w:type="spellStart"/>
      <w:r w:rsidR="00BB0EBA" w:rsidRPr="00860957">
        <w:rPr>
          <w:rFonts w:ascii="Times New Roman" w:hAnsi="Times New Roman" w:cs="Times New Roman"/>
          <w:sz w:val="24"/>
          <w:szCs w:val="24"/>
        </w:rPr>
        <w:t>babain</w:t>
      </w:r>
      <w:proofErr w:type="spellEnd"/>
      <w:r w:rsidR="00BB0EBA" w:rsidRPr="00860957">
        <w:rPr>
          <w:rFonts w:ascii="Times New Roman" w:hAnsi="Times New Roman" w:cs="Times New Roman"/>
          <w:sz w:val="24"/>
          <w:szCs w:val="24"/>
        </w:rPr>
        <w:t xml:space="preserve"> e tij, p</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cilat subjekti ka pretenduar </w:t>
      </w:r>
      <w:r w:rsidR="00F171F9" w:rsidRPr="00860957">
        <w:rPr>
          <w:rFonts w:ascii="Times New Roman" w:hAnsi="Times New Roman" w:cs="Times New Roman"/>
          <w:sz w:val="24"/>
          <w:szCs w:val="24"/>
        </w:rPr>
        <w:t>s</w:t>
      </w:r>
      <w:r w:rsidR="0073243F" w:rsidRPr="00860957">
        <w:rPr>
          <w:rFonts w:ascii="Times New Roman" w:hAnsi="Times New Roman" w:cs="Times New Roman"/>
          <w:sz w:val="24"/>
          <w:szCs w:val="24"/>
        </w:rPr>
        <w:t>i</w:t>
      </w:r>
      <w:r w:rsidR="00F171F9" w:rsidRPr="00860957">
        <w:rPr>
          <w:rFonts w:ascii="Times New Roman" w:hAnsi="Times New Roman" w:cs="Times New Roman"/>
          <w:sz w:val="24"/>
          <w:szCs w:val="24"/>
        </w:rPr>
        <w:t xml:space="preserve"> </w:t>
      </w:r>
      <w:r w:rsidR="00BB0EBA" w:rsidRPr="00860957">
        <w:rPr>
          <w:rFonts w:ascii="Times New Roman" w:hAnsi="Times New Roman" w:cs="Times New Roman"/>
          <w:sz w:val="24"/>
          <w:szCs w:val="24"/>
        </w:rPr>
        <w:t>gjat</w:t>
      </w:r>
      <w:r w:rsidR="00276BD7" w:rsidRPr="00860957">
        <w:rPr>
          <w:rFonts w:ascii="Times New Roman" w:hAnsi="Times New Roman" w:cs="Times New Roman"/>
          <w:sz w:val="24"/>
          <w:szCs w:val="24"/>
        </w:rPr>
        <w:t>ë</w:t>
      </w:r>
      <w:r w:rsidR="00BB0EBA" w:rsidRPr="00860957">
        <w:rPr>
          <w:rFonts w:ascii="Times New Roman" w:hAnsi="Times New Roman" w:cs="Times New Roman"/>
          <w:sz w:val="24"/>
          <w:szCs w:val="24"/>
        </w:rPr>
        <w:t xml:space="preserve"> hetimit </w:t>
      </w:r>
      <w:r w:rsidR="007C7DD3" w:rsidRPr="00860957">
        <w:rPr>
          <w:rFonts w:ascii="Times New Roman" w:hAnsi="Times New Roman" w:cs="Times New Roman"/>
          <w:sz w:val="24"/>
          <w:szCs w:val="24"/>
        </w:rPr>
        <w:t>ashtu edhe n</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ankim se </w:t>
      </w:r>
      <w:r w:rsidR="00402E61" w:rsidRPr="00860957">
        <w:rPr>
          <w:rFonts w:ascii="Times New Roman" w:hAnsi="Times New Roman" w:cs="Times New Roman"/>
          <w:sz w:val="24"/>
          <w:szCs w:val="24"/>
        </w:rPr>
        <w:t>D</w:t>
      </w:r>
      <w:r w:rsidR="007C7DD3" w:rsidRPr="00860957">
        <w:rPr>
          <w:rFonts w:ascii="Times New Roman" w:hAnsi="Times New Roman" w:cs="Times New Roman"/>
          <w:sz w:val="24"/>
          <w:szCs w:val="24"/>
        </w:rPr>
        <w:t>rejtoria Vendore e Policis</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Drejtoria e P</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rgjithshme dhe DPPPP nuk kan</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sjellë</w:t>
      </w:r>
      <w:r w:rsidR="007C7DD3"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na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tjera t</w:t>
      </w:r>
      <w:r w:rsidR="00276BD7" w:rsidRPr="00860957">
        <w:rPr>
          <w:rFonts w:ascii="Times New Roman" w:hAnsi="Times New Roman" w:cs="Times New Roman"/>
          <w:sz w:val="24"/>
          <w:szCs w:val="24"/>
        </w:rPr>
        <w:t>ë</w:t>
      </w:r>
      <w:r w:rsidR="007C7DD3" w:rsidRPr="00860957">
        <w:rPr>
          <w:rFonts w:ascii="Times New Roman" w:hAnsi="Times New Roman" w:cs="Times New Roman"/>
          <w:sz w:val="24"/>
          <w:szCs w:val="24"/>
        </w:rPr>
        <w:t xml:space="preserve"> ndryshme nga materiali fillestar dhe se </w:t>
      </w:r>
      <w:r w:rsidR="00F171F9" w:rsidRPr="00860957">
        <w:rPr>
          <w:rFonts w:ascii="Times New Roman" w:hAnsi="Times New Roman" w:cs="Times New Roman"/>
          <w:sz w:val="24"/>
          <w:szCs w:val="24"/>
        </w:rPr>
        <w:t>hetimi n</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em</w:t>
      </w:r>
      <w:r w:rsidR="00276BD7" w:rsidRPr="00860957">
        <w:rPr>
          <w:rFonts w:ascii="Times New Roman" w:hAnsi="Times New Roman" w:cs="Times New Roman"/>
          <w:sz w:val="24"/>
          <w:szCs w:val="24"/>
        </w:rPr>
        <w:t>ë</w:t>
      </w:r>
      <w:r w:rsidR="0002617C" w:rsidRPr="00860957">
        <w:rPr>
          <w:rFonts w:ascii="Times New Roman" w:hAnsi="Times New Roman" w:cs="Times New Roman"/>
          <w:sz w:val="24"/>
          <w:szCs w:val="24"/>
        </w:rPr>
        <w:t xml:space="preserve">r </w:t>
      </w:r>
      <w:r w:rsidR="00F171F9"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shtetasit</w:t>
      </w:r>
      <w:r w:rsidR="00F171F9" w:rsidRPr="00860957">
        <w:rPr>
          <w:rFonts w:ascii="Times New Roman" w:hAnsi="Times New Roman" w:cs="Times New Roman"/>
          <w:sz w:val="24"/>
          <w:szCs w:val="24"/>
        </w:rPr>
        <w:t xml:space="preserve">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w:t>
      </w:r>
      <w:proofErr w:type="spellStart"/>
      <w:r w:rsidR="00F171F9" w:rsidRPr="00860957">
        <w:rPr>
          <w:rFonts w:ascii="Times New Roman" w:hAnsi="Times New Roman" w:cs="Times New Roman"/>
          <w:sz w:val="24"/>
          <w:szCs w:val="24"/>
        </w:rPr>
        <w:t>ezauruar</w:t>
      </w:r>
      <w:proofErr w:type="spellEnd"/>
      <w:r w:rsidR="0073243F" w:rsidRPr="00860957">
        <w:rPr>
          <w:rFonts w:ascii="Times New Roman" w:hAnsi="Times New Roman" w:cs="Times New Roman"/>
          <w:sz w:val="24"/>
          <w:szCs w:val="24"/>
        </w:rPr>
        <w:t>,</w:t>
      </w:r>
      <w:r w:rsidR="00F171F9" w:rsidRPr="00860957">
        <w:rPr>
          <w:rFonts w:ascii="Times New Roman" w:hAnsi="Times New Roman" w:cs="Times New Roman"/>
          <w:sz w:val="24"/>
          <w:szCs w:val="24"/>
        </w:rPr>
        <w:t xml:space="preserve"> pasi n</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rastet e nd</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rrimit 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emrit personi mban 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 xml:space="preserve"> nj</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n num</w:t>
      </w:r>
      <w:r w:rsidR="00276BD7" w:rsidRPr="00860957">
        <w:rPr>
          <w:rFonts w:ascii="Times New Roman" w:hAnsi="Times New Roman" w:cs="Times New Roman"/>
          <w:sz w:val="24"/>
          <w:szCs w:val="24"/>
        </w:rPr>
        <w:t>ë</w:t>
      </w:r>
      <w:r w:rsidR="00F171F9" w:rsidRPr="00860957">
        <w:rPr>
          <w:rFonts w:ascii="Times New Roman" w:hAnsi="Times New Roman" w:cs="Times New Roman"/>
          <w:sz w:val="24"/>
          <w:szCs w:val="24"/>
        </w:rPr>
        <w:t>r identifikimi</w:t>
      </w:r>
      <w:r w:rsidR="00293349" w:rsidRPr="00860957">
        <w:rPr>
          <w:rFonts w:ascii="Times New Roman" w:hAnsi="Times New Roman" w:cs="Times New Roman"/>
          <w:sz w:val="24"/>
          <w:szCs w:val="24"/>
        </w:rPr>
        <w:t xml:space="preserve">, </w:t>
      </w:r>
      <w:r w:rsidR="0073243F" w:rsidRPr="00860957">
        <w:rPr>
          <w:rFonts w:ascii="Times New Roman" w:hAnsi="Times New Roman" w:cs="Times New Roman"/>
          <w:sz w:val="24"/>
          <w:szCs w:val="24"/>
        </w:rPr>
        <w:t>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to kushte nuk ka pasur munges</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hetimesh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k</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shtetas. Sa m</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NJSHL, v</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ren se referuar materialit kall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zues nga Drejtoria Vendore e Policis</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Shkod</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w:t>
      </w:r>
      <w:r w:rsidR="00293349" w:rsidRPr="00860957">
        <w:rPr>
          <w:rStyle w:val="FootnoteReference"/>
          <w:rFonts w:ascii="Times New Roman" w:hAnsi="Times New Roman" w:cs="Times New Roman"/>
          <w:sz w:val="24"/>
          <w:szCs w:val="24"/>
        </w:rPr>
        <w:footnoteReference w:id="36"/>
      </w:r>
      <w:r w:rsidR="0073243F" w:rsidRPr="00860957">
        <w:rPr>
          <w:rFonts w:ascii="Times New Roman" w:hAnsi="Times New Roman" w:cs="Times New Roman"/>
          <w:sz w:val="24"/>
          <w:szCs w:val="24"/>
        </w:rPr>
        <w:t xml:space="preserve"> rezulton se ka </w:t>
      </w:r>
      <w:r w:rsidR="00293349" w:rsidRPr="00860957">
        <w:rPr>
          <w:rFonts w:ascii="Times New Roman" w:hAnsi="Times New Roman" w:cs="Times New Roman"/>
          <w:sz w:val="24"/>
          <w:szCs w:val="24"/>
        </w:rPr>
        <w:t xml:space="preserve">pasur </w:t>
      </w:r>
      <w:r w:rsidR="0073243F" w:rsidRPr="00860957">
        <w:rPr>
          <w:rFonts w:ascii="Times New Roman" w:hAnsi="Times New Roman" w:cs="Times New Roman"/>
          <w:sz w:val="24"/>
          <w:szCs w:val="24"/>
        </w:rPr>
        <w:t>mjaftuesh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m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na dhe </w:t>
      </w:r>
      <w:r w:rsidR="0002617C" w:rsidRPr="00860957">
        <w:rPr>
          <w:rFonts w:ascii="Times New Roman" w:hAnsi="Times New Roman" w:cs="Times New Roman"/>
          <w:sz w:val="24"/>
          <w:szCs w:val="24"/>
        </w:rPr>
        <w:t>elementë</w:t>
      </w:r>
      <w:r w:rsidR="0073243F"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t kr</w:t>
      </w:r>
      <w:r w:rsidR="00293349" w:rsidRPr="00860957">
        <w:rPr>
          <w:rFonts w:ascii="Times New Roman" w:hAnsi="Times New Roman" w:cs="Times New Roman"/>
          <w:sz w:val="24"/>
          <w:szCs w:val="24"/>
        </w:rPr>
        <w:t>i</w:t>
      </w:r>
      <w:r w:rsidR="0073243F" w:rsidRPr="00860957">
        <w:rPr>
          <w:rFonts w:ascii="Times New Roman" w:hAnsi="Times New Roman" w:cs="Times New Roman"/>
          <w:sz w:val="24"/>
          <w:szCs w:val="24"/>
        </w:rPr>
        <w:t>jojn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dyshimin e </w:t>
      </w:r>
      <w:r w:rsidR="0002617C" w:rsidRPr="00860957">
        <w:rPr>
          <w:rFonts w:ascii="Times New Roman" w:hAnsi="Times New Roman" w:cs="Times New Roman"/>
          <w:sz w:val="24"/>
          <w:szCs w:val="24"/>
        </w:rPr>
        <w:t>arsyeshëm</w:t>
      </w:r>
      <w:r w:rsidR="0073243F" w:rsidRPr="00860957">
        <w:rPr>
          <w:rFonts w:ascii="Times New Roman" w:hAnsi="Times New Roman" w:cs="Times New Roman"/>
          <w:sz w:val="24"/>
          <w:szCs w:val="24"/>
        </w:rPr>
        <w:t xml:space="preserve"> q</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lidhen me vepr</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n </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regjistruar procedimi penal nr. 236/2011,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dh</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na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cilat jan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mb</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shtetur</w:t>
      </w:r>
      <w:r w:rsidR="0002617C" w:rsidRPr="00860957">
        <w:rPr>
          <w:rFonts w:ascii="Times New Roman" w:hAnsi="Times New Roman" w:cs="Times New Roman"/>
          <w:sz w:val="24"/>
          <w:szCs w:val="24"/>
        </w:rPr>
        <w:t xml:space="preserve"> </w:t>
      </w:r>
      <w:r w:rsidR="0073243F" w:rsidRPr="00860957">
        <w:rPr>
          <w:rFonts w:ascii="Times New Roman" w:hAnsi="Times New Roman" w:cs="Times New Roman"/>
          <w:sz w:val="24"/>
          <w:szCs w:val="24"/>
        </w:rPr>
        <w:t>nga informacioni i 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rftuar nga autoritetet shtet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rore 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cilat kan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konfirmuar </w:t>
      </w:r>
      <w:r w:rsidR="0002617C" w:rsidRPr="00860957">
        <w:rPr>
          <w:rFonts w:ascii="Times New Roman" w:hAnsi="Times New Roman" w:cs="Times New Roman"/>
          <w:sz w:val="24"/>
          <w:szCs w:val="24"/>
        </w:rPr>
        <w:t>transaksionet</w:t>
      </w:r>
      <w:r w:rsidR="0073243F" w:rsidRPr="00860957">
        <w:rPr>
          <w:rFonts w:ascii="Times New Roman" w:hAnsi="Times New Roman" w:cs="Times New Roman"/>
          <w:sz w:val="24"/>
          <w:szCs w:val="24"/>
        </w:rPr>
        <w:t xml:space="preserve"> e kryera si dhe faktin se 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kapur, proceduar</w:t>
      </w:r>
      <w:r w:rsidR="00293349" w:rsidRPr="00860957">
        <w:rPr>
          <w:rFonts w:ascii="Times New Roman" w:hAnsi="Times New Roman" w:cs="Times New Roman"/>
          <w:sz w:val="24"/>
          <w:szCs w:val="24"/>
        </w:rPr>
        <w:t xml:space="preserve"> penalisht</w:t>
      </w:r>
      <w:r w:rsidR="0073243F" w:rsidRPr="00860957">
        <w:rPr>
          <w:rFonts w:ascii="Times New Roman" w:hAnsi="Times New Roman" w:cs="Times New Roman"/>
          <w:sz w:val="24"/>
          <w:szCs w:val="24"/>
        </w:rPr>
        <w:t xml:space="preserve"> dhe d</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nuar n</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 Gjerman</w:t>
      </w:r>
      <w:r w:rsidR="00293349" w:rsidRPr="00860957">
        <w:rPr>
          <w:rFonts w:ascii="Times New Roman" w:hAnsi="Times New Roman" w:cs="Times New Roman"/>
          <w:sz w:val="24"/>
          <w:szCs w:val="24"/>
        </w:rPr>
        <w:t xml:space="preserve">i </w:t>
      </w:r>
      <w:r w:rsidR="0073243F" w:rsidRPr="00860957">
        <w:rPr>
          <w:rFonts w:ascii="Times New Roman" w:hAnsi="Times New Roman" w:cs="Times New Roman"/>
          <w:sz w:val="24"/>
          <w:szCs w:val="24"/>
        </w:rPr>
        <w:t>p</w:t>
      </w:r>
      <w:r w:rsidR="00276BD7" w:rsidRPr="00860957">
        <w:rPr>
          <w:rFonts w:ascii="Times New Roman" w:hAnsi="Times New Roman" w:cs="Times New Roman"/>
          <w:sz w:val="24"/>
          <w:szCs w:val="24"/>
        </w:rPr>
        <w:t>ë</w:t>
      </w:r>
      <w:r w:rsidR="0073243F" w:rsidRPr="00860957">
        <w:rPr>
          <w:rFonts w:ascii="Times New Roman" w:hAnsi="Times New Roman" w:cs="Times New Roman"/>
          <w:sz w:val="24"/>
          <w:szCs w:val="24"/>
        </w:rPr>
        <w:t xml:space="preserve">r </w:t>
      </w:r>
      <w:r w:rsidR="00293349" w:rsidRPr="00860957">
        <w:rPr>
          <w:rFonts w:ascii="Times New Roman" w:hAnsi="Times New Roman" w:cs="Times New Roman"/>
          <w:sz w:val="24"/>
          <w:szCs w:val="24"/>
        </w:rPr>
        <w:t xml:space="preserve">trafikimin e 1.15 kg </w:t>
      </w:r>
      <w:r w:rsidR="00E854F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E854F6" w:rsidRPr="00860957">
        <w:rPr>
          <w:rFonts w:ascii="Times New Roman" w:hAnsi="Times New Roman" w:cs="Times New Roman"/>
          <w:sz w:val="24"/>
          <w:szCs w:val="24"/>
        </w:rPr>
        <w:t xml:space="preserve"> </w:t>
      </w:r>
      <w:r w:rsidR="00293349" w:rsidRPr="00860957">
        <w:rPr>
          <w:rFonts w:ascii="Times New Roman" w:hAnsi="Times New Roman" w:cs="Times New Roman"/>
          <w:sz w:val="24"/>
          <w:szCs w:val="24"/>
        </w:rPr>
        <w:t>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nd</w:t>
      </w:r>
      <w:r w:rsidR="00276BD7" w:rsidRPr="00860957">
        <w:rPr>
          <w:rFonts w:ascii="Times New Roman" w:hAnsi="Times New Roman" w:cs="Times New Roman"/>
          <w:sz w:val="24"/>
          <w:szCs w:val="24"/>
        </w:rPr>
        <w:t>ë</w:t>
      </w:r>
      <w:r w:rsidR="00E854F6" w:rsidRPr="00860957">
        <w:rPr>
          <w:rFonts w:ascii="Times New Roman" w:hAnsi="Times New Roman" w:cs="Times New Roman"/>
          <w:sz w:val="24"/>
          <w:szCs w:val="24"/>
        </w:rPr>
        <w:t xml:space="preserve">s </w:t>
      </w:r>
      <w:r w:rsidR="00293349" w:rsidRPr="00860957">
        <w:rPr>
          <w:rFonts w:ascii="Times New Roman" w:hAnsi="Times New Roman" w:cs="Times New Roman"/>
          <w:sz w:val="24"/>
          <w:szCs w:val="24"/>
        </w:rPr>
        <w:t>narkotike</w:t>
      </w:r>
      <w:r w:rsidR="00E854F6" w:rsidRPr="00860957">
        <w:rPr>
          <w:rFonts w:ascii="Times New Roman" w:hAnsi="Times New Roman" w:cs="Times New Roman"/>
          <w:sz w:val="24"/>
          <w:szCs w:val="24"/>
        </w:rPr>
        <w:t xml:space="preserve"> kokain</w:t>
      </w:r>
      <w:r w:rsidR="00F45343" w:rsidRPr="00860957">
        <w:rPr>
          <w:rFonts w:ascii="Times New Roman" w:hAnsi="Times New Roman" w:cs="Times New Roman"/>
          <w:sz w:val="24"/>
          <w:szCs w:val="24"/>
        </w:rPr>
        <w:t>ë</w:t>
      </w:r>
      <w:r w:rsidR="00293349" w:rsidRPr="00860957">
        <w:rPr>
          <w:rFonts w:ascii="Times New Roman" w:hAnsi="Times New Roman" w:cs="Times New Roman"/>
          <w:sz w:val="24"/>
          <w:szCs w:val="24"/>
        </w:rPr>
        <w:t>. Pas kall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zimit ka qen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detyr</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e </w:t>
      </w:r>
      <w:r w:rsidR="0002617C" w:rsidRPr="00860957">
        <w:rPr>
          <w:rFonts w:ascii="Times New Roman" w:hAnsi="Times New Roman" w:cs="Times New Roman"/>
          <w:sz w:val="24"/>
          <w:szCs w:val="24"/>
        </w:rPr>
        <w:t>subjektit,</w:t>
      </w:r>
      <w:r w:rsidR="00293349"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cil</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sin</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e </w:t>
      </w:r>
      <w:r w:rsidR="0002617C" w:rsidRPr="00860957">
        <w:rPr>
          <w:rFonts w:ascii="Times New Roman" w:hAnsi="Times New Roman" w:cs="Times New Roman"/>
          <w:sz w:val="24"/>
          <w:szCs w:val="24"/>
        </w:rPr>
        <w:t xml:space="preserve">prokurorit të çështjes </w:t>
      </w:r>
      <w:r w:rsidR="00293349" w:rsidRPr="00860957">
        <w:rPr>
          <w:rFonts w:ascii="Times New Roman" w:hAnsi="Times New Roman" w:cs="Times New Roman"/>
          <w:sz w:val="24"/>
          <w:szCs w:val="24"/>
        </w:rPr>
        <w:t>q</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 xml:space="preserve"> kryente veprimet hetimore te domosdoshme p</w:t>
      </w:r>
      <w:r w:rsidR="00276BD7" w:rsidRPr="00860957">
        <w:rPr>
          <w:rFonts w:ascii="Times New Roman" w:hAnsi="Times New Roman" w:cs="Times New Roman"/>
          <w:sz w:val="24"/>
          <w:szCs w:val="24"/>
        </w:rPr>
        <w:t>ë</w:t>
      </w:r>
      <w:r w:rsidR="00293349" w:rsidRPr="00860957">
        <w:rPr>
          <w:rFonts w:ascii="Times New Roman" w:hAnsi="Times New Roman" w:cs="Times New Roman"/>
          <w:sz w:val="24"/>
          <w:szCs w:val="24"/>
        </w:rPr>
        <w:t>r zbardhjen</w:t>
      </w:r>
      <w:r w:rsidR="0002617C" w:rsidRPr="00860957">
        <w:rPr>
          <w:rFonts w:ascii="Times New Roman" w:hAnsi="Times New Roman" w:cs="Times New Roman"/>
          <w:sz w:val="24"/>
          <w:szCs w:val="24"/>
        </w:rPr>
        <w:t xml:space="preserve"> e çështjes</w:t>
      </w:r>
      <w:r w:rsidR="000B0930"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dhe jo</w:t>
      </w:r>
      <w:r w:rsidR="000B0930" w:rsidRPr="00860957">
        <w:rPr>
          <w:rFonts w:ascii="Times New Roman" w:hAnsi="Times New Roman" w:cs="Times New Roman"/>
          <w:sz w:val="24"/>
          <w:szCs w:val="24"/>
        </w:rPr>
        <w:t xml:space="preserv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mjaftohej vet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element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t e materialit </w:t>
      </w:r>
      <w:r w:rsidR="0002617C" w:rsidRPr="00860957">
        <w:rPr>
          <w:rFonts w:ascii="Times New Roman" w:hAnsi="Times New Roman" w:cs="Times New Roman"/>
          <w:sz w:val="24"/>
          <w:szCs w:val="24"/>
        </w:rPr>
        <w:t>kallëzues</w:t>
      </w:r>
      <w:r w:rsidR="000B0930" w:rsidRPr="00860957">
        <w:rPr>
          <w:rFonts w:ascii="Times New Roman" w:hAnsi="Times New Roman" w:cs="Times New Roman"/>
          <w:sz w:val="24"/>
          <w:szCs w:val="24"/>
        </w:rPr>
        <w:t xml:space="preserve"> por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kryente hetime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gjithanshme.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veprimtarin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hetimore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kryer nga subjekti i rivler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simit , ashtu sikurse referuar nga </w:t>
      </w:r>
      <w:r w:rsidR="0002617C" w:rsidRPr="00860957">
        <w:rPr>
          <w:rFonts w:ascii="Times New Roman" w:hAnsi="Times New Roman" w:cs="Times New Roman"/>
          <w:sz w:val="24"/>
          <w:szCs w:val="24"/>
        </w:rPr>
        <w:t>V</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zhguesi </w:t>
      </w:r>
      <w:r w:rsidR="0002617C" w:rsidRPr="00860957">
        <w:rPr>
          <w:rFonts w:ascii="Times New Roman" w:hAnsi="Times New Roman" w:cs="Times New Roman"/>
          <w:sz w:val="24"/>
          <w:szCs w:val="24"/>
        </w:rPr>
        <w:t>N</w:t>
      </w:r>
      <w:r w:rsidR="000B0930" w:rsidRPr="00860957">
        <w:rPr>
          <w:rFonts w:ascii="Times New Roman" w:hAnsi="Times New Roman" w:cs="Times New Roman"/>
          <w:sz w:val="24"/>
          <w:szCs w:val="24"/>
        </w:rPr>
        <w:t>d</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rkomb</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tar </w:t>
      </w:r>
      <w:r w:rsidR="0002617C" w:rsidRPr="00860957">
        <w:rPr>
          <w:rFonts w:ascii="Times New Roman" w:hAnsi="Times New Roman" w:cs="Times New Roman"/>
          <w:sz w:val="24"/>
          <w:szCs w:val="24"/>
        </w:rPr>
        <w:t xml:space="preserve">konstatohet se </w:t>
      </w:r>
      <w:r w:rsidR="000B0930" w:rsidRPr="00860957">
        <w:rPr>
          <w:rFonts w:ascii="Times New Roman" w:hAnsi="Times New Roman" w:cs="Times New Roman"/>
          <w:sz w:val="24"/>
          <w:szCs w:val="24"/>
        </w:rPr>
        <w:t>mungojn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hetime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r </w:t>
      </w:r>
      <w:del w:id="336" w:author="Admin" w:date="2025-07-08T11:03:00Z">
        <w:r w:rsidR="000B0930" w:rsidRPr="007038D9">
          <w:rPr>
            <w:rFonts w:ascii="Times New Roman" w:hAnsi="Times New Roman" w:cs="Times New Roman"/>
            <w:sz w:val="24"/>
            <w:szCs w:val="24"/>
          </w:rPr>
          <w:delText>shtetasi</w:delText>
        </w:r>
      </w:del>
      <w:ins w:id="337" w:author="Admin" w:date="2025-07-08T11:03:00Z">
        <w:r w:rsidR="000B0930" w:rsidRPr="00860957">
          <w:rPr>
            <w:rFonts w:ascii="Times New Roman" w:hAnsi="Times New Roman" w:cs="Times New Roman"/>
            <w:sz w:val="24"/>
            <w:szCs w:val="24"/>
          </w:rPr>
          <w:t>shtetasi</w:t>
        </w:r>
        <w:r w:rsidR="0073408A">
          <w:rPr>
            <w:rFonts w:ascii="Times New Roman" w:hAnsi="Times New Roman" w:cs="Times New Roman"/>
            <w:sz w:val="24"/>
            <w:szCs w:val="24"/>
          </w:rPr>
          <w:t>n</w:t>
        </w:r>
      </w:ins>
      <w:r w:rsidR="000B0930" w:rsidRPr="00860957">
        <w:rPr>
          <w:rFonts w:ascii="Times New Roman" w:hAnsi="Times New Roman" w:cs="Times New Roman"/>
          <w:sz w:val="24"/>
          <w:szCs w:val="24"/>
        </w:rPr>
        <w:t xml:space="preserve"> Altin </w:t>
      </w:r>
      <w:proofErr w:type="spellStart"/>
      <w:r w:rsidR="000B0930" w:rsidRPr="00860957">
        <w:rPr>
          <w:rFonts w:ascii="Times New Roman" w:hAnsi="Times New Roman" w:cs="Times New Roman"/>
          <w:sz w:val="24"/>
          <w:szCs w:val="24"/>
        </w:rPr>
        <w:t>Nderlita</w:t>
      </w:r>
      <w:proofErr w:type="spellEnd"/>
      <w:r w:rsidR="000B0930" w:rsidRPr="00860957">
        <w:rPr>
          <w:rFonts w:ascii="Times New Roman" w:hAnsi="Times New Roman" w:cs="Times New Roman"/>
          <w:sz w:val="24"/>
          <w:szCs w:val="24"/>
        </w:rPr>
        <w:t xml:space="preserve"> me mbiemrin e tij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parsh</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w:t>
      </w:r>
      <w:r w:rsidR="000B0930" w:rsidRPr="00860957">
        <w:rPr>
          <w:rStyle w:val="FootnoteReference"/>
          <w:rFonts w:ascii="Times New Roman" w:hAnsi="Times New Roman" w:cs="Times New Roman"/>
          <w:sz w:val="24"/>
          <w:szCs w:val="24"/>
        </w:rPr>
        <w:footnoteReference w:id="37"/>
      </w:r>
      <w:r w:rsidR="000B0930" w:rsidRPr="00860957">
        <w:rPr>
          <w:rFonts w:ascii="Times New Roman" w:hAnsi="Times New Roman" w:cs="Times New Roman"/>
          <w:sz w:val="24"/>
          <w:szCs w:val="24"/>
        </w:rPr>
        <w:t>. Referuar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rkesave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informacion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rguara nga subjekti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institucioneve </w:t>
      </w:r>
      <w:r w:rsidR="0002617C" w:rsidRPr="00860957">
        <w:rPr>
          <w:rFonts w:ascii="Times New Roman" w:hAnsi="Times New Roman" w:cs="Times New Roman"/>
          <w:sz w:val="24"/>
          <w:szCs w:val="24"/>
        </w:rPr>
        <w:t>financiare</w:t>
      </w:r>
      <w:r w:rsidR="000B0930" w:rsidRPr="00860957">
        <w:rPr>
          <w:rFonts w:ascii="Times New Roman" w:hAnsi="Times New Roman" w:cs="Times New Roman"/>
          <w:sz w:val="24"/>
          <w:szCs w:val="24"/>
        </w:rPr>
        <w:t xml:space="preserve"> </w:t>
      </w:r>
      <w:del w:id="339" w:author="Admin" w:date="2025-07-08T11:03:00Z">
        <w:r w:rsidR="000B0930" w:rsidRPr="007038D9">
          <w:rPr>
            <w:rFonts w:ascii="Times New Roman" w:hAnsi="Times New Roman" w:cs="Times New Roman"/>
            <w:sz w:val="24"/>
            <w:szCs w:val="24"/>
          </w:rPr>
          <w:delText>t</w:delText>
        </w:r>
        <w:r w:rsidR="00276BD7" w:rsidRPr="007038D9">
          <w:rPr>
            <w:rFonts w:ascii="Times New Roman" w:hAnsi="Times New Roman" w:cs="Times New Roman"/>
            <w:sz w:val="24"/>
            <w:szCs w:val="24"/>
          </w:rPr>
          <w:delText>ë</w:delText>
        </w:r>
        <w:r w:rsidR="000B0930" w:rsidRPr="007038D9">
          <w:rPr>
            <w:rFonts w:ascii="Times New Roman" w:hAnsi="Times New Roman" w:cs="Times New Roman"/>
            <w:sz w:val="24"/>
            <w:szCs w:val="24"/>
          </w:rPr>
          <w:delText xml:space="preserve"> ndryshme </w:delText>
        </w:r>
      </w:del>
      <w:r w:rsidR="000B0930" w:rsidRPr="00860957">
        <w:rPr>
          <w:rFonts w:ascii="Times New Roman" w:hAnsi="Times New Roman" w:cs="Times New Roman"/>
          <w:sz w:val="24"/>
          <w:szCs w:val="24"/>
        </w:rPr>
        <w:t>si dhe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drejtim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institucioneve </w:t>
      </w:r>
      <w:del w:id="340" w:author="Admin" w:date="2025-07-08T11:03:00Z">
        <w:r w:rsidR="000B0930" w:rsidRPr="007038D9">
          <w:rPr>
            <w:rFonts w:ascii="Times New Roman" w:hAnsi="Times New Roman" w:cs="Times New Roman"/>
            <w:sz w:val="24"/>
            <w:szCs w:val="24"/>
          </w:rPr>
          <w:delText>t</w:delText>
        </w:r>
        <w:r w:rsidR="00276BD7" w:rsidRPr="007038D9">
          <w:rPr>
            <w:rFonts w:ascii="Times New Roman" w:hAnsi="Times New Roman" w:cs="Times New Roman"/>
            <w:sz w:val="24"/>
            <w:szCs w:val="24"/>
          </w:rPr>
          <w:delText>ë</w:delText>
        </w:r>
        <w:r w:rsidR="000B0930" w:rsidRPr="007038D9">
          <w:rPr>
            <w:rFonts w:ascii="Times New Roman" w:hAnsi="Times New Roman" w:cs="Times New Roman"/>
            <w:sz w:val="24"/>
            <w:szCs w:val="24"/>
          </w:rPr>
          <w:delText xml:space="preserve"> ndryshme </w:delText>
        </w:r>
      </w:del>
      <w:r w:rsidR="000B0930" w:rsidRPr="00860957">
        <w:rPr>
          <w:rFonts w:ascii="Times New Roman" w:hAnsi="Times New Roman" w:cs="Times New Roman"/>
          <w:sz w:val="24"/>
          <w:szCs w:val="24"/>
        </w:rPr>
        <w:t>shtet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rore</w:t>
      </w:r>
      <w:ins w:id="341" w:author="Admin" w:date="2025-07-08T11:03:00Z">
        <w:r w:rsidR="0073408A">
          <w:rPr>
            <w:rFonts w:ascii="Times New Roman" w:hAnsi="Times New Roman" w:cs="Times New Roman"/>
            <w:sz w:val="24"/>
            <w:szCs w:val="24"/>
          </w:rPr>
          <w:t>,</w:t>
        </w:r>
      </w:ins>
      <w:r w:rsidR="0073408A">
        <w:rPr>
          <w:rFonts w:ascii="Times New Roman" w:hAnsi="Times New Roman" w:cs="Times New Roman"/>
          <w:sz w:val="24"/>
          <w:szCs w:val="24"/>
        </w:rPr>
        <w:t xml:space="preserve"> </w:t>
      </w:r>
      <w:r w:rsidR="000B0930" w:rsidRPr="00860957">
        <w:rPr>
          <w:rFonts w:ascii="Times New Roman" w:hAnsi="Times New Roman" w:cs="Times New Roman"/>
          <w:sz w:val="24"/>
          <w:szCs w:val="24"/>
        </w:rPr>
        <w:t xml:space="preserve">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sht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referuar vet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m me em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at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si, mbiem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w:t>
      </w:r>
      <w:proofErr w:type="spellStart"/>
      <w:del w:id="342" w:author="Admin" w:date="2025-07-08T11:03:00Z">
        <w:r w:rsidR="000B0930" w:rsidRPr="007038D9">
          <w:rPr>
            <w:rFonts w:ascii="Times New Roman" w:hAnsi="Times New Roman" w:cs="Times New Roman"/>
            <w:sz w:val="24"/>
            <w:szCs w:val="24"/>
          </w:rPr>
          <w:delText>Nd</w:delText>
        </w:r>
        <w:r w:rsidR="00276BD7" w:rsidRPr="007038D9">
          <w:rPr>
            <w:rFonts w:ascii="Times New Roman" w:hAnsi="Times New Roman" w:cs="Times New Roman"/>
            <w:sz w:val="24"/>
            <w:szCs w:val="24"/>
          </w:rPr>
          <w:delText>ë</w:delText>
        </w:r>
        <w:r w:rsidR="000B0930" w:rsidRPr="007038D9">
          <w:rPr>
            <w:rFonts w:ascii="Times New Roman" w:hAnsi="Times New Roman" w:cs="Times New Roman"/>
            <w:sz w:val="24"/>
            <w:szCs w:val="24"/>
          </w:rPr>
          <w:delText>rlita</w:delText>
        </w:r>
      </w:del>
      <w:ins w:id="343" w:author="Admin" w:date="2025-07-08T11:03:00Z">
        <w:r w:rsidR="000B0930" w:rsidRPr="00860957">
          <w:rPr>
            <w:rFonts w:ascii="Times New Roman" w:hAnsi="Times New Roman" w:cs="Times New Roman"/>
            <w:sz w:val="24"/>
            <w:szCs w:val="24"/>
          </w:rPr>
          <w:t>Nd</w:t>
        </w:r>
        <w:r w:rsidR="0073408A">
          <w:rPr>
            <w:rFonts w:ascii="Times New Roman" w:hAnsi="Times New Roman" w:cs="Times New Roman"/>
            <w:sz w:val="24"/>
            <w:szCs w:val="24"/>
          </w:rPr>
          <w:t>e</w:t>
        </w:r>
        <w:r w:rsidR="000B0930" w:rsidRPr="00860957">
          <w:rPr>
            <w:rFonts w:ascii="Times New Roman" w:hAnsi="Times New Roman" w:cs="Times New Roman"/>
            <w:sz w:val="24"/>
            <w:szCs w:val="24"/>
          </w:rPr>
          <w:t>rlita</w:t>
        </w:r>
      </w:ins>
      <w:proofErr w:type="spellEnd"/>
      <w:r w:rsidR="000B0930" w:rsidRPr="00860957">
        <w:rPr>
          <w:rFonts w:ascii="Times New Roman" w:hAnsi="Times New Roman" w:cs="Times New Roman"/>
          <w:sz w:val="24"/>
          <w:szCs w:val="24"/>
        </w:rPr>
        <w:t>), dhe dat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lindje por nuk ka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rfshir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mbiemrin e </w:t>
      </w:r>
      <w:r w:rsidR="00942264" w:rsidRPr="00860957">
        <w:rPr>
          <w:rFonts w:ascii="Times New Roman" w:hAnsi="Times New Roman" w:cs="Times New Roman"/>
          <w:sz w:val="24"/>
          <w:szCs w:val="24"/>
        </w:rPr>
        <w:t>mëparshëm</w:t>
      </w:r>
      <w:r w:rsidR="000B0930" w:rsidRPr="00860957">
        <w:rPr>
          <w:rFonts w:ascii="Times New Roman" w:hAnsi="Times New Roman" w:cs="Times New Roman"/>
          <w:sz w:val="24"/>
          <w:szCs w:val="24"/>
        </w:rPr>
        <w:t xml:space="preserve"> apo numrin e identifikimit personal. Sa m</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sip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pretendimet e subjektit se jan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w:t>
      </w:r>
      <w:proofErr w:type="spellStart"/>
      <w:r w:rsidR="000B0930" w:rsidRPr="00860957">
        <w:rPr>
          <w:rFonts w:ascii="Times New Roman" w:hAnsi="Times New Roman" w:cs="Times New Roman"/>
          <w:sz w:val="24"/>
          <w:szCs w:val="24"/>
        </w:rPr>
        <w:t>ezauruar</w:t>
      </w:r>
      <w:proofErr w:type="spellEnd"/>
      <w:r w:rsidR="000B0930" w:rsidRPr="00860957">
        <w:rPr>
          <w:rFonts w:ascii="Times New Roman" w:hAnsi="Times New Roman" w:cs="Times New Roman"/>
          <w:sz w:val="24"/>
          <w:szCs w:val="24"/>
        </w:rPr>
        <w:t xml:space="preserve"> veprimet hetimore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shtetas pasi pavar</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sisht ndryshimit 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mbiemrit numri i identifikimit mbetet i nj</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jt</w:t>
      </w:r>
      <w:r w:rsidR="00276BD7" w:rsidRPr="00860957">
        <w:rPr>
          <w:rFonts w:ascii="Times New Roman" w:hAnsi="Times New Roman" w:cs="Times New Roman"/>
          <w:sz w:val="24"/>
          <w:szCs w:val="24"/>
        </w:rPr>
        <w:t>ë</w:t>
      </w:r>
      <w:r w:rsidR="00942264" w:rsidRPr="00860957">
        <w:rPr>
          <w:rFonts w:ascii="Times New Roman" w:hAnsi="Times New Roman" w:cs="Times New Roman"/>
          <w:sz w:val="24"/>
          <w:szCs w:val="24"/>
        </w:rPr>
        <w:t>,</w:t>
      </w:r>
      <w:r w:rsidR="000B0930" w:rsidRPr="00860957">
        <w:rPr>
          <w:rFonts w:ascii="Times New Roman" w:hAnsi="Times New Roman" w:cs="Times New Roman"/>
          <w:sz w:val="24"/>
          <w:szCs w:val="24"/>
        </w:rPr>
        <w:t xml:space="preserve"> nuk bazohet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fakte 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sa koh</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n</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 k</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rkesat e </w:t>
      </w:r>
      <w:r w:rsidR="000B0930" w:rsidRPr="00860957">
        <w:rPr>
          <w:rFonts w:ascii="Times New Roman" w:hAnsi="Times New Roman" w:cs="Times New Roman"/>
          <w:sz w:val="24"/>
          <w:szCs w:val="24"/>
        </w:rPr>
        <w:lastRenderedPageBreak/>
        <w:t>p</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 xml:space="preserve">rpiluara </w:t>
      </w:r>
      <w:r w:rsidR="00397102" w:rsidRPr="00860957">
        <w:rPr>
          <w:rFonts w:ascii="Times New Roman" w:hAnsi="Times New Roman" w:cs="Times New Roman"/>
          <w:sz w:val="24"/>
          <w:szCs w:val="24"/>
        </w:rPr>
        <w:t>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nevoja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hetimit </w:t>
      </w:r>
      <w:r w:rsidR="000B0930" w:rsidRPr="00860957">
        <w:rPr>
          <w:rFonts w:ascii="Times New Roman" w:hAnsi="Times New Roman" w:cs="Times New Roman"/>
          <w:sz w:val="24"/>
          <w:szCs w:val="24"/>
        </w:rPr>
        <w:t>nuk referohet as mbiemri i vjet</w:t>
      </w:r>
      <w:r w:rsidR="00276BD7" w:rsidRPr="00860957">
        <w:rPr>
          <w:rFonts w:ascii="Times New Roman" w:hAnsi="Times New Roman" w:cs="Times New Roman"/>
          <w:sz w:val="24"/>
          <w:szCs w:val="24"/>
        </w:rPr>
        <w:t>ë</w:t>
      </w:r>
      <w:r w:rsidR="000B0930" w:rsidRPr="00860957">
        <w:rPr>
          <w:rFonts w:ascii="Times New Roman" w:hAnsi="Times New Roman" w:cs="Times New Roman"/>
          <w:sz w:val="24"/>
          <w:szCs w:val="24"/>
        </w:rPr>
        <w:t>r dhe as numri i identifikimit personal</w:t>
      </w:r>
      <w:r w:rsidR="000B0930" w:rsidRPr="00860957">
        <w:rPr>
          <w:rStyle w:val="FootnoteReference"/>
          <w:rFonts w:ascii="Times New Roman" w:hAnsi="Times New Roman" w:cs="Times New Roman"/>
          <w:sz w:val="24"/>
          <w:szCs w:val="24"/>
        </w:rPr>
        <w:footnoteReference w:id="38"/>
      </w:r>
      <w:r w:rsidR="00276BD7" w:rsidRPr="00860957">
        <w:rPr>
          <w:rFonts w:ascii="Times New Roman" w:hAnsi="Times New Roman" w:cs="Times New Roman"/>
          <w:sz w:val="24"/>
          <w:szCs w:val="24"/>
        </w:rPr>
        <w:t>.</w:t>
      </w:r>
    </w:p>
    <w:p w14:paraId="01B2F3E8" w14:textId="715FDEF4" w:rsidR="009B5198" w:rsidRPr="00860957" w:rsidRDefault="00276BD7" w:rsidP="00174F6E">
      <w:pPr>
        <w:pStyle w:val="ListParagraph"/>
        <w:spacing w:after="0" w:line="240" w:lineRule="auto"/>
        <w:ind w:left="0"/>
        <w:jc w:val="both"/>
        <w:rPr>
          <w:rFonts w:ascii="Times New Roman" w:hAnsi="Times New Roman" w:cs="Times New Roman"/>
          <w:sz w:val="16"/>
          <w:szCs w:val="16"/>
        </w:rPr>
      </w:pPr>
      <w:r w:rsidRPr="00860957">
        <w:rPr>
          <w:rFonts w:ascii="Times New Roman" w:hAnsi="Times New Roman" w:cs="Times New Roman"/>
          <w:sz w:val="24"/>
          <w:szCs w:val="24"/>
        </w:rPr>
        <w:t xml:space="preserve"> </w:t>
      </w:r>
    </w:p>
    <w:p w14:paraId="477D6C2F" w14:textId="1B740D18" w:rsidR="00174F6E" w:rsidRPr="0073408A" w:rsidRDefault="00276BD7" w:rsidP="00174F6E">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Po ashtu, pavar</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sisht faktit se referuar 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rgjigjes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let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rporosis</w:t>
      </w:r>
      <w:r w:rsidR="00F45343" w:rsidRPr="00860957">
        <w:rPr>
          <w:rFonts w:ascii="Times New Roman" w:hAnsi="Times New Roman" w:cs="Times New Roman"/>
          <w:sz w:val="24"/>
          <w:szCs w:val="24"/>
        </w:rPr>
        <w:t>ë</w:t>
      </w:r>
      <w:proofErr w:type="spellEnd"/>
      <w:r w:rsidRPr="00860957">
        <w:rPr>
          <w:rFonts w:ascii="Times New Roman" w:hAnsi="Times New Roman" w:cs="Times New Roman"/>
          <w:sz w:val="24"/>
          <w:szCs w:val="24"/>
        </w:rPr>
        <w:t xml:space="preserve"> nga autoritetet gjyq</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sore belge, prokurori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informuar 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 emrin e bashk</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shortes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Altin </w:t>
      </w:r>
      <w:proofErr w:type="spellStart"/>
      <w:r w:rsidRPr="00860957">
        <w:rPr>
          <w:rFonts w:ascii="Times New Roman" w:hAnsi="Times New Roman" w:cs="Times New Roman"/>
          <w:sz w:val="24"/>
          <w:szCs w:val="24"/>
        </w:rPr>
        <w:t>Nd</w:t>
      </w:r>
      <w:r w:rsidR="00942264" w:rsidRPr="00860957">
        <w:rPr>
          <w:rFonts w:ascii="Times New Roman" w:hAnsi="Times New Roman" w:cs="Times New Roman"/>
          <w:sz w:val="24"/>
          <w:szCs w:val="24"/>
        </w:rPr>
        <w:t>e</w:t>
      </w:r>
      <w:r w:rsidRPr="00860957">
        <w:rPr>
          <w:rFonts w:ascii="Times New Roman" w:hAnsi="Times New Roman" w:cs="Times New Roman"/>
          <w:sz w:val="24"/>
          <w:szCs w:val="24"/>
        </w:rPr>
        <w:t>rlita</w:t>
      </w:r>
      <w:proofErr w:type="spellEnd"/>
      <w:r w:rsidR="003678C9" w:rsidRPr="00860957">
        <w:rPr>
          <w:rFonts w:ascii="Times New Roman" w:hAnsi="Times New Roman" w:cs="Times New Roman"/>
          <w:sz w:val="24"/>
          <w:szCs w:val="24"/>
        </w:rPr>
        <w:t>, nuk rezulton q</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ai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kryer veprime hetimore n</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lidhje me k</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shtetase dhe as n</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lidhje me </w:t>
      </w:r>
      <w:proofErr w:type="spellStart"/>
      <w:r w:rsidR="003678C9" w:rsidRPr="00860957">
        <w:rPr>
          <w:rFonts w:ascii="Times New Roman" w:hAnsi="Times New Roman" w:cs="Times New Roman"/>
          <w:sz w:val="24"/>
          <w:szCs w:val="24"/>
        </w:rPr>
        <w:t>babain</w:t>
      </w:r>
      <w:proofErr w:type="spellEnd"/>
      <w:r w:rsidR="003678C9" w:rsidRPr="00860957">
        <w:rPr>
          <w:rFonts w:ascii="Times New Roman" w:hAnsi="Times New Roman" w:cs="Times New Roman"/>
          <w:sz w:val="24"/>
          <w:szCs w:val="24"/>
        </w:rPr>
        <w:t xml:space="preserve"> e tij</w:t>
      </w:r>
      <w:r w:rsidR="00942264" w:rsidRPr="00860957">
        <w:rPr>
          <w:rFonts w:ascii="Times New Roman" w:hAnsi="Times New Roman" w:cs="Times New Roman"/>
          <w:sz w:val="24"/>
          <w:szCs w:val="24"/>
        </w:rPr>
        <w:t>,</w:t>
      </w:r>
      <w:r w:rsidR="003678C9" w:rsidRPr="00860957">
        <w:rPr>
          <w:rFonts w:ascii="Times New Roman" w:hAnsi="Times New Roman" w:cs="Times New Roman"/>
          <w:sz w:val="24"/>
          <w:szCs w:val="24"/>
        </w:rPr>
        <w:t xml:space="preserve"> shtetasin </w:t>
      </w:r>
      <w:proofErr w:type="spellStart"/>
      <w:r w:rsidR="003678C9" w:rsidRPr="00860957">
        <w:rPr>
          <w:rFonts w:ascii="Times New Roman" w:hAnsi="Times New Roman" w:cs="Times New Roman"/>
          <w:sz w:val="24"/>
          <w:szCs w:val="24"/>
        </w:rPr>
        <w:t>Qemal</w:t>
      </w:r>
      <w:proofErr w:type="spellEnd"/>
      <w:r w:rsidR="003678C9" w:rsidRPr="00860957">
        <w:rPr>
          <w:rFonts w:ascii="Times New Roman" w:hAnsi="Times New Roman" w:cs="Times New Roman"/>
          <w:sz w:val="24"/>
          <w:szCs w:val="24"/>
        </w:rPr>
        <w:t xml:space="preserve"> </w:t>
      </w:r>
      <w:r w:rsidR="00174F6E" w:rsidRPr="00860957">
        <w:rPr>
          <w:rFonts w:ascii="Times New Roman" w:hAnsi="Times New Roman" w:cs="Times New Roman"/>
          <w:sz w:val="24"/>
          <w:szCs w:val="24"/>
        </w:rPr>
        <w:t>Podgorica</w:t>
      </w:r>
      <w:r w:rsidR="00397102" w:rsidRPr="00860957">
        <w:rPr>
          <w:rFonts w:ascii="Times New Roman" w:hAnsi="Times New Roman" w:cs="Times New Roman"/>
          <w:sz w:val="24"/>
          <w:szCs w:val="24"/>
        </w:rPr>
        <w:t>,</w:t>
      </w:r>
      <w:r w:rsidR="003678C9" w:rsidRPr="00860957">
        <w:rPr>
          <w:rFonts w:ascii="Times New Roman" w:hAnsi="Times New Roman" w:cs="Times New Roman"/>
          <w:sz w:val="24"/>
          <w:szCs w:val="24"/>
        </w:rPr>
        <w:t xml:space="preserve"> i cili referohet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nd</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rruar jet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dit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n q</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ndaluar nga autoritetet gjermane p</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r trafikim t</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 xml:space="preserve"> l</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nd</w:t>
      </w:r>
      <w:r w:rsidR="00F45343" w:rsidRPr="00860957">
        <w:rPr>
          <w:rFonts w:ascii="Times New Roman" w:hAnsi="Times New Roman" w:cs="Times New Roman"/>
          <w:sz w:val="24"/>
          <w:szCs w:val="24"/>
        </w:rPr>
        <w:t>ë</w:t>
      </w:r>
      <w:r w:rsidR="003678C9" w:rsidRPr="00860957">
        <w:rPr>
          <w:rFonts w:ascii="Times New Roman" w:hAnsi="Times New Roman" w:cs="Times New Roman"/>
          <w:sz w:val="24"/>
          <w:szCs w:val="24"/>
        </w:rPr>
        <w:t>ve narkotike.</w:t>
      </w:r>
      <w:r w:rsidR="00397102" w:rsidRPr="00860957">
        <w:rPr>
          <w:rFonts w:ascii="Times New Roman" w:hAnsi="Times New Roman" w:cs="Times New Roman"/>
          <w:sz w:val="24"/>
          <w:szCs w:val="24"/>
        </w:rPr>
        <w:t xml:space="preserve"> Sa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sip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NJSHL e gjen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bazuar 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rfundimin e Komisionit se moskryerja e veprimeve hetimore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plota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lidhje me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dyshuarin kryesor dhe personat e tij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af</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rt tregon mang</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si serioze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drejtim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hetimit 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w:t>
      </w:r>
      <w:r w:rsidR="0002617C" w:rsidRPr="00860957">
        <w:rPr>
          <w:rFonts w:ascii="Times New Roman" w:hAnsi="Times New Roman" w:cs="Times New Roman"/>
          <w:sz w:val="24"/>
          <w:szCs w:val="24"/>
        </w:rPr>
        <w:t>çështjes</w:t>
      </w:r>
      <w:r w:rsidR="00397102" w:rsidRPr="00860957">
        <w:rPr>
          <w:rFonts w:ascii="Times New Roman" w:hAnsi="Times New Roman" w:cs="Times New Roman"/>
          <w:sz w:val="24"/>
          <w:szCs w:val="24"/>
        </w:rPr>
        <w:t>.</w:t>
      </w:r>
    </w:p>
    <w:p w14:paraId="5392A443" w14:textId="77777777" w:rsidR="00174F6E" w:rsidRPr="00174F6E" w:rsidRDefault="00174F6E" w:rsidP="00174F6E">
      <w:pPr>
        <w:pStyle w:val="ListParagraph"/>
        <w:spacing w:after="0" w:line="240" w:lineRule="auto"/>
        <w:ind w:left="0"/>
        <w:jc w:val="both"/>
        <w:rPr>
          <w:del w:id="365" w:author="Admin" w:date="2025-07-08T11:03:00Z"/>
          <w:rFonts w:ascii="Times New Roman" w:hAnsi="Times New Roman" w:cs="Times New Roman"/>
          <w:sz w:val="16"/>
          <w:szCs w:val="16"/>
        </w:rPr>
      </w:pPr>
    </w:p>
    <w:p w14:paraId="2DDF1748" w14:textId="3BB47DA6" w:rsidR="00652A0D" w:rsidRDefault="003678C9" w:rsidP="00652A0D">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 </w:t>
      </w:r>
      <w:r w:rsidR="00545C06" w:rsidRPr="00860957">
        <w:rPr>
          <w:rFonts w:ascii="Times New Roman" w:hAnsi="Times New Roman" w:cs="Times New Roman"/>
          <w:sz w:val="24"/>
          <w:szCs w:val="24"/>
        </w:rPr>
        <w:t>Komisioni</w:t>
      </w:r>
      <w:r w:rsidR="00174F6E" w:rsidRPr="00860957">
        <w:rPr>
          <w:rFonts w:ascii="Times New Roman" w:hAnsi="Times New Roman" w:cs="Times New Roman"/>
          <w:sz w:val="24"/>
          <w:szCs w:val="24"/>
        </w:rPr>
        <w:t>,</w:t>
      </w:r>
      <w:r w:rsidR="00545C06" w:rsidRPr="00860957">
        <w:rPr>
          <w:rFonts w:ascii="Times New Roman" w:hAnsi="Times New Roman" w:cs="Times New Roman"/>
          <w:sz w:val="24"/>
          <w:szCs w:val="24"/>
        </w:rPr>
        <w:t xml:space="preserve"> </w:t>
      </w:r>
      <w:r w:rsidR="00174F6E" w:rsidRPr="00860957">
        <w:rPr>
          <w:rFonts w:ascii="Times New Roman" w:hAnsi="Times New Roman" w:cs="Times New Roman"/>
          <w:sz w:val="24"/>
          <w:szCs w:val="24"/>
        </w:rPr>
        <w:t>ashtu si V</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zhguesi Ndërkombëtar, </w:t>
      </w:r>
      <w:del w:id="366" w:author="Admin" w:date="2025-07-08T11:03:00Z">
        <w:r w:rsidR="000C1935" w:rsidRPr="007038D9">
          <w:rPr>
            <w:rFonts w:ascii="Times New Roman" w:hAnsi="Times New Roman" w:cs="Times New Roman"/>
            <w:sz w:val="24"/>
            <w:szCs w:val="24"/>
          </w:rPr>
          <w:delText>ka</w:delText>
        </w:r>
      </w:del>
      <w:ins w:id="367" w:author="Admin" w:date="2025-07-08T11:03:00Z">
        <w:r w:rsidR="000C1935" w:rsidRPr="00860957">
          <w:rPr>
            <w:rFonts w:ascii="Times New Roman" w:hAnsi="Times New Roman" w:cs="Times New Roman"/>
            <w:sz w:val="24"/>
            <w:szCs w:val="24"/>
          </w:rPr>
          <w:t>ka</w:t>
        </w:r>
        <w:r w:rsidR="0073408A">
          <w:rPr>
            <w:rFonts w:ascii="Times New Roman" w:hAnsi="Times New Roman" w:cs="Times New Roman"/>
            <w:sz w:val="24"/>
            <w:szCs w:val="24"/>
          </w:rPr>
          <w:t>n</w:t>
        </w:r>
        <w:r w:rsidR="00D74248">
          <w:rPr>
            <w:rFonts w:ascii="Times New Roman" w:hAnsi="Times New Roman" w:cs="Times New Roman"/>
            <w:sz w:val="24"/>
            <w:szCs w:val="24"/>
          </w:rPr>
          <w:t>ë</w:t>
        </w:r>
      </w:ins>
      <w:r w:rsidR="000C1935" w:rsidRPr="00860957">
        <w:rPr>
          <w:rFonts w:ascii="Times New Roman" w:hAnsi="Times New Roman" w:cs="Times New Roman"/>
          <w:sz w:val="24"/>
          <w:szCs w:val="24"/>
        </w:rPr>
        <w:t xml:space="preserve"> </w:t>
      </w:r>
      <w:r w:rsidR="00397102" w:rsidRPr="00860957">
        <w:rPr>
          <w:rFonts w:ascii="Times New Roman" w:hAnsi="Times New Roman" w:cs="Times New Roman"/>
          <w:sz w:val="24"/>
          <w:szCs w:val="24"/>
        </w:rPr>
        <w:t>v</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w:t>
      </w:r>
      <w:r w:rsidR="000C1935" w:rsidRPr="00860957">
        <w:rPr>
          <w:rFonts w:ascii="Times New Roman" w:hAnsi="Times New Roman" w:cs="Times New Roman"/>
          <w:sz w:val="24"/>
          <w:szCs w:val="24"/>
        </w:rPr>
        <w:t>ejtur</w:t>
      </w:r>
      <w:r w:rsidR="00397102" w:rsidRPr="00860957">
        <w:rPr>
          <w:rFonts w:ascii="Times New Roman" w:hAnsi="Times New Roman" w:cs="Times New Roman"/>
          <w:sz w:val="24"/>
          <w:szCs w:val="24"/>
        </w:rPr>
        <w:t xml:space="preserve"> </w:t>
      </w:r>
      <w:r w:rsidRPr="00860957">
        <w:rPr>
          <w:rFonts w:ascii="Times New Roman" w:hAnsi="Times New Roman" w:cs="Times New Roman"/>
          <w:sz w:val="24"/>
          <w:szCs w:val="24"/>
        </w:rPr>
        <w:t>mang</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si edhe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drejtim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2E513D" w:rsidRPr="00860957">
        <w:rPr>
          <w:rFonts w:ascii="Times New Roman" w:hAnsi="Times New Roman" w:cs="Times New Roman"/>
          <w:sz w:val="24"/>
          <w:szCs w:val="24"/>
        </w:rPr>
        <w:t>veprimeve t</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 subjektit p</w:t>
      </w:r>
      <w:r w:rsidR="00F45343" w:rsidRPr="00860957">
        <w:rPr>
          <w:rFonts w:ascii="Times New Roman" w:hAnsi="Times New Roman" w:cs="Times New Roman"/>
          <w:sz w:val="24"/>
          <w:szCs w:val="24"/>
        </w:rPr>
        <w:t>ë</w:t>
      </w:r>
      <w:r w:rsidR="002E513D" w:rsidRPr="00860957">
        <w:rPr>
          <w:rFonts w:ascii="Times New Roman" w:hAnsi="Times New Roman" w:cs="Times New Roman"/>
          <w:sz w:val="24"/>
          <w:szCs w:val="24"/>
        </w:rPr>
        <w:t xml:space="preserve">r </w:t>
      </w:r>
      <w:r w:rsidRPr="00860957">
        <w:rPr>
          <w:rFonts w:ascii="Times New Roman" w:hAnsi="Times New Roman" w:cs="Times New Roman"/>
          <w:sz w:val="24"/>
          <w:szCs w:val="24"/>
        </w:rPr>
        <w:t>identifikimi</w:t>
      </w:r>
      <w:r w:rsidR="002E513D" w:rsidRPr="00860957">
        <w:rPr>
          <w:rFonts w:ascii="Times New Roman" w:hAnsi="Times New Roman" w:cs="Times New Roman"/>
          <w:sz w:val="24"/>
          <w:szCs w:val="24"/>
        </w:rPr>
        <w:t>n e</w:t>
      </w:r>
      <w:r w:rsidRPr="00860957">
        <w:rPr>
          <w:rFonts w:ascii="Times New Roman" w:hAnsi="Times New Roman" w:cs="Times New Roman"/>
          <w:sz w:val="24"/>
          <w:szCs w:val="24"/>
        </w:rPr>
        <w:t xml:space="preserve"> shtetasi</w:t>
      </w:r>
      <w:r w:rsidR="000C1935" w:rsidRPr="00860957">
        <w:rPr>
          <w:rFonts w:ascii="Times New Roman" w:hAnsi="Times New Roman" w:cs="Times New Roman"/>
          <w:sz w:val="24"/>
          <w:szCs w:val="24"/>
        </w:rPr>
        <w:t>t</w:t>
      </w:r>
      <w:r w:rsidRPr="00860957">
        <w:rPr>
          <w:rFonts w:ascii="Times New Roman" w:hAnsi="Times New Roman" w:cs="Times New Roman"/>
          <w:sz w:val="24"/>
          <w:szCs w:val="24"/>
        </w:rPr>
        <w:t xml:space="preserve"> Islam </w:t>
      </w:r>
      <w:proofErr w:type="spellStart"/>
      <w:r w:rsidRPr="00860957">
        <w:rPr>
          <w:rFonts w:ascii="Times New Roman" w:hAnsi="Times New Roman" w:cs="Times New Roman"/>
          <w:sz w:val="24"/>
          <w:szCs w:val="24"/>
        </w:rPr>
        <w:t>Vucaj</w:t>
      </w:r>
      <w:proofErr w:type="spellEnd"/>
      <w:r w:rsidRPr="00860957">
        <w:rPr>
          <w:rFonts w:ascii="Times New Roman" w:hAnsi="Times New Roman" w:cs="Times New Roman"/>
          <w:sz w:val="24"/>
          <w:szCs w:val="24"/>
        </w:rPr>
        <w:t xml:space="preserve">, pasi rezulton se subjekti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mjaftuar me referimin e shkres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 s</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BKT, sipas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w:t>
      </w:r>
      <w:r w:rsidR="00174F6E" w:rsidRPr="00860957">
        <w:rPr>
          <w:rFonts w:ascii="Times New Roman" w:hAnsi="Times New Roman" w:cs="Times New Roman"/>
          <w:sz w:val="24"/>
          <w:szCs w:val="24"/>
        </w:rPr>
        <w:t>,</w:t>
      </w:r>
      <w:r w:rsidRPr="00860957">
        <w:rPr>
          <w:rFonts w:ascii="Times New Roman" w:hAnsi="Times New Roman" w:cs="Times New Roman"/>
          <w:sz w:val="24"/>
          <w:szCs w:val="24"/>
        </w:rPr>
        <w:t xml:space="preserve"> transaksioni i dat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s 24.07.2007 </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kry</w:t>
      </w:r>
      <w:r w:rsidR="00397102" w:rsidRPr="00860957">
        <w:rPr>
          <w:rFonts w:ascii="Times New Roman" w:hAnsi="Times New Roman" w:cs="Times New Roman"/>
          <w:sz w:val="24"/>
          <w:szCs w:val="24"/>
        </w:rPr>
        <w:t>e</w:t>
      </w:r>
      <w:r w:rsidRPr="00860957">
        <w:rPr>
          <w:rFonts w:ascii="Times New Roman" w:hAnsi="Times New Roman" w:cs="Times New Roman"/>
          <w:sz w:val="24"/>
          <w:szCs w:val="24"/>
        </w:rPr>
        <w:t xml:space="preserve">r nga ky shtetas </w:t>
      </w:r>
      <w:r w:rsidR="00397102" w:rsidRPr="00860957">
        <w:rPr>
          <w:rFonts w:ascii="Times New Roman" w:hAnsi="Times New Roman" w:cs="Times New Roman"/>
          <w:sz w:val="24"/>
          <w:szCs w:val="24"/>
        </w:rPr>
        <w:t>dhe nuk ka hetuar 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tej n</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lidhje me identitetin e shtetasit Agron </w:t>
      </w:r>
      <w:proofErr w:type="spellStart"/>
      <w:r w:rsidR="00397102" w:rsidRPr="00860957">
        <w:rPr>
          <w:rFonts w:ascii="Times New Roman" w:hAnsi="Times New Roman" w:cs="Times New Roman"/>
          <w:sz w:val="24"/>
          <w:szCs w:val="24"/>
        </w:rPr>
        <w:t>Mucaj</w:t>
      </w:r>
      <w:proofErr w:type="spellEnd"/>
      <w:r w:rsidR="00652A0D" w:rsidRPr="00860957">
        <w:rPr>
          <w:rFonts w:ascii="Times New Roman" w:hAnsi="Times New Roman" w:cs="Times New Roman"/>
          <w:sz w:val="24"/>
          <w:szCs w:val="24"/>
        </w:rPr>
        <w:t xml:space="preserve">, </w:t>
      </w:r>
      <w:r w:rsidR="00397102" w:rsidRPr="00860957">
        <w:rPr>
          <w:rFonts w:ascii="Times New Roman" w:hAnsi="Times New Roman" w:cs="Times New Roman"/>
          <w:sz w:val="24"/>
          <w:szCs w:val="24"/>
        </w:rPr>
        <w:t>nd</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rkoh</w:t>
      </w:r>
      <w:r w:rsidR="00F45343" w:rsidRPr="00860957">
        <w:rPr>
          <w:rFonts w:ascii="Times New Roman" w:hAnsi="Times New Roman" w:cs="Times New Roman"/>
          <w:sz w:val="24"/>
          <w:szCs w:val="24"/>
        </w:rPr>
        <w:t>ë</w:t>
      </w:r>
      <w:r w:rsidR="00AC3277" w:rsidRPr="00860957">
        <w:rPr>
          <w:rFonts w:ascii="Times New Roman" w:hAnsi="Times New Roman" w:cs="Times New Roman"/>
          <w:sz w:val="24"/>
          <w:szCs w:val="24"/>
        </w:rPr>
        <w:t xml:space="preserve"> </w:t>
      </w:r>
      <w:r w:rsidR="00652A0D" w:rsidRPr="00860957">
        <w:rPr>
          <w:rFonts w:ascii="Times New Roman" w:hAnsi="Times New Roman" w:cs="Times New Roman"/>
          <w:sz w:val="24"/>
          <w:szCs w:val="24"/>
        </w:rPr>
        <w:t>q</w:t>
      </w:r>
      <w:r w:rsidR="00F45343" w:rsidRPr="00860957">
        <w:rPr>
          <w:rFonts w:ascii="Times New Roman" w:hAnsi="Times New Roman" w:cs="Times New Roman"/>
          <w:sz w:val="24"/>
          <w:szCs w:val="24"/>
        </w:rPr>
        <w:t>ë</w:t>
      </w:r>
      <w:r w:rsidR="00174F6E" w:rsidRPr="00860957">
        <w:rPr>
          <w:rFonts w:ascii="Times New Roman" w:hAnsi="Times New Roman" w:cs="Times New Roman"/>
          <w:sz w:val="24"/>
          <w:szCs w:val="24"/>
        </w:rPr>
        <w:t>, referuar akteve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fashikullin penal,</w:t>
      </w:r>
      <w:r w:rsidR="00652A0D" w:rsidRPr="00860957">
        <w:rPr>
          <w:rFonts w:ascii="Times New Roman" w:hAnsi="Times New Roman" w:cs="Times New Roman"/>
          <w:sz w:val="24"/>
          <w:szCs w:val="24"/>
        </w:rPr>
        <w:t xml:space="preserve"> </w:t>
      </w:r>
      <w:r w:rsidR="00AC3277" w:rsidRPr="00860957">
        <w:rPr>
          <w:rFonts w:ascii="Times New Roman" w:hAnsi="Times New Roman" w:cs="Times New Roman"/>
          <w:sz w:val="24"/>
          <w:szCs w:val="24"/>
        </w:rPr>
        <w:t>shtetasi</w:t>
      </w:r>
      <w:r w:rsidR="00397102" w:rsidRPr="00860957">
        <w:rPr>
          <w:rFonts w:ascii="Times New Roman" w:hAnsi="Times New Roman" w:cs="Times New Roman"/>
          <w:sz w:val="24"/>
          <w:szCs w:val="24"/>
        </w:rPr>
        <w:t xml:space="preserve"> Islam </w:t>
      </w:r>
      <w:proofErr w:type="spellStart"/>
      <w:r w:rsidR="00545C06" w:rsidRPr="00860957">
        <w:rPr>
          <w:rFonts w:ascii="Times New Roman" w:hAnsi="Times New Roman" w:cs="Times New Roman"/>
          <w:sz w:val="24"/>
          <w:szCs w:val="24"/>
        </w:rPr>
        <w:t>V</w:t>
      </w:r>
      <w:r w:rsidR="00397102" w:rsidRPr="00860957">
        <w:rPr>
          <w:rFonts w:ascii="Times New Roman" w:hAnsi="Times New Roman" w:cs="Times New Roman"/>
          <w:sz w:val="24"/>
          <w:szCs w:val="24"/>
        </w:rPr>
        <w:t>ucaj</w:t>
      </w:r>
      <w:proofErr w:type="spellEnd"/>
      <w:r w:rsidR="00397102" w:rsidRPr="00860957">
        <w:rPr>
          <w:rFonts w:ascii="Times New Roman" w:hAnsi="Times New Roman" w:cs="Times New Roman"/>
          <w:sz w:val="24"/>
          <w:szCs w:val="24"/>
        </w:rPr>
        <w:t xml:space="preserve"> ka deklaruar se ka bler</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nj</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apartament nga 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397102" w:rsidRPr="00860957">
        <w:rPr>
          <w:rFonts w:ascii="Times New Roman" w:hAnsi="Times New Roman" w:cs="Times New Roman"/>
          <w:sz w:val="24"/>
          <w:szCs w:val="24"/>
        </w:rPr>
        <w:t>dhe p</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r k</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arsye i ka kaluar atij shum</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n prej 38.000 euro, </w:t>
      </w:r>
      <w:r w:rsidR="00AC3277" w:rsidRPr="00860957">
        <w:rPr>
          <w:rFonts w:ascii="Times New Roman" w:hAnsi="Times New Roman" w:cs="Times New Roman"/>
          <w:sz w:val="24"/>
          <w:szCs w:val="24"/>
        </w:rPr>
        <w:t>kurse</w:t>
      </w:r>
      <w:r w:rsidR="00397102" w:rsidRPr="00860957">
        <w:rPr>
          <w:rFonts w:ascii="Times New Roman" w:hAnsi="Times New Roman" w:cs="Times New Roman"/>
          <w:sz w:val="24"/>
          <w:szCs w:val="24"/>
        </w:rPr>
        <w:t xml:space="preserve"> vet</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 subjekti i rivler</w:t>
      </w:r>
      <w:r w:rsidR="00F45343" w:rsidRPr="00860957">
        <w:rPr>
          <w:rFonts w:ascii="Times New Roman" w:hAnsi="Times New Roman" w:cs="Times New Roman"/>
          <w:sz w:val="24"/>
          <w:szCs w:val="24"/>
        </w:rPr>
        <w:t>ë</w:t>
      </w:r>
      <w:r w:rsidR="00397102" w:rsidRPr="00860957">
        <w:rPr>
          <w:rFonts w:ascii="Times New Roman" w:hAnsi="Times New Roman" w:cs="Times New Roman"/>
          <w:sz w:val="24"/>
          <w:szCs w:val="24"/>
        </w:rPr>
        <w:t xml:space="preserve">simit </w:t>
      </w:r>
      <w:r w:rsidR="00545C06"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vendimin e tij i referohet </w:t>
      </w:r>
      <w:r w:rsidR="00174F6E" w:rsidRPr="00860957">
        <w:rPr>
          <w:rFonts w:ascii="Times New Roman" w:hAnsi="Times New Roman" w:cs="Times New Roman"/>
          <w:sz w:val="24"/>
          <w:szCs w:val="24"/>
        </w:rPr>
        <w:t>shtetasit</w:t>
      </w:r>
      <w:r w:rsidR="00545C06" w:rsidRPr="00860957">
        <w:rPr>
          <w:rFonts w:ascii="Times New Roman" w:hAnsi="Times New Roman" w:cs="Times New Roman"/>
          <w:sz w:val="24"/>
          <w:szCs w:val="24"/>
        </w:rPr>
        <w:t xml:space="preserve"> Agron </w:t>
      </w:r>
      <w:proofErr w:type="spellStart"/>
      <w:r w:rsidR="00545C06" w:rsidRPr="00860957">
        <w:rPr>
          <w:rFonts w:ascii="Times New Roman" w:hAnsi="Times New Roman" w:cs="Times New Roman"/>
          <w:sz w:val="24"/>
          <w:szCs w:val="24"/>
        </w:rPr>
        <w:t>Mucaj</w:t>
      </w:r>
      <w:proofErr w:type="spellEnd"/>
      <w:r w:rsidR="00AE27A5" w:rsidRPr="00860957">
        <w:rPr>
          <w:rFonts w:ascii="Times New Roman" w:hAnsi="Times New Roman" w:cs="Times New Roman"/>
          <w:sz w:val="24"/>
          <w:szCs w:val="24"/>
        </w:rPr>
        <w:t>,</w:t>
      </w:r>
      <w:r w:rsidR="00545C06" w:rsidRPr="00860957">
        <w:rPr>
          <w:rFonts w:ascii="Times New Roman" w:hAnsi="Times New Roman" w:cs="Times New Roman"/>
          <w:sz w:val="24"/>
          <w:szCs w:val="24"/>
        </w:rPr>
        <w:t xml:space="preserve"> i cili </w:t>
      </w:r>
      <w:r w:rsidR="00652A0D" w:rsidRPr="00860957">
        <w:rPr>
          <w:rFonts w:ascii="Times New Roman" w:hAnsi="Times New Roman" w:cs="Times New Roman"/>
          <w:sz w:val="24"/>
          <w:szCs w:val="24"/>
        </w:rPr>
        <w:t>sipas</w:t>
      </w:r>
      <w:r w:rsidR="00174F6E" w:rsidRPr="00860957">
        <w:rPr>
          <w:rFonts w:ascii="Times New Roman" w:hAnsi="Times New Roman" w:cs="Times New Roman"/>
          <w:sz w:val="24"/>
          <w:szCs w:val="24"/>
        </w:rPr>
        <w:t xml:space="preserve"> tij</w:t>
      </w:r>
      <w:r w:rsidR="00652A0D" w:rsidRPr="00860957">
        <w:rPr>
          <w:rFonts w:ascii="Times New Roman" w:hAnsi="Times New Roman" w:cs="Times New Roman"/>
          <w:sz w:val="24"/>
          <w:szCs w:val="24"/>
        </w:rPr>
        <w:t xml:space="preserve"> referohet </w:t>
      </w:r>
      <w:r w:rsidR="00545C0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ket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kryer trans</w:t>
      </w:r>
      <w:r w:rsidR="00AE27A5" w:rsidRPr="00860957">
        <w:rPr>
          <w:rFonts w:ascii="Times New Roman" w:hAnsi="Times New Roman" w:cs="Times New Roman"/>
          <w:sz w:val="24"/>
          <w:szCs w:val="24"/>
        </w:rPr>
        <w:t xml:space="preserve">aksione </w:t>
      </w:r>
      <w:r w:rsidR="00174F6E" w:rsidRPr="00860957">
        <w:rPr>
          <w:rFonts w:ascii="Times New Roman" w:hAnsi="Times New Roman" w:cs="Times New Roman"/>
          <w:sz w:val="24"/>
          <w:szCs w:val="24"/>
        </w:rPr>
        <w:t>bankare</w:t>
      </w:r>
      <w:r w:rsidR="00545C0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r blerje banese</w:t>
      </w:r>
      <w:r w:rsidR="00652A0D" w:rsidRPr="00860957">
        <w:rPr>
          <w:rFonts w:ascii="Times New Roman" w:hAnsi="Times New Roman" w:cs="Times New Roman"/>
          <w:sz w:val="24"/>
          <w:szCs w:val="24"/>
        </w:rPr>
        <w:t xml:space="preserve"> nga Pashke </w:t>
      </w:r>
      <w:r w:rsidR="00545C06" w:rsidRPr="00860957">
        <w:rPr>
          <w:rFonts w:ascii="Times New Roman" w:hAnsi="Times New Roman" w:cs="Times New Roman"/>
          <w:sz w:val="24"/>
          <w:szCs w:val="24"/>
        </w:rPr>
        <w:t xml:space="preserve">Podgorica. </w:t>
      </w:r>
      <w:r w:rsidR="00AE27A5"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AE27A5" w:rsidRPr="00860957">
        <w:rPr>
          <w:rFonts w:ascii="Times New Roman" w:hAnsi="Times New Roman" w:cs="Times New Roman"/>
          <w:sz w:val="24"/>
          <w:szCs w:val="24"/>
        </w:rPr>
        <w:t xml:space="preserve"> vler</w:t>
      </w:r>
      <w:r w:rsidR="00F45343" w:rsidRPr="00860957">
        <w:rPr>
          <w:rFonts w:ascii="Times New Roman" w:hAnsi="Times New Roman" w:cs="Times New Roman"/>
          <w:sz w:val="24"/>
          <w:szCs w:val="24"/>
        </w:rPr>
        <w:t>ë</w:t>
      </w:r>
      <w:r w:rsidR="00AE27A5" w:rsidRPr="00860957">
        <w:rPr>
          <w:rFonts w:ascii="Times New Roman" w:hAnsi="Times New Roman" w:cs="Times New Roman"/>
          <w:sz w:val="24"/>
          <w:szCs w:val="24"/>
        </w:rPr>
        <w:t>simin e NJSHL</w:t>
      </w:r>
      <w:r w:rsidR="00174F6E" w:rsidRPr="00860957">
        <w:rPr>
          <w:rFonts w:ascii="Times New Roman" w:hAnsi="Times New Roman" w:cs="Times New Roman"/>
          <w:sz w:val="24"/>
          <w:szCs w:val="24"/>
        </w:rPr>
        <w:t>,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gjendjen q</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kan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aktet n</w:t>
      </w:r>
      <w:r w:rsidR="009E2382" w:rsidRPr="00860957">
        <w:rPr>
          <w:rFonts w:ascii="Times New Roman" w:hAnsi="Times New Roman" w:cs="Times New Roman"/>
          <w:sz w:val="24"/>
          <w:szCs w:val="24"/>
        </w:rPr>
        <w:t>ë</w:t>
      </w:r>
      <w:r w:rsidR="00174F6E" w:rsidRPr="00860957">
        <w:rPr>
          <w:rFonts w:ascii="Times New Roman" w:hAnsi="Times New Roman" w:cs="Times New Roman"/>
          <w:sz w:val="24"/>
          <w:szCs w:val="24"/>
        </w:rPr>
        <w:t xml:space="preserve"> fashikullin penal,</w:t>
      </w:r>
      <w:r w:rsidR="00AE27A5" w:rsidRPr="00860957">
        <w:rPr>
          <w:rFonts w:ascii="Times New Roman" w:hAnsi="Times New Roman" w:cs="Times New Roman"/>
          <w:sz w:val="24"/>
          <w:szCs w:val="24"/>
        </w:rPr>
        <w:t xml:space="preserve"> s</w:t>
      </w:r>
      <w:r w:rsidR="00545C06" w:rsidRPr="00860957">
        <w:rPr>
          <w:rFonts w:ascii="Times New Roman" w:hAnsi="Times New Roman" w:cs="Times New Roman"/>
          <w:sz w:val="24"/>
          <w:szCs w:val="24"/>
        </w:rPr>
        <w:t>ituata paraqitet e paqart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se Islam </w:t>
      </w:r>
      <w:proofErr w:type="spellStart"/>
      <w:r w:rsidR="00545C06" w:rsidRPr="00860957">
        <w:rPr>
          <w:rFonts w:ascii="Times New Roman" w:hAnsi="Times New Roman" w:cs="Times New Roman"/>
          <w:sz w:val="24"/>
          <w:szCs w:val="24"/>
        </w:rPr>
        <w:t>Vucaj</w:t>
      </w:r>
      <w:proofErr w:type="spellEnd"/>
      <w:r w:rsidR="00545C06" w:rsidRPr="00860957">
        <w:rPr>
          <w:rFonts w:ascii="Times New Roman" w:hAnsi="Times New Roman" w:cs="Times New Roman"/>
          <w:sz w:val="24"/>
          <w:szCs w:val="24"/>
        </w:rPr>
        <w:t xml:space="preserve"> dhe Agron </w:t>
      </w:r>
      <w:proofErr w:type="spellStart"/>
      <w:r w:rsidR="00545C06" w:rsidRPr="00860957">
        <w:rPr>
          <w:rFonts w:ascii="Times New Roman" w:hAnsi="Times New Roman" w:cs="Times New Roman"/>
          <w:sz w:val="24"/>
          <w:szCs w:val="24"/>
        </w:rPr>
        <w:t>Mucaj</w:t>
      </w:r>
      <w:proofErr w:type="spellEnd"/>
      <w:r w:rsidR="00545C06" w:rsidRPr="00860957">
        <w:rPr>
          <w:rFonts w:ascii="Times New Roman" w:hAnsi="Times New Roman" w:cs="Times New Roman"/>
          <w:sz w:val="24"/>
          <w:szCs w:val="24"/>
        </w:rPr>
        <w:t xml:space="preserve"> jan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i nj</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jti person apo dy persona 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ndrysh</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m q</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kan</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kryer dy veprime t</w:t>
      </w:r>
      <w:r w:rsidR="00F45343" w:rsidRPr="00860957">
        <w:rPr>
          <w:rFonts w:ascii="Times New Roman" w:hAnsi="Times New Roman" w:cs="Times New Roman"/>
          <w:sz w:val="24"/>
          <w:szCs w:val="24"/>
        </w:rPr>
        <w:t>ë</w:t>
      </w:r>
      <w:r w:rsidR="00545C06" w:rsidRPr="00860957">
        <w:rPr>
          <w:rFonts w:ascii="Times New Roman" w:hAnsi="Times New Roman" w:cs="Times New Roman"/>
          <w:sz w:val="24"/>
          <w:szCs w:val="24"/>
        </w:rPr>
        <w:t xml:space="preserve"> ndryshme financiare</w:t>
      </w:r>
      <w:r w:rsidR="00174F6E" w:rsidRPr="00860957">
        <w:rPr>
          <w:rFonts w:ascii="Times New Roman" w:hAnsi="Times New Roman" w:cs="Times New Roman"/>
          <w:sz w:val="24"/>
          <w:szCs w:val="24"/>
        </w:rPr>
        <w:t>.</w:t>
      </w:r>
    </w:p>
    <w:p w14:paraId="1DE99925" w14:textId="77777777" w:rsidR="0073408A" w:rsidRPr="00B032D0" w:rsidRDefault="0073408A" w:rsidP="0073408A">
      <w:pPr>
        <w:pStyle w:val="ListParagraph"/>
        <w:spacing w:after="0" w:line="240" w:lineRule="auto"/>
        <w:ind w:left="0"/>
        <w:jc w:val="both"/>
        <w:rPr>
          <w:ins w:id="368" w:author="Admin" w:date="2025-07-08T11:03:00Z"/>
          <w:rFonts w:ascii="Times New Roman" w:hAnsi="Times New Roman" w:cs="Times New Roman"/>
          <w:sz w:val="14"/>
          <w:szCs w:val="14"/>
        </w:rPr>
      </w:pPr>
    </w:p>
    <w:p w14:paraId="10F5EEC9" w14:textId="412F59E7" w:rsidR="002E513D" w:rsidRPr="00860957" w:rsidRDefault="000C1935" w:rsidP="00E854F6">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Sa i takon transaksioni</w:t>
      </w:r>
      <w:r w:rsidR="00E215F6" w:rsidRPr="00860957">
        <w:rPr>
          <w:rFonts w:ascii="Times New Roman" w:hAnsi="Times New Roman" w:cs="Times New Roman"/>
          <w:sz w:val="24"/>
          <w:szCs w:val="24"/>
        </w:rPr>
        <w:t>t</w:t>
      </w:r>
      <w:r w:rsidRPr="00860957">
        <w:rPr>
          <w:rFonts w:ascii="Times New Roman" w:hAnsi="Times New Roman" w:cs="Times New Roman"/>
          <w:sz w:val="24"/>
          <w:szCs w:val="24"/>
        </w:rPr>
        <w:t xml:space="preserve"> </w:t>
      </w:r>
      <w:del w:id="369" w:author="Admin" w:date="2025-07-08T11:03:00Z">
        <w:r w:rsidRPr="007038D9">
          <w:rPr>
            <w:rFonts w:ascii="Times New Roman" w:hAnsi="Times New Roman" w:cs="Times New Roman"/>
            <w:sz w:val="24"/>
            <w:szCs w:val="24"/>
          </w:rPr>
          <w:delText>kredi</w:delText>
        </w:r>
      </w:del>
      <w:ins w:id="370" w:author="Admin" w:date="2025-07-08T11:03:00Z">
        <w:r w:rsidRPr="00860957">
          <w:rPr>
            <w:rFonts w:ascii="Times New Roman" w:hAnsi="Times New Roman" w:cs="Times New Roman"/>
            <w:sz w:val="24"/>
            <w:szCs w:val="24"/>
          </w:rPr>
          <w:t>kredi</w:t>
        </w:r>
        <w:r w:rsidR="0073408A">
          <w:rPr>
            <w:rFonts w:ascii="Times New Roman" w:hAnsi="Times New Roman" w:cs="Times New Roman"/>
            <w:sz w:val="24"/>
            <w:szCs w:val="24"/>
          </w:rPr>
          <w:t>tim</w:t>
        </w:r>
      </w:ins>
      <w:r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kryer nga 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Pr="00860957">
        <w:rPr>
          <w:rFonts w:ascii="Times New Roman" w:hAnsi="Times New Roman" w:cs="Times New Roman"/>
          <w:sz w:val="24"/>
          <w:szCs w:val="24"/>
        </w:rPr>
        <w:t>m</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dat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19.03,2007 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llogarin</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del w:id="371" w:author="Admin" w:date="2025-07-08T11:03:00Z">
        <w:r w:rsidRPr="007038D9">
          <w:rPr>
            <w:rFonts w:ascii="Times New Roman" w:hAnsi="Times New Roman" w:cs="Times New Roman"/>
            <w:sz w:val="24"/>
            <w:szCs w:val="24"/>
          </w:rPr>
          <w:delText>bankar</w:delText>
        </w:r>
        <w:r w:rsidR="00F45343" w:rsidRPr="007038D9">
          <w:rPr>
            <w:rFonts w:ascii="Times New Roman" w:hAnsi="Times New Roman" w:cs="Times New Roman"/>
            <w:sz w:val="24"/>
            <w:szCs w:val="24"/>
          </w:rPr>
          <w:delText>ë</w:delText>
        </w:r>
      </w:del>
      <w:ins w:id="372" w:author="Admin" w:date="2025-07-08T11:03:00Z">
        <w:r w:rsidRPr="00860957">
          <w:rPr>
            <w:rFonts w:ascii="Times New Roman" w:hAnsi="Times New Roman" w:cs="Times New Roman"/>
            <w:sz w:val="24"/>
            <w:szCs w:val="24"/>
          </w:rPr>
          <w:t>bankar</w:t>
        </w:r>
        <w:r w:rsidR="0073408A">
          <w:rPr>
            <w:rFonts w:ascii="Times New Roman" w:hAnsi="Times New Roman" w:cs="Times New Roman"/>
            <w:sz w:val="24"/>
            <w:szCs w:val="24"/>
          </w:rPr>
          <w:t>e</w:t>
        </w:r>
      </w:ins>
      <w:r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shtetasit </w:t>
      </w:r>
      <w:proofErr w:type="spellStart"/>
      <w:r w:rsidRPr="00860957">
        <w:rPr>
          <w:rFonts w:ascii="Times New Roman" w:hAnsi="Times New Roman" w:cs="Times New Roman"/>
          <w:sz w:val="24"/>
          <w:szCs w:val="24"/>
        </w:rPr>
        <w:t>Xhevdet</w:t>
      </w:r>
      <w:proofErr w:type="spellEnd"/>
      <w:r w:rsidRPr="00860957">
        <w:rPr>
          <w:rFonts w:ascii="Times New Roman" w:hAnsi="Times New Roman" w:cs="Times New Roman"/>
          <w:sz w:val="24"/>
          <w:szCs w:val="24"/>
        </w:rPr>
        <w:t xml:space="preserve"> </w:t>
      </w:r>
      <w:proofErr w:type="spellStart"/>
      <w:r w:rsidRPr="00860957">
        <w:rPr>
          <w:rFonts w:ascii="Times New Roman" w:hAnsi="Times New Roman" w:cs="Times New Roman"/>
          <w:sz w:val="24"/>
          <w:szCs w:val="24"/>
        </w:rPr>
        <w:t>Amuli</w:t>
      </w:r>
      <w:proofErr w:type="spellEnd"/>
      <w:r w:rsidR="00652A0D" w:rsidRPr="00860957">
        <w:rPr>
          <w:rFonts w:ascii="Times New Roman" w:hAnsi="Times New Roman" w:cs="Times New Roman"/>
          <w:sz w:val="24"/>
          <w:szCs w:val="24"/>
        </w:rPr>
        <w:t xml:space="preserve"> si dhe transaksioneve t</w:t>
      </w:r>
      <w:r w:rsidR="00F45343" w:rsidRPr="00860957">
        <w:rPr>
          <w:rFonts w:ascii="Times New Roman" w:hAnsi="Times New Roman" w:cs="Times New Roman"/>
          <w:sz w:val="24"/>
          <w:szCs w:val="24"/>
        </w:rPr>
        <w:t>ë</w:t>
      </w:r>
      <w:r w:rsidR="00652A0D" w:rsidRPr="00860957">
        <w:rPr>
          <w:rFonts w:ascii="Times New Roman" w:hAnsi="Times New Roman" w:cs="Times New Roman"/>
          <w:sz w:val="24"/>
          <w:szCs w:val="24"/>
        </w:rPr>
        <w:t xml:space="preserve"> tjera burimi i t</w:t>
      </w:r>
      <w:r w:rsidR="00F45343" w:rsidRPr="00860957">
        <w:rPr>
          <w:rFonts w:ascii="Times New Roman" w:hAnsi="Times New Roman" w:cs="Times New Roman"/>
          <w:sz w:val="24"/>
          <w:szCs w:val="24"/>
        </w:rPr>
        <w:t>ë</w:t>
      </w:r>
      <w:r w:rsidR="00652A0D" w:rsidRPr="00860957">
        <w:rPr>
          <w:rFonts w:ascii="Times New Roman" w:hAnsi="Times New Roman" w:cs="Times New Roman"/>
          <w:sz w:val="24"/>
          <w:szCs w:val="24"/>
        </w:rPr>
        <w:t xml:space="preserve"> cilave mbeti i paprovuar, </w:t>
      </w:r>
      <w:r w:rsidRPr="00860957">
        <w:rPr>
          <w:rFonts w:ascii="Times New Roman" w:hAnsi="Times New Roman" w:cs="Times New Roman"/>
          <w:sz w:val="24"/>
          <w:szCs w:val="24"/>
        </w:rPr>
        <w:t>p</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F45343"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cilat subjekti </w:t>
      </w:r>
      <w:r w:rsidR="00E215F6" w:rsidRPr="00860957">
        <w:rPr>
          <w:rFonts w:ascii="Times New Roman" w:hAnsi="Times New Roman" w:cs="Times New Roman"/>
          <w:sz w:val="24"/>
          <w:szCs w:val="24"/>
        </w:rPr>
        <w:t xml:space="preserve">ka </w:t>
      </w:r>
      <w:r w:rsidR="00652A0D" w:rsidRPr="00860957">
        <w:rPr>
          <w:rFonts w:ascii="Times New Roman" w:hAnsi="Times New Roman" w:cs="Times New Roman"/>
          <w:sz w:val="24"/>
          <w:szCs w:val="24"/>
        </w:rPr>
        <w:t>arsyetuar</w:t>
      </w:r>
      <w:r w:rsidR="00E215F6" w:rsidRPr="00860957">
        <w:rPr>
          <w:rFonts w:ascii="Times New Roman" w:hAnsi="Times New Roman" w:cs="Times New Roman"/>
          <w:sz w:val="24"/>
          <w:szCs w:val="24"/>
        </w:rPr>
        <w:t xml:space="preserve"> se transaksionet e referuar</w:t>
      </w:r>
      <w:r w:rsidR="00174F6E" w:rsidRPr="00860957">
        <w:rPr>
          <w:rFonts w:ascii="Times New Roman" w:hAnsi="Times New Roman" w:cs="Times New Roman"/>
          <w:sz w:val="24"/>
          <w:szCs w:val="24"/>
        </w:rPr>
        <w:t>a</w:t>
      </w:r>
      <w:r w:rsidR="00E215F6" w:rsidRPr="00860957">
        <w:rPr>
          <w:rFonts w:ascii="Times New Roman" w:hAnsi="Times New Roman" w:cs="Times New Roman"/>
          <w:sz w:val="24"/>
          <w:szCs w:val="24"/>
        </w:rPr>
        <w:t xml:space="preserve"> 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kall</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zimin penal</w:t>
      </w:r>
      <w:r w:rsidR="00174F6E" w:rsidRPr="00860957">
        <w:rPr>
          <w:rFonts w:ascii="Times New Roman" w:hAnsi="Times New Roman" w:cs="Times New Roman"/>
          <w:sz w:val="24"/>
          <w:szCs w:val="24"/>
        </w:rPr>
        <w:t>,</w:t>
      </w:r>
      <w:r w:rsidR="00E215F6" w:rsidRPr="00860957">
        <w:rPr>
          <w:rFonts w:ascii="Times New Roman" w:hAnsi="Times New Roman" w:cs="Times New Roman"/>
          <w:sz w:val="24"/>
          <w:szCs w:val="24"/>
        </w:rPr>
        <w:t xml:space="preserve"> nd</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rmjet </w:t>
      </w:r>
      <w:del w:id="373" w:author="Admin" w:date="2025-07-08T11:03:00Z">
        <w:r w:rsidR="00E215F6" w:rsidRPr="007038D9">
          <w:rPr>
            <w:rFonts w:ascii="Times New Roman" w:hAnsi="Times New Roman" w:cs="Times New Roman"/>
            <w:sz w:val="24"/>
            <w:szCs w:val="24"/>
          </w:rPr>
          <w:delText>Pashk</w:delText>
        </w:r>
        <w:r w:rsidR="00F45343" w:rsidRPr="007038D9">
          <w:rPr>
            <w:rFonts w:ascii="Times New Roman" w:hAnsi="Times New Roman" w:cs="Times New Roman"/>
            <w:sz w:val="24"/>
            <w:szCs w:val="24"/>
          </w:rPr>
          <w:delText>ë</w:delText>
        </w:r>
      </w:del>
      <w:ins w:id="374" w:author="Admin" w:date="2025-07-08T11:03:00Z">
        <w:r w:rsidR="00E215F6" w:rsidRPr="00860957">
          <w:rPr>
            <w:rFonts w:ascii="Times New Roman" w:hAnsi="Times New Roman" w:cs="Times New Roman"/>
            <w:sz w:val="24"/>
            <w:szCs w:val="24"/>
          </w:rPr>
          <w:t>Pashk</w:t>
        </w:r>
        <w:r w:rsidR="0073408A">
          <w:rPr>
            <w:rFonts w:ascii="Times New Roman" w:hAnsi="Times New Roman" w:cs="Times New Roman"/>
            <w:sz w:val="24"/>
            <w:szCs w:val="24"/>
          </w:rPr>
          <w:t>e</w:t>
        </w:r>
      </w:ins>
      <w:r w:rsidR="00E215F6" w:rsidRPr="00860957">
        <w:rPr>
          <w:rFonts w:ascii="Times New Roman" w:hAnsi="Times New Roman" w:cs="Times New Roman"/>
          <w:sz w:val="24"/>
          <w:szCs w:val="24"/>
        </w:rPr>
        <w:t xml:space="preserve"> Podgorica,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E215F6" w:rsidRPr="00860957">
        <w:rPr>
          <w:rFonts w:ascii="Times New Roman" w:hAnsi="Times New Roman" w:cs="Times New Roman"/>
          <w:sz w:val="24"/>
          <w:szCs w:val="24"/>
        </w:rPr>
        <w:t>dhe personave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tjer</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jan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kryer shum</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koh</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rpara se shtetasi Altin </w:t>
      </w:r>
      <w:proofErr w:type="spellStart"/>
      <w:r w:rsidR="005935F7" w:rsidRPr="00860957">
        <w:rPr>
          <w:rFonts w:ascii="Times New Roman" w:hAnsi="Times New Roman" w:cs="Times New Roman"/>
          <w:sz w:val="24"/>
          <w:szCs w:val="24"/>
        </w:rPr>
        <w:t>Nderlita</w:t>
      </w:r>
      <w:proofErr w:type="spellEnd"/>
      <w:r w:rsidR="005935F7" w:rsidRPr="00860957">
        <w:rPr>
          <w:rFonts w:ascii="Times New Roman" w:hAnsi="Times New Roman" w:cs="Times New Roman"/>
          <w:sz w:val="24"/>
          <w:szCs w:val="24"/>
        </w:rPr>
        <w:t xml:space="preserve"> </w:t>
      </w:r>
      <w:r w:rsidR="00E215F6"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ndalohej nga autoritetet Gjermane dhe nga hetimi nuk ka rezultuar ndonj</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aktivitet kriminal nga ku mund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ken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ardhur kapitalet monetare dhe pasurit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e tjera 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pron</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si t</w:t>
      </w:r>
      <w:r w:rsidR="00F45343" w:rsidRPr="00860957">
        <w:rPr>
          <w:rFonts w:ascii="Times New Roman" w:hAnsi="Times New Roman" w:cs="Times New Roman"/>
          <w:sz w:val="24"/>
          <w:szCs w:val="24"/>
        </w:rPr>
        <w:t>ë</w:t>
      </w:r>
      <w:r w:rsidR="00E215F6" w:rsidRPr="00860957">
        <w:rPr>
          <w:rFonts w:ascii="Times New Roman" w:hAnsi="Times New Roman" w:cs="Times New Roman"/>
          <w:sz w:val="24"/>
          <w:szCs w:val="24"/>
        </w:rPr>
        <w:t xml:space="preserve"> tyr</w:t>
      </w:r>
      <w:r w:rsidR="00C03AA8" w:rsidRPr="00860957">
        <w:rPr>
          <w:rFonts w:ascii="Times New Roman" w:hAnsi="Times New Roman" w:cs="Times New Roman"/>
          <w:sz w:val="24"/>
          <w:szCs w:val="24"/>
        </w:rPr>
        <w:t>e</w:t>
      </w:r>
      <w:del w:id="375" w:author="Admin" w:date="2025-07-08T11:03:00Z">
        <w:r w:rsidR="00A80867">
          <w:rPr>
            <w:rFonts w:ascii="Times New Roman" w:hAnsi="Times New Roman" w:cs="Times New Roman"/>
            <w:sz w:val="24"/>
            <w:szCs w:val="24"/>
          </w:rPr>
          <w:delText>. Sa m</w:delText>
        </w:r>
        <w:r w:rsidR="009E2382">
          <w:rPr>
            <w:rFonts w:ascii="Times New Roman" w:hAnsi="Times New Roman" w:cs="Times New Roman"/>
            <w:sz w:val="24"/>
            <w:szCs w:val="24"/>
          </w:rPr>
          <w:delText>ë</w:delText>
        </w:r>
        <w:r w:rsidR="00A80867">
          <w:rPr>
            <w:rFonts w:ascii="Times New Roman" w:hAnsi="Times New Roman" w:cs="Times New Roman"/>
            <w:sz w:val="24"/>
            <w:szCs w:val="24"/>
          </w:rPr>
          <w:delText xml:space="preserve"> sip</w:delText>
        </w:r>
        <w:r w:rsidR="009E2382">
          <w:rPr>
            <w:rFonts w:ascii="Times New Roman" w:hAnsi="Times New Roman" w:cs="Times New Roman"/>
            <w:sz w:val="24"/>
            <w:szCs w:val="24"/>
          </w:rPr>
          <w:delText>ë</w:delText>
        </w:r>
        <w:r w:rsidR="00A80867">
          <w:rPr>
            <w:rFonts w:ascii="Times New Roman" w:hAnsi="Times New Roman" w:cs="Times New Roman"/>
            <w:sz w:val="24"/>
            <w:szCs w:val="24"/>
          </w:rPr>
          <w:delText>r</w:delText>
        </w:r>
      </w:del>
      <w:ins w:id="376" w:author="Admin" w:date="2025-07-08T11:03:00Z">
        <w:r w:rsidR="00B032D0">
          <w:rPr>
            <w:rFonts w:ascii="Times New Roman" w:hAnsi="Times New Roman" w:cs="Times New Roman"/>
            <w:sz w:val="24"/>
            <w:szCs w:val="24"/>
          </w:rPr>
          <w:t>,</w:t>
        </w:r>
      </w:ins>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NJSHL vler</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son se</w:t>
      </w:r>
      <w:ins w:id="377" w:author="Admin" w:date="2025-07-08T11:03:00Z">
        <w:r w:rsidR="00B032D0">
          <w:rPr>
            <w:rFonts w:ascii="Times New Roman" w:hAnsi="Times New Roman" w:cs="Times New Roman"/>
            <w:sz w:val="24"/>
            <w:szCs w:val="24"/>
          </w:rPr>
          <w:t>,</w:t>
        </w:r>
      </w:ins>
      <w:r w:rsidR="00C03AA8" w:rsidRPr="00860957">
        <w:rPr>
          <w:rFonts w:ascii="Times New Roman" w:hAnsi="Times New Roman" w:cs="Times New Roman"/>
          <w:sz w:val="24"/>
          <w:szCs w:val="24"/>
        </w:rPr>
        <w:t xml:space="preserve"> referuar nenit 287 t</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 xml:space="preserve"> Kodit Penal</w:t>
      </w:r>
      <w:r w:rsidR="00004418" w:rsidRPr="00860957">
        <w:rPr>
          <w:rFonts w:ascii="Times New Roman" w:hAnsi="Times New Roman" w:cs="Times New Roman"/>
          <w:sz w:val="24"/>
          <w:szCs w:val="24"/>
        </w:rPr>
        <w:t>,</w:t>
      </w:r>
      <w:r w:rsidR="00C03AA8" w:rsidRPr="00860957">
        <w:rPr>
          <w:rFonts w:ascii="Times New Roman" w:hAnsi="Times New Roman" w:cs="Times New Roman"/>
          <w:sz w:val="24"/>
          <w:szCs w:val="24"/>
        </w:rPr>
        <w:t xml:space="preserve"> </w:t>
      </w:r>
      <w:r w:rsidR="00004418" w:rsidRPr="00860957">
        <w:rPr>
          <w:rFonts w:ascii="Times New Roman" w:hAnsi="Times New Roman" w:cs="Times New Roman"/>
          <w:sz w:val="24"/>
          <w:szCs w:val="24"/>
        </w:rPr>
        <w:t>v</w:t>
      </w:r>
      <w:r w:rsidR="00C03AA8" w:rsidRPr="00860957">
        <w:rPr>
          <w:rFonts w:ascii="Times New Roman" w:hAnsi="Times New Roman" w:cs="Times New Roman"/>
          <w:sz w:val="24"/>
          <w:szCs w:val="24"/>
        </w:rPr>
        <w:t>epra penale “</w:t>
      </w:r>
      <w:del w:id="378" w:author="Admin" w:date="2025-07-08T11:03:00Z">
        <w:r w:rsidR="00C03AA8" w:rsidRPr="007038D9">
          <w:rPr>
            <w:rFonts w:ascii="Times New Roman" w:hAnsi="Times New Roman" w:cs="Times New Roman"/>
            <w:sz w:val="24"/>
            <w:szCs w:val="24"/>
          </w:rPr>
          <w:delText>pastrimi</w:delText>
        </w:r>
      </w:del>
      <w:ins w:id="379" w:author="Admin" w:date="2025-07-08T11:03:00Z">
        <w:r w:rsidR="00B032D0">
          <w:rPr>
            <w:rFonts w:ascii="Times New Roman" w:hAnsi="Times New Roman" w:cs="Times New Roman"/>
            <w:sz w:val="24"/>
            <w:szCs w:val="24"/>
          </w:rPr>
          <w:t>P</w:t>
        </w:r>
        <w:r w:rsidR="00C03AA8" w:rsidRPr="00860957">
          <w:rPr>
            <w:rFonts w:ascii="Times New Roman" w:hAnsi="Times New Roman" w:cs="Times New Roman"/>
            <w:sz w:val="24"/>
            <w:szCs w:val="24"/>
          </w:rPr>
          <w:t>astrimi</w:t>
        </w:r>
      </w:ins>
      <w:r w:rsidR="00C03AA8" w:rsidRPr="00860957">
        <w:rPr>
          <w:rFonts w:ascii="Times New Roman" w:hAnsi="Times New Roman" w:cs="Times New Roman"/>
          <w:sz w:val="24"/>
          <w:szCs w:val="24"/>
        </w:rPr>
        <w:t xml:space="preserve"> i produkteve të veprës penale ose veprimtarisë kriminale”, përcakto</w:t>
      </w:r>
      <w:r w:rsidR="00004418" w:rsidRPr="00860957">
        <w:rPr>
          <w:rFonts w:ascii="Times New Roman" w:hAnsi="Times New Roman" w:cs="Times New Roman"/>
          <w:sz w:val="24"/>
          <w:szCs w:val="24"/>
        </w:rPr>
        <w:t>n</w:t>
      </w:r>
      <w:r w:rsidR="00C03AA8" w:rsidRPr="00860957">
        <w:rPr>
          <w:rFonts w:ascii="Times New Roman" w:hAnsi="Times New Roman" w:cs="Times New Roman"/>
          <w:sz w:val="24"/>
          <w:szCs w:val="24"/>
        </w:rPr>
        <w:t xml:space="preserve"> format e </w:t>
      </w:r>
      <w:del w:id="380" w:author="Admin" w:date="2025-07-08T11:03:00Z">
        <w:r w:rsidR="00C03AA8" w:rsidRPr="007038D9">
          <w:rPr>
            <w:rFonts w:ascii="Times New Roman" w:hAnsi="Times New Roman" w:cs="Times New Roman"/>
            <w:sz w:val="24"/>
            <w:szCs w:val="24"/>
          </w:rPr>
          <w:delText>pastrimi i produkteve të</w:delText>
        </w:r>
      </w:del>
      <w:ins w:id="381" w:author="Admin" w:date="2025-07-08T11:03:00Z">
        <w:r w:rsidR="0073408A">
          <w:rPr>
            <w:rFonts w:ascii="Times New Roman" w:hAnsi="Times New Roman" w:cs="Times New Roman"/>
            <w:sz w:val="24"/>
            <w:szCs w:val="24"/>
          </w:rPr>
          <w:t>kryerjes s</w:t>
        </w:r>
        <w:r w:rsidR="00D74248">
          <w:rPr>
            <w:rFonts w:ascii="Times New Roman" w:hAnsi="Times New Roman" w:cs="Times New Roman"/>
            <w:sz w:val="24"/>
            <w:szCs w:val="24"/>
          </w:rPr>
          <w:t>ë</w:t>
        </w:r>
      </w:ins>
      <w:r w:rsidR="00C03AA8" w:rsidRPr="00860957">
        <w:rPr>
          <w:rFonts w:ascii="Times New Roman" w:hAnsi="Times New Roman" w:cs="Times New Roman"/>
          <w:sz w:val="24"/>
          <w:szCs w:val="24"/>
        </w:rPr>
        <w:t xml:space="preserve"> veprës penale, si:</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këmbim ose transferim i pasurisë, me qëllim fshehjen ose mbulimin e origjinës së paligjshme të saj, duke ditur se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xml:space="preserve">• fshehje ose mbulim i natyrës së vërtetë, burimit, vendndodhjes, </w:t>
      </w:r>
      <w:proofErr w:type="spellStart"/>
      <w:r w:rsidR="00C03AA8" w:rsidRPr="00860957">
        <w:rPr>
          <w:rFonts w:ascii="Times New Roman" w:hAnsi="Times New Roman" w:cs="Times New Roman"/>
          <w:sz w:val="24"/>
          <w:szCs w:val="24"/>
        </w:rPr>
        <w:t>disponimit</w:t>
      </w:r>
      <w:proofErr w:type="spellEnd"/>
      <w:r w:rsidR="00C03AA8" w:rsidRPr="00860957">
        <w:rPr>
          <w:rFonts w:ascii="Times New Roman" w:hAnsi="Times New Roman" w:cs="Times New Roman"/>
          <w:sz w:val="24"/>
          <w:szCs w:val="24"/>
        </w:rPr>
        <w:t>, zhvendosjes, pronësisë ose të drejtave në lidhje me pasurinë, duke ditur që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fitim i pronësisë, posedimit ose përdorimit të pasurisë, duke ditur, në çastin e marrjes në dorëzim të saj, që kjo pasuri është produkt i veprës penale ose i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xml:space="preserve">• kryerje e veprimeve financiare ose transaksioneve të </w:t>
      </w:r>
      <w:proofErr w:type="spellStart"/>
      <w:r w:rsidR="00C03AA8" w:rsidRPr="00860957">
        <w:rPr>
          <w:rFonts w:ascii="Times New Roman" w:hAnsi="Times New Roman" w:cs="Times New Roman"/>
          <w:sz w:val="24"/>
          <w:szCs w:val="24"/>
        </w:rPr>
        <w:t>copëzuara</w:t>
      </w:r>
      <w:proofErr w:type="spellEnd"/>
      <w:r w:rsidR="00C03AA8" w:rsidRPr="00860957">
        <w:rPr>
          <w:rFonts w:ascii="Times New Roman" w:hAnsi="Times New Roman" w:cs="Times New Roman"/>
          <w:sz w:val="24"/>
          <w:szCs w:val="24"/>
        </w:rPr>
        <w:t>, për shmangien nga raportimi, sipas legjislacionit për parandalimin e pastrimit të parave;</w:t>
      </w:r>
      <w:r w:rsidR="00652A0D"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investime në veprimtari ekonomike ose financiare të parave a sendeve, duke ditur se, janë produkte të veprës penale ose veprimtarisë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këshillim, ndihmë, nxitje ose thirrje publike për kryerjen e secilës prej veprave të përcaktuara më lart.</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Lidhur me “varësinë” mes veprës penale ose veprimtarisë kriminale</w:t>
      </w:r>
      <w:r w:rsidR="00A80867" w:rsidRPr="00860957">
        <w:rPr>
          <w:rFonts w:ascii="Times New Roman" w:hAnsi="Times New Roman" w:cs="Times New Roman"/>
          <w:sz w:val="24"/>
          <w:szCs w:val="24"/>
        </w:rPr>
        <w:t>,</w:t>
      </w:r>
      <w:r w:rsidR="00C03AA8" w:rsidRPr="00860957">
        <w:rPr>
          <w:rFonts w:ascii="Times New Roman" w:hAnsi="Times New Roman" w:cs="Times New Roman"/>
          <w:sz w:val="24"/>
          <w:szCs w:val="24"/>
        </w:rPr>
        <w:t xml:space="preserve"> nga burojnë përfitimet e paligjshme dhe veprës së parashikuar nga neni 287 i Kodit Penal</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duhet që të ekzistojë një vepër tjetër penale, nga e cila të jenë krijuar të ardhurat e paligjshme</w:t>
      </w:r>
      <w:r w:rsidR="00004418" w:rsidRPr="00860957">
        <w:rPr>
          <w:rFonts w:ascii="Times New Roman" w:hAnsi="Times New Roman" w:cs="Times New Roman"/>
          <w:sz w:val="24"/>
          <w:szCs w:val="24"/>
        </w:rPr>
        <w:t xml:space="preserve"> pavar</w:t>
      </w:r>
      <w:r w:rsidR="00F45343" w:rsidRPr="00860957">
        <w:rPr>
          <w:rFonts w:ascii="Times New Roman" w:hAnsi="Times New Roman" w:cs="Times New Roman"/>
          <w:sz w:val="24"/>
          <w:szCs w:val="24"/>
        </w:rPr>
        <w:t>ë</w:t>
      </w:r>
      <w:r w:rsidR="00004418" w:rsidRPr="00860957">
        <w:rPr>
          <w:rFonts w:ascii="Times New Roman" w:hAnsi="Times New Roman" w:cs="Times New Roman"/>
          <w:sz w:val="24"/>
          <w:szCs w:val="24"/>
        </w:rPr>
        <w:t>sisht faktit n</w:t>
      </w:r>
      <w:r w:rsidR="00F45343" w:rsidRPr="00860957">
        <w:rPr>
          <w:rFonts w:ascii="Times New Roman" w:hAnsi="Times New Roman" w:cs="Times New Roman"/>
          <w:sz w:val="24"/>
          <w:szCs w:val="24"/>
        </w:rPr>
        <w:t>ë</w:t>
      </w:r>
      <w:r w:rsidR="00004418" w:rsidRPr="00860957">
        <w:rPr>
          <w:rFonts w:ascii="Times New Roman" w:hAnsi="Times New Roman" w:cs="Times New Roman"/>
          <w:sz w:val="24"/>
          <w:szCs w:val="24"/>
        </w:rPr>
        <w:t>se p</w:t>
      </w:r>
      <w:r w:rsidR="00C03AA8" w:rsidRPr="00860957">
        <w:rPr>
          <w:rFonts w:ascii="Times New Roman" w:hAnsi="Times New Roman" w:cs="Times New Roman"/>
          <w:sz w:val="24"/>
          <w:szCs w:val="24"/>
        </w:rPr>
        <w:t>ër veprën tjetër penale mund të jetë marrë në përgjegjësi penale autori, ose jo</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të ketë nisur ose jo procedimi penal</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të jetë paraqitur ose jo kërkesa për dërgimin e çështjes në gjyq</w:t>
      </w:r>
      <w:r w:rsidR="00324753"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 xml:space="preserve">të jetë dhënë </w:t>
      </w:r>
      <w:r w:rsidR="00C03AA8" w:rsidRPr="00860957">
        <w:rPr>
          <w:rFonts w:ascii="Times New Roman" w:hAnsi="Times New Roman" w:cs="Times New Roman"/>
          <w:sz w:val="24"/>
          <w:szCs w:val="24"/>
        </w:rPr>
        <w:lastRenderedPageBreak/>
        <w:t>ose jo një vendim përfundimtar</w:t>
      </w:r>
      <w:r w:rsidR="00324753" w:rsidRPr="00860957">
        <w:rPr>
          <w:rFonts w:ascii="Times New Roman" w:hAnsi="Times New Roman" w:cs="Times New Roman"/>
          <w:sz w:val="24"/>
          <w:szCs w:val="24"/>
        </w:rPr>
        <w:t xml:space="preserve">, i </w:t>
      </w:r>
      <w:r w:rsidR="00C03AA8" w:rsidRPr="00860957">
        <w:rPr>
          <w:rFonts w:ascii="Times New Roman" w:hAnsi="Times New Roman" w:cs="Times New Roman"/>
          <w:sz w:val="24"/>
          <w:szCs w:val="24"/>
        </w:rPr>
        <w:t>cili mund të ketë marrë ose jo, formë të prerë</w:t>
      </w:r>
      <w:r w:rsidR="00A80867" w:rsidRPr="00860957">
        <w:rPr>
          <w:rFonts w:ascii="Times New Roman" w:hAnsi="Times New Roman" w:cs="Times New Roman"/>
          <w:sz w:val="24"/>
          <w:szCs w:val="24"/>
        </w:rPr>
        <w:t>. A</w:t>
      </w:r>
      <w:r w:rsidR="00C03AA8" w:rsidRPr="00860957">
        <w:rPr>
          <w:rFonts w:ascii="Times New Roman" w:hAnsi="Times New Roman" w:cs="Times New Roman"/>
          <w:sz w:val="24"/>
          <w:szCs w:val="24"/>
        </w:rPr>
        <w:t>jo që ka rëndësi dhe është e domosdoshme, është që nga ana objektive, të jetë vërtetuar se janë kryer veprime ose mosveprime kriminale</w:t>
      </w:r>
      <w:r w:rsidR="00A80867"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t>Pra, kërkohet ekzist</w:t>
      </w:r>
      <w:r w:rsidR="00E854F6" w:rsidRPr="00860957">
        <w:rPr>
          <w:rFonts w:ascii="Times New Roman" w:hAnsi="Times New Roman" w:cs="Times New Roman"/>
          <w:sz w:val="24"/>
          <w:szCs w:val="24"/>
        </w:rPr>
        <w:t xml:space="preserve">enca e </w:t>
      </w:r>
      <w:r w:rsidR="00C03AA8" w:rsidRPr="00860957">
        <w:rPr>
          <w:rFonts w:ascii="Times New Roman" w:hAnsi="Times New Roman" w:cs="Times New Roman"/>
          <w:sz w:val="24"/>
          <w:szCs w:val="24"/>
        </w:rPr>
        <w:t>një vep</w:t>
      </w:r>
      <w:r w:rsidR="00E854F6" w:rsidRPr="00860957">
        <w:rPr>
          <w:rFonts w:ascii="Times New Roman" w:hAnsi="Times New Roman" w:cs="Times New Roman"/>
          <w:sz w:val="24"/>
          <w:szCs w:val="24"/>
        </w:rPr>
        <w:t>re</w:t>
      </w:r>
      <w:r w:rsidR="00C03AA8" w:rsidRPr="00860957">
        <w:rPr>
          <w:rFonts w:ascii="Times New Roman" w:hAnsi="Times New Roman" w:cs="Times New Roman"/>
          <w:sz w:val="24"/>
          <w:szCs w:val="24"/>
        </w:rPr>
        <w:t xml:space="preserve"> penale, nga e cila të jenë </w:t>
      </w:r>
      <w:proofErr w:type="spellStart"/>
      <w:r w:rsidR="00C03AA8" w:rsidRPr="00860957">
        <w:rPr>
          <w:rFonts w:ascii="Times New Roman" w:hAnsi="Times New Roman" w:cs="Times New Roman"/>
          <w:sz w:val="24"/>
          <w:szCs w:val="24"/>
        </w:rPr>
        <w:t>gjeneruar</w:t>
      </w:r>
      <w:proofErr w:type="spellEnd"/>
      <w:r w:rsidR="00C03AA8" w:rsidRPr="00860957">
        <w:rPr>
          <w:rFonts w:ascii="Times New Roman" w:hAnsi="Times New Roman" w:cs="Times New Roman"/>
          <w:sz w:val="24"/>
          <w:szCs w:val="24"/>
        </w:rPr>
        <w:t xml:space="preserve"> të ardhurat dhe përfitime</w:t>
      </w:r>
      <w:r w:rsidR="001B0F1D" w:rsidRPr="00860957">
        <w:rPr>
          <w:rFonts w:ascii="Times New Roman" w:hAnsi="Times New Roman" w:cs="Times New Roman"/>
          <w:sz w:val="24"/>
          <w:szCs w:val="24"/>
        </w:rPr>
        <w:t xml:space="preserve"> t</w:t>
      </w:r>
      <w:r w:rsidR="00F45343" w:rsidRPr="00860957">
        <w:rPr>
          <w:rFonts w:ascii="Times New Roman" w:hAnsi="Times New Roman" w:cs="Times New Roman"/>
          <w:sz w:val="24"/>
          <w:szCs w:val="24"/>
        </w:rPr>
        <w:t>ë</w:t>
      </w:r>
      <w:r w:rsidR="00C03AA8" w:rsidRPr="00860957">
        <w:rPr>
          <w:rFonts w:ascii="Times New Roman" w:hAnsi="Times New Roman" w:cs="Times New Roman"/>
          <w:sz w:val="24"/>
          <w:szCs w:val="24"/>
        </w:rPr>
        <w:t xml:space="preserve"> paligjshme, por nuk kërkohet që për atë vepër penale të jetë marrë dikush në përgjegjësi penale dhe as që, për të, të ketë një vendim gjyqësor të formës së prerë</w:t>
      </w:r>
      <w:r w:rsidR="0001517B" w:rsidRPr="00860957">
        <w:rPr>
          <w:rFonts w:ascii="Times New Roman" w:hAnsi="Times New Roman" w:cs="Times New Roman"/>
          <w:sz w:val="24"/>
          <w:szCs w:val="24"/>
        </w:rPr>
        <w:t xml:space="preserve"> </w:t>
      </w:r>
      <w:r w:rsidR="001B0F1D" w:rsidRPr="00860957">
        <w:rPr>
          <w:rFonts w:ascii="Times New Roman" w:hAnsi="Times New Roman" w:cs="Times New Roman"/>
          <w:sz w:val="24"/>
          <w:szCs w:val="24"/>
        </w:rPr>
        <w:t>si dhe nuk rezulton q</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w:t>
      </w:r>
      <w:r w:rsidR="0001517B" w:rsidRPr="00860957">
        <w:rPr>
          <w:rFonts w:ascii="Times New Roman" w:hAnsi="Times New Roman" w:cs="Times New Roman"/>
          <w:sz w:val="24"/>
          <w:szCs w:val="24"/>
        </w:rPr>
        <w:t>koha e kryerjes s</w:t>
      </w:r>
      <w:r w:rsidR="00F45343" w:rsidRPr="00860957">
        <w:rPr>
          <w:rFonts w:ascii="Times New Roman" w:hAnsi="Times New Roman" w:cs="Times New Roman"/>
          <w:sz w:val="24"/>
          <w:szCs w:val="24"/>
        </w:rPr>
        <w:t>ë</w:t>
      </w:r>
      <w:r w:rsidR="0001517B" w:rsidRPr="00860957">
        <w:rPr>
          <w:rFonts w:ascii="Times New Roman" w:hAnsi="Times New Roman" w:cs="Times New Roman"/>
          <w:sz w:val="24"/>
          <w:szCs w:val="24"/>
        </w:rPr>
        <w:t xml:space="preserve"> k</w:t>
      </w:r>
      <w:r w:rsidR="00F45343" w:rsidRPr="00860957">
        <w:rPr>
          <w:rFonts w:ascii="Times New Roman" w:hAnsi="Times New Roman" w:cs="Times New Roman"/>
          <w:sz w:val="24"/>
          <w:szCs w:val="24"/>
        </w:rPr>
        <w:t>ë</w:t>
      </w:r>
      <w:r w:rsidR="0001517B" w:rsidRPr="00860957">
        <w:rPr>
          <w:rFonts w:ascii="Times New Roman" w:hAnsi="Times New Roman" w:cs="Times New Roman"/>
          <w:sz w:val="24"/>
          <w:szCs w:val="24"/>
        </w:rPr>
        <w:t xml:space="preserve">saj vepre penale </w:t>
      </w:r>
      <w:r w:rsidR="001B0F1D" w:rsidRPr="00860957">
        <w:rPr>
          <w:rFonts w:ascii="Times New Roman" w:hAnsi="Times New Roman" w:cs="Times New Roman"/>
          <w:sz w:val="24"/>
          <w:szCs w:val="24"/>
        </w:rPr>
        <w:t>t</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jet</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p</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rcaktuese</w:t>
      </w:r>
      <w:r w:rsidR="00DE12B7" w:rsidRPr="00860957">
        <w:rPr>
          <w:rFonts w:ascii="Times New Roman" w:hAnsi="Times New Roman" w:cs="Times New Roman"/>
          <w:sz w:val="24"/>
          <w:szCs w:val="24"/>
        </w:rPr>
        <w:t xml:space="preserve"> </w:t>
      </w:r>
      <w:r w:rsidR="001B0F1D" w:rsidRPr="00860957">
        <w:rPr>
          <w:rFonts w:ascii="Times New Roman" w:hAnsi="Times New Roman" w:cs="Times New Roman"/>
          <w:sz w:val="24"/>
          <w:szCs w:val="24"/>
        </w:rPr>
        <w:t>n</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lidhje me p</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rgjegj</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sin</w:t>
      </w:r>
      <w:r w:rsidR="00F45343" w:rsidRPr="00860957">
        <w:rPr>
          <w:rFonts w:ascii="Times New Roman" w:hAnsi="Times New Roman" w:cs="Times New Roman"/>
          <w:sz w:val="24"/>
          <w:szCs w:val="24"/>
        </w:rPr>
        <w:t>ë</w:t>
      </w:r>
      <w:r w:rsidR="001B0F1D" w:rsidRPr="00860957">
        <w:rPr>
          <w:rFonts w:ascii="Times New Roman" w:hAnsi="Times New Roman" w:cs="Times New Roman"/>
          <w:sz w:val="24"/>
          <w:szCs w:val="24"/>
        </w:rPr>
        <w:t xml:space="preserve"> penale sipas </w:t>
      </w:r>
      <w:r w:rsidR="00C03AA8" w:rsidRPr="00860957">
        <w:rPr>
          <w:rFonts w:ascii="Times New Roman" w:hAnsi="Times New Roman" w:cs="Times New Roman"/>
          <w:sz w:val="24"/>
          <w:szCs w:val="24"/>
        </w:rPr>
        <w:t>nenit 287 të Kodit Penal</w:t>
      </w:r>
      <w:r w:rsidR="001B0F1D" w:rsidRPr="00860957">
        <w:rPr>
          <w:rStyle w:val="FootnoteReference"/>
          <w:rFonts w:ascii="Times New Roman" w:hAnsi="Times New Roman" w:cs="Times New Roman"/>
          <w:sz w:val="24"/>
          <w:szCs w:val="24"/>
        </w:rPr>
        <w:footnoteReference w:id="39"/>
      </w:r>
      <w:r w:rsidR="00C03AA8" w:rsidRPr="00860957">
        <w:rPr>
          <w:rFonts w:ascii="Times New Roman" w:hAnsi="Times New Roman" w:cs="Times New Roman"/>
          <w:sz w:val="24"/>
          <w:szCs w:val="24"/>
        </w:rPr>
        <w:t xml:space="preserve">; </w:t>
      </w:r>
      <w:r w:rsidR="00C03AA8" w:rsidRPr="00860957">
        <w:rPr>
          <w:rFonts w:ascii="Times New Roman" w:hAnsi="Times New Roman" w:cs="Times New Roman"/>
          <w:sz w:val="24"/>
          <w:szCs w:val="24"/>
        </w:rPr>
        <w:br/>
      </w:r>
      <w:r w:rsidR="00324753" w:rsidRPr="00860957">
        <w:rPr>
          <w:rFonts w:ascii="Times New Roman" w:hAnsi="Times New Roman" w:cs="Times New Roman"/>
          <w:sz w:val="24"/>
          <w:szCs w:val="24"/>
          <w:shd w:val="clear" w:color="auto" w:fill="FFFFFF"/>
        </w:rPr>
        <w:t>Sa m</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sip</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r</w:t>
      </w:r>
      <w:ins w:id="382" w:author="Admin" w:date="2025-07-08T11:03:00Z">
        <w:r w:rsidR="0073408A">
          <w:rPr>
            <w:rFonts w:ascii="Times New Roman" w:hAnsi="Times New Roman" w:cs="Times New Roman"/>
            <w:sz w:val="24"/>
            <w:szCs w:val="24"/>
            <w:shd w:val="clear" w:color="auto" w:fill="FFFFFF"/>
          </w:rPr>
          <w:t>,</w:t>
        </w:r>
        <w:r w:rsidR="00324753" w:rsidRPr="00860957">
          <w:rPr>
            <w:rFonts w:ascii="Times New Roman" w:hAnsi="Times New Roman" w:cs="Times New Roman"/>
            <w:sz w:val="24"/>
            <w:szCs w:val="24"/>
            <w:shd w:val="clear" w:color="auto" w:fill="FFFFFF"/>
          </w:rPr>
          <w:t xml:space="preserve"> </w:t>
        </w:r>
        <w:r w:rsidR="00B032D0">
          <w:rPr>
            <w:rFonts w:ascii="Times New Roman" w:hAnsi="Times New Roman" w:cs="Times New Roman"/>
            <w:sz w:val="24"/>
            <w:szCs w:val="24"/>
            <w:shd w:val="clear" w:color="auto" w:fill="FFFFFF"/>
          </w:rPr>
          <w:t>në vlerësimin e NJSHL,</w:t>
        </w:r>
      </w:ins>
      <w:r w:rsidR="00B032D0">
        <w:rPr>
          <w:rFonts w:ascii="Times New Roman" w:hAnsi="Times New Roman" w:cs="Times New Roman"/>
          <w:sz w:val="24"/>
          <w:szCs w:val="24"/>
          <w:shd w:val="clear" w:color="auto" w:fill="FFFFFF"/>
        </w:rPr>
        <w:t xml:space="preserve"> </w:t>
      </w:r>
      <w:r w:rsidR="00324753" w:rsidRPr="00860957">
        <w:rPr>
          <w:rFonts w:ascii="Times New Roman" w:hAnsi="Times New Roman" w:cs="Times New Roman"/>
          <w:sz w:val="24"/>
          <w:szCs w:val="24"/>
          <w:shd w:val="clear" w:color="auto" w:fill="FFFFFF"/>
        </w:rPr>
        <w:t xml:space="preserve">arsyetimi i subjektit se </w:t>
      </w:r>
      <w:proofErr w:type="spellStart"/>
      <w:r w:rsidR="00324753" w:rsidRPr="00860957">
        <w:rPr>
          <w:rFonts w:ascii="Times New Roman" w:hAnsi="Times New Roman" w:cs="Times New Roman"/>
          <w:sz w:val="24"/>
          <w:szCs w:val="24"/>
          <w:shd w:val="clear" w:color="auto" w:fill="FFFFFF"/>
        </w:rPr>
        <w:t>transfertat</w:t>
      </w:r>
      <w:proofErr w:type="spellEnd"/>
      <w:r w:rsidR="00324753" w:rsidRPr="00860957">
        <w:rPr>
          <w:rFonts w:ascii="Times New Roman" w:hAnsi="Times New Roman" w:cs="Times New Roman"/>
          <w:sz w:val="24"/>
          <w:szCs w:val="24"/>
          <w:shd w:val="clear" w:color="auto" w:fill="FFFFFF"/>
        </w:rPr>
        <w:t xml:space="preserve"> bankare </w:t>
      </w:r>
      <w:r w:rsidR="00DE12B7" w:rsidRPr="00860957">
        <w:rPr>
          <w:rFonts w:ascii="Times New Roman" w:hAnsi="Times New Roman" w:cs="Times New Roman"/>
          <w:sz w:val="24"/>
          <w:szCs w:val="24"/>
          <w:shd w:val="clear" w:color="auto" w:fill="FFFFFF"/>
        </w:rPr>
        <w:t>ndërmjet</w:t>
      </w:r>
      <w:r w:rsidR="00324753" w:rsidRPr="00860957">
        <w:rPr>
          <w:rFonts w:ascii="Times New Roman" w:hAnsi="Times New Roman" w:cs="Times New Roman"/>
          <w:sz w:val="24"/>
          <w:szCs w:val="24"/>
          <w:shd w:val="clear" w:color="auto" w:fill="FFFFFF"/>
        </w:rPr>
        <w:t xml:space="preserve"> Altin </w:t>
      </w:r>
      <w:proofErr w:type="spellStart"/>
      <w:r w:rsidR="00DE12B7" w:rsidRPr="00860957">
        <w:rPr>
          <w:rFonts w:ascii="Times New Roman" w:hAnsi="Times New Roman" w:cs="Times New Roman"/>
          <w:sz w:val="24"/>
          <w:szCs w:val="24"/>
          <w:shd w:val="clear" w:color="auto" w:fill="FFFFFF"/>
        </w:rPr>
        <w:t>Nderlita</w:t>
      </w:r>
      <w:proofErr w:type="spellEnd"/>
      <w:r w:rsidR="00324753" w:rsidRPr="00860957">
        <w:rPr>
          <w:rFonts w:ascii="Times New Roman" w:hAnsi="Times New Roman" w:cs="Times New Roman"/>
          <w:sz w:val="24"/>
          <w:szCs w:val="24"/>
          <w:shd w:val="clear" w:color="auto" w:fill="FFFFFF"/>
        </w:rPr>
        <w:t xml:space="preserve"> dhe Pashk</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w:t>
      </w:r>
      <w:r w:rsidR="00DE12B7" w:rsidRPr="00860957">
        <w:rPr>
          <w:rFonts w:ascii="Times New Roman" w:hAnsi="Times New Roman" w:cs="Times New Roman"/>
          <w:sz w:val="24"/>
          <w:szCs w:val="24"/>
          <w:shd w:val="clear" w:color="auto" w:fill="FFFFFF"/>
        </w:rPr>
        <w:t>Podgorica</w:t>
      </w:r>
      <w:r w:rsidR="00324753" w:rsidRPr="00860957">
        <w:rPr>
          <w:rFonts w:ascii="Times New Roman" w:hAnsi="Times New Roman" w:cs="Times New Roman"/>
          <w:sz w:val="24"/>
          <w:szCs w:val="24"/>
          <w:shd w:val="clear" w:color="auto" w:fill="FFFFFF"/>
        </w:rPr>
        <w:t xml:space="preserve"> jan</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kryer shum</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koh</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p</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rpara se shtetasi Altin </w:t>
      </w:r>
      <w:proofErr w:type="spellStart"/>
      <w:r w:rsidR="005935F7" w:rsidRPr="00860957">
        <w:rPr>
          <w:rFonts w:ascii="Times New Roman" w:hAnsi="Times New Roman" w:cs="Times New Roman"/>
          <w:sz w:val="24"/>
          <w:szCs w:val="24"/>
          <w:shd w:val="clear" w:color="auto" w:fill="FFFFFF"/>
        </w:rPr>
        <w:t>Nderlita</w:t>
      </w:r>
      <w:proofErr w:type="spellEnd"/>
      <w:r w:rsidR="005935F7" w:rsidRPr="00860957">
        <w:rPr>
          <w:rFonts w:ascii="Times New Roman" w:hAnsi="Times New Roman" w:cs="Times New Roman"/>
          <w:sz w:val="24"/>
          <w:szCs w:val="24"/>
          <w:shd w:val="clear" w:color="auto" w:fill="FFFFFF"/>
        </w:rPr>
        <w:t xml:space="preserve"> </w:t>
      </w:r>
      <w:r w:rsidR="00324753" w:rsidRPr="00860957">
        <w:rPr>
          <w:rFonts w:ascii="Times New Roman" w:hAnsi="Times New Roman" w:cs="Times New Roman"/>
          <w:sz w:val="24"/>
          <w:szCs w:val="24"/>
          <w:shd w:val="clear" w:color="auto" w:fill="FFFFFF"/>
        </w:rPr>
        <w:t>t</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ndalohej dhe d</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nohej nga autoritetet gjyq</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sore Gjermane dhe se nga hetimi nuk ka rezultuar ndonj</w:t>
      </w:r>
      <w:r w:rsidR="00F45343" w:rsidRPr="00860957">
        <w:rPr>
          <w:rFonts w:ascii="Times New Roman" w:hAnsi="Times New Roman" w:cs="Times New Roman"/>
          <w:sz w:val="24"/>
          <w:szCs w:val="24"/>
          <w:shd w:val="clear" w:color="auto" w:fill="FFFFFF"/>
        </w:rPr>
        <w:t>ë</w:t>
      </w:r>
      <w:r w:rsidR="00324753" w:rsidRPr="00860957">
        <w:rPr>
          <w:rFonts w:ascii="Times New Roman" w:hAnsi="Times New Roman" w:cs="Times New Roman"/>
          <w:sz w:val="24"/>
          <w:szCs w:val="24"/>
          <w:shd w:val="clear" w:color="auto" w:fill="FFFFFF"/>
        </w:rPr>
        <w:t xml:space="preserve"> </w:t>
      </w:r>
      <w:r w:rsidR="00DE12B7" w:rsidRPr="00860957">
        <w:rPr>
          <w:rFonts w:ascii="Times New Roman" w:hAnsi="Times New Roman" w:cs="Times New Roman"/>
          <w:sz w:val="24"/>
          <w:szCs w:val="24"/>
          <w:shd w:val="clear" w:color="auto" w:fill="FFFFFF"/>
        </w:rPr>
        <w:t>aktivitet</w:t>
      </w:r>
      <w:r w:rsidR="00324753" w:rsidRPr="00860957">
        <w:rPr>
          <w:rFonts w:ascii="Times New Roman" w:hAnsi="Times New Roman" w:cs="Times New Roman"/>
          <w:sz w:val="24"/>
          <w:szCs w:val="24"/>
          <w:shd w:val="clear" w:color="auto" w:fill="FFFFFF"/>
        </w:rPr>
        <w:t xml:space="preserve"> kriminal</w:t>
      </w:r>
      <w:r w:rsidR="002E513D" w:rsidRPr="00860957">
        <w:rPr>
          <w:rFonts w:ascii="Times New Roman" w:hAnsi="Times New Roman" w:cs="Times New Roman"/>
          <w:sz w:val="24"/>
          <w:szCs w:val="24"/>
          <w:shd w:val="clear" w:color="auto" w:fill="FFFFFF"/>
        </w:rPr>
        <w:t xml:space="preserve"> nuk </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sht</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i mb</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shtetur n</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fakte e n</w:t>
      </w:r>
      <w:r w:rsidR="00F45343" w:rsidRPr="00860957">
        <w:rPr>
          <w:rFonts w:ascii="Times New Roman" w:hAnsi="Times New Roman" w:cs="Times New Roman"/>
          <w:sz w:val="24"/>
          <w:szCs w:val="24"/>
          <w:shd w:val="clear" w:color="auto" w:fill="FFFFFF"/>
        </w:rPr>
        <w:t>ë</w:t>
      </w:r>
      <w:r w:rsidR="002E513D" w:rsidRPr="00860957">
        <w:rPr>
          <w:rFonts w:ascii="Times New Roman" w:hAnsi="Times New Roman" w:cs="Times New Roman"/>
          <w:sz w:val="24"/>
          <w:szCs w:val="24"/>
          <w:shd w:val="clear" w:color="auto" w:fill="FFFFFF"/>
        </w:rPr>
        <w:t xml:space="preserve"> ligj.</w:t>
      </w:r>
    </w:p>
    <w:p w14:paraId="5CBB3EB4" w14:textId="77777777" w:rsidR="005A60A3" w:rsidRPr="00860957" w:rsidRDefault="005A60A3" w:rsidP="005A60A3">
      <w:pPr>
        <w:pStyle w:val="ListParagraph"/>
        <w:spacing w:after="0" w:line="240" w:lineRule="auto"/>
        <w:ind w:left="0"/>
        <w:jc w:val="both"/>
        <w:rPr>
          <w:rFonts w:ascii="Times New Roman" w:hAnsi="Times New Roman" w:cs="Times New Roman"/>
          <w:sz w:val="16"/>
          <w:szCs w:val="16"/>
        </w:rPr>
      </w:pPr>
    </w:p>
    <w:p w14:paraId="500936D9" w14:textId="6832D915" w:rsidR="0071360C" w:rsidRDefault="00DE12B7" w:rsidP="0071360C">
      <w:pPr>
        <w:pStyle w:val="ListParagraph"/>
        <w:numPr>
          <w:ilvl w:val="1"/>
          <w:numId w:val="1"/>
        </w:numPr>
        <w:spacing w:after="0" w:line="240" w:lineRule="auto"/>
        <w:ind w:left="0" w:firstLine="0"/>
        <w:jc w:val="both"/>
        <w:rPr>
          <w:rFonts w:ascii="Times New Roman" w:hAnsi="Times New Roman" w:cs="Times New Roman"/>
          <w:sz w:val="16"/>
          <w:szCs w:val="16"/>
          <w:shd w:val="clear" w:color="auto" w:fill="FFFFFF"/>
        </w:rPr>
      </w:pPr>
      <w:r w:rsidRPr="00860957">
        <w:rPr>
          <w:rFonts w:ascii="Times New Roman" w:hAnsi="Times New Roman" w:cs="Times New Roman"/>
          <w:sz w:val="24"/>
          <w:szCs w:val="24"/>
        </w:rPr>
        <w:t>Sa i takon pretendimit 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se vendimet p</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r pushimet e procedimit jan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kontrolluar nga drejtuesit e tij dhe nuk jan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suar si 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gabuara dhe se po ashtu procedura hetimore </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kontrolluar dhe vler</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suar edhe nga Drejtoria </w:t>
      </w:r>
      <w:proofErr w:type="spellStart"/>
      <w:r w:rsidRPr="00860957">
        <w:rPr>
          <w:rFonts w:ascii="Times New Roman" w:hAnsi="Times New Roman" w:cs="Times New Roman"/>
          <w:sz w:val="24"/>
          <w:szCs w:val="24"/>
        </w:rPr>
        <w:t>Task</w:t>
      </w:r>
      <w:proofErr w:type="spellEnd"/>
      <w:r w:rsidRPr="00860957">
        <w:rPr>
          <w:rFonts w:ascii="Times New Roman" w:hAnsi="Times New Roman" w:cs="Times New Roman"/>
          <w:sz w:val="24"/>
          <w:szCs w:val="24"/>
        </w:rPr>
        <w:t xml:space="preserve"> Forc</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pran</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Prokuroris</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s</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rgjithshme</w:t>
      </w:r>
      <w:r w:rsidR="005A60A3" w:rsidRPr="00860957">
        <w:rPr>
          <w:rFonts w:ascii="Times New Roman" w:hAnsi="Times New Roman" w:cs="Times New Roman"/>
          <w:sz w:val="24"/>
          <w:szCs w:val="24"/>
        </w:rPr>
        <w:t>,</w:t>
      </w:r>
      <w:r w:rsidRPr="00860957">
        <w:rPr>
          <w:rFonts w:ascii="Times New Roman" w:hAnsi="Times New Roman" w:cs="Times New Roman"/>
          <w:sz w:val="24"/>
          <w:szCs w:val="24"/>
        </w:rPr>
        <w:t xml:space="preserve"> e cila nuk ka konstatuar ma</w:t>
      </w:r>
      <w:r w:rsidR="009E2382" w:rsidRPr="00860957">
        <w:rPr>
          <w:rFonts w:ascii="Times New Roman" w:hAnsi="Times New Roman" w:cs="Times New Roman"/>
          <w:sz w:val="24"/>
          <w:szCs w:val="24"/>
        </w:rPr>
        <w:t>n</w:t>
      </w:r>
      <w:r w:rsidRPr="00860957">
        <w:rPr>
          <w:rFonts w:ascii="Times New Roman" w:hAnsi="Times New Roman" w:cs="Times New Roman"/>
          <w:sz w:val="24"/>
          <w:szCs w:val="24"/>
        </w:rPr>
        <w:t>g</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si, NJSHL v</w:t>
      </w:r>
      <w:r w:rsidR="009E2382" w:rsidRPr="00860957">
        <w:rPr>
          <w:rFonts w:ascii="Times New Roman" w:hAnsi="Times New Roman" w:cs="Times New Roman"/>
          <w:sz w:val="24"/>
          <w:szCs w:val="24"/>
        </w:rPr>
        <w:t>ë</w:t>
      </w:r>
      <w:r w:rsidRPr="00860957">
        <w:rPr>
          <w:rFonts w:ascii="Times New Roman" w:hAnsi="Times New Roman" w:cs="Times New Roman"/>
          <w:sz w:val="24"/>
          <w:szCs w:val="24"/>
        </w:rPr>
        <w:t xml:space="preserve">ren se </w:t>
      </w:r>
      <w:r w:rsidR="009E2382" w:rsidRPr="00860957">
        <w:rPr>
          <w:rFonts w:ascii="Times New Roman" w:hAnsi="Times New Roman" w:cs="Times New Roman"/>
          <w:sz w:val="24"/>
          <w:szCs w:val="24"/>
        </w:rPr>
        <w:t xml:space="preserve">referuar akteve në fashikull nuk rezulton që ndonjë nga </w:t>
      </w:r>
      <w:r w:rsidR="005A60A3" w:rsidRPr="00860957">
        <w:rPr>
          <w:rFonts w:ascii="Times New Roman" w:hAnsi="Times New Roman" w:cs="Times New Roman"/>
          <w:sz w:val="24"/>
          <w:szCs w:val="24"/>
        </w:rPr>
        <w:t>D</w:t>
      </w:r>
      <w:r w:rsidR="009E2382" w:rsidRPr="00860957">
        <w:rPr>
          <w:rFonts w:ascii="Times New Roman" w:hAnsi="Times New Roman" w:cs="Times New Roman"/>
          <w:sz w:val="24"/>
          <w:szCs w:val="24"/>
        </w:rPr>
        <w:t>rejtuesit</w:t>
      </w:r>
      <w:r w:rsidR="005A60A3" w:rsidRPr="00860957">
        <w:rPr>
          <w:rFonts w:ascii="Times New Roman" w:hAnsi="Times New Roman" w:cs="Times New Roman"/>
          <w:sz w:val="24"/>
          <w:szCs w:val="24"/>
        </w:rPr>
        <w:t xml:space="preserve"> e</w:t>
      </w:r>
      <w:r w:rsidR="009E2382" w:rsidRPr="00860957">
        <w:rPr>
          <w:rFonts w:ascii="Times New Roman" w:hAnsi="Times New Roman" w:cs="Times New Roman"/>
          <w:sz w:val="24"/>
          <w:szCs w:val="24"/>
        </w:rPr>
        <w:t xml:space="preserve"> </w:t>
      </w:r>
      <w:r w:rsidR="005A60A3" w:rsidRPr="00860957">
        <w:rPr>
          <w:rFonts w:ascii="Times New Roman" w:hAnsi="Times New Roman" w:cs="Times New Roman"/>
          <w:sz w:val="24"/>
          <w:szCs w:val="24"/>
        </w:rPr>
        <w:t>P</w:t>
      </w:r>
      <w:r w:rsidR="009E2382" w:rsidRPr="00860957">
        <w:rPr>
          <w:rFonts w:ascii="Times New Roman" w:hAnsi="Times New Roman" w:cs="Times New Roman"/>
          <w:sz w:val="24"/>
          <w:szCs w:val="24"/>
        </w:rPr>
        <w:t xml:space="preserve">rokurorisë pranë Gjykatës së Rrethit Gjyqësor Shkodër të ketë </w:t>
      </w:r>
      <w:r w:rsidR="00FF7838" w:rsidRPr="00860957">
        <w:rPr>
          <w:rFonts w:ascii="Times New Roman" w:hAnsi="Times New Roman" w:cs="Times New Roman"/>
          <w:sz w:val="24"/>
          <w:szCs w:val="24"/>
        </w:rPr>
        <w:t>b</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r</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 xml:space="preserve"> vler</w:t>
      </w:r>
      <w:r w:rsidR="008C6A7B" w:rsidRPr="00860957">
        <w:rPr>
          <w:rFonts w:ascii="Times New Roman" w:hAnsi="Times New Roman" w:cs="Times New Roman"/>
          <w:sz w:val="24"/>
          <w:szCs w:val="24"/>
        </w:rPr>
        <w:t>ë</w:t>
      </w:r>
      <w:r w:rsidR="00FF7838" w:rsidRPr="00860957">
        <w:rPr>
          <w:rFonts w:ascii="Times New Roman" w:hAnsi="Times New Roman" w:cs="Times New Roman"/>
          <w:sz w:val="24"/>
          <w:szCs w:val="24"/>
        </w:rPr>
        <w:t>sim</w:t>
      </w:r>
      <w:r w:rsidR="009E2382" w:rsidRPr="00860957">
        <w:rPr>
          <w:rFonts w:ascii="Times New Roman" w:hAnsi="Times New Roman" w:cs="Times New Roman"/>
          <w:sz w:val="24"/>
          <w:szCs w:val="24"/>
        </w:rPr>
        <w:t xml:space="preserve"> në lidhje me mënyrën e zgjidhjes së çështjes</w:t>
      </w:r>
      <w:r w:rsidR="008C6A7B" w:rsidRPr="00860957">
        <w:rPr>
          <w:rFonts w:ascii="Times New Roman" w:hAnsi="Times New Roman" w:cs="Times New Roman"/>
          <w:sz w:val="24"/>
          <w:szCs w:val="24"/>
        </w:rPr>
        <w:t>. Referuar shkresës “Kthim Përgjigje” të Prokurorisë pranë Gjykatës së Shkallës së Parë Shkodër, kjo prokurori ka bërë me dije se titullari i cili ka ushtruar kontroll në përfundim të dosjes së procedimit penal nr. 236/2011 është Drejtuesi Granit Shahu. Bashkëlidhur kësaj shkrese është dërguar dhe kapaku i dosjes së procedimit penal nr. 236/2011, ku evidentohet firma e drejtuesit dhe data e arkivimit por, nuk</w:t>
      </w:r>
      <w:r w:rsidR="00D064E8">
        <w:rPr>
          <w:rFonts w:ascii="Times New Roman" w:hAnsi="Times New Roman" w:cs="Times New Roman"/>
          <w:sz w:val="24"/>
          <w:szCs w:val="24"/>
        </w:rPr>
        <w:t xml:space="preserve"> </w:t>
      </w:r>
      <w:del w:id="383" w:author="Admin" w:date="2025-07-08T11:03:00Z">
        <w:r w:rsidR="008C6A7B">
          <w:rPr>
            <w:rFonts w:ascii="Times New Roman" w:hAnsi="Times New Roman" w:cs="Times New Roman"/>
            <w:sz w:val="24"/>
            <w:szCs w:val="24"/>
          </w:rPr>
          <w:delText>ka</w:delText>
        </w:r>
      </w:del>
      <w:ins w:id="384" w:author="Admin" w:date="2025-07-08T11:03:00Z">
        <w:r w:rsidR="00D064E8">
          <w:rPr>
            <w:rFonts w:ascii="Times New Roman" w:hAnsi="Times New Roman" w:cs="Times New Roman"/>
            <w:sz w:val="24"/>
            <w:szCs w:val="24"/>
          </w:rPr>
          <w:t>rezulton t</w:t>
        </w:r>
        <w:r w:rsidR="00D74248">
          <w:rPr>
            <w:rFonts w:ascii="Times New Roman" w:hAnsi="Times New Roman" w:cs="Times New Roman"/>
            <w:sz w:val="24"/>
            <w:szCs w:val="24"/>
          </w:rPr>
          <w:t>ë</w:t>
        </w:r>
        <w:r w:rsidR="00D064E8">
          <w:rPr>
            <w:rFonts w:ascii="Times New Roman" w:hAnsi="Times New Roman" w:cs="Times New Roman"/>
            <w:sz w:val="24"/>
            <w:szCs w:val="24"/>
          </w:rPr>
          <w:t xml:space="preserve"> jet</w:t>
        </w:r>
        <w:r w:rsidR="00D74248">
          <w:rPr>
            <w:rFonts w:ascii="Times New Roman" w:hAnsi="Times New Roman" w:cs="Times New Roman"/>
            <w:sz w:val="24"/>
            <w:szCs w:val="24"/>
          </w:rPr>
          <w:t>ë</w:t>
        </w:r>
      </w:ins>
      <w:r w:rsidR="008C6A7B" w:rsidRPr="00860957">
        <w:rPr>
          <w:rFonts w:ascii="Times New Roman" w:hAnsi="Times New Roman" w:cs="Times New Roman"/>
          <w:sz w:val="24"/>
          <w:szCs w:val="24"/>
        </w:rPr>
        <w:t xml:space="preserve"> b</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r</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vlerësim mbi mënyrën e zgjidhjes së çështjes. </w:t>
      </w:r>
      <w:r w:rsidR="00FF7838" w:rsidRPr="00860957">
        <w:rPr>
          <w:rFonts w:ascii="Times New Roman" w:hAnsi="Times New Roman" w:cs="Times New Roman"/>
          <w:sz w:val="24"/>
          <w:szCs w:val="24"/>
        </w:rPr>
        <w:t>R</w:t>
      </w:r>
      <w:r w:rsidR="009E2382" w:rsidRPr="00860957">
        <w:rPr>
          <w:rFonts w:ascii="Times New Roman" w:hAnsi="Times New Roman" w:cs="Times New Roman"/>
          <w:sz w:val="24"/>
          <w:szCs w:val="24"/>
        </w:rPr>
        <w:t>eferuar shkresës nr. 305/3/A.T, datë 04.03.2016</w:t>
      </w:r>
      <w:r w:rsidRPr="00860957">
        <w:rPr>
          <w:rFonts w:ascii="Times New Roman" w:hAnsi="Times New Roman" w:cs="Times New Roman"/>
          <w:sz w:val="24"/>
          <w:szCs w:val="24"/>
        </w:rPr>
        <w:t xml:space="preserve"> </w:t>
      </w:r>
      <w:r w:rsidR="009E2382" w:rsidRPr="00860957">
        <w:rPr>
          <w:rFonts w:ascii="Times New Roman" w:hAnsi="Times New Roman" w:cs="Times New Roman"/>
          <w:sz w:val="24"/>
          <w:szCs w:val="24"/>
        </w:rPr>
        <w:t xml:space="preserve">të Drejtorisë </w:t>
      </w:r>
      <w:proofErr w:type="spellStart"/>
      <w:r w:rsidR="009E2382" w:rsidRPr="00860957">
        <w:rPr>
          <w:rFonts w:ascii="Times New Roman" w:hAnsi="Times New Roman" w:cs="Times New Roman"/>
          <w:sz w:val="24"/>
          <w:szCs w:val="24"/>
        </w:rPr>
        <w:t>Task</w:t>
      </w:r>
      <w:proofErr w:type="spellEnd"/>
      <w:r w:rsidR="009E2382" w:rsidRPr="00860957">
        <w:rPr>
          <w:rFonts w:ascii="Times New Roman" w:hAnsi="Times New Roman" w:cs="Times New Roman"/>
          <w:sz w:val="24"/>
          <w:szCs w:val="24"/>
        </w:rPr>
        <w:t xml:space="preserve"> Forcë rezulton se kjo drejtori, e cila ka shqyrtuar ankimin e DPPPP kundër vendimit të pushimit të procedimit penal të subjektit të rivlerësimit është shprehur se</w:t>
      </w:r>
      <w:r w:rsidR="005A60A3" w:rsidRPr="00860957">
        <w:rPr>
          <w:rFonts w:ascii="Times New Roman" w:hAnsi="Times New Roman" w:cs="Times New Roman"/>
          <w:sz w:val="24"/>
          <w:szCs w:val="24"/>
        </w:rPr>
        <w:t>,</w:t>
      </w:r>
      <w:r w:rsidR="009E2382" w:rsidRPr="00860957">
        <w:rPr>
          <w:rFonts w:ascii="Times New Roman" w:hAnsi="Times New Roman" w:cs="Times New Roman"/>
          <w:sz w:val="24"/>
          <w:szCs w:val="24"/>
        </w:rPr>
        <w:t xml:space="preserve"> nga ana e Prokurorisë pranë Gjykatës së Shkallës </w:t>
      </w:r>
      <w:r w:rsidR="009E2382" w:rsidRPr="00860957">
        <w:rPr>
          <w:rFonts w:ascii="Times New Roman" w:hAnsi="Times New Roman" w:cs="Times New Roman"/>
          <w:sz w:val="24"/>
          <w:szCs w:val="24"/>
        </w:rPr>
        <w:lastRenderedPageBreak/>
        <w:t>së Parë</w:t>
      </w:r>
      <w:r w:rsidR="00D064E8">
        <w:rPr>
          <w:rFonts w:ascii="Times New Roman" w:hAnsi="Times New Roman" w:cs="Times New Roman"/>
          <w:sz w:val="24"/>
          <w:szCs w:val="24"/>
        </w:rPr>
        <w:t xml:space="preserve"> </w:t>
      </w:r>
      <w:ins w:id="385" w:author="Admin" w:date="2025-07-08T11:03:00Z">
        <w:r w:rsidR="00D064E8">
          <w:rPr>
            <w:rFonts w:ascii="Times New Roman" w:hAnsi="Times New Roman" w:cs="Times New Roman"/>
            <w:sz w:val="24"/>
            <w:szCs w:val="24"/>
          </w:rPr>
          <w:t>Shkod</w:t>
        </w:r>
        <w:r w:rsidR="00D74248">
          <w:rPr>
            <w:rFonts w:ascii="Times New Roman" w:hAnsi="Times New Roman" w:cs="Times New Roman"/>
            <w:sz w:val="24"/>
            <w:szCs w:val="24"/>
          </w:rPr>
          <w:t>ë</w:t>
        </w:r>
        <w:r w:rsidR="00D064E8">
          <w:rPr>
            <w:rFonts w:ascii="Times New Roman" w:hAnsi="Times New Roman" w:cs="Times New Roman"/>
            <w:sz w:val="24"/>
            <w:szCs w:val="24"/>
          </w:rPr>
          <w:t>r</w:t>
        </w:r>
        <w:r w:rsidR="009E2382" w:rsidRPr="00860957">
          <w:rPr>
            <w:rFonts w:ascii="Times New Roman" w:hAnsi="Times New Roman" w:cs="Times New Roman"/>
            <w:sz w:val="24"/>
            <w:szCs w:val="24"/>
          </w:rPr>
          <w:t xml:space="preserve"> </w:t>
        </w:r>
      </w:ins>
      <w:r w:rsidR="009E2382" w:rsidRPr="00860957">
        <w:rPr>
          <w:rFonts w:ascii="Times New Roman" w:hAnsi="Times New Roman" w:cs="Times New Roman"/>
          <w:sz w:val="24"/>
          <w:szCs w:val="24"/>
        </w:rPr>
        <w:t xml:space="preserve">janë kryer të gjitha veprimet e mundshme dhe të duhura hetimore deri në pritjen e kthimit të përgjigjes së </w:t>
      </w:r>
      <w:proofErr w:type="spellStart"/>
      <w:r w:rsidR="009E2382" w:rsidRPr="00860957">
        <w:rPr>
          <w:rFonts w:ascii="Times New Roman" w:hAnsi="Times New Roman" w:cs="Times New Roman"/>
          <w:sz w:val="24"/>
          <w:szCs w:val="24"/>
        </w:rPr>
        <w:t>letërporosisë</w:t>
      </w:r>
      <w:proofErr w:type="spellEnd"/>
      <w:r w:rsidR="009E2382" w:rsidRPr="00860957">
        <w:rPr>
          <w:rFonts w:ascii="Times New Roman" w:hAnsi="Times New Roman" w:cs="Times New Roman"/>
          <w:sz w:val="24"/>
          <w:szCs w:val="24"/>
        </w:rPr>
        <w:t xml:space="preserve"> nga autoritete</w:t>
      </w:r>
      <w:r w:rsidR="00FF7838" w:rsidRPr="00860957">
        <w:rPr>
          <w:rFonts w:ascii="Times New Roman" w:hAnsi="Times New Roman" w:cs="Times New Roman"/>
          <w:sz w:val="24"/>
          <w:szCs w:val="24"/>
        </w:rPr>
        <w:t>t</w:t>
      </w:r>
      <w:r w:rsidR="009E2382" w:rsidRPr="00860957">
        <w:rPr>
          <w:rFonts w:ascii="Times New Roman" w:hAnsi="Times New Roman" w:cs="Times New Roman"/>
          <w:sz w:val="24"/>
          <w:szCs w:val="24"/>
        </w:rPr>
        <w:t xml:space="preserve"> gjyqësore holandeze</w:t>
      </w:r>
      <w:r w:rsidR="005A60A3" w:rsidRPr="00860957">
        <w:rPr>
          <w:rFonts w:ascii="Times New Roman" w:hAnsi="Times New Roman" w:cs="Times New Roman"/>
          <w:sz w:val="24"/>
          <w:szCs w:val="24"/>
        </w:rPr>
        <w:t>, megjithat</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 xml:space="preserve"> referuar </w:t>
      </w:r>
      <w:r w:rsidR="00852F5D" w:rsidRPr="00860957">
        <w:rPr>
          <w:rFonts w:ascii="Times New Roman" w:hAnsi="Times New Roman" w:cs="Times New Roman"/>
          <w:sz w:val="24"/>
          <w:szCs w:val="24"/>
        </w:rPr>
        <w:t xml:space="preserve">përmbajtjes dhe </w:t>
      </w:r>
      <w:r w:rsidR="005A60A3" w:rsidRPr="00860957">
        <w:rPr>
          <w:rFonts w:ascii="Times New Roman" w:hAnsi="Times New Roman" w:cs="Times New Roman"/>
          <w:sz w:val="24"/>
          <w:szCs w:val="24"/>
        </w:rPr>
        <w:t>dat</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s s</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 xml:space="preserve"> k</w:t>
      </w:r>
      <w:r w:rsidR="00852F5D" w:rsidRPr="00860957">
        <w:rPr>
          <w:rFonts w:ascii="Times New Roman" w:hAnsi="Times New Roman" w:cs="Times New Roman"/>
          <w:sz w:val="24"/>
          <w:szCs w:val="24"/>
        </w:rPr>
        <w:t>ë</w:t>
      </w:r>
      <w:r w:rsidR="005A60A3" w:rsidRPr="00860957">
        <w:rPr>
          <w:rFonts w:ascii="Times New Roman" w:hAnsi="Times New Roman" w:cs="Times New Roman"/>
          <w:sz w:val="24"/>
          <w:szCs w:val="24"/>
        </w:rPr>
        <w:t>saj shkrese</w:t>
      </w:r>
      <w:ins w:id="386" w:author="Admin" w:date="2025-07-08T11:03:00Z">
        <w:r w:rsidR="00D74248">
          <w:rPr>
            <w:rStyle w:val="FootnoteReference"/>
            <w:rFonts w:ascii="Times New Roman" w:hAnsi="Times New Roman" w:cs="Times New Roman"/>
            <w:sz w:val="24"/>
            <w:szCs w:val="24"/>
          </w:rPr>
          <w:footnoteReference w:id="40"/>
        </w:r>
      </w:ins>
      <w:r w:rsidR="00FF7838" w:rsidRPr="00860957">
        <w:rPr>
          <w:rFonts w:ascii="Times New Roman" w:hAnsi="Times New Roman" w:cs="Times New Roman"/>
          <w:sz w:val="24"/>
          <w:szCs w:val="24"/>
        </w:rPr>
        <w:t>,</w:t>
      </w:r>
      <w:r w:rsidR="005A60A3"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 xml:space="preserve">e cila daton më </w:t>
      </w:r>
      <w:r w:rsidR="005A60A3" w:rsidRPr="00860957">
        <w:rPr>
          <w:rFonts w:ascii="Times New Roman" w:hAnsi="Times New Roman" w:cs="Times New Roman"/>
          <w:sz w:val="24"/>
          <w:szCs w:val="24"/>
        </w:rPr>
        <w:t>04.03.2016</w:t>
      </w:r>
      <w:r w:rsidR="00852F5D" w:rsidRPr="00860957">
        <w:rPr>
          <w:rFonts w:ascii="Times New Roman" w:hAnsi="Times New Roman" w:cs="Times New Roman"/>
          <w:sz w:val="24"/>
          <w:szCs w:val="24"/>
        </w:rPr>
        <w:t>,</w:t>
      </w:r>
      <w:r w:rsidR="005A60A3"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 xml:space="preserve">nuk është e qartë se cilin vendim të subjektit për pushimin e çështjes ka vlerësuar Drejtoria </w:t>
      </w:r>
      <w:proofErr w:type="spellStart"/>
      <w:r w:rsidR="00852F5D" w:rsidRPr="00860957">
        <w:rPr>
          <w:rFonts w:ascii="Times New Roman" w:hAnsi="Times New Roman" w:cs="Times New Roman"/>
          <w:sz w:val="24"/>
          <w:szCs w:val="24"/>
        </w:rPr>
        <w:t>Task</w:t>
      </w:r>
      <w:proofErr w:type="spellEnd"/>
      <w:r w:rsidR="00852F5D" w:rsidRPr="00860957">
        <w:rPr>
          <w:rFonts w:ascii="Times New Roman" w:hAnsi="Times New Roman" w:cs="Times New Roman"/>
          <w:sz w:val="24"/>
          <w:szCs w:val="24"/>
        </w:rPr>
        <w:t xml:space="preserve"> Forcë në këtë shkresë pasi</w:t>
      </w:r>
      <w:r w:rsidR="00E555AC" w:rsidRPr="00860957">
        <w:rPr>
          <w:rFonts w:ascii="Times New Roman" w:hAnsi="Times New Roman" w:cs="Times New Roman"/>
          <w:sz w:val="24"/>
          <w:szCs w:val="24"/>
        </w:rPr>
        <w:t>,</w:t>
      </w:r>
      <w:r w:rsidR="00852F5D" w:rsidRPr="00860957">
        <w:rPr>
          <w:rFonts w:ascii="Times New Roman" w:hAnsi="Times New Roman" w:cs="Times New Roman"/>
          <w:sz w:val="24"/>
          <w:szCs w:val="24"/>
        </w:rPr>
        <w:t xml:space="preserve"> pas datës së dërgimit të kësaj shkrese pranë Prokurorisë së </w:t>
      </w:r>
      <w:r w:rsidR="00E555AC" w:rsidRPr="00860957">
        <w:rPr>
          <w:rFonts w:ascii="Times New Roman" w:hAnsi="Times New Roman" w:cs="Times New Roman"/>
          <w:sz w:val="24"/>
          <w:szCs w:val="24"/>
        </w:rPr>
        <w:t>G</w:t>
      </w:r>
      <w:r w:rsidR="00852F5D" w:rsidRPr="00860957">
        <w:rPr>
          <w:rFonts w:ascii="Times New Roman" w:hAnsi="Times New Roman" w:cs="Times New Roman"/>
          <w:sz w:val="24"/>
          <w:szCs w:val="24"/>
        </w:rPr>
        <w:t xml:space="preserve">jykatës së Shkallës së Parë Shkodër, subjekti ka marrë edhe </w:t>
      </w:r>
      <w:del w:id="388" w:author="Admin" w:date="2025-07-08T11:03:00Z">
        <w:r w:rsidR="00852F5D" w:rsidRPr="00852F5D">
          <w:rPr>
            <w:rFonts w:ascii="Times New Roman" w:hAnsi="Times New Roman" w:cs="Times New Roman"/>
            <w:sz w:val="24"/>
            <w:szCs w:val="24"/>
          </w:rPr>
          <w:delText>dy vendime t</w:delText>
        </w:r>
        <w:r w:rsidR="00852F5D">
          <w:rPr>
            <w:rFonts w:ascii="Times New Roman" w:hAnsi="Times New Roman" w:cs="Times New Roman"/>
            <w:sz w:val="24"/>
            <w:szCs w:val="24"/>
          </w:rPr>
          <w:delText>ë</w:delText>
        </w:r>
        <w:r w:rsidR="00852F5D" w:rsidRPr="00852F5D">
          <w:rPr>
            <w:rFonts w:ascii="Times New Roman" w:hAnsi="Times New Roman" w:cs="Times New Roman"/>
            <w:sz w:val="24"/>
            <w:szCs w:val="24"/>
          </w:rPr>
          <w:delText xml:space="preserve"> tjera</w:delText>
        </w:r>
      </w:del>
      <w:ins w:id="389" w:author="Admin" w:date="2025-07-08T11:03:00Z">
        <w:r w:rsidR="00D064E8">
          <w:rPr>
            <w:rFonts w:ascii="Times New Roman" w:hAnsi="Times New Roman" w:cs="Times New Roman"/>
            <w:sz w:val="24"/>
            <w:szCs w:val="24"/>
          </w:rPr>
          <w:t>nj</w:t>
        </w:r>
        <w:r w:rsidR="00D74248">
          <w:rPr>
            <w:rFonts w:ascii="Times New Roman" w:hAnsi="Times New Roman" w:cs="Times New Roman"/>
            <w:sz w:val="24"/>
            <w:szCs w:val="24"/>
          </w:rPr>
          <w:t>ë</w:t>
        </w:r>
        <w:r w:rsidR="00852F5D" w:rsidRPr="00860957">
          <w:rPr>
            <w:rFonts w:ascii="Times New Roman" w:hAnsi="Times New Roman" w:cs="Times New Roman"/>
            <w:sz w:val="24"/>
            <w:szCs w:val="24"/>
          </w:rPr>
          <w:t xml:space="preserve"> vendim</w:t>
        </w:r>
        <w:r w:rsidR="00D064E8">
          <w:rPr>
            <w:rFonts w:ascii="Times New Roman" w:hAnsi="Times New Roman" w:cs="Times New Roman"/>
            <w:sz w:val="24"/>
            <w:szCs w:val="24"/>
          </w:rPr>
          <w:t xml:space="preserve"> </w:t>
        </w:r>
        <w:r w:rsidR="00852F5D" w:rsidRPr="00860957">
          <w:rPr>
            <w:rFonts w:ascii="Times New Roman" w:hAnsi="Times New Roman" w:cs="Times New Roman"/>
            <w:sz w:val="24"/>
            <w:szCs w:val="24"/>
          </w:rPr>
          <w:t>tje</w:t>
        </w:r>
        <w:r w:rsidR="00D064E8">
          <w:rPr>
            <w:rFonts w:ascii="Times New Roman" w:hAnsi="Times New Roman" w:cs="Times New Roman"/>
            <w:sz w:val="24"/>
            <w:szCs w:val="24"/>
          </w:rPr>
          <w:t>t</w:t>
        </w:r>
        <w:r w:rsidR="00D74248">
          <w:rPr>
            <w:rFonts w:ascii="Times New Roman" w:hAnsi="Times New Roman" w:cs="Times New Roman"/>
            <w:sz w:val="24"/>
            <w:szCs w:val="24"/>
          </w:rPr>
          <w:t>ë</w:t>
        </w:r>
        <w:r w:rsidR="00D064E8">
          <w:rPr>
            <w:rFonts w:ascii="Times New Roman" w:hAnsi="Times New Roman" w:cs="Times New Roman"/>
            <w:sz w:val="24"/>
            <w:szCs w:val="24"/>
          </w:rPr>
          <w:t>r</w:t>
        </w:r>
      </w:ins>
      <w:r w:rsidR="00852F5D" w:rsidRPr="00860957">
        <w:rPr>
          <w:rFonts w:ascii="Times New Roman" w:hAnsi="Times New Roman" w:cs="Times New Roman"/>
          <w:sz w:val="24"/>
          <w:szCs w:val="24"/>
        </w:rPr>
        <w:t xml:space="preserve"> për pushimin e kësaj </w:t>
      </w:r>
      <w:r w:rsidR="00E555AC" w:rsidRPr="00860957">
        <w:rPr>
          <w:rFonts w:ascii="Times New Roman" w:hAnsi="Times New Roman" w:cs="Times New Roman"/>
          <w:sz w:val="24"/>
          <w:szCs w:val="24"/>
        </w:rPr>
        <w:t>çështje</w:t>
      </w:r>
      <w:r w:rsidR="00852F5D" w:rsidRPr="00860957">
        <w:rPr>
          <w:rFonts w:ascii="Times New Roman" w:hAnsi="Times New Roman" w:cs="Times New Roman"/>
          <w:sz w:val="24"/>
          <w:szCs w:val="24"/>
        </w:rPr>
        <w:t xml:space="preserve"> penale</w:t>
      </w:r>
      <w:r w:rsidR="00FF7838" w:rsidRPr="00860957">
        <w:rPr>
          <w:rFonts w:ascii="Times New Roman" w:hAnsi="Times New Roman" w:cs="Times New Roman"/>
          <w:sz w:val="24"/>
          <w:szCs w:val="24"/>
        </w:rPr>
        <w:t xml:space="preserve">, </w:t>
      </w:r>
      <w:r w:rsidR="00852F5D" w:rsidRPr="00860957">
        <w:rPr>
          <w:rFonts w:ascii="Times New Roman" w:hAnsi="Times New Roman" w:cs="Times New Roman"/>
          <w:sz w:val="24"/>
          <w:szCs w:val="24"/>
        </w:rPr>
        <w:t xml:space="preserve">përkatësisht </w:t>
      </w:r>
      <w:del w:id="390" w:author="Admin" w:date="2025-07-08T11:03:00Z">
        <w:r w:rsidR="00852F5D" w:rsidRPr="00852F5D">
          <w:rPr>
            <w:rFonts w:ascii="Times New Roman" w:hAnsi="Times New Roman" w:cs="Times New Roman"/>
            <w:sz w:val="24"/>
            <w:szCs w:val="24"/>
          </w:rPr>
          <w:delText>me</w:delText>
        </w:r>
      </w:del>
      <w:ins w:id="391" w:author="Admin" w:date="2025-07-08T11:03:00Z">
        <w:r w:rsidR="00852F5D" w:rsidRPr="00860957">
          <w:rPr>
            <w:rFonts w:ascii="Times New Roman" w:hAnsi="Times New Roman" w:cs="Times New Roman"/>
            <w:sz w:val="24"/>
            <w:szCs w:val="24"/>
          </w:rPr>
          <w:t>m</w:t>
        </w:r>
        <w:r w:rsidR="00D74248">
          <w:rPr>
            <w:rFonts w:ascii="Times New Roman" w:hAnsi="Times New Roman" w:cs="Times New Roman"/>
            <w:sz w:val="24"/>
            <w:szCs w:val="24"/>
          </w:rPr>
          <w:t>ë</w:t>
        </w:r>
      </w:ins>
      <w:r w:rsidR="00852F5D" w:rsidRPr="00860957">
        <w:rPr>
          <w:rFonts w:ascii="Times New Roman" w:hAnsi="Times New Roman" w:cs="Times New Roman"/>
          <w:sz w:val="24"/>
          <w:szCs w:val="24"/>
        </w:rPr>
        <w:t xml:space="preserve"> datë </w:t>
      </w:r>
      <w:del w:id="392" w:author="Admin" w:date="2025-07-08T11:03:00Z">
        <w:r w:rsidR="00852F5D" w:rsidRPr="00852F5D">
          <w:rPr>
            <w:rFonts w:ascii="Times New Roman" w:hAnsi="Times New Roman" w:cs="Times New Roman"/>
            <w:sz w:val="24"/>
            <w:szCs w:val="24"/>
          </w:rPr>
          <w:delText>08.03.2016 dhe m</w:delText>
        </w:r>
        <w:r w:rsidR="00852F5D">
          <w:rPr>
            <w:rFonts w:ascii="Times New Roman" w:hAnsi="Times New Roman" w:cs="Times New Roman"/>
            <w:sz w:val="24"/>
            <w:szCs w:val="24"/>
          </w:rPr>
          <w:delText>ë</w:delText>
        </w:r>
        <w:r w:rsidR="00852F5D" w:rsidRPr="00852F5D">
          <w:rPr>
            <w:rFonts w:ascii="Times New Roman" w:hAnsi="Times New Roman" w:cs="Times New Roman"/>
            <w:sz w:val="24"/>
            <w:szCs w:val="24"/>
          </w:rPr>
          <w:delText xml:space="preserve"> </w:delText>
        </w:r>
      </w:del>
      <w:r w:rsidR="00852F5D" w:rsidRPr="00860957">
        <w:rPr>
          <w:rFonts w:ascii="Times New Roman" w:hAnsi="Times New Roman" w:cs="Times New Roman"/>
          <w:sz w:val="24"/>
          <w:szCs w:val="24"/>
        </w:rPr>
        <w:t>26.05.2016. Sa më sipër</w:t>
      </w:r>
      <w:ins w:id="393" w:author="Admin" w:date="2025-07-08T11:03:00Z">
        <w:r w:rsidR="00D064E8">
          <w:rPr>
            <w:rFonts w:ascii="Times New Roman" w:hAnsi="Times New Roman" w:cs="Times New Roman"/>
            <w:sz w:val="24"/>
            <w:szCs w:val="24"/>
          </w:rPr>
          <w:t>,</w:t>
        </w:r>
      </w:ins>
      <w:r w:rsidR="00852F5D" w:rsidRPr="00860957">
        <w:rPr>
          <w:rFonts w:ascii="Times New Roman" w:hAnsi="Times New Roman" w:cs="Times New Roman"/>
          <w:sz w:val="24"/>
          <w:szCs w:val="24"/>
        </w:rPr>
        <w:t xml:space="preserve"> vlerësimi i bërë nga Drejtoria e </w:t>
      </w:r>
      <w:proofErr w:type="spellStart"/>
      <w:r w:rsidR="00852F5D" w:rsidRPr="00860957">
        <w:rPr>
          <w:rFonts w:ascii="Times New Roman" w:hAnsi="Times New Roman" w:cs="Times New Roman"/>
          <w:sz w:val="24"/>
          <w:szCs w:val="24"/>
        </w:rPr>
        <w:t>Task</w:t>
      </w:r>
      <w:proofErr w:type="spellEnd"/>
      <w:r w:rsidR="00852F5D" w:rsidRPr="00860957">
        <w:rPr>
          <w:rFonts w:ascii="Times New Roman" w:hAnsi="Times New Roman" w:cs="Times New Roman"/>
          <w:sz w:val="24"/>
          <w:szCs w:val="24"/>
        </w:rPr>
        <w:t xml:space="preserve"> Forcë nuk mund të jetë përcaktues për tërësinë e hetimeve por vetëm një pjesë të tyr</w:t>
      </w:r>
      <w:r w:rsidR="00D064E8">
        <w:rPr>
          <w:rFonts w:ascii="Times New Roman" w:hAnsi="Times New Roman" w:cs="Times New Roman"/>
          <w:sz w:val="24"/>
          <w:szCs w:val="24"/>
        </w:rPr>
        <w:t>e</w:t>
      </w:r>
      <w:del w:id="394" w:author="Admin" w:date="2025-07-08T11:03:00Z">
        <w:r w:rsidR="00852F5D">
          <w:rPr>
            <w:rFonts w:ascii="Times New Roman" w:hAnsi="Times New Roman" w:cs="Times New Roman"/>
            <w:sz w:val="24"/>
            <w:szCs w:val="24"/>
          </w:rPr>
          <w:delText xml:space="preserve">. </w:delText>
        </w:r>
        <w:r w:rsidR="008C6A7B">
          <w:rPr>
            <w:rFonts w:ascii="Times New Roman" w:hAnsi="Times New Roman" w:cs="Times New Roman"/>
            <w:sz w:val="24"/>
            <w:szCs w:val="24"/>
          </w:rPr>
          <w:delText>Sa m</w:delText>
        </w:r>
        <w:r w:rsidR="005749F7">
          <w:rPr>
            <w:rFonts w:ascii="Times New Roman" w:hAnsi="Times New Roman" w:cs="Times New Roman"/>
            <w:sz w:val="24"/>
            <w:szCs w:val="24"/>
          </w:rPr>
          <w:delText>ë</w:delText>
        </w:r>
        <w:r w:rsidR="008C6A7B">
          <w:rPr>
            <w:rFonts w:ascii="Times New Roman" w:hAnsi="Times New Roman" w:cs="Times New Roman"/>
            <w:sz w:val="24"/>
            <w:szCs w:val="24"/>
          </w:rPr>
          <w:delText xml:space="preserve"> sip</w:delText>
        </w:r>
        <w:r w:rsidR="005749F7">
          <w:rPr>
            <w:rFonts w:ascii="Times New Roman" w:hAnsi="Times New Roman" w:cs="Times New Roman"/>
            <w:sz w:val="24"/>
            <w:szCs w:val="24"/>
          </w:rPr>
          <w:delText>ë</w:delText>
        </w:r>
        <w:r w:rsidR="008C6A7B">
          <w:rPr>
            <w:rFonts w:ascii="Times New Roman" w:hAnsi="Times New Roman" w:cs="Times New Roman"/>
            <w:sz w:val="24"/>
            <w:szCs w:val="24"/>
          </w:rPr>
          <w:delText>r NJSHL e gjen t</w:delText>
        </w:r>
        <w:r w:rsidR="005749F7">
          <w:rPr>
            <w:rFonts w:ascii="Times New Roman" w:hAnsi="Times New Roman" w:cs="Times New Roman"/>
            <w:sz w:val="24"/>
            <w:szCs w:val="24"/>
          </w:rPr>
          <w:delText>ë</w:delText>
        </w:r>
        <w:r w:rsidR="008C6A7B">
          <w:rPr>
            <w:rFonts w:ascii="Times New Roman" w:hAnsi="Times New Roman" w:cs="Times New Roman"/>
            <w:sz w:val="24"/>
            <w:szCs w:val="24"/>
          </w:rPr>
          <w:delText xml:space="preserve"> pamb</w:delText>
        </w:r>
        <w:r w:rsidR="005749F7">
          <w:rPr>
            <w:rFonts w:ascii="Times New Roman" w:hAnsi="Times New Roman" w:cs="Times New Roman"/>
            <w:sz w:val="24"/>
            <w:szCs w:val="24"/>
          </w:rPr>
          <w:delText>ë</w:delText>
        </w:r>
        <w:r w:rsidR="008C6A7B">
          <w:rPr>
            <w:rFonts w:ascii="Times New Roman" w:hAnsi="Times New Roman" w:cs="Times New Roman"/>
            <w:sz w:val="24"/>
            <w:szCs w:val="24"/>
          </w:rPr>
          <w:delText>shtetur pretendimin e</w:delText>
        </w:r>
      </w:del>
      <w:ins w:id="395" w:author="Admin" w:date="2025-07-08T11:03:00Z">
        <w:r w:rsidR="00D064E8">
          <w:rPr>
            <w:rFonts w:ascii="Times New Roman" w:hAnsi="Times New Roman" w:cs="Times New Roman"/>
            <w:sz w:val="24"/>
            <w:szCs w:val="24"/>
          </w:rPr>
          <w:t xml:space="preserve"> dhe</w:t>
        </w:r>
        <w:r w:rsidR="008C6A7B" w:rsidRPr="00860957">
          <w:rPr>
            <w:rFonts w:ascii="Times New Roman" w:hAnsi="Times New Roman" w:cs="Times New Roman"/>
            <w:sz w:val="24"/>
            <w:szCs w:val="24"/>
          </w:rPr>
          <w:t xml:space="preserve"> pretendimi </w:t>
        </w:r>
        <w:r w:rsidR="00D064E8">
          <w:rPr>
            <w:rFonts w:ascii="Times New Roman" w:hAnsi="Times New Roman" w:cs="Times New Roman"/>
            <w:sz w:val="24"/>
            <w:szCs w:val="24"/>
          </w:rPr>
          <w:t>i</w:t>
        </w:r>
      </w:ins>
      <w:r w:rsidR="008C6A7B" w:rsidRPr="00860957">
        <w:rPr>
          <w:rFonts w:ascii="Times New Roman" w:hAnsi="Times New Roman" w:cs="Times New Roman"/>
          <w:sz w:val="24"/>
          <w:szCs w:val="24"/>
        </w:rPr>
        <w:t xml:space="preserve"> subjektit n</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lidhje me kontrollin e ushtruar mbi veprimtarin</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 xml:space="preserve"> hetimore p</w:t>
      </w:r>
      <w:r w:rsidR="005749F7" w:rsidRPr="00860957">
        <w:rPr>
          <w:rFonts w:ascii="Times New Roman" w:hAnsi="Times New Roman" w:cs="Times New Roman"/>
          <w:sz w:val="24"/>
          <w:szCs w:val="24"/>
        </w:rPr>
        <w:t>ë</w:t>
      </w:r>
      <w:r w:rsidR="008C6A7B" w:rsidRPr="00860957">
        <w:rPr>
          <w:rFonts w:ascii="Times New Roman" w:hAnsi="Times New Roman" w:cs="Times New Roman"/>
          <w:sz w:val="24"/>
          <w:szCs w:val="24"/>
        </w:rPr>
        <w:t>r procedimin penal nr. 236/2011</w:t>
      </w:r>
      <w:r w:rsidR="005749F7" w:rsidRPr="00860957">
        <w:rPr>
          <w:rFonts w:ascii="Times New Roman" w:hAnsi="Times New Roman" w:cs="Times New Roman"/>
          <w:sz w:val="24"/>
          <w:szCs w:val="24"/>
        </w:rPr>
        <w:t>.</w:t>
      </w:r>
    </w:p>
    <w:p w14:paraId="01BEDC1D" w14:textId="77777777" w:rsidR="005749F7" w:rsidRPr="005749F7" w:rsidRDefault="005749F7" w:rsidP="005749F7">
      <w:pPr>
        <w:pStyle w:val="ListParagraph"/>
        <w:spacing w:after="0" w:line="240" w:lineRule="auto"/>
        <w:ind w:left="0"/>
        <w:jc w:val="both"/>
        <w:rPr>
          <w:del w:id="396" w:author="Admin" w:date="2025-07-08T11:03:00Z"/>
          <w:rFonts w:ascii="Times New Roman" w:hAnsi="Times New Roman" w:cs="Times New Roman"/>
          <w:sz w:val="16"/>
          <w:szCs w:val="16"/>
          <w:shd w:val="clear" w:color="auto" w:fill="FFFFFF"/>
        </w:rPr>
      </w:pPr>
    </w:p>
    <w:p w14:paraId="6751C187" w14:textId="0B8A3468" w:rsidR="005749F7" w:rsidRPr="0071360C" w:rsidRDefault="005749F7" w:rsidP="0071360C">
      <w:pPr>
        <w:pStyle w:val="ListParagraph"/>
        <w:numPr>
          <w:ilvl w:val="1"/>
          <w:numId w:val="1"/>
        </w:numPr>
        <w:spacing w:after="0" w:line="240" w:lineRule="auto"/>
        <w:ind w:left="0" w:firstLine="0"/>
        <w:jc w:val="both"/>
        <w:rPr>
          <w:rFonts w:ascii="Times New Roman" w:hAnsi="Times New Roman"/>
          <w:sz w:val="16"/>
          <w:shd w:val="clear" w:color="auto" w:fill="FFFFFF"/>
          <w:rPrChange w:id="397" w:author="Admin" w:date="2025-07-08T11:03:00Z">
            <w:rPr>
              <w:rFonts w:ascii="Times New Roman" w:hAnsi="Times New Roman"/>
              <w:color w:val="EE0000"/>
              <w:sz w:val="16"/>
              <w:shd w:val="clear" w:color="auto" w:fill="FFFFFF"/>
            </w:rPr>
          </w:rPrChange>
        </w:rPr>
      </w:pPr>
      <w:r w:rsidRPr="0071360C">
        <w:rPr>
          <w:rFonts w:ascii="Times New Roman" w:hAnsi="Times New Roman"/>
          <w:sz w:val="24"/>
          <w:rPrChange w:id="398" w:author="Admin" w:date="2025-07-08T11:03:00Z">
            <w:rPr>
              <w:rFonts w:ascii="Times New Roman" w:hAnsi="Times New Roman"/>
              <w:color w:val="EE0000"/>
              <w:sz w:val="24"/>
            </w:rPr>
          </w:rPrChange>
        </w:rPr>
        <w:t>N</w:t>
      </w:r>
      <w:r w:rsidR="00E71ABC" w:rsidRPr="0071360C">
        <w:rPr>
          <w:rFonts w:ascii="Times New Roman" w:hAnsi="Times New Roman"/>
          <w:sz w:val="24"/>
          <w:rPrChange w:id="399" w:author="Admin" w:date="2025-07-08T11:03:00Z">
            <w:rPr>
              <w:rFonts w:ascii="Times New Roman" w:hAnsi="Times New Roman"/>
              <w:color w:val="EE0000"/>
              <w:sz w:val="24"/>
            </w:rPr>
          </w:rPrChange>
        </w:rPr>
        <w:t>ë</w:t>
      </w:r>
      <w:r w:rsidRPr="0071360C">
        <w:rPr>
          <w:rFonts w:ascii="Times New Roman" w:hAnsi="Times New Roman"/>
          <w:sz w:val="24"/>
          <w:rPrChange w:id="400" w:author="Admin" w:date="2025-07-08T11:03:00Z">
            <w:rPr>
              <w:rFonts w:ascii="Times New Roman" w:hAnsi="Times New Roman"/>
              <w:color w:val="EE0000"/>
              <w:sz w:val="24"/>
            </w:rPr>
          </w:rPrChange>
        </w:rPr>
        <w:t xml:space="preserve"> p</w:t>
      </w:r>
      <w:r w:rsidR="00E71ABC" w:rsidRPr="0071360C">
        <w:rPr>
          <w:rFonts w:ascii="Times New Roman" w:hAnsi="Times New Roman"/>
          <w:sz w:val="24"/>
          <w:rPrChange w:id="401" w:author="Admin" w:date="2025-07-08T11:03:00Z">
            <w:rPr>
              <w:rFonts w:ascii="Times New Roman" w:hAnsi="Times New Roman"/>
              <w:color w:val="EE0000"/>
              <w:sz w:val="24"/>
            </w:rPr>
          </w:rPrChange>
        </w:rPr>
        <w:t>ë</w:t>
      </w:r>
      <w:r w:rsidRPr="0071360C">
        <w:rPr>
          <w:rFonts w:ascii="Times New Roman" w:hAnsi="Times New Roman"/>
          <w:sz w:val="24"/>
          <w:rPrChange w:id="402" w:author="Admin" w:date="2025-07-08T11:03:00Z">
            <w:rPr>
              <w:rFonts w:ascii="Times New Roman" w:hAnsi="Times New Roman"/>
              <w:color w:val="EE0000"/>
              <w:sz w:val="24"/>
            </w:rPr>
          </w:rPrChange>
        </w:rPr>
        <w:t>rfundim t</w:t>
      </w:r>
      <w:r w:rsidR="00E71ABC" w:rsidRPr="0071360C">
        <w:rPr>
          <w:rFonts w:ascii="Times New Roman" w:hAnsi="Times New Roman"/>
          <w:sz w:val="24"/>
          <w:rPrChange w:id="403" w:author="Admin" w:date="2025-07-08T11:03:00Z">
            <w:rPr>
              <w:rFonts w:ascii="Times New Roman" w:hAnsi="Times New Roman"/>
              <w:color w:val="EE0000"/>
              <w:sz w:val="24"/>
            </w:rPr>
          </w:rPrChange>
        </w:rPr>
        <w:t>ë</w:t>
      </w:r>
      <w:r w:rsidRPr="0071360C">
        <w:rPr>
          <w:rFonts w:ascii="Times New Roman" w:hAnsi="Times New Roman"/>
          <w:sz w:val="24"/>
          <w:rPrChange w:id="404" w:author="Admin" w:date="2025-07-08T11:03:00Z">
            <w:rPr>
              <w:rFonts w:ascii="Times New Roman" w:hAnsi="Times New Roman"/>
              <w:color w:val="EE0000"/>
              <w:sz w:val="24"/>
            </w:rPr>
          </w:rPrChange>
        </w:rPr>
        <w:t xml:space="preserve"> k</w:t>
      </w:r>
      <w:r w:rsidR="00E71ABC" w:rsidRPr="0071360C">
        <w:rPr>
          <w:rFonts w:ascii="Times New Roman" w:hAnsi="Times New Roman"/>
          <w:sz w:val="24"/>
          <w:rPrChange w:id="405" w:author="Admin" w:date="2025-07-08T11:03:00Z">
            <w:rPr>
              <w:rFonts w:ascii="Times New Roman" w:hAnsi="Times New Roman"/>
              <w:color w:val="EE0000"/>
              <w:sz w:val="24"/>
            </w:rPr>
          </w:rPrChange>
        </w:rPr>
        <w:t>ë</w:t>
      </w:r>
      <w:r w:rsidRPr="0071360C">
        <w:rPr>
          <w:rFonts w:ascii="Times New Roman" w:hAnsi="Times New Roman"/>
          <w:sz w:val="24"/>
          <w:rPrChange w:id="406" w:author="Admin" w:date="2025-07-08T11:03:00Z">
            <w:rPr>
              <w:rFonts w:ascii="Times New Roman" w:hAnsi="Times New Roman"/>
              <w:color w:val="EE0000"/>
              <w:sz w:val="24"/>
            </w:rPr>
          </w:rPrChange>
        </w:rPr>
        <w:t>saj analize NJSHL e gje</w:t>
      </w:r>
      <w:r w:rsidR="009D3F0B" w:rsidRPr="0071360C">
        <w:rPr>
          <w:rFonts w:ascii="Times New Roman" w:hAnsi="Times New Roman"/>
          <w:sz w:val="24"/>
          <w:rPrChange w:id="407" w:author="Admin" w:date="2025-07-08T11:03:00Z">
            <w:rPr>
              <w:rFonts w:ascii="Times New Roman" w:hAnsi="Times New Roman"/>
              <w:color w:val="EE0000"/>
              <w:sz w:val="24"/>
            </w:rPr>
          </w:rPrChange>
        </w:rPr>
        <w:t xml:space="preserve">n </w:t>
      </w:r>
      <w:r w:rsidRPr="0071360C">
        <w:rPr>
          <w:rFonts w:ascii="Times New Roman" w:hAnsi="Times New Roman"/>
          <w:sz w:val="24"/>
          <w:rPrChange w:id="408" w:author="Admin" w:date="2025-07-08T11:03:00Z">
            <w:rPr>
              <w:rFonts w:ascii="Times New Roman" w:hAnsi="Times New Roman"/>
              <w:color w:val="EE0000"/>
              <w:sz w:val="24"/>
            </w:rPr>
          </w:rPrChange>
        </w:rPr>
        <w:t>t</w:t>
      </w:r>
      <w:r w:rsidR="00E71ABC" w:rsidRPr="0071360C">
        <w:rPr>
          <w:rFonts w:ascii="Times New Roman" w:hAnsi="Times New Roman"/>
          <w:sz w:val="24"/>
          <w:rPrChange w:id="409" w:author="Admin" w:date="2025-07-08T11:03:00Z">
            <w:rPr>
              <w:rFonts w:ascii="Times New Roman" w:hAnsi="Times New Roman"/>
              <w:color w:val="EE0000"/>
              <w:sz w:val="24"/>
            </w:rPr>
          </w:rPrChange>
        </w:rPr>
        <w:t>ë</w:t>
      </w:r>
      <w:r w:rsidRPr="0071360C">
        <w:rPr>
          <w:rFonts w:ascii="Times New Roman" w:hAnsi="Times New Roman"/>
          <w:sz w:val="24"/>
          <w:rPrChange w:id="410" w:author="Admin" w:date="2025-07-08T11:03:00Z">
            <w:rPr>
              <w:rFonts w:ascii="Times New Roman" w:hAnsi="Times New Roman"/>
              <w:color w:val="EE0000"/>
              <w:sz w:val="24"/>
            </w:rPr>
          </w:rPrChange>
        </w:rPr>
        <w:t xml:space="preserve"> drejt</w:t>
      </w:r>
      <w:r w:rsidR="00E71ABC" w:rsidRPr="0071360C">
        <w:rPr>
          <w:rFonts w:ascii="Times New Roman" w:hAnsi="Times New Roman"/>
          <w:sz w:val="24"/>
          <w:rPrChange w:id="411" w:author="Admin" w:date="2025-07-08T11:03:00Z">
            <w:rPr>
              <w:rFonts w:ascii="Times New Roman" w:hAnsi="Times New Roman"/>
              <w:color w:val="EE0000"/>
              <w:sz w:val="24"/>
            </w:rPr>
          </w:rPrChange>
        </w:rPr>
        <w:t>ë</w:t>
      </w:r>
      <w:r w:rsidRPr="0071360C">
        <w:rPr>
          <w:rFonts w:ascii="Times New Roman" w:hAnsi="Times New Roman"/>
          <w:sz w:val="24"/>
          <w:rPrChange w:id="412" w:author="Admin" w:date="2025-07-08T11:03:00Z">
            <w:rPr>
              <w:rFonts w:ascii="Times New Roman" w:hAnsi="Times New Roman"/>
              <w:color w:val="EE0000"/>
              <w:sz w:val="24"/>
            </w:rPr>
          </w:rPrChange>
        </w:rPr>
        <w:t xml:space="preserve"> e t</w:t>
      </w:r>
      <w:r w:rsidR="00E71ABC" w:rsidRPr="0071360C">
        <w:rPr>
          <w:rFonts w:ascii="Times New Roman" w:hAnsi="Times New Roman"/>
          <w:sz w:val="24"/>
          <w:rPrChange w:id="413" w:author="Admin" w:date="2025-07-08T11:03:00Z">
            <w:rPr>
              <w:rFonts w:ascii="Times New Roman" w:hAnsi="Times New Roman"/>
              <w:color w:val="EE0000"/>
              <w:sz w:val="24"/>
            </w:rPr>
          </w:rPrChange>
        </w:rPr>
        <w:t>ë</w:t>
      </w:r>
      <w:r w:rsidRPr="0071360C">
        <w:rPr>
          <w:rFonts w:ascii="Times New Roman" w:hAnsi="Times New Roman"/>
          <w:sz w:val="24"/>
          <w:rPrChange w:id="414" w:author="Admin" w:date="2025-07-08T11:03:00Z">
            <w:rPr>
              <w:rFonts w:ascii="Times New Roman" w:hAnsi="Times New Roman"/>
              <w:color w:val="EE0000"/>
              <w:sz w:val="24"/>
            </w:rPr>
          </w:rPrChange>
        </w:rPr>
        <w:t xml:space="preserve"> bazuar konkluz</w:t>
      </w:r>
      <w:r w:rsidR="009D3F0B" w:rsidRPr="0071360C">
        <w:rPr>
          <w:rFonts w:ascii="Times New Roman" w:hAnsi="Times New Roman"/>
          <w:sz w:val="24"/>
          <w:rPrChange w:id="415" w:author="Admin" w:date="2025-07-08T11:03:00Z">
            <w:rPr>
              <w:rFonts w:ascii="Times New Roman" w:hAnsi="Times New Roman"/>
              <w:color w:val="EE0000"/>
              <w:sz w:val="24"/>
            </w:rPr>
          </w:rPrChange>
        </w:rPr>
        <w:t>ionin e Komisionit në lidhje me procedimin penal nr. 236/2011.</w:t>
      </w:r>
    </w:p>
    <w:p w14:paraId="3BC4526D" w14:textId="77777777" w:rsidR="00852F5D" w:rsidRPr="0071360C" w:rsidRDefault="00852F5D" w:rsidP="00852F5D">
      <w:pPr>
        <w:pStyle w:val="ListParagraph"/>
        <w:spacing w:after="0" w:line="240" w:lineRule="auto"/>
        <w:ind w:left="0"/>
        <w:jc w:val="both"/>
        <w:rPr>
          <w:rFonts w:ascii="Times New Roman" w:hAnsi="Times New Roman"/>
          <w:sz w:val="12"/>
          <w:shd w:val="clear" w:color="auto" w:fill="FFFFFF"/>
          <w:rPrChange w:id="416" w:author="Admin" w:date="2025-07-08T11:03:00Z">
            <w:rPr>
              <w:rFonts w:ascii="Times New Roman" w:hAnsi="Times New Roman"/>
              <w:sz w:val="16"/>
              <w:shd w:val="clear" w:color="auto" w:fill="FFFFFF"/>
            </w:rPr>
          </w:rPrChange>
        </w:rPr>
      </w:pPr>
    </w:p>
    <w:p w14:paraId="6BBF9556" w14:textId="77324AFE" w:rsidR="00726D53" w:rsidRPr="00860957" w:rsidRDefault="00726D53" w:rsidP="00685DD0">
      <w:pPr>
        <w:pStyle w:val="ListParagraph"/>
        <w:spacing w:after="0" w:line="240" w:lineRule="auto"/>
        <w:ind w:left="0"/>
        <w:jc w:val="both"/>
        <w:rPr>
          <w:rFonts w:ascii="Times New Roman" w:eastAsia="Batang" w:hAnsi="Times New Roman" w:cs="Times New Roman"/>
          <w:b/>
          <w:bCs/>
          <w:i/>
          <w:iCs/>
          <w:kern w:val="0"/>
          <w:sz w:val="24"/>
          <w:szCs w:val="24"/>
          <w14:ligatures w14:val="none"/>
        </w:rPr>
        <w:pPrChange w:id="417" w:author="Admin" w:date="2025-07-08T11:03:00Z">
          <w:pPr>
            <w:pStyle w:val="ListParagraph"/>
            <w:numPr>
              <w:numId w:val="1"/>
            </w:numPr>
            <w:spacing w:after="0" w:line="240" w:lineRule="auto"/>
            <w:ind w:left="0"/>
            <w:jc w:val="both"/>
          </w:pPr>
        </w:pPrChange>
      </w:pPr>
      <w:r w:rsidRPr="00860957">
        <w:rPr>
          <w:rFonts w:ascii="Times New Roman" w:eastAsia="Batang" w:hAnsi="Times New Roman" w:cs="Times New Roman"/>
          <w:b/>
          <w:bCs/>
          <w:i/>
          <w:iCs/>
          <w:kern w:val="0"/>
          <w:sz w:val="24"/>
          <w:szCs w:val="24"/>
          <w14:ligatures w14:val="none"/>
        </w:rPr>
        <w:t>Vler</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simi i shkaqeve q</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 xml:space="preserve"> lidhen me kontrollin e kriterit t</w:t>
      </w:r>
      <w:r w:rsidR="007C3EB6" w:rsidRPr="00860957">
        <w:rPr>
          <w:rFonts w:ascii="Times New Roman" w:eastAsia="Batang" w:hAnsi="Times New Roman" w:cs="Times New Roman"/>
          <w:b/>
          <w:bCs/>
          <w:i/>
          <w:iCs/>
          <w:kern w:val="0"/>
          <w:sz w:val="24"/>
          <w:szCs w:val="24"/>
          <w14:ligatures w14:val="none"/>
        </w:rPr>
        <w:t>ë</w:t>
      </w:r>
      <w:r w:rsidRPr="00860957">
        <w:rPr>
          <w:rFonts w:ascii="Times New Roman" w:eastAsia="Batang" w:hAnsi="Times New Roman" w:cs="Times New Roman"/>
          <w:b/>
          <w:bCs/>
          <w:i/>
          <w:iCs/>
          <w:kern w:val="0"/>
          <w:sz w:val="24"/>
          <w:szCs w:val="24"/>
          <w14:ligatures w14:val="none"/>
        </w:rPr>
        <w:t xml:space="preserve"> pasuris</w:t>
      </w:r>
      <w:r w:rsidR="007C3EB6" w:rsidRPr="00860957">
        <w:rPr>
          <w:rFonts w:ascii="Times New Roman" w:eastAsia="Batang" w:hAnsi="Times New Roman" w:cs="Times New Roman"/>
          <w:b/>
          <w:bCs/>
          <w:i/>
          <w:iCs/>
          <w:kern w:val="0"/>
          <w:sz w:val="24"/>
          <w:szCs w:val="24"/>
          <w14:ligatures w14:val="none"/>
        </w:rPr>
        <w:t>ë</w:t>
      </w:r>
    </w:p>
    <w:p w14:paraId="4A24F84F" w14:textId="6279836A" w:rsidR="00CD52FB" w:rsidRPr="0071360C" w:rsidRDefault="00CD52FB" w:rsidP="00C03AA8">
      <w:pPr>
        <w:pStyle w:val="ListParagraph"/>
        <w:spacing w:after="0" w:line="240" w:lineRule="auto"/>
        <w:ind w:left="0"/>
        <w:jc w:val="both"/>
        <w:rPr>
          <w:rFonts w:ascii="Times New Roman" w:hAnsi="Times New Roman"/>
          <w:kern w:val="0"/>
          <w:sz w:val="12"/>
          <w14:ligatures w14:val="none"/>
          <w:rPrChange w:id="418" w:author="Admin" w:date="2025-07-08T11:03:00Z">
            <w:rPr>
              <w:rFonts w:ascii="Times New Roman" w:hAnsi="Times New Roman"/>
              <w:kern w:val="0"/>
              <w:sz w:val="16"/>
              <w14:ligatures w14:val="none"/>
            </w:rPr>
          </w:rPrChange>
        </w:rPr>
      </w:pPr>
    </w:p>
    <w:p w14:paraId="1949B1C6" w14:textId="120F0414" w:rsidR="00335D72" w:rsidRPr="00860957" w:rsidRDefault="00576760" w:rsidP="00C03AA8">
      <w:pPr>
        <w:pStyle w:val="ListParagraph"/>
        <w:numPr>
          <w:ilvl w:val="0"/>
          <w:numId w:val="1"/>
        </w:numPr>
        <w:spacing w:after="0" w:line="240" w:lineRule="auto"/>
        <w:ind w:left="0" w:hanging="450"/>
        <w:jc w:val="both"/>
        <w:rPr>
          <w:rFonts w:ascii="Times New Roman" w:hAnsi="Times New Roman" w:cs="Times New Roman"/>
          <w:sz w:val="24"/>
          <w:szCs w:val="24"/>
        </w:rPr>
      </w:pPr>
      <w:r w:rsidRPr="00860957">
        <w:rPr>
          <w:rFonts w:ascii="Times New Roman" w:hAnsi="Times New Roman" w:cs="Times New Roman"/>
          <w:sz w:val="24"/>
          <w:szCs w:val="24"/>
        </w:rPr>
        <w:t xml:space="preserve">Në përfundim të hetimit administrativ, me qëllim evidentimin e mundësisë </w:t>
      </w:r>
      <w:del w:id="419" w:author="Admin" w:date="2025-07-08T11:03:00Z">
        <w:r w:rsidRPr="007038D9">
          <w:rPr>
            <w:rFonts w:ascii="Times New Roman" w:hAnsi="Times New Roman" w:cs="Times New Roman"/>
            <w:sz w:val="24"/>
            <w:szCs w:val="24"/>
          </w:rPr>
          <w:delText>e</w:delText>
        </w:r>
      </w:del>
      <w:ins w:id="420" w:author="Admin" w:date="2025-07-08T11:03:00Z">
        <w:r w:rsidR="0071360C">
          <w:rPr>
            <w:rFonts w:ascii="Times New Roman" w:hAnsi="Times New Roman" w:cs="Times New Roman"/>
            <w:sz w:val="24"/>
            <w:szCs w:val="24"/>
          </w:rPr>
          <w:t>s</w:t>
        </w:r>
        <w:r w:rsidR="003D67A9">
          <w:rPr>
            <w:rFonts w:ascii="Times New Roman" w:hAnsi="Times New Roman" w:cs="Times New Roman"/>
            <w:sz w:val="24"/>
            <w:szCs w:val="24"/>
          </w:rPr>
          <w:t>ë</w:t>
        </w:r>
      </w:ins>
      <w:r w:rsidRPr="00860957">
        <w:rPr>
          <w:rFonts w:ascii="Times New Roman" w:hAnsi="Times New Roman" w:cs="Times New Roman"/>
          <w:sz w:val="24"/>
          <w:szCs w:val="24"/>
        </w:rPr>
        <w:t xml:space="preserve"> subjektit dhe familjes së tij për të krijuar pasuritë dhe likuiditetet gjatë periudhës së detyrës si prokuror, Komisioni kreu analizën financiare, sipas së cilës ka rezultuar se pamundësia totale e subjektit për të krijuar pasuritë dhe për të kryer të gjitha shpenzimet e evidentuara është -3.739.738 lekë. Kjo balancë i përkiste vetëm vitit 2012 kur është bërë pasuria apartament. Në përfundim të procesit, pas rishikimit të analizës financiare, kjo balancë bëhet -736.659 lekë, pasi ashtu sikurse është arsyetuar më sipër në këtë vendim: (i) shuma 21.493,55 euro paguar pranë BKT në datën 3.12.2012 nuk u konsiderua si shpenzim i subjektit mbi shumën 104.000 euro; (</w:t>
      </w:r>
      <w:proofErr w:type="spellStart"/>
      <w:r w:rsidRPr="00860957">
        <w:rPr>
          <w:rFonts w:ascii="Times New Roman" w:hAnsi="Times New Roman" w:cs="Times New Roman"/>
          <w:sz w:val="24"/>
          <w:szCs w:val="24"/>
        </w:rPr>
        <w:t>ii</w:t>
      </w:r>
      <w:proofErr w:type="spellEnd"/>
      <w:r w:rsidRPr="00860957">
        <w:rPr>
          <w:rFonts w:ascii="Times New Roman" w:hAnsi="Times New Roman" w:cs="Times New Roman"/>
          <w:sz w:val="24"/>
          <w:szCs w:val="24"/>
        </w:rPr>
        <w:t>) huaja prej shtetasit S. A. në vlerën 1.200.000 lekësh marrë në vitin 2012, nuk u konsiderua si burim i ligjshëm për blerjen e pasurisë apartament.</w:t>
      </w:r>
      <w:r w:rsidR="0091000A"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Kjo balancë nuk konsiderohet </w:t>
      </w:r>
      <w:proofErr w:type="spellStart"/>
      <w:r w:rsidRPr="00860957">
        <w:rPr>
          <w:rFonts w:ascii="Times New Roman" w:hAnsi="Times New Roman" w:cs="Times New Roman"/>
          <w:sz w:val="24"/>
          <w:szCs w:val="24"/>
        </w:rPr>
        <w:t>penalizuese</w:t>
      </w:r>
      <w:proofErr w:type="spellEnd"/>
      <w:r w:rsidRPr="00860957">
        <w:rPr>
          <w:rFonts w:ascii="Times New Roman" w:hAnsi="Times New Roman" w:cs="Times New Roman"/>
          <w:sz w:val="24"/>
          <w:szCs w:val="24"/>
        </w:rPr>
        <w:t xml:space="preserve"> në vlerësimin e kriterit pasuror. </w:t>
      </w:r>
    </w:p>
    <w:p w14:paraId="63A9F338" w14:textId="77777777" w:rsidR="00D20A38" w:rsidRPr="0071360C" w:rsidRDefault="00D20A38" w:rsidP="00C03AA8">
      <w:pPr>
        <w:pStyle w:val="ListParagraph"/>
        <w:spacing w:after="0" w:line="240" w:lineRule="auto"/>
        <w:ind w:left="0"/>
        <w:jc w:val="both"/>
        <w:rPr>
          <w:rFonts w:ascii="Times New Roman" w:hAnsi="Times New Roman"/>
          <w:sz w:val="12"/>
          <w:rPrChange w:id="421" w:author="Admin" w:date="2025-07-08T11:03:00Z">
            <w:rPr>
              <w:rFonts w:ascii="Times New Roman" w:hAnsi="Times New Roman"/>
              <w:sz w:val="16"/>
            </w:rPr>
          </w:rPrChange>
        </w:rPr>
      </w:pPr>
    </w:p>
    <w:p w14:paraId="719B9D9C" w14:textId="651C27F1" w:rsidR="00576760" w:rsidRPr="00860957" w:rsidRDefault="00576760" w:rsidP="00C03AA8">
      <w:pPr>
        <w:pStyle w:val="ListParagraph"/>
        <w:numPr>
          <w:ilvl w:val="1"/>
          <w:numId w:val="1"/>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K</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t</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rfundim Komisioni e ka bazuar 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arsyetimin</w:t>
      </w:r>
      <w:r w:rsidR="0071360C">
        <w:rPr>
          <w:rFonts w:ascii="Times New Roman" w:hAnsi="Times New Roman" w:cs="Times New Roman"/>
          <w:sz w:val="24"/>
          <w:szCs w:val="24"/>
        </w:rPr>
        <w:t xml:space="preserve"> </w:t>
      </w:r>
      <w:ins w:id="422" w:author="Admin" w:date="2025-07-08T11:03:00Z">
        <w:r w:rsidR="0071360C">
          <w:rPr>
            <w:rFonts w:ascii="Times New Roman" w:hAnsi="Times New Roman" w:cs="Times New Roman"/>
            <w:sz w:val="24"/>
            <w:szCs w:val="24"/>
          </w:rPr>
          <w:t>se</w:t>
        </w:r>
        <w:r w:rsidRPr="00860957">
          <w:rPr>
            <w:rFonts w:ascii="Times New Roman" w:hAnsi="Times New Roman" w:cs="Times New Roman"/>
            <w:sz w:val="24"/>
            <w:szCs w:val="24"/>
          </w:rPr>
          <w:t xml:space="preserve"> </w:t>
        </w:r>
      </w:ins>
      <w:r w:rsidR="0091000A" w:rsidRPr="00860957">
        <w:rPr>
          <w:rFonts w:ascii="Times New Roman" w:hAnsi="Times New Roman" w:cs="Times New Roman"/>
          <w:sz w:val="24"/>
          <w:szCs w:val="24"/>
        </w:rPr>
        <w:t>(</w:t>
      </w:r>
      <w:r w:rsidRPr="00860957">
        <w:rPr>
          <w:rFonts w:ascii="Times New Roman" w:hAnsi="Times New Roman" w:cs="Times New Roman"/>
          <w:sz w:val="24"/>
          <w:szCs w:val="24"/>
        </w:rPr>
        <w:t>sipas paragrafit 73 t</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vendimit</w:t>
      </w:r>
      <w:r w:rsidR="0091000A" w:rsidRPr="00860957">
        <w:rPr>
          <w:rFonts w:ascii="Times New Roman" w:hAnsi="Times New Roman" w:cs="Times New Roman"/>
          <w:sz w:val="24"/>
          <w:szCs w:val="24"/>
        </w:rPr>
        <w:t>)</w:t>
      </w:r>
      <w:r w:rsidRPr="00860957">
        <w:rPr>
          <w:rFonts w:ascii="Times New Roman" w:hAnsi="Times New Roman" w:cs="Times New Roman"/>
          <w:sz w:val="24"/>
          <w:szCs w:val="24"/>
        </w:rPr>
        <w:t xml:space="preserve"> </w:t>
      </w:r>
      <w:del w:id="423" w:author="Admin" w:date="2025-07-08T11:03:00Z">
        <w:r w:rsidR="005749F7">
          <w:rPr>
            <w:rFonts w:ascii="Times New Roman" w:hAnsi="Times New Roman" w:cs="Times New Roman"/>
            <w:sz w:val="24"/>
            <w:szCs w:val="24"/>
          </w:rPr>
          <w:delText>ku</w:delText>
        </w:r>
        <w:r w:rsidRPr="007038D9">
          <w:rPr>
            <w:rFonts w:ascii="Times New Roman" w:hAnsi="Times New Roman" w:cs="Times New Roman"/>
            <w:sz w:val="24"/>
            <w:szCs w:val="24"/>
          </w:rPr>
          <w:delText xml:space="preserve"> </w:delText>
        </w:r>
      </w:del>
      <w:r w:rsidRPr="00860957">
        <w:rPr>
          <w:rFonts w:ascii="Times New Roman" w:hAnsi="Times New Roman" w:cs="Times New Roman"/>
          <w:sz w:val="24"/>
          <w:szCs w:val="24"/>
        </w:rPr>
        <w:t>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huan nga z. Saimir </w:t>
      </w:r>
      <w:proofErr w:type="spellStart"/>
      <w:r w:rsidRPr="00860957">
        <w:rPr>
          <w:rFonts w:ascii="Times New Roman" w:hAnsi="Times New Roman" w:cs="Times New Roman"/>
          <w:sz w:val="24"/>
          <w:szCs w:val="24"/>
        </w:rPr>
        <w:t>Alliu</w:t>
      </w:r>
      <w:proofErr w:type="spellEnd"/>
      <w:r w:rsidR="0091000A" w:rsidRPr="00860957">
        <w:rPr>
          <w:rFonts w:ascii="Times New Roman" w:hAnsi="Times New Roman" w:cs="Times New Roman"/>
          <w:sz w:val="24"/>
          <w:szCs w:val="24"/>
        </w:rPr>
        <w:t xml:space="preserve"> nuk jan</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marrë në konsideratë pretendimet e subjektit se likuiditetet kanë ekzistuar në bankë në emër t</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huadhënësit</w:t>
      </w:r>
      <w:r w:rsidR="0091000A" w:rsidRPr="00860957">
        <w:rPr>
          <w:rFonts w:ascii="Times New Roman" w:hAnsi="Times New Roman" w:cs="Times New Roman"/>
          <w:sz w:val="24"/>
          <w:szCs w:val="24"/>
        </w:rPr>
        <w:t xml:space="preserve"> në momentin e dhënies së huas dhe për këtë shkak ato u vlerësuan të jenë pjesë e analizës se tij financiare deri në momentin e dhënies së huas. Sa i takon shumës prej 3.100.000 lekë</w:t>
      </w:r>
      <w:r w:rsidR="005749F7" w:rsidRPr="00860957">
        <w:rPr>
          <w:rFonts w:ascii="Times New Roman" w:hAnsi="Times New Roman" w:cs="Times New Roman"/>
          <w:sz w:val="24"/>
          <w:szCs w:val="24"/>
        </w:rPr>
        <w:t>sh,</w:t>
      </w:r>
      <w:r w:rsidR="0091000A" w:rsidRPr="00860957">
        <w:rPr>
          <w:rFonts w:ascii="Times New Roman" w:hAnsi="Times New Roman" w:cs="Times New Roman"/>
          <w:sz w:val="24"/>
          <w:szCs w:val="24"/>
        </w:rPr>
        <w:t xml:space="preserve"> përfituar nga babai i huadhënësit 12 vite më parë se dhënia e huas, Komisioni ka vler</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suar se</w:t>
      </w:r>
      <w:r w:rsidR="005749F7" w:rsidRPr="00860957">
        <w:rPr>
          <w:rFonts w:ascii="Times New Roman" w:hAnsi="Times New Roman" w:cs="Times New Roman"/>
          <w:sz w:val="24"/>
          <w:szCs w:val="24"/>
        </w:rPr>
        <w:t>,</w:t>
      </w:r>
      <w:r w:rsidR="0091000A" w:rsidRPr="00860957">
        <w:rPr>
          <w:rFonts w:ascii="Times New Roman" w:hAnsi="Times New Roman" w:cs="Times New Roman"/>
          <w:sz w:val="24"/>
          <w:szCs w:val="24"/>
        </w:rPr>
        <w:t xml:space="preserve"> referuar periudhës se largët të përfitimit të kësaj shume, nuk duken t</w:t>
      </w:r>
      <w:r w:rsidR="00335D72" w:rsidRPr="00860957">
        <w:rPr>
          <w:rFonts w:ascii="Times New Roman" w:hAnsi="Times New Roman" w:cs="Times New Roman"/>
          <w:sz w:val="24"/>
          <w:szCs w:val="24"/>
        </w:rPr>
        <w:t>ë</w:t>
      </w:r>
      <w:r w:rsidR="0091000A" w:rsidRPr="00860957">
        <w:rPr>
          <w:rFonts w:ascii="Times New Roman" w:hAnsi="Times New Roman" w:cs="Times New Roman"/>
          <w:sz w:val="24"/>
          <w:szCs w:val="24"/>
        </w:rPr>
        <w:t xml:space="preserve"> besueshme </w:t>
      </w:r>
      <w:r w:rsidR="00335D72" w:rsidRPr="00860957">
        <w:rPr>
          <w:rFonts w:ascii="Times New Roman" w:hAnsi="Times New Roman" w:cs="Times New Roman"/>
          <w:sz w:val="24"/>
          <w:szCs w:val="24"/>
        </w:rPr>
        <w:t>pretendimet</w:t>
      </w:r>
      <w:r w:rsidR="0091000A" w:rsidRPr="00860957">
        <w:rPr>
          <w:rFonts w:ascii="Times New Roman" w:hAnsi="Times New Roman" w:cs="Times New Roman"/>
          <w:sz w:val="24"/>
          <w:szCs w:val="24"/>
        </w:rPr>
        <w:t xml:space="preserve"> e subjektit se</w:t>
      </w:r>
      <w:r w:rsidR="00335D72" w:rsidRPr="00860957">
        <w:rPr>
          <w:rFonts w:ascii="Times New Roman" w:hAnsi="Times New Roman" w:cs="Times New Roman"/>
          <w:sz w:val="24"/>
          <w:szCs w:val="24"/>
        </w:rPr>
        <w:t xml:space="preserve"> </w:t>
      </w:r>
      <w:r w:rsidR="0091000A" w:rsidRPr="00860957">
        <w:rPr>
          <w:rFonts w:ascii="Times New Roman" w:hAnsi="Times New Roman" w:cs="Times New Roman"/>
          <w:sz w:val="24"/>
          <w:szCs w:val="24"/>
        </w:rPr>
        <w:t>kjo shumë është përdorur për dhënien e huas</w:t>
      </w:r>
      <w:r w:rsidR="006E3935" w:rsidRPr="00860957">
        <w:rPr>
          <w:rFonts w:ascii="Times New Roman" w:hAnsi="Times New Roman" w:cs="Times New Roman"/>
          <w:sz w:val="24"/>
          <w:szCs w:val="24"/>
        </w:rPr>
        <w:t xml:space="preserve"> apo se </w:t>
      </w:r>
      <w:r w:rsidR="0091000A" w:rsidRPr="00860957">
        <w:rPr>
          <w:rFonts w:ascii="Times New Roman" w:hAnsi="Times New Roman" w:cs="Times New Roman"/>
          <w:sz w:val="24"/>
          <w:szCs w:val="24"/>
        </w:rPr>
        <w:t xml:space="preserve"> </w:t>
      </w:r>
      <w:r w:rsidR="006E3935" w:rsidRPr="00860957">
        <w:rPr>
          <w:rFonts w:ascii="Times New Roman" w:hAnsi="Times New Roman" w:cs="Times New Roman"/>
          <w:sz w:val="24"/>
          <w:szCs w:val="24"/>
        </w:rPr>
        <w:t>ato u p</w:t>
      </w:r>
      <w:r w:rsidR="00335D72" w:rsidRPr="00860957">
        <w:rPr>
          <w:rFonts w:ascii="Times New Roman" w:hAnsi="Times New Roman" w:cs="Times New Roman"/>
          <w:sz w:val="24"/>
          <w:szCs w:val="24"/>
        </w:rPr>
        <w:t>ë</w:t>
      </w:r>
      <w:r w:rsidR="006E3935" w:rsidRPr="00860957">
        <w:rPr>
          <w:rFonts w:ascii="Times New Roman" w:hAnsi="Times New Roman" w:cs="Times New Roman"/>
          <w:sz w:val="24"/>
          <w:szCs w:val="24"/>
        </w:rPr>
        <w:t xml:space="preserve">rfituan </w:t>
      </w:r>
      <w:r w:rsidR="0091000A" w:rsidRPr="00860957">
        <w:rPr>
          <w:rFonts w:ascii="Times New Roman" w:hAnsi="Times New Roman" w:cs="Times New Roman"/>
          <w:sz w:val="24"/>
          <w:szCs w:val="24"/>
        </w:rPr>
        <w:t>tërësisht</w:t>
      </w:r>
      <w:r w:rsidR="006E3935" w:rsidRPr="00860957">
        <w:rPr>
          <w:rFonts w:ascii="Times New Roman" w:hAnsi="Times New Roman" w:cs="Times New Roman"/>
          <w:sz w:val="24"/>
          <w:szCs w:val="24"/>
        </w:rPr>
        <w:t xml:space="preserve"> nga</w:t>
      </w:r>
      <w:r w:rsidR="0091000A" w:rsidRPr="00860957">
        <w:rPr>
          <w:rFonts w:ascii="Times New Roman" w:hAnsi="Times New Roman" w:cs="Times New Roman"/>
          <w:sz w:val="24"/>
          <w:szCs w:val="24"/>
        </w:rPr>
        <w:t xml:space="preserve"> huadhënësi</w:t>
      </w:r>
      <w:r w:rsidR="006E3935" w:rsidRPr="00860957">
        <w:rPr>
          <w:rFonts w:ascii="Times New Roman" w:hAnsi="Times New Roman" w:cs="Times New Roman"/>
          <w:sz w:val="24"/>
          <w:szCs w:val="24"/>
        </w:rPr>
        <w:t xml:space="preserve"> Saimir </w:t>
      </w:r>
      <w:proofErr w:type="spellStart"/>
      <w:r w:rsidR="00026748" w:rsidRPr="00860957">
        <w:rPr>
          <w:rFonts w:ascii="Times New Roman" w:hAnsi="Times New Roman" w:cs="Times New Roman"/>
          <w:sz w:val="24"/>
          <w:szCs w:val="24"/>
        </w:rPr>
        <w:t>A</w:t>
      </w:r>
      <w:r w:rsidR="006E3935" w:rsidRPr="00860957">
        <w:rPr>
          <w:rFonts w:ascii="Times New Roman" w:hAnsi="Times New Roman" w:cs="Times New Roman"/>
          <w:sz w:val="24"/>
          <w:szCs w:val="24"/>
        </w:rPr>
        <w:t>lliu</w:t>
      </w:r>
      <w:proofErr w:type="spellEnd"/>
      <w:r w:rsidR="0091000A" w:rsidRPr="00860957">
        <w:rPr>
          <w:rFonts w:ascii="Times New Roman" w:hAnsi="Times New Roman" w:cs="Times New Roman"/>
          <w:sz w:val="24"/>
          <w:szCs w:val="24"/>
        </w:rPr>
        <w:t xml:space="preserve">. Për pasojë, </w:t>
      </w:r>
      <w:r w:rsidR="006E3935" w:rsidRPr="00860957">
        <w:rPr>
          <w:rFonts w:ascii="Times New Roman" w:hAnsi="Times New Roman" w:cs="Times New Roman"/>
          <w:sz w:val="24"/>
          <w:szCs w:val="24"/>
        </w:rPr>
        <w:t xml:space="preserve">Komisioni ka </w:t>
      </w:r>
      <w:r w:rsidR="0091000A" w:rsidRPr="00860957">
        <w:rPr>
          <w:rFonts w:ascii="Times New Roman" w:hAnsi="Times New Roman" w:cs="Times New Roman"/>
          <w:sz w:val="24"/>
          <w:szCs w:val="24"/>
        </w:rPr>
        <w:t>vlerësua</w:t>
      </w:r>
      <w:r w:rsidR="006E3935" w:rsidRPr="00860957">
        <w:rPr>
          <w:rFonts w:ascii="Times New Roman" w:hAnsi="Times New Roman" w:cs="Times New Roman"/>
          <w:sz w:val="24"/>
          <w:szCs w:val="24"/>
        </w:rPr>
        <w:t>r se</w:t>
      </w:r>
      <w:r w:rsidR="0091000A" w:rsidRPr="00860957">
        <w:rPr>
          <w:rFonts w:ascii="Times New Roman" w:hAnsi="Times New Roman" w:cs="Times New Roman"/>
          <w:sz w:val="24"/>
          <w:szCs w:val="24"/>
        </w:rPr>
        <w:t xml:space="preserve"> huadhënësi nuk ka pasur të ardhura të mjaftueshme për të dhënë huan në vlerën 1.200.000 lekë në vitin 2012, sipas parashikimit të pikës 3 të nenit D të </w:t>
      </w:r>
      <w:r w:rsidR="006E3935" w:rsidRPr="00860957">
        <w:rPr>
          <w:rFonts w:ascii="Times New Roman" w:hAnsi="Times New Roman" w:cs="Times New Roman"/>
          <w:sz w:val="24"/>
          <w:szCs w:val="24"/>
        </w:rPr>
        <w:t>A</w:t>
      </w:r>
      <w:r w:rsidR="0091000A" w:rsidRPr="00860957">
        <w:rPr>
          <w:rFonts w:ascii="Times New Roman" w:hAnsi="Times New Roman" w:cs="Times New Roman"/>
          <w:sz w:val="24"/>
          <w:szCs w:val="24"/>
        </w:rPr>
        <w:t>neksit të Kushtetutës</w:t>
      </w:r>
      <w:r w:rsidR="006E3935" w:rsidRPr="00860957">
        <w:rPr>
          <w:rFonts w:ascii="Times New Roman" w:hAnsi="Times New Roman" w:cs="Times New Roman"/>
          <w:sz w:val="24"/>
          <w:szCs w:val="24"/>
        </w:rPr>
        <w:t>.</w:t>
      </w:r>
    </w:p>
    <w:p w14:paraId="26C9C9B6" w14:textId="77777777" w:rsidR="006E3935" w:rsidRPr="0071360C" w:rsidRDefault="006E3935" w:rsidP="00C03AA8">
      <w:pPr>
        <w:pStyle w:val="ListParagraph"/>
        <w:spacing w:after="0" w:line="240" w:lineRule="auto"/>
        <w:ind w:left="0"/>
        <w:jc w:val="both"/>
        <w:rPr>
          <w:rFonts w:ascii="Times New Roman" w:hAnsi="Times New Roman"/>
          <w:sz w:val="12"/>
          <w:rPrChange w:id="424" w:author="Admin" w:date="2025-07-08T11:03:00Z">
            <w:rPr>
              <w:rFonts w:ascii="Times New Roman" w:hAnsi="Times New Roman"/>
              <w:sz w:val="16"/>
            </w:rPr>
          </w:rPrChange>
        </w:rPr>
      </w:pPr>
    </w:p>
    <w:p w14:paraId="06315B65" w14:textId="04352DA2" w:rsidR="00661897" w:rsidRPr="00860957" w:rsidRDefault="006E3935"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simit kund</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rshton n</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konkluzionin e m</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sip</w:t>
      </w:r>
      <w:r w:rsidR="00335D72" w:rsidRPr="00860957">
        <w:rPr>
          <w:rFonts w:ascii="Times New Roman" w:hAnsi="Times New Roman" w:cs="Times New Roman"/>
          <w:sz w:val="24"/>
          <w:szCs w:val="24"/>
        </w:rPr>
        <w:t>ë</w:t>
      </w:r>
      <w:r w:rsidRPr="00860957">
        <w:rPr>
          <w:rFonts w:ascii="Times New Roman" w:hAnsi="Times New Roman" w:cs="Times New Roman"/>
          <w:sz w:val="24"/>
          <w:szCs w:val="24"/>
        </w:rPr>
        <w:t xml:space="preserve">rm duke pretenduar se </w:t>
      </w:r>
      <w:r w:rsidR="00335D72" w:rsidRPr="00860957">
        <w:rPr>
          <w:rFonts w:ascii="Times New Roman" w:hAnsi="Times New Roman" w:cs="Times New Roman"/>
          <w:sz w:val="24"/>
          <w:szCs w:val="24"/>
        </w:rPr>
        <w:t>ka arritu</w:t>
      </w:r>
      <w:r w:rsidR="00026748" w:rsidRPr="00860957">
        <w:rPr>
          <w:rFonts w:ascii="Times New Roman" w:hAnsi="Times New Roman" w:cs="Times New Roman"/>
          <w:sz w:val="24"/>
          <w:szCs w:val="24"/>
        </w:rPr>
        <w:t>r</w:t>
      </w:r>
      <w:r w:rsidR="00335D72" w:rsidRPr="00860957">
        <w:rPr>
          <w:rFonts w:ascii="Times New Roman" w:hAnsi="Times New Roman" w:cs="Times New Roman"/>
          <w:sz w:val="24"/>
          <w:szCs w:val="24"/>
        </w:rPr>
        <w:t xml:space="preserve"> nivel 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besuesh</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m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kriterin e pasuris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por</w:t>
      </w:r>
      <w:ins w:id="425" w:author="Admin" w:date="2025-07-08T11:03:00Z">
        <w:r w:rsidR="0071360C">
          <w:rPr>
            <w:rFonts w:ascii="Times New Roman" w:hAnsi="Times New Roman" w:cs="Times New Roman"/>
            <w:sz w:val="24"/>
            <w:szCs w:val="24"/>
          </w:rPr>
          <w:t>,</w:t>
        </w:r>
      </w:ins>
      <w:r w:rsidR="00335D72" w:rsidRPr="00860957">
        <w:rPr>
          <w:rFonts w:ascii="Times New Roman" w:hAnsi="Times New Roman" w:cs="Times New Roman"/>
          <w:sz w:val="24"/>
          <w:szCs w:val="24"/>
        </w:rPr>
        <w:t xml:space="preserve"> rezultati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k</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kriter nuk mund</w:t>
      </w:r>
      <w:r w:rsidR="00026748"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merret</w:t>
      </w:r>
      <w:r w:rsidR="00335D72"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vler</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sim</w:t>
      </w:r>
      <w:r w:rsidR="00026748" w:rsidRPr="00860957">
        <w:rPr>
          <w:rFonts w:ascii="Times New Roman" w:hAnsi="Times New Roman" w:cs="Times New Roman"/>
          <w:sz w:val="24"/>
          <w:szCs w:val="24"/>
        </w:rPr>
        <w:t xml:space="preserve"> </w:t>
      </w:r>
      <w:r w:rsidR="00335D72" w:rsidRPr="00860957">
        <w:rPr>
          <w:rFonts w:ascii="Times New Roman" w:hAnsi="Times New Roman" w:cs="Times New Roman"/>
          <w:sz w:val="24"/>
          <w:szCs w:val="24"/>
        </w:rPr>
        <w:t>as si shkak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r aplikimin e nenit 61, pika 5 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ligjit nr. 84/2016 p</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r </w:t>
      </w:r>
      <w:r w:rsidR="00026748" w:rsidRPr="00860957">
        <w:rPr>
          <w:rFonts w:ascii="Times New Roman" w:hAnsi="Times New Roman" w:cs="Times New Roman"/>
          <w:sz w:val="24"/>
          <w:szCs w:val="24"/>
        </w:rPr>
        <w:t>arsye</w:t>
      </w:r>
      <w:r w:rsidR="00335D72" w:rsidRPr="00860957">
        <w:rPr>
          <w:rFonts w:ascii="Times New Roman" w:hAnsi="Times New Roman" w:cs="Times New Roman"/>
          <w:sz w:val="24"/>
          <w:szCs w:val="24"/>
        </w:rPr>
        <w:t xml:space="preserve"> se</w:t>
      </w:r>
      <w:ins w:id="426" w:author="Admin" w:date="2025-07-08T11:03:00Z">
        <w:r w:rsidR="0071360C">
          <w:rPr>
            <w:rFonts w:ascii="Times New Roman" w:hAnsi="Times New Roman" w:cs="Times New Roman"/>
            <w:sz w:val="24"/>
            <w:szCs w:val="24"/>
          </w:rPr>
          <w:t>,</w:t>
        </w:r>
      </w:ins>
      <w:r w:rsidR="00335D72"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vendimin objekt shqyrtimi diferenca negative prej 1.200.000 lek</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sh nuk </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sht</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shkak i marrjes 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 xml:space="preserve"> mas</w:t>
      </w:r>
      <w:r w:rsidR="00054E79" w:rsidRPr="00860957">
        <w:rPr>
          <w:rFonts w:ascii="Times New Roman" w:hAnsi="Times New Roman" w:cs="Times New Roman"/>
          <w:sz w:val="24"/>
          <w:szCs w:val="24"/>
        </w:rPr>
        <w:t>ë</w:t>
      </w:r>
      <w:r w:rsidR="00335D72" w:rsidRPr="00860957">
        <w:rPr>
          <w:rFonts w:ascii="Times New Roman" w:hAnsi="Times New Roman" w:cs="Times New Roman"/>
          <w:sz w:val="24"/>
          <w:szCs w:val="24"/>
        </w:rPr>
        <w:t>s disiplinore.</w:t>
      </w:r>
      <w:r w:rsidR="0071360C">
        <w:rPr>
          <w:rFonts w:ascii="Times New Roman" w:hAnsi="Times New Roman" w:cs="Times New Roman"/>
          <w:sz w:val="24"/>
          <w:szCs w:val="24"/>
        </w:rPr>
        <w:t xml:space="preserve"> </w:t>
      </w:r>
      <w:r w:rsidR="003B6988" w:rsidRPr="00860957">
        <w:rPr>
          <w:rFonts w:ascii="Times New Roman" w:hAnsi="Times New Roman" w:cs="Times New Roman"/>
          <w:sz w:val="24"/>
          <w:szCs w:val="24"/>
        </w:rPr>
        <w:t>Po ashtu subjekti pretendon se gjat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hetimit administrativ ai dhe bashk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shortja kan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shpjeguar</w:t>
      </w:r>
      <w:r w:rsidR="00026748" w:rsidRPr="00860957">
        <w:rPr>
          <w:rFonts w:ascii="Times New Roman" w:hAnsi="Times New Roman" w:cs="Times New Roman"/>
          <w:sz w:val="24"/>
          <w:szCs w:val="24"/>
        </w:rPr>
        <w:t xml:space="preserve"> se</w:t>
      </w:r>
      <w:r w:rsidR="003B6988" w:rsidRPr="00860957">
        <w:rPr>
          <w:rFonts w:ascii="Times New Roman" w:hAnsi="Times New Roman" w:cs="Times New Roman"/>
          <w:sz w:val="24"/>
          <w:szCs w:val="24"/>
        </w:rPr>
        <w:t xml:space="preserve"> huaja e 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nga z. Saimir </w:t>
      </w:r>
      <w:proofErr w:type="spellStart"/>
      <w:r w:rsidR="003B6988" w:rsidRPr="00860957">
        <w:rPr>
          <w:rFonts w:ascii="Times New Roman" w:hAnsi="Times New Roman" w:cs="Times New Roman"/>
          <w:sz w:val="24"/>
          <w:szCs w:val="24"/>
        </w:rPr>
        <w:t>Alliu</w:t>
      </w:r>
      <w:proofErr w:type="spellEnd"/>
      <w:r w:rsidR="003B6988" w:rsidRPr="00860957">
        <w:rPr>
          <w:rFonts w:ascii="Times New Roman" w:hAnsi="Times New Roman" w:cs="Times New Roman"/>
          <w:sz w:val="24"/>
          <w:szCs w:val="24"/>
        </w:rPr>
        <w:t xml:space="preserve"> ka si burim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ardhurat e tij nga paga</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cilat jan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rhequr dhe mbajtu</w:t>
      </w:r>
      <w:r w:rsidR="00026748" w:rsidRPr="00860957">
        <w:rPr>
          <w:rFonts w:ascii="Times New Roman" w:hAnsi="Times New Roman" w:cs="Times New Roman"/>
          <w:sz w:val="24"/>
          <w:szCs w:val="24"/>
        </w:rPr>
        <w:t>r</w:t>
      </w:r>
      <w:r w:rsidR="003B6988" w:rsidRPr="00860957">
        <w:rPr>
          <w:rFonts w:ascii="Times New Roman" w:hAnsi="Times New Roman" w:cs="Times New Roman"/>
          <w:sz w:val="24"/>
          <w:szCs w:val="24"/>
        </w:rPr>
        <w:t xml:space="preserve"> </w:t>
      </w:r>
      <w:proofErr w:type="spellStart"/>
      <w:r w:rsidR="003B6988" w:rsidRPr="00860957">
        <w:rPr>
          <w:rFonts w:ascii="Times New Roman" w:hAnsi="Times New Roman" w:cs="Times New Roman"/>
          <w:i/>
          <w:iCs/>
          <w:sz w:val="24"/>
          <w:szCs w:val="24"/>
        </w:rPr>
        <w:t>cash</w:t>
      </w:r>
      <w:proofErr w:type="spellEnd"/>
      <w:r w:rsidR="003B6988" w:rsidRPr="00860957">
        <w:rPr>
          <w:rFonts w:ascii="Times New Roman" w:hAnsi="Times New Roman" w:cs="Times New Roman"/>
          <w:sz w:val="24"/>
          <w:szCs w:val="24"/>
        </w:rPr>
        <w:t xml:space="preserve"> prej tij, nd</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rkoh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q</w:t>
      </w:r>
      <w:r w:rsidR="00054E79" w:rsidRPr="00860957">
        <w:rPr>
          <w:rFonts w:ascii="Times New Roman" w:hAnsi="Times New Roman" w:cs="Times New Roman"/>
          <w:sz w:val="24"/>
          <w:szCs w:val="24"/>
        </w:rPr>
        <w:t>ë</w:t>
      </w:r>
      <w:r w:rsidR="00026748"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lidhje me lloga</w:t>
      </w:r>
      <w:r w:rsidR="00026748" w:rsidRPr="00860957">
        <w:rPr>
          <w:rFonts w:ascii="Times New Roman" w:hAnsi="Times New Roman" w:cs="Times New Roman"/>
          <w:sz w:val="24"/>
          <w:szCs w:val="24"/>
        </w:rPr>
        <w:t>r</w:t>
      </w:r>
      <w:r w:rsidR="003B6988" w:rsidRPr="00860957">
        <w:rPr>
          <w:rFonts w:ascii="Times New Roman" w:hAnsi="Times New Roman" w:cs="Times New Roman"/>
          <w:sz w:val="24"/>
          <w:szCs w:val="24"/>
        </w:rPr>
        <w:t>it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bankare</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hapura prej tij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vitin 2011</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vler</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 2.750.000 lek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dhe 5.200 euro</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ato kan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si burim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ardhurat nga </w:t>
      </w:r>
      <w:r w:rsidR="00026748" w:rsidRPr="00860957">
        <w:rPr>
          <w:rFonts w:ascii="Times New Roman" w:hAnsi="Times New Roman" w:cs="Times New Roman"/>
          <w:sz w:val="24"/>
          <w:szCs w:val="24"/>
        </w:rPr>
        <w:t>anëtarët</w:t>
      </w:r>
      <w:r w:rsidR="003B6988" w:rsidRPr="00860957">
        <w:rPr>
          <w:rFonts w:ascii="Times New Roman" w:hAnsi="Times New Roman" w:cs="Times New Roman"/>
          <w:sz w:val="24"/>
          <w:szCs w:val="24"/>
        </w:rPr>
        <w:t xml:space="preserve"> e familjes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tij, 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rkat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sisht v</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llai dhe bab</w:t>
      </w:r>
      <w:r w:rsidR="00026748" w:rsidRPr="00860957">
        <w:rPr>
          <w:rFonts w:ascii="Times New Roman" w:hAnsi="Times New Roman" w:cs="Times New Roman"/>
          <w:sz w:val="24"/>
          <w:szCs w:val="24"/>
        </w:rPr>
        <w:t>a</w:t>
      </w:r>
      <w:r w:rsidR="003B6988" w:rsidRPr="00860957">
        <w:rPr>
          <w:rFonts w:ascii="Times New Roman" w:hAnsi="Times New Roman" w:cs="Times New Roman"/>
          <w:sz w:val="24"/>
          <w:szCs w:val="24"/>
        </w:rPr>
        <w:t>i i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sit. 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to </w:t>
      </w:r>
      <w:r w:rsidR="003B6988" w:rsidRPr="00860957">
        <w:rPr>
          <w:rFonts w:ascii="Times New Roman" w:hAnsi="Times New Roman" w:cs="Times New Roman"/>
          <w:sz w:val="24"/>
          <w:szCs w:val="24"/>
        </w:rPr>
        <w:lastRenderedPageBreak/>
        <w:t>shuma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depozituara prej tij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llogarit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bankare gjat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vitit 2011 nuk duhet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rfshihen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analiz</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n </w:t>
      </w:r>
      <w:r w:rsidR="00026748" w:rsidRPr="00860957">
        <w:rPr>
          <w:rFonts w:ascii="Times New Roman" w:hAnsi="Times New Roman" w:cs="Times New Roman"/>
          <w:sz w:val="24"/>
          <w:szCs w:val="24"/>
        </w:rPr>
        <w:t>financiare</w:t>
      </w:r>
      <w:r w:rsidR="003B6988" w:rsidRPr="00860957">
        <w:rPr>
          <w:rFonts w:ascii="Times New Roman" w:hAnsi="Times New Roman" w:cs="Times New Roman"/>
          <w:sz w:val="24"/>
          <w:szCs w:val="24"/>
        </w:rPr>
        <w:t xml:space="preser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sit sipas parashikimeve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pik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14,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nenit 3 dhe pik</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4,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nenit 32 t</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ligjit nr. 84/2016 si dhe </w:t>
      </w:r>
      <w:r w:rsidR="005749F7" w:rsidRPr="00860957">
        <w:rPr>
          <w:rFonts w:ascii="Times New Roman" w:hAnsi="Times New Roman" w:cs="Times New Roman"/>
          <w:sz w:val="24"/>
          <w:szCs w:val="24"/>
        </w:rPr>
        <w:t xml:space="preserve">referuar </w:t>
      </w:r>
      <w:r w:rsidR="003B6988" w:rsidRPr="00860957">
        <w:rPr>
          <w:rFonts w:ascii="Times New Roman" w:hAnsi="Times New Roman" w:cs="Times New Roman"/>
          <w:sz w:val="24"/>
          <w:szCs w:val="24"/>
        </w:rPr>
        <w:t>jurisprudenc</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s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Kolegjit</w:t>
      </w:r>
      <w:r w:rsidR="003B6988" w:rsidRPr="00860957">
        <w:rPr>
          <w:rStyle w:val="FootnoteReference"/>
          <w:rFonts w:ascii="Times New Roman" w:hAnsi="Times New Roman" w:cs="Times New Roman"/>
          <w:sz w:val="24"/>
          <w:szCs w:val="24"/>
        </w:rPr>
        <w:footnoteReference w:id="41"/>
      </w:r>
      <w:r w:rsidR="003B6988" w:rsidRPr="00860957">
        <w:rPr>
          <w:rFonts w:ascii="Times New Roman" w:hAnsi="Times New Roman" w:cs="Times New Roman"/>
          <w:sz w:val="24"/>
          <w:szCs w:val="24"/>
        </w:rPr>
        <w:t>. Sa m</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sip</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w:t>
      </w:r>
      <w:r w:rsidR="005749F7" w:rsidRPr="00860957">
        <w:rPr>
          <w:rFonts w:ascii="Times New Roman" w:hAnsi="Times New Roman" w:cs="Times New Roman"/>
          <w:sz w:val="24"/>
          <w:szCs w:val="24"/>
        </w:rPr>
        <w:t>,</w:t>
      </w:r>
      <w:r w:rsidR="003B6988" w:rsidRPr="00860957">
        <w:rPr>
          <w:rFonts w:ascii="Times New Roman" w:hAnsi="Times New Roman" w:cs="Times New Roman"/>
          <w:sz w:val="24"/>
          <w:szCs w:val="24"/>
        </w:rPr>
        <w:t xml:space="preserve"> subjekti pretendon se </w:t>
      </w:r>
      <w:r w:rsidR="00054E79" w:rsidRPr="00860957">
        <w:rPr>
          <w:rFonts w:ascii="Times New Roman" w:hAnsi="Times New Roman" w:cs="Times New Roman"/>
          <w:sz w:val="24"/>
          <w:szCs w:val="24"/>
        </w:rPr>
        <w:t>analiza</w:t>
      </w:r>
      <w:r w:rsidR="003B6988" w:rsidRPr="00860957">
        <w:rPr>
          <w:rFonts w:ascii="Times New Roman" w:hAnsi="Times New Roman" w:cs="Times New Roman"/>
          <w:sz w:val="24"/>
          <w:szCs w:val="24"/>
        </w:rPr>
        <w:t xml:space="preserve"> e huadh</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sit Saimir </w:t>
      </w:r>
      <w:proofErr w:type="spellStart"/>
      <w:r w:rsidR="003B6988" w:rsidRPr="00860957">
        <w:rPr>
          <w:rFonts w:ascii="Times New Roman" w:hAnsi="Times New Roman" w:cs="Times New Roman"/>
          <w:sz w:val="24"/>
          <w:szCs w:val="24"/>
        </w:rPr>
        <w:t>Alliu</w:t>
      </w:r>
      <w:proofErr w:type="spellEnd"/>
      <w:r w:rsidR="003B6988" w:rsidRPr="00860957">
        <w:rPr>
          <w:rFonts w:ascii="Times New Roman" w:hAnsi="Times New Roman" w:cs="Times New Roman"/>
          <w:sz w:val="24"/>
          <w:szCs w:val="24"/>
        </w:rPr>
        <w:t xml:space="preserve"> n</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lidhje me verifikimin e ligjshm</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ris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s</w:t>
      </w:r>
      <w:r w:rsidR="00054E79" w:rsidRPr="00860957">
        <w:rPr>
          <w:rFonts w:ascii="Times New Roman" w:hAnsi="Times New Roman" w:cs="Times New Roman"/>
          <w:sz w:val="24"/>
          <w:szCs w:val="24"/>
        </w:rPr>
        <w:t>ë</w:t>
      </w:r>
      <w:r w:rsidR="003B698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b</w:t>
      </w:r>
      <w:r w:rsidR="00026748" w:rsidRPr="00860957">
        <w:rPr>
          <w:rFonts w:ascii="Times New Roman" w:hAnsi="Times New Roman" w:cs="Times New Roman"/>
          <w:sz w:val="24"/>
          <w:szCs w:val="24"/>
        </w:rPr>
        <w:t>u</w:t>
      </w:r>
      <w:r w:rsidR="00054E79" w:rsidRPr="00860957">
        <w:rPr>
          <w:rFonts w:ascii="Times New Roman" w:hAnsi="Times New Roman" w:cs="Times New Roman"/>
          <w:sz w:val="24"/>
          <w:szCs w:val="24"/>
        </w:rPr>
        <w:t>rimit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 s</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hua duhet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rfshij</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vet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m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 objekt huaje</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pa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shtes</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 e likuiditetit bankar</w:t>
      </w:r>
      <w:r w:rsidR="005749F7" w:rsidRPr="00860957">
        <w:rPr>
          <w:rFonts w:ascii="Times New Roman" w:hAnsi="Times New Roman" w:cs="Times New Roman"/>
          <w:sz w:val="24"/>
          <w:szCs w:val="24"/>
        </w:rPr>
        <w:t>,</w:t>
      </w:r>
      <w:r w:rsidR="00054E79" w:rsidRPr="00860957">
        <w:rPr>
          <w:rFonts w:ascii="Times New Roman" w:hAnsi="Times New Roman" w:cs="Times New Roman"/>
          <w:sz w:val="24"/>
          <w:szCs w:val="24"/>
        </w:rPr>
        <w:t xml:space="preserve"> e cila nuk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pasuri e </w:t>
      </w:r>
      <w:r w:rsidR="00026748" w:rsidRPr="00860957">
        <w:rPr>
          <w:rFonts w:ascii="Times New Roman" w:hAnsi="Times New Roman" w:cs="Times New Roman"/>
          <w:sz w:val="24"/>
          <w:szCs w:val="24"/>
        </w:rPr>
        <w:t>huadhënësit</w:t>
      </w:r>
      <w:r w:rsidR="00054E79" w:rsidRPr="00860957">
        <w:rPr>
          <w:rFonts w:ascii="Times New Roman" w:hAnsi="Times New Roman" w:cs="Times New Roman"/>
          <w:sz w:val="24"/>
          <w:szCs w:val="24"/>
        </w:rPr>
        <w:t xml:space="preserve"> por e familjar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ve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tij.</w:t>
      </w:r>
      <w:r w:rsidR="00026748" w:rsidRPr="00860957">
        <w:rPr>
          <w:rFonts w:ascii="Times New Roman" w:hAnsi="Times New Roman" w:cs="Times New Roman"/>
          <w:sz w:val="24"/>
          <w:szCs w:val="24"/>
        </w:rPr>
        <w:t xml:space="preserve"> Po ashtu</w:t>
      </w:r>
      <w:r w:rsidR="005749F7" w:rsidRPr="00860957">
        <w:rPr>
          <w:rFonts w:ascii="Times New Roman" w:hAnsi="Times New Roman" w:cs="Times New Roman"/>
          <w:sz w:val="24"/>
          <w:szCs w:val="24"/>
        </w:rPr>
        <w:t>,</w:t>
      </w:r>
      <w:r w:rsidR="00026748" w:rsidRPr="00860957">
        <w:rPr>
          <w:rFonts w:ascii="Times New Roman" w:hAnsi="Times New Roman" w:cs="Times New Roman"/>
          <w:sz w:val="24"/>
          <w:szCs w:val="24"/>
        </w:rPr>
        <w:t xml:space="preserve"> subjekti pretendon se</w:t>
      </w:r>
      <w:r w:rsidR="00054E79" w:rsidRPr="00860957">
        <w:rPr>
          <w:rFonts w:ascii="Times New Roman" w:hAnsi="Times New Roman" w:cs="Times New Roman"/>
          <w:sz w:val="24"/>
          <w:szCs w:val="24"/>
        </w:rPr>
        <w:t xml:space="preserve"> Komisioni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analiz</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nuk ka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rfshir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n 3.100.000 </w:t>
      </w:r>
      <w:del w:id="427" w:author="Admin" w:date="2025-07-08T11:03:00Z">
        <w:r w:rsidR="00054E79" w:rsidRPr="007038D9">
          <w:rPr>
            <w:rFonts w:ascii="Times New Roman" w:hAnsi="Times New Roman" w:cs="Times New Roman"/>
            <w:sz w:val="24"/>
            <w:szCs w:val="24"/>
          </w:rPr>
          <w:delText>lek</w:delText>
        </w:r>
        <w:r w:rsidR="00026748" w:rsidRPr="007038D9">
          <w:rPr>
            <w:rFonts w:ascii="Times New Roman" w:hAnsi="Times New Roman" w:cs="Times New Roman"/>
            <w:sz w:val="24"/>
            <w:szCs w:val="24"/>
          </w:rPr>
          <w:delText>ësh</w:delText>
        </w:r>
      </w:del>
      <w:ins w:id="428" w:author="Admin" w:date="2025-07-08T11:03:00Z">
        <w:r w:rsidR="00054E79" w:rsidRPr="00860957">
          <w:rPr>
            <w:rFonts w:ascii="Times New Roman" w:hAnsi="Times New Roman" w:cs="Times New Roman"/>
            <w:sz w:val="24"/>
            <w:szCs w:val="24"/>
          </w:rPr>
          <w:t>lek</w:t>
        </w:r>
        <w:r w:rsidR="00026748" w:rsidRPr="00860957">
          <w:rPr>
            <w:rFonts w:ascii="Times New Roman" w:hAnsi="Times New Roman" w:cs="Times New Roman"/>
            <w:sz w:val="24"/>
            <w:szCs w:val="24"/>
          </w:rPr>
          <w:t>ë</w:t>
        </w:r>
      </w:ins>
      <w:r w:rsidR="00054E79" w:rsidRPr="00860957">
        <w:rPr>
          <w:rFonts w:ascii="Times New Roman" w:hAnsi="Times New Roman" w:cs="Times New Roman"/>
          <w:sz w:val="24"/>
          <w:szCs w:val="24"/>
        </w:rPr>
        <w:t xml:space="preserve"> si e ardhur</w:t>
      </w:r>
      <w:r w:rsidR="00026748" w:rsidRPr="00860957">
        <w:rPr>
          <w:rFonts w:ascii="Times New Roman" w:hAnsi="Times New Roman" w:cs="Times New Roman"/>
          <w:sz w:val="24"/>
          <w:szCs w:val="24"/>
        </w:rPr>
        <w:t xml:space="preserve"> e përfituar </w:t>
      </w:r>
      <w:r w:rsidR="00054E79" w:rsidRPr="00860957">
        <w:rPr>
          <w:rFonts w:ascii="Times New Roman" w:hAnsi="Times New Roman" w:cs="Times New Roman"/>
          <w:sz w:val="24"/>
          <w:szCs w:val="24"/>
        </w:rPr>
        <w:t>nga shitja e pasurive</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paluajtshme nga bab</w:t>
      </w:r>
      <w:r w:rsidR="00026748" w:rsidRPr="00860957">
        <w:rPr>
          <w:rFonts w:ascii="Times New Roman" w:hAnsi="Times New Roman" w:cs="Times New Roman"/>
          <w:sz w:val="24"/>
          <w:szCs w:val="24"/>
        </w:rPr>
        <w:t>a</w:t>
      </w:r>
      <w:r w:rsidR="00054E79" w:rsidRPr="00860957">
        <w:rPr>
          <w:rFonts w:ascii="Times New Roman" w:hAnsi="Times New Roman" w:cs="Times New Roman"/>
          <w:sz w:val="24"/>
          <w:szCs w:val="24"/>
        </w:rPr>
        <w:t>i i huadh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sit</w:t>
      </w:r>
      <w:r w:rsidR="005749F7"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r shkak se sipas Komisionit kjo e ardhur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rfituar shum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vite m</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par</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nga dhënia e huas</w:t>
      </w:r>
      <w:r w:rsidR="00026748" w:rsidRPr="00860957">
        <w:rPr>
          <w:rFonts w:ascii="Times New Roman" w:hAnsi="Times New Roman" w:cs="Times New Roman"/>
          <w:sz w:val="24"/>
          <w:szCs w:val="24"/>
        </w:rPr>
        <w:t xml:space="preserve"> </w:t>
      </w:r>
      <w:r w:rsidR="00054E79" w:rsidRPr="00860957">
        <w:rPr>
          <w:rFonts w:ascii="Times New Roman" w:hAnsi="Times New Roman" w:cs="Times New Roman"/>
          <w:sz w:val="24"/>
          <w:szCs w:val="24"/>
        </w:rPr>
        <w:t xml:space="preserve">dhe </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sht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e </w:t>
      </w:r>
      <w:r w:rsidR="00026748" w:rsidRPr="00860957">
        <w:rPr>
          <w:rFonts w:ascii="Times New Roman" w:hAnsi="Times New Roman" w:cs="Times New Roman"/>
          <w:sz w:val="24"/>
          <w:szCs w:val="24"/>
        </w:rPr>
        <w:t>paqartë</w:t>
      </w:r>
      <w:r w:rsidR="00054E79" w:rsidRPr="00860957">
        <w:rPr>
          <w:rFonts w:ascii="Times New Roman" w:hAnsi="Times New Roman" w:cs="Times New Roman"/>
          <w:sz w:val="24"/>
          <w:szCs w:val="24"/>
        </w:rPr>
        <w:t xml:space="preser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se huadh</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si ka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rfituar t</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ardhura nga shitja e </w:t>
      </w:r>
      <w:r w:rsidR="00026748" w:rsidRPr="00860957">
        <w:rPr>
          <w:rFonts w:ascii="Times New Roman" w:hAnsi="Times New Roman" w:cs="Times New Roman"/>
          <w:sz w:val="24"/>
          <w:szCs w:val="24"/>
        </w:rPr>
        <w:t xml:space="preserve">këtyre </w:t>
      </w:r>
      <w:r w:rsidR="00054E79" w:rsidRPr="00860957">
        <w:rPr>
          <w:rFonts w:ascii="Times New Roman" w:hAnsi="Times New Roman" w:cs="Times New Roman"/>
          <w:sz w:val="24"/>
          <w:szCs w:val="24"/>
        </w:rPr>
        <w:t>pasurive</w:t>
      </w:r>
      <w:r w:rsidR="00026748" w:rsidRPr="00860957">
        <w:rPr>
          <w:rFonts w:ascii="Times New Roman" w:hAnsi="Times New Roman" w:cs="Times New Roman"/>
          <w:sz w:val="24"/>
          <w:szCs w:val="24"/>
        </w:rPr>
        <w:t xml:space="preserve">. Sipas subjektit, </w:t>
      </w:r>
      <w:r w:rsidR="00054E79" w:rsidRPr="00860957">
        <w:rPr>
          <w:rFonts w:ascii="Times New Roman" w:hAnsi="Times New Roman" w:cs="Times New Roman"/>
          <w:sz w:val="24"/>
          <w:szCs w:val="24"/>
        </w:rPr>
        <w:t xml:space="preser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se analiza </w:t>
      </w:r>
      <w:r w:rsidR="00026748" w:rsidRPr="00860957">
        <w:rPr>
          <w:rFonts w:ascii="Times New Roman" w:hAnsi="Times New Roman" w:cs="Times New Roman"/>
          <w:sz w:val="24"/>
          <w:szCs w:val="24"/>
        </w:rPr>
        <w:t>kryhet</w:t>
      </w:r>
      <w:r w:rsidR="00054E79" w:rsidRPr="00860957">
        <w:rPr>
          <w:rFonts w:ascii="Times New Roman" w:hAnsi="Times New Roman" w:cs="Times New Roman"/>
          <w:sz w:val="24"/>
          <w:szCs w:val="24"/>
        </w:rPr>
        <w:t xml:space="preserve"> sipas p</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rcaktimeve n</w:t>
      </w:r>
      <w:r w:rsidR="00026748" w:rsidRPr="00860957">
        <w:rPr>
          <w:rFonts w:ascii="Times New Roman" w:hAnsi="Times New Roman" w:cs="Times New Roman"/>
          <w:sz w:val="24"/>
          <w:szCs w:val="24"/>
        </w:rPr>
        <w:t>ë</w:t>
      </w:r>
      <w:r w:rsidR="00054E79" w:rsidRPr="00860957">
        <w:rPr>
          <w:rFonts w:ascii="Times New Roman" w:hAnsi="Times New Roman" w:cs="Times New Roman"/>
          <w:sz w:val="24"/>
          <w:szCs w:val="24"/>
        </w:rPr>
        <w:t xml:space="preserve"> </w:t>
      </w:r>
      <w:r w:rsidR="00026748" w:rsidRPr="00860957">
        <w:rPr>
          <w:rFonts w:ascii="Times New Roman" w:hAnsi="Times New Roman" w:cs="Times New Roman"/>
          <w:sz w:val="24"/>
          <w:szCs w:val="24"/>
        </w:rPr>
        <w:t>jurisprudencën</w:t>
      </w:r>
      <w:r w:rsidR="00054E79" w:rsidRPr="00860957">
        <w:rPr>
          <w:rFonts w:ascii="Times New Roman" w:hAnsi="Times New Roman" w:cs="Times New Roman"/>
          <w:sz w:val="24"/>
          <w:szCs w:val="24"/>
        </w:rPr>
        <w:t xml:space="preserve"> e Kolegjit</w:t>
      </w:r>
      <w:r w:rsidR="00026748" w:rsidRPr="00860957">
        <w:rPr>
          <w:rFonts w:ascii="Times New Roman" w:hAnsi="Times New Roman" w:cs="Times New Roman"/>
          <w:sz w:val="24"/>
          <w:szCs w:val="24"/>
        </w:rPr>
        <w:t xml:space="preserve">, atëherë shtetasi Saimir </w:t>
      </w:r>
      <w:proofErr w:type="spellStart"/>
      <w:r w:rsidR="00026748" w:rsidRPr="00860957">
        <w:rPr>
          <w:rFonts w:ascii="Times New Roman" w:hAnsi="Times New Roman" w:cs="Times New Roman"/>
          <w:sz w:val="24"/>
          <w:szCs w:val="24"/>
        </w:rPr>
        <w:t>Alliu</w:t>
      </w:r>
      <w:proofErr w:type="spellEnd"/>
      <w:r w:rsidR="00026748" w:rsidRPr="00860957">
        <w:rPr>
          <w:rFonts w:ascii="Times New Roman" w:hAnsi="Times New Roman" w:cs="Times New Roman"/>
          <w:sz w:val="24"/>
          <w:szCs w:val="24"/>
        </w:rPr>
        <w:t xml:space="preserve"> do të rezultojë se ka pasur mundësi financiare për të krijuar të ardhurat e dhëna hua subjektit dhe për këtë arsye shuma prej 1.200.000 lekësh duhet të përfshihet si burim i ligjshëm për krijimin e pasurisë apartament banimi.</w:t>
      </w:r>
    </w:p>
    <w:p w14:paraId="48B54ADA" w14:textId="77777777" w:rsidR="00661897" w:rsidRPr="005C12E2" w:rsidRDefault="00661897" w:rsidP="00C03AA8">
      <w:pPr>
        <w:pStyle w:val="ListParagraph"/>
        <w:spacing w:after="0" w:line="240" w:lineRule="auto"/>
        <w:ind w:left="0"/>
        <w:jc w:val="both"/>
        <w:rPr>
          <w:rFonts w:ascii="Times New Roman" w:hAnsi="Times New Roman"/>
          <w:sz w:val="14"/>
          <w:rPrChange w:id="429" w:author="Admin" w:date="2025-07-08T11:03:00Z">
            <w:rPr>
              <w:rFonts w:ascii="Times New Roman" w:hAnsi="Times New Roman"/>
              <w:sz w:val="24"/>
            </w:rPr>
          </w:rPrChange>
        </w:rPr>
      </w:pPr>
    </w:p>
    <w:p w14:paraId="61262C3E" w14:textId="67D87B3D" w:rsidR="00661897" w:rsidRPr="00860957" w:rsidRDefault="00026748"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N</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kuad</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shqyrtimit t</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tij shkak</w:t>
      </w:r>
      <w:r w:rsidR="005749F7" w:rsidRPr="00860957">
        <w:rPr>
          <w:rFonts w:ascii="Times New Roman" w:hAnsi="Times New Roman" w:cs="Times New Roman"/>
          <w:sz w:val="24"/>
          <w:szCs w:val="24"/>
        </w:rPr>
        <w:t>u</w:t>
      </w:r>
      <w:r w:rsidRPr="00860957">
        <w:rPr>
          <w:rFonts w:ascii="Times New Roman" w:hAnsi="Times New Roman" w:cs="Times New Roman"/>
          <w:sz w:val="24"/>
          <w:szCs w:val="24"/>
        </w:rPr>
        <w:t xml:space="preserve"> ankimi NJSHL verifikoi aktet n</w:t>
      </w:r>
      <w:r w:rsidR="00791E1C" w:rsidRPr="00860957">
        <w:rPr>
          <w:rFonts w:ascii="Times New Roman" w:hAnsi="Times New Roman" w:cs="Times New Roman"/>
          <w:sz w:val="24"/>
          <w:szCs w:val="24"/>
        </w:rPr>
        <w:t>ë</w:t>
      </w:r>
      <w:r w:rsidRPr="00860957">
        <w:rPr>
          <w:rFonts w:ascii="Times New Roman" w:hAnsi="Times New Roman" w:cs="Times New Roman"/>
          <w:sz w:val="24"/>
          <w:szCs w:val="24"/>
        </w:rPr>
        <w:t xml:space="preserve"> fashikull nga ku rezultoi se: </w:t>
      </w:r>
    </w:p>
    <w:p w14:paraId="06315717" w14:textId="7A9E354F"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Në deklaratën </w:t>
      </w:r>
      <w:proofErr w:type="spellStart"/>
      <w:r w:rsidRPr="00860957">
        <w:rPr>
          <w:rFonts w:ascii="Times New Roman" w:hAnsi="Times New Roman" w:cs="Times New Roman"/>
          <w:i/>
          <w:iCs/>
          <w:sz w:val="24"/>
          <w:szCs w:val="24"/>
        </w:rPr>
        <w:t>vetting</w:t>
      </w:r>
      <w:proofErr w:type="spellEnd"/>
      <w:r w:rsidRPr="00860957">
        <w:rPr>
          <w:rFonts w:ascii="Times New Roman" w:hAnsi="Times New Roman" w:cs="Times New Roman"/>
          <w:i/>
          <w:iCs/>
          <w:sz w:val="24"/>
          <w:szCs w:val="24"/>
        </w:rPr>
        <w:t xml:space="preserve"> </w:t>
      </w:r>
      <w:r w:rsidRPr="00860957">
        <w:rPr>
          <w:rFonts w:ascii="Times New Roman" w:hAnsi="Times New Roman" w:cs="Times New Roman"/>
          <w:sz w:val="24"/>
          <w:szCs w:val="24"/>
        </w:rPr>
        <w:t>subjekti ka deklaruar: “</w:t>
      </w:r>
      <w:r w:rsidRPr="00860957">
        <w:rPr>
          <w:rFonts w:ascii="Times New Roman" w:eastAsia="MS Mincho" w:hAnsi="Times New Roman" w:cs="Times New Roman"/>
          <w:i/>
          <w:sz w:val="24"/>
          <w:szCs w:val="24"/>
          <w:lang w:eastAsia="ja-JP"/>
        </w:rPr>
        <w:t xml:space="preserve">Hua e marrë nga shtetasi Saimir </w:t>
      </w:r>
      <w:proofErr w:type="spellStart"/>
      <w:r w:rsidRPr="00860957">
        <w:rPr>
          <w:rFonts w:ascii="Times New Roman" w:eastAsia="MS Mincho" w:hAnsi="Times New Roman" w:cs="Times New Roman"/>
          <w:i/>
          <w:sz w:val="24"/>
          <w:szCs w:val="24"/>
          <w:lang w:eastAsia="ja-JP"/>
        </w:rPr>
        <w:t>Alliu</w:t>
      </w:r>
      <w:proofErr w:type="spellEnd"/>
      <w:r w:rsidRPr="00860957">
        <w:rPr>
          <w:rFonts w:ascii="Times New Roman" w:eastAsia="MS Mincho" w:hAnsi="Times New Roman" w:cs="Times New Roman"/>
          <w:i/>
          <w:sz w:val="24"/>
          <w:szCs w:val="24"/>
          <w:lang w:eastAsia="ja-JP"/>
        </w:rPr>
        <w:t>, me qëllimin e blerjes së apartamentit, me vlerë 1.200.000 lekë. Është shlyer 100.000 lekë nga huaja. Mbetur pa u shlyer nga huaja 1.100.000 lekë</w:t>
      </w:r>
      <w:r w:rsidRPr="00860957">
        <w:rPr>
          <w:rFonts w:ascii="Times New Roman" w:eastAsia="MS Mincho" w:hAnsi="Times New Roman" w:cs="Times New Roman"/>
          <w:sz w:val="24"/>
          <w:szCs w:val="24"/>
          <w:lang w:eastAsia="ja-JP"/>
        </w:rPr>
        <w:t>”.</w:t>
      </w:r>
      <w:r w:rsidRPr="00860957">
        <w:rPr>
          <w:rFonts w:ascii="Times New Roman" w:hAnsi="Times New Roman" w:cs="Times New Roman"/>
          <w:sz w:val="24"/>
          <w:szCs w:val="24"/>
        </w:rPr>
        <w:t xml:space="preserve"> </w:t>
      </w:r>
    </w:p>
    <w:p w14:paraId="24645396" w14:textId="545B0743"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Kjo hua është deklaruar nga subjekti në DPV 2012, 2013, 2014, 2015, 2016 dhe 2017, duke deklaruar detyrimin e shlyer dhe atë të </w:t>
      </w:r>
      <w:proofErr w:type="spellStart"/>
      <w:r w:rsidR="005749F7" w:rsidRPr="00860957">
        <w:rPr>
          <w:rFonts w:ascii="Times New Roman" w:hAnsi="Times New Roman" w:cs="Times New Roman"/>
          <w:sz w:val="24"/>
          <w:szCs w:val="24"/>
        </w:rPr>
        <w:t>palikuiduar</w:t>
      </w:r>
      <w:proofErr w:type="spellEnd"/>
      <w:r w:rsidRPr="00860957">
        <w:rPr>
          <w:rFonts w:ascii="Times New Roman" w:hAnsi="Times New Roman" w:cs="Times New Roman"/>
          <w:sz w:val="24"/>
          <w:szCs w:val="24"/>
        </w:rPr>
        <w:t>.</w:t>
      </w:r>
    </w:p>
    <w:p w14:paraId="273F2E35" w14:textId="0724549B"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shpjegimet e tij në ILDKPKI</w:t>
      </w:r>
      <w:r w:rsidRPr="00860957">
        <w:rPr>
          <w:rStyle w:val="FootnoteReference"/>
          <w:rFonts w:ascii="Times New Roman" w:hAnsi="Times New Roman" w:cs="Times New Roman"/>
          <w:sz w:val="24"/>
          <w:szCs w:val="24"/>
        </w:rPr>
        <w:footnoteReference w:id="42"/>
      </w:r>
      <w:r w:rsidRPr="00860957">
        <w:rPr>
          <w:rFonts w:ascii="Times New Roman" w:hAnsi="Times New Roman" w:cs="Times New Roman"/>
          <w:sz w:val="24"/>
          <w:szCs w:val="24"/>
        </w:rPr>
        <w:t>, në lidhje me këtë huamarrje</w:t>
      </w:r>
      <w:r w:rsidR="005749F7" w:rsidRPr="00860957">
        <w:rPr>
          <w:rFonts w:ascii="Times New Roman" w:hAnsi="Times New Roman" w:cs="Times New Roman"/>
          <w:sz w:val="24"/>
          <w:szCs w:val="24"/>
        </w:rPr>
        <w:t>,</w:t>
      </w:r>
      <w:r w:rsidRPr="00860957">
        <w:rPr>
          <w:rFonts w:ascii="Times New Roman" w:hAnsi="Times New Roman" w:cs="Times New Roman"/>
          <w:sz w:val="24"/>
          <w:szCs w:val="24"/>
        </w:rPr>
        <w:t xml:space="preserve"> subjekti ka deklaruar se: </w:t>
      </w:r>
      <w:r w:rsidRPr="00860957">
        <w:rPr>
          <w:rFonts w:ascii="Times New Roman" w:hAnsi="Times New Roman" w:cs="Times New Roman"/>
          <w:i/>
          <w:sz w:val="24"/>
          <w:szCs w:val="24"/>
        </w:rPr>
        <w:t xml:space="preserve">“Saimir </w:t>
      </w:r>
      <w:proofErr w:type="spellStart"/>
      <w:r w:rsidRPr="00860957">
        <w:rPr>
          <w:rFonts w:ascii="Times New Roman" w:hAnsi="Times New Roman" w:cs="Times New Roman"/>
          <w:i/>
          <w:sz w:val="24"/>
          <w:szCs w:val="24"/>
        </w:rPr>
        <w:t>Alliu</w:t>
      </w:r>
      <w:proofErr w:type="spellEnd"/>
      <w:r w:rsidRPr="00860957">
        <w:rPr>
          <w:rFonts w:ascii="Times New Roman" w:hAnsi="Times New Roman" w:cs="Times New Roman"/>
          <w:i/>
          <w:sz w:val="24"/>
          <w:szCs w:val="24"/>
        </w:rPr>
        <w:t xml:space="preserve"> është shoku im i fëmijërisë. Mundësitë e tij financiare kanë qenë punësimi i tij ku ka pasur një pagë afërsisht 70,000 </w:t>
      </w:r>
      <w:r w:rsidR="005749F7" w:rsidRPr="00860957">
        <w:rPr>
          <w:rFonts w:ascii="Times New Roman" w:hAnsi="Times New Roman" w:cs="Times New Roman"/>
          <w:i/>
          <w:sz w:val="24"/>
          <w:szCs w:val="24"/>
        </w:rPr>
        <w:t>l</w:t>
      </w:r>
      <w:r w:rsidRPr="00860957">
        <w:rPr>
          <w:rFonts w:ascii="Times New Roman" w:hAnsi="Times New Roman" w:cs="Times New Roman"/>
          <w:i/>
          <w:sz w:val="24"/>
          <w:szCs w:val="24"/>
        </w:rPr>
        <w:t xml:space="preserve">ekë dhe një punësim tjetër me një rrogë në 400 euro në muaj, për këtë paraqes edhe </w:t>
      </w:r>
      <w:proofErr w:type="spellStart"/>
      <w:r w:rsidRPr="00860957">
        <w:rPr>
          <w:rFonts w:ascii="Times New Roman" w:hAnsi="Times New Roman" w:cs="Times New Roman"/>
          <w:i/>
          <w:sz w:val="24"/>
          <w:szCs w:val="24"/>
        </w:rPr>
        <w:t>statement</w:t>
      </w:r>
      <w:proofErr w:type="spellEnd"/>
      <w:r w:rsidRPr="00860957">
        <w:rPr>
          <w:rFonts w:ascii="Times New Roman" w:hAnsi="Times New Roman" w:cs="Times New Roman"/>
          <w:i/>
          <w:sz w:val="24"/>
          <w:szCs w:val="24"/>
        </w:rPr>
        <w:t xml:space="preserve"> bankare të tij n</w:t>
      </w:r>
      <w:r w:rsidR="00E71ABC" w:rsidRPr="00860957">
        <w:rPr>
          <w:rFonts w:ascii="Times New Roman" w:hAnsi="Times New Roman" w:cs="Times New Roman"/>
          <w:i/>
          <w:sz w:val="24"/>
          <w:szCs w:val="24"/>
        </w:rPr>
        <w:t>ë</w:t>
      </w:r>
      <w:r w:rsidRPr="00860957">
        <w:rPr>
          <w:rFonts w:ascii="Times New Roman" w:hAnsi="Times New Roman" w:cs="Times New Roman"/>
          <w:i/>
          <w:sz w:val="24"/>
          <w:szCs w:val="24"/>
        </w:rPr>
        <w:t xml:space="preserve"> </w:t>
      </w:r>
      <w:proofErr w:type="spellStart"/>
      <w:r w:rsidRPr="00860957">
        <w:rPr>
          <w:rFonts w:ascii="Times New Roman" w:hAnsi="Times New Roman" w:cs="Times New Roman"/>
          <w:i/>
          <w:sz w:val="24"/>
          <w:szCs w:val="24"/>
        </w:rPr>
        <w:t>Raiffeisen</w:t>
      </w:r>
      <w:proofErr w:type="spellEnd"/>
      <w:r w:rsidRPr="00860957">
        <w:rPr>
          <w:rFonts w:ascii="Times New Roman" w:hAnsi="Times New Roman" w:cs="Times New Roman"/>
          <w:i/>
          <w:sz w:val="24"/>
          <w:szCs w:val="24"/>
        </w:rPr>
        <w:t xml:space="preserve"> </w:t>
      </w:r>
      <w:proofErr w:type="spellStart"/>
      <w:r w:rsidRPr="00860957">
        <w:rPr>
          <w:rFonts w:ascii="Times New Roman" w:hAnsi="Times New Roman" w:cs="Times New Roman"/>
          <w:i/>
          <w:sz w:val="24"/>
          <w:szCs w:val="24"/>
        </w:rPr>
        <w:t>Bank</w:t>
      </w:r>
      <w:proofErr w:type="spellEnd"/>
      <w:r w:rsidRPr="00860957">
        <w:rPr>
          <w:rFonts w:ascii="Times New Roman" w:hAnsi="Times New Roman" w:cs="Times New Roman"/>
          <w:i/>
          <w:sz w:val="24"/>
          <w:szCs w:val="24"/>
        </w:rPr>
        <w:t xml:space="preserve"> dhe </w:t>
      </w:r>
      <w:del w:id="439" w:author="Admin" w:date="2025-07-08T11:03:00Z">
        <w:r w:rsidRPr="007038D9">
          <w:rPr>
            <w:rFonts w:ascii="Times New Roman" w:hAnsi="Times New Roman" w:cs="Times New Roman"/>
            <w:i/>
            <w:sz w:val="24"/>
            <w:szCs w:val="24"/>
          </w:rPr>
          <w:delText>Triana</w:delText>
        </w:r>
      </w:del>
      <w:ins w:id="440" w:author="Admin" w:date="2025-07-08T11:03:00Z">
        <w:r w:rsidRPr="00860957">
          <w:rPr>
            <w:rFonts w:ascii="Times New Roman" w:hAnsi="Times New Roman" w:cs="Times New Roman"/>
            <w:i/>
            <w:sz w:val="24"/>
            <w:szCs w:val="24"/>
          </w:rPr>
          <w:t>T</w:t>
        </w:r>
        <w:r w:rsidR="005C12E2">
          <w:rPr>
            <w:rFonts w:ascii="Times New Roman" w:hAnsi="Times New Roman" w:cs="Times New Roman"/>
            <w:i/>
            <w:sz w:val="24"/>
            <w:szCs w:val="24"/>
          </w:rPr>
          <w:t>ir</w:t>
        </w:r>
        <w:r w:rsidRPr="00860957">
          <w:rPr>
            <w:rFonts w:ascii="Times New Roman" w:hAnsi="Times New Roman" w:cs="Times New Roman"/>
            <w:i/>
            <w:sz w:val="24"/>
            <w:szCs w:val="24"/>
          </w:rPr>
          <w:t>ana</w:t>
        </w:r>
      </w:ins>
      <w:r w:rsidRPr="00860957">
        <w:rPr>
          <w:rFonts w:ascii="Times New Roman" w:hAnsi="Times New Roman" w:cs="Times New Roman"/>
          <w:i/>
          <w:sz w:val="24"/>
          <w:szCs w:val="24"/>
        </w:rPr>
        <w:t xml:space="preserve"> </w:t>
      </w:r>
      <w:proofErr w:type="spellStart"/>
      <w:r w:rsidRPr="00860957">
        <w:rPr>
          <w:rFonts w:ascii="Times New Roman" w:hAnsi="Times New Roman" w:cs="Times New Roman"/>
          <w:i/>
          <w:sz w:val="24"/>
          <w:szCs w:val="24"/>
        </w:rPr>
        <w:t>Bank</w:t>
      </w:r>
      <w:proofErr w:type="spellEnd"/>
      <w:r w:rsidRPr="00860957">
        <w:rPr>
          <w:rFonts w:ascii="Times New Roman" w:hAnsi="Times New Roman" w:cs="Times New Roman"/>
          <w:i/>
          <w:sz w:val="24"/>
          <w:szCs w:val="24"/>
        </w:rPr>
        <w:t xml:space="preserve">. Gjendja e detyrimit ka qenë po aq sa është deklaruar në shumën 1,200,000 </w:t>
      </w:r>
      <w:r w:rsidR="005749F7" w:rsidRPr="00860957">
        <w:rPr>
          <w:rFonts w:ascii="Times New Roman" w:hAnsi="Times New Roman" w:cs="Times New Roman"/>
          <w:i/>
          <w:sz w:val="24"/>
          <w:szCs w:val="24"/>
        </w:rPr>
        <w:t>l</w:t>
      </w:r>
      <w:r w:rsidRPr="00860957">
        <w:rPr>
          <w:rFonts w:ascii="Times New Roman" w:hAnsi="Times New Roman" w:cs="Times New Roman"/>
          <w:i/>
          <w:sz w:val="24"/>
          <w:szCs w:val="24"/>
        </w:rPr>
        <w:t>ekë.”</w:t>
      </w:r>
    </w:p>
    <w:p w14:paraId="1577D99D" w14:textId="17CE6CFE"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Referuar</w:t>
      </w:r>
      <w:r w:rsidR="0055118B" w:rsidRPr="00860957">
        <w:rPr>
          <w:rFonts w:ascii="Times New Roman" w:hAnsi="Times New Roman" w:cs="Times New Roman"/>
          <w:sz w:val="24"/>
          <w:szCs w:val="24"/>
        </w:rPr>
        <w:t xml:space="preserve"> deklaratë</w:t>
      </w:r>
      <w:r w:rsidRPr="00860957">
        <w:rPr>
          <w:rFonts w:ascii="Times New Roman" w:hAnsi="Times New Roman" w:cs="Times New Roman"/>
          <w:sz w:val="24"/>
          <w:szCs w:val="24"/>
        </w:rPr>
        <w:t>s</w:t>
      </w:r>
      <w:r w:rsidR="0055118B" w:rsidRPr="00860957">
        <w:rPr>
          <w:rFonts w:ascii="Times New Roman" w:hAnsi="Times New Roman" w:cs="Times New Roman"/>
          <w:sz w:val="24"/>
          <w:szCs w:val="24"/>
        </w:rPr>
        <w:t xml:space="preserve"> për dhënie borxhi, me shkrim dore, të datës 01.07.2012 shtetasi Saimir </w:t>
      </w:r>
      <w:proofErr w:type="spellStart"/>
      <w:r w:rsidR="0055118B" w:rsidRPr="00860957">
        <w:rPr>
          <w:rFonts w:ascii="Times New Roman" w:hAnsi="Times New Roman" w:cs="Times New Roman"/>
          <w:sz w:val="24"/>
          <w:szCs w:val="24"/>
        </w:rPr>
        <w:t>Alliu</w:t>
      </w:r>
      <w:proofErr w:type="spellEnd"/>
      <w:r w:rsidR="0055118B" w:rsidRPr="00860957">
        <w:rPr>
          <w:rFonts w:ascii="Times New Roman" w:hAnsi="Times New Roman" w:cs="Times New Roman"/>
          <w:sz w:val="24"/>
          <w:szCs w:val="24"/>
        </w:rPr>
        <w:t xml:space="preserve"> deklaron se</w:t>
      </w:r>
      <w:del w:id="441" w:author="Admin" w:date="2025-07-08T11:03:00Z">
        <w:r w:rsidR="0055118B" w:rsidRPr="007038D9">
          <w:rPr>
            <w:rFonts w:ascii="Times New Roman" w:hAnsi="Times New Roman" w:cs="Times New Roman"/>
            <w:sz w:val="24"/>
            <w:szCs w:val="24"/>
          </w:rPr>
          <w:delText xml:space="preserve"> në datë 01.07.2012</w:delText>
        </w:r>
      </w:del>
      <w:r w:rsidR="0055118B" w:rsidRPr="00860957">
        <w:rPr>
          <w:rFonts w:ascii="Times New Roman" w:hAnsi="Times New Roman" w:cs="Times New Roman"/>
          <w:sz w:val="24"/>
          <w:szCs w:val="24"/>
        </w:rPr>
        <w:t xml:space="preserve"> i ka dhënë shtetasit Saimir Bahiti hua në shumën prej 1</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 xml:space="preserve">000 lekë të reja për ta ndihmuar që të blejë shtëpi banimi, për një afat 10 </w:t>
      </w:r>
      <w:r w:rsidR="00995286" w:rsidRPr="00860957">
        <w:rPr>
          <w:rFonts w:ascii="Times New Roman" w:hAnsi="Times New Roman" w:cs="Times New Roman"/>
          <w:sz w:val="24"/>
          <w:szCs w:val="24"/>
        </w:rPr>
        <w:t>vjeçar</w:t>
      </w:r>
      <w:r w:rsidR="0055118B" w:rsidRPr="00860957">
        <w:rPr>
          <w:rFonts w:ascii="Times New Roman" w:hAnsi="Times New Roman" w:cs="Times New Roman"/>
          <w:sz w:val="24"/>
          <w:szCs w:val="24"/>
        </w:rPr>
        <w:t xml:space="preserve"> dhe pa interes</w:t>
      </w:r>
      <w:r w:rsidRPr="00860957">
        <w:rPr>
          <w:rFonts w:ascii="Times New Roman" w:hAnsi="Times New Roman" w:cs="Times New Roman"/>
          <w:sz w:val="24"/>
          <w:szCs w:val="24"/>
        </w:rPr>
        <w:t>;</w:t>
      </w:r>
    </w:p>
    <w:p w14:paraId="26D4E7F3" w14:textId="2A8447B7" w:rsidR="00661897" w:rsidRPr="00860957" w:rsidRDefault="004C0EAC"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w:t>
      </w:r>
      <w:r w:rsidR="00661897" w:rsidRPr="00860957">
        <w:rPr>
          <w:rFonts w:ascii="Times New Roman" w:hAnsi="Times New Roman" w:cs="Times New Roman"/>
          <w:sz w:val="24"/>
          <w:szCs w:val="24"/>
        </w:rPr>
        <w:t>p</w:t>
      </w:r>
      <w:r w:rsidRPr="00860957">
        <w:rPr>
          <w:rFonts w:ascii="Times New Roman" w:hAnsi="Times New Roman" w:cs="Times New Roman"/>
          <w:sz w:val="24"/>
          <w:szCs w:val="24"/>
        </w:rPr>
        <w:t>ë</w:t>
      </w:r>
      <w:r w:rsidR="00661897" w:rsidRPr="00860957">
        <w:rPr>
          <w:rFonts w:ascii="Times New Roman" w:hAnsi="Times New Roman" w:cs="Times New Roman"/>
          <w:sz w:val="24"/>
          <w:szCs w:val="24"/>
        </w:rPr>
        <w:t>rmjet</w:t>
      </w:r>
      <w:r w:rsidR="0055118B" w:rsidRPr="00860957">
        <w:rPr>
          <w:rFonts w:ascii="Times New Roman" w:hAnsi="Times New Roman" w:cs="Times New Roman"/>
          <w:sz w:val="24"/>
          <w:szCs w:val="24"/>
        </w:rPr>
        <w:t xml:space="preserve"> deklaratë</w:t>
      </w:r>
      <w:r w:rsidR="00661897" w:rsidRPr="00860957">
        <w:rPr>
          <w:rFonts w:ascii="Times New Roman" w:hAnsi="Times New Roman" w:cs="Times New Roman"/>
          <w:sz w:val="24"/>
          <w:szCs w:val="24"/>
        </w:rPr>
        <w:t>s</w:t>
      </w:r>
      <w:r w:rsidR="0055118B" w:rsidRPr="00860957">
        <w:rPr>
          <w:rFonts w:ascii="Times New Roman" w:hAnsi="Times New Roman" w:cs="Times New Roman"/>
          <w:sz w:val="24"/>
          <w:szCs w:val="24"/>
        </w:rPr>
        <w:t xml:space="preserve"> noteriale </w:t>
      </w:r>
      <w:r w:rsidR="00661897" w:rsidRPr="00860957">
        <w:rPr>
          <w:rFonts w:ascii="Times New Roman" w:hAnsi="Times New Roman" w:cs="Times New Roman"/>
          <w:sz w:val="24"/>
          <w:szCs w:val="24"/>
        </w:rPr>
        <w:t>n</w:t>
      </w:r>
      <w:r w:rsidR="0055118B" w:rsidRPr="00860957">
        <w:rPr>
          <w:rFonts w:ascii="Times New Roman" w:hAnsi="Times New Roman" w:cs="Times New Roman"/>
          <w:sz w:val="24"/>
          <w:szCs w:val="24"/>
        </w:rPr>
        <w:t>r.7295</w:t>
      </w:r>
      <w:r w:rsidR="005749F7" w:rsidRPr="00860957">
        <w:rPr>
          <w:rFonts w:ascii="Times New Roman" w:hAnsi="Times New Roman" w:cs="Times New Roman"/>
          <w:sz w:val="24"/>
          <w:szCs w:val="24"/>
        </w:rPr>
        <w:t xml:space="preserve"> </w:t>
      </w:r>
      <w:proofErr w:type="spellStart"/>
      <w:r w:rsidR="0055118B" w:rsidRPr="00860957">
        <w:rPr>
          <w:rFonts w:ascii="Times New Roman" w:hAnsi="Times New Roman" w:cs="Times New Roman"/>
          <w:sz w:val="24"/>
          <w:szCs w:val="24"/>
        </w:rPr>
        <w:t>rep</w:t>
      </w:r>
      <w:proofErr w:type="spellEnd"/>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 xml:space="preserve">, </w:t>
      </w:r>
      <w:r w:rsidR="00661897" w:rsidRPr="00860957">
        <w:rPr>
          <w:rFonts w:ascii="Times New Roman" w:hAnsi="Times New Roman" w:cs="Times New Roman"/>
          <w:sz w:val="24"/>
          <w:szCs w:val="24"/>
        </w:rPr>
        <w:t>n</w:t>
      </w:r>
      <w:r w:rsidR="0055118B" w:rsidRPr="00860957">
        <w:rPr>
          <w:rFonts w:ascii="Times New Roman" w:hAnsi="Times New Roman" w:cs="Times New Roman"/>
          <w:sz w:val="24"/>
          <w:szCs w:val="24"/>
        </w:rPr>
        <w:t>r.1742</w:t>
      </w:r>
      <w:r w:rsidR="00661897" w:rsidRPr="00860957">
        <w:rPr>
          <w:rFonts w:ascii="Times New Roman" w:hAnsi="Times New Roman" w:cs="Times New Roman"/>
          <w:sz w:val="24"/>
          <w:szCs w:val="24"/>
        </w:rPr>
        <w:t xml:space="preserve"> </w:t>
      </w:r>
      <w:proofErr w:type="spellStart"/>
      <w:r w:rsidR="00661897" w:rsidRPr="00860957">
        <w:rPr>
          <w:rFonts w:ascii="Times New Roman" w:hAnsi="Times New Roman" w:cs="Times New Roman"/>
          <w:sz w:val="24"/>
          <w:szCs w:val="24"/>
        </w:rPr>
        <w:t>k</w:t>
      </w:r>
      <w:r w:rsidR="0055118B" w:rsidRPr="00860957">
        <w:rPr>
          <w:rFonts w:ascii="Times New Roman" w:hAnsi="Times New Roman" w:cs="Times New Roman"/>
          <w:sz w:val="24"/>
          <w:szCs w:val="24"/>
        </w:rPr>
        <w:t>ol</w:t>
      </w:r>
      <w:proofErr w:type="spellEnd"/>
      <w:r w:rsidR="00661897" w:rsidRPr="00860957">
        <w:rPr>
          <w:rFonts w:ascii="Times New Roman" w:hAnsi="Times New Roman" w:cs="Times New Roman"/>
          <w:sz w:val="24"/>
          <w:szCs w:val="24"/>
        </w:rPr>
        <w:t>., dat</w:t>
      </w:r>
      <w:r w:rsidRPr="00860957">
        <w:rPr>
          <w:rFonts w:ascii="Times New Roman" w:hAnsi="Times New Roman" w:cs="Times New Roman"/>
          <w:sz w:val="24"/>
          <w:szCs w:val="24"/>
        </w:rPr>
        <w:t>ë</w:t>
      </w:r>
      <w:r w:rsidR="00661897" w:rsidRPr="00860957">
        <w:rPr>
          <w:rFonts w:ascii="Times New Roman" w:hAnsi="Times New Roman" w:cs="Times New Roman"/>
          <w:sz w:val="24"/>
          <w:szCs w:val="24"/>
        </w:rPr>
        <w:t xml:space="preserve"> </w:t>
      </w:r>
      <w:r w:rsidR="0055118B" w:rsidRPr="00860957">
        <w:rPr>
          <w:rFonts w:ascii="Times New Roman" w:hAnsi="Times New Roman" w:cs="Times New Roman"/>
          <w:sz w:val="24"/>
          <w:szCs w:val="24"/>
        </w:rPr>
        <w:t xml:space="preserve">21.12.2016 </w:t>
      </w:r>
      <w:r w:rsidR="00661897" w:rsidRPr="00860957">
        <w:rPr>
          <w:rFonts w:ascii="Times New Roman" w:hAnsi="Times New Roman" w:cs="Times New Roman"/>
          <w:sz w:val="24"/>
          <w:szCs w:val="24"/>
        </w:rPr>
        <w:t xml:space="preserve">z. </w:t>
      </w:r>
      <w:r w:rsidR="0055118B" w:rsidRPr="00860957">
        <w:rPr>
          <w:rFonts w:ascii="Times New Roman" w:hAnsi="Times New Roman" w:cs="Times New Roman"/>
          <w:sz w:val="24"/>
          <w:szCs w:val="24"/>
        </w:rPr>
        <w:t xml:space="preserve">Saimir </w:t>
      </w:r>
      <w:proofErr w:type="spellStart"/>
      <w:r w:rsidR="00661897" w:rsidRPr="00860957">
        <w:rPr>
          <w:rFonts w:ascii="Times New Roman" w:hAnsi="Times New Roman" w:cs="Times New Roman"/>
          <w:sz w:val="24"/>
          <w:szCs w:val="24"/>
        </w:rPr>
        <w:t>Alliu</w:t>
      </w:r>
      <w:proofErr w:type="spellEnd"/>
      <w:r w:rsidR="0055118B" w:rsidRPr="00860957">
        <w:rPr>
          <w:rFonts w:ascii="Times New Roman" w:hAnsi="Times New Roman" w:cs="Times New Roman"/>
          <w:sz w:val="24"/>
          <w:szCs w:val="24"/>
        </w:rPr>
        <w:t>, deklaron se i ka dhënë subjektit Saimir Bahiti një hua në shumën 1</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w:t>
      </w:r>
      <w:r w:rsidR="005749F7" w:rsidRPr="00860957">
        <w:rPr>
          <w:rFonts w:ascii="Times New Roman" w:hAnsi="Times New Roman" w:cs="Times New Roman"/>
          <w:sz w:val="24"/>
          <w:szCs w:val="24"/>
        </w:rPr>
        <w:t xml:space="preserve"> </w:t>
      </w:r>
      <w:r w:rsidR="0055118B" w:rsidRPr="00860957">
        <w:rPr>
          <w:rFonts w:ascii="Times New Roman" w:hAnsi="Times New Roman" w:cs="Times New Roman"/>
          <w:sz w:val="24"/>
          <w:szCs w:val="24"/>
        </w:rPr>
        <w:t>për blerje shtëpie, pa interes, me afat 1.7.2022, e cila do ti kthehet me këste. Ai deklaron gjithashtu se në datë 21.12.2016 Saimir Bahiti i ka dhënë 100</w:t>
      </w:r>
      <w:r w:rsidR="00661897"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 si këst të parë të shumës së dhënë hua, dhe se për këtë shumë ka lëshuar një deklaratë me shkrim dore</w:t>
      </w:r>
      <w:r w:rsidR="00661897" w:rsidRPr="00860957">
        <w:rPr>
          <w:rFonts w:ascii="Times New Roman" w:hAnsi="Times New Roman" w:cs="Times New Roman"/>
          <w:sz w:val="24"/>
          <w:szCs w:val="24"/>
        </w:rPr>
        <w:t>;</w:t>
      </w:r>
    </w:p>
    <w:p w14:paraId="75523923" w14:textId="77777777" w:rsidR="00661897"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w:t>
      </w:r>
      <w:r w:rsidR="0055118B" w:rsidRPr="00860957">
        <w:rPr>
          <w:rFonts w:ascii="Times New Roman" w:hAnsi="Times New Roman" w:cs="Times New Roman"/>
          <w:sz w:val="24"/>
          <w:szCs w:val="24"/>
        </w:rPr>
        <w:t>ga verifikimi i deklarimeve të subjektit në lidhje me këtë hua rezultoi se</w:t>
      </w:r>
      <w:r w:rsidRPr="00860957">
        <w:rPr>
          <w:rFonts w:ascii="Times New Roman" w:hAnsi="Times New Roman" w:cs="Times New Roman"/>
          <w:sz w:val="24"/>
          <w:szCs w:val="24"/>
        </w:rPr>
        <w:t xml:space="preserve"> n</w:t>
      </w:r>
      <w:r w:rsidR="0055118B" w:rsidRPr="00860957">
        <w:rPr>
          <w:rFonts w:ascii="Times New Roman" w:hAnsi="Times New Roman" w:cs="Times New Roman"/>
          <w:sz w:val="24"/>
          <w:szCs w:val="24"/>
        </w:rPr>
        <w:t>ë lidhje me mënyrën e marrjes së shumës prej 1</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200</w:t>
      </w:r>
      <w:r w:rsidRPr="00860957">
        <w:rPr>
          <w:rFonts w:ascii="Times New Roman" w:hAnsi="Times New Roman" w:cs="Times New Roman"/>
          <w:sz w:val="24"/>
          <w:szCs w:val="24"/>
        </w:rPr>
        <w:t>.</w:t>
      </w:r>
      <w:r w:rsidR="0055118B" w:rsidRPr="00860957">
        <w:rPr>
          <w:rFonts w:ascii="Times New Roman" w:hAnsi="Times New Roman" w:cs="Times New Roman"/>
          <w:sz w:val="24"/>
          <w:szCs w:val="24"/>
        </w:rPr>
        <w:t>000 lekësh në shpjegimet e tij në ILDKPKI</w:t>
      </w:r>
      <w:r w:rsidR="0055118B" w:rsidRPr="00860957">
        <w:rPr>
          <w:rStyle w:val="FootnoteReference"/>
          <w:rFonts w:ascii="Times New Roman" w:hAnsi="Times New Roman" w:cs="Times New Roman"/>
          <w:sz w:val="24"/>
          <w:szCs w:val="24"/>
        </w:rPr>
        <w:footnoteReference w:id="43"/>
      </w:r>
      <w:r w:rsidR="0055118B" w:rsidRPr="00860957">
        <w:rPr>
          <w:rFonts w:ascii="Times New Roman" w:hAnsi="Times New Roman" w:cs="Times New Roman"/>
          <w:sz w:val="24"/>
          <w:szCs w:val="24"/>
        </w:rPr>
        <w:t xml:space="preserve"> subjekti dhe bashkëshortja e tij kanë deklaruar se ky transaksion është kryer </w:t>
      </w:r>
      <w:proofErr w:type="spellStart"/>
      <w:r w:rsidR="0055118B" w:rsidRPr="00860957">
        <w:rPr>
          <w:rFonts w:ascii="Times New Roman" w:hAnsi="Times New Roman" w:cs="Times New Roman"/>
          <w:i/>
          <w:iCs/>
          <w:sz w:val="24"/>
          <w:szCs w:val="24"/>
        </w:rPr>
        <w:t>cash</w:t>
      </w:r>
      <w:proofErr w:type="spellEnd"/>
      <w:r w:rsidR="0055118B"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Ndërsa </w:t>
      </w:r>
      <w:r w:rsidR="0055118B" w:rsidRPr="00860957">
        <w:rPr>
          <w:rFonts w:ascii="Times New Roman" w:hAnsi="Times New Roman" w:cs="Times New Roman"/>
          <w:sz w:val="24"/>
          <w:szCs w:val="24"/>
        </w:rPr>
        <w:t>e pyetur gjatë procesit të rivlerësimit mbi mënyrën dhe kohën e marrjes së huas, bashkëshortja e subjektit ka deklaruar</w:t>
      </w:r>
      <w:r w:rsidR="0055118B" w:rsidRPr="00860957">
        <w:rPr>
          <w:rStyle w:val="FootnoteReference"/>
          <w:rFonts w:ascii="Times New Roman" w:hAnsi="Times New Roman" w:cs="Times New Roman"/>
          <w:sz w:val="24"/>
          <w:szCs w:val="24"/>
        </w:rPr>
        <w:footnoteReference w:id="44"/>
      </w:r>
      <w:r w:rsidR="0055118B" w:rsidRPr="00860957">
        <w:rPr>
          <w:rFonts w:ascii="Times New Roman" w:hAnsi="Times New Roman" w:cs="Times New Roman"/>
          <w:sz w:val="24"/>
          <w:szCs w:val="24"/>
        </w:rPr>
        <w:t xml:space="preserve"> se kjo hua është marrë në datë 01.07.2012, dhe i është dhënë </w:t>
      </w:r>
      <w:proofErr w:type="spellStart"/>
      <w:r w:rsidR="0055118B" w:rsidRPr="00860957">
        <w:rPr>
          <w:rFonts w:ascii="Times New Roman" w:hAnsi="Times New Roman" w:cs="Times New Roman"/>
          <w:i/>
          <w:iCs/>
          <w:sz w:val="24"/>
          <w:szCs w:val="24"/>
        </w:rPr>
        <w:t>cash</w:t>
      </w:r>
      <w:proofErr w:type="spellEnd"/>
      <w:r w:rsidR="0055118B" w:rsidRPr="00860957">
        <w:rPr>
          <w:rFonts w:ascii="Times New Roman" w:hAnsi="Times New Roman" w:cs="Times New Roman"/>
          <w:sz w:val="24"/>
          <w:szCs w:val="24"/>
        </w:rPr>
        <w:t xml:space="preserve"> bashkëshortit të saj. </w:t>
      </w:r>
    </w:p>
    <w:p w14:paraId="1D41C47F" w14:textId="653805F7" w:rsidR="00C64493" w:rsidRPr="00860957" w:rsidRDefault="00661897" w:rsidP="00C03AA8">
      <w:pPr>
        <w:pStyle w:val="ListParagraph"/>
        <w:numPr>
          <w:ilvl w:val="0"/>
          <w:numId w:val="17"/>
        </w:numPr>
        <w:spacing w:after="0" w:line="240" w:lineRule="auto"/>
        <w:ind w:left="0" w:firstLine="0"/>
        <w:jc w:val="both"/>
        <w:rPr>
          <w:rFonts w:ascii="Times New Roman" w:hAnsi="Times New Roman" w:cs="Times New Roman"/>
          <w:color w:val="000000" w:themeColor="text1"/>
          <w:sz w:val="24"/>
          <w:szCs w:val="24"/>
        </w:rPr>
      </w:pPr>
      <w:r w:rsidRPr="00860957">
        <w:rPr>
          <w:rFonts w:ascii="Times New Roman" w:hAnsi="Times New Roman" w:cs="Times New Roman"/>
          <w:color w:val="000000" w:themeColor="text1"/>
          <w:sz w:val="24"/>
          <w:szCs w:val="24"/>
        </w:rPr>
        <w:lastRenderedPageBreak/>
        <w:t>Subjekti ka</w:t>
      </w:r>
      <w:r w:rsidR="0055118B" w:rsidRPr="00860957">
        <w:rPr>
          <w:rFonts w:ascii="Times New Roman" w:hAnsi="Times New Roman" w:cs="Times New Roman"/>
          <w:color w:val="000000" w:themeColor="text1"/>
          <w:sz w:val="24"/>
          <w:szCs w:val="24"/>
        </w:rPr>
        <w:t xml:space="preserve"> paraqitur bashkëngjitur deklaratës </w:t>
      </w:r>
      <w:proofErr w:type="spellStart"/>
      <w:r w:rsidR="0055118B" w:rsidRPr="00860957">
        <w:rPr>
          <w:rFonts w:ascii="Times New Roman" w:hAnsi="Times New Roman" w:cs="Times New Roman"/>
          <w:i/>
          <w:iCs/>
          <w:color w:val="000000" w:themeColor="text1"/>
          <w:sz w:val="24"/>
          <w:szCs w:val="24"/>
        </w:rPr>
        <w:t>vetting</w:t>
      </w:r>
      <w:proofErr w:type="spellEnd"/>
      <w:r w:rsidR="0055118B" w:rsidRPr="00860957">
        <w:rPr>
          <w:rFonts w:ascii="Times New Roman" w:hAnsi="Times New Roman" w:cs="Times New Roman"/>
          <w:i/>
          <w:iCs/>
          <w:color w:val="000000" w:themeColor="text1"/>
          <w:sz w:val="24"/>
          <w:szCs w:val="24"/>
        </w:rPr>
        <w:t xml:space="preserve"> </w:t>
      </w:r>
      <w:r w:rsidR="0055118B" w:rsidRPr="00860957">
        <w:rPr>
          <w:rFonts w:ascii="Times New Roman" w:hAnsi="Times New Roman" w:cs="Times New Roman"/>
          <w:color w:val="000000" w:themeColor="text1"/>
          <w:sz w:val="24"/>
          <w:szCs w:val="24"/>
        </w:rPr>
        <w:t xml:space="preserve">dhe përgjigjeve të pyetësorit të datës 20.09.2021, </w:t>
      </w:r>
      <w:del w:id="446" w:author="Admin" w:date="2025-07-08T11:03:00Z">
        <w:r w:rsidR="0055118B" w:rsidRPr="007038D9">
          <w:rPr>
            <w:rFonts w:ascii="Times New Roman" w:hAnsi="Times New Roman" w:cs="Times New Roman"/>
            <w:color w:val="000000" w:themeColor="text1"/>
            <w:sz w:val="24"/>
            <w:szCs w:val="24"/>
          </w:rPr>
          <w:delText xml:space="preserve"> </w:delText>
        </w:r>
      </w:del>
      <w:r w:rsidRPr="00860957">
        <w:rPr>
          <w:rFonts w:ascii="Times New Roman" w:hAnsi="Times New Roman" w:cs="Times New Roman"/>
          <w:color w:val="000000" w:themeColor="text1"/>
          <w:sz w:val="24"/>
          <w:szCs w:val="24"/>
        </w:rPr>
        <w:t>si dhe n</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përgjigje</w:t>
      </w:r>
      <w:r w:rsidR="0055118B" w:rsidRPr="00860957">
        <w:rPr>
          <w:rFonts w:ascii="Times New Roman" w:hAnsi="Times New Roman" w:cs="Times New Roman"/>
          <w:color w:val="000000" w:themeColor="text1"/>
          <w:sz w:val="24"/>
          <w:szCs w:val="24"/>
        </w:rPr>
        <w:t xml:space="preserve"> t</w:t>
      </w:r>
      <w:r w:rsidR="004C0EAC" w:rsidRPr="00860957">
        <w:rPr>
          <w:rFonts w:ascii="Times New Roman" w:hAnsi="Times New Roman" w:cs="Times New Roman"/>
          <w:color w:val="000000" w:themeColor="text1"/>
          <w:sz w:val="24"/>
          <w:szCs w:val="24"/>
        </w:rPr>
        <w:t>ë</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barrës</w:t>
      </w:r>
      <w:r w:rsidR="0055118B" w:rsidRPr="00860957">
        <w:rPr>
          <w:rFonts w:ascii="Times New Roman" w:hAnsi="Times New Roman" w:cs="Times New Roman"/>
          <w:color w:val="000000" w:themeColor="text1"/>
          <w:sz w:val="24"/>
          <w:szCs w:val="24"/>
        </w:rPr>
        <w:t xml:space="preserve"> s</w:t>
      </w:r>
      <w:r w:rsidR="004C0EAC" w:rsidRPr="00860957">
        <w:rPr>
          <w:rFonts w:ascii="Times New Roman" w:hAnsi="Times New Roman" w:cs="Times New Roman"/>
          <w:color w:val="000000" w:themeColor="text1"/>
          <w:sz w:val="24"/>
          <w:szCs w:val="24"/>
        </w:rPr>
        <w:t>ë</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provës</w:t>
      </w:r>
      <w:r w:rsidR="0055118B"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dokumentacion n</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lidhje me t</w:t>
      </w:r>
      <w:r w:rsidR="004C0EAC"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ardhurat nga paga </w:t>
      </w:r>
      <w:r w:rsidR="009D3F0B" w:rsidRPr="00860957">
        <w:rPr>
          <w:rFonts w:ascii="Times New Roman" w:hAnsi="Times New Roman" w:cs="Times New Roman"/>
          <w:color w:val="000000" w:themeColor="text1"/>
          <w:sz w:val="24"/>
          <w:szCs w:val="24"/>
        </w:rPr>
        <w:t>e</w:t>
      </w:r>
      <w:r w:rsidRPr="00860957">
        <w:rPr>
          <w:rFonts w:ascii="Times New Roman" w:hAnsi="Times New Roman" w:cs="Times New Roman"/>
          <w:color w:val="000000" w:themeColor="text1"/>
          <w:sz w:val="24"/>
          <w:szCs w:val="24"/>
        </w:rPr>
        <w:t xml:space="preserve"> z.</w:t>
      </w:r>
      <w:r w:rsidR="00995286" w:rsidRPr="00860957">
        <w:rPr>
          <w:rFonts w:ascii="Times New Roman" w:hAnsi="Times New Roman" w:cs="Times New Roman"/>
          <w:color w:val="000000" w:themeColor="text1"/>
          <w:sz w:val="24"/>
          <w:szCs w:val="24"/>
        </w:rPr>
        <w:t xml:space="preserve"> </w:t>
      </w:r>
      <w:r w:rsidRPr="00860957">
        <w:rPr>
          <w:rFonts w:ascii="Times New Roman" w:hAnsi="Times New Roman" w:cs="Times New Roman"/>
          <w:color w:val="000000" w:themeColor="text1"/>
          <w:sz w:val="24"/>
          <w:szCs w:val="24"/>
        </w:rPr>
        <w:t xml:space="preserve">Saimir </w:t>
      </w:r>
      <w:proofErr w:type="spellStart"/>
      <w:r w:rsidRPr="00860957">
        <w:rPr>
          <w:rFonts w:ascii="Times New Roman" w:hAnsi="Times New Roman" w:cs="Times New Roman"/>
          <w:color w:val="000000" w:themeColor="text1"/>
          <w:sz w:val="24"/>
          <w:szCs w:val="24"/>
        </w:rPr>
        <w:t>Alliu</w:t>
      </w:r>
      <w:proofErr w:type="spellEnd"/>
      <w:r w:rsidR="00C64493" w:rsidRPr="00860957">
        <w:rPr>
          <w:rStyle w:val="FootnoteReference"/>
          <w:rFonts w:ascii="Times New Roman" w:hAnsi="Times New Roman" w:cs="Times New Roman"/>
          <w:color w:val="000000" w:themeColor="text1"/>
          <w:sz w:val="24"/>
          <w:szCs w:val="24"/>
        </w:rPr>
        <w:footnoteReference w:id="45"/>
      </w:r>
      <w:r w:rsidR="004C1282" w:rsidRPr="00860957">
        <w:rPr>
          <w:rFonts w:ascii="Times New Roman" w:hAnsi="Times New Roman" w:cs="Times New Roman"/>
          <w:color w:val="000000" w:themeColor="text1"/>
          <w:sz w:val="24"/>
          <w:szCs w:val="24"/>
        </w:rPr>
        <w:t>.</w:t>
      </w:r>
    </w:p>
    <w:p w14:paraId="56946F6B" w14:textId="680FB9C5" w:rsidR="00223020" w:rsidRDefault="0055118B"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eastAsia="Calibri" w:hAnsi="Times New Roman" w:cs="Times New Roman"/>
          <w:i/>
          <w:color w:val="000000" w:themeColor="text1"/>
          <w:sz w:val="24"/>
          <w:szCs w:val="24"/>
        </w:rPr>
        <w:t xml:space="preserve">Në lidhje me burimin e ligjshëm te të ardhurave te shtetasit Saimir </w:t>
      </w:r>
      <w:proofErr w:type="spellStart"/>
      <w:r w:rsidRPr="00860957">
        <w:rPr>
          <w:rFonts w:ascii="Times New Roman" w:eastAsia="Calibri" w:hAnsi="Times New Roman" w:cs="Times New Roman"/>
          <w:i/>
          <w:color w:val="000000" w:themeColor="text1"/>
          <w:sz w:val="24"/>
          <w:szCs w:val="24"/>
        </w:rPr>
        <w:t>Alliu</w:t>
      </w:r>
      <w:proofErr w:type="spellEnd"/>
      <w:r w:rsidRPr="00860957">
        <w:rPr>
          <w:rFonts w:ascii="Times New Roman" w:eastAsia="Calibri" w:hAnsi="Times New Roman" w:cs="Times New Roman"/>
          <w:i/>
          <w:color w:val="000000" w:themeColor="text1"/>
          <w:sz w:val="24"/>
          <w:szCs w:val="24"/>
        </w:rPr>
        <w:t xml:space="preserve"> për huan, pas pyetjes së këtij shtetasi, ajo dhe </w:t>
      </w:r>
      <w:r w:rsidR="004C1282" w:rsidRPr="00860957">
        <w:rPr>
          <w:rFonts w:ascii="Times New Roman" w:eastAsia="Calibri" w:hAnsi="Times New Roman" w:cs="Times New Roman"/>
          <w:i/>
          <w:color w:val="000000" w:themeColor="text1"/>
          <w:sz w:val="24"/>
          <w:szCs w:val="24"/>
        </w:rPr>
        <w:t>bashkëshorti</w:t>
      </w:r>
      <w:r w:rsidRPr="00860957">
        <w:rPr>
          <w:rFonts w:ascii="Times New Roman" w:eastAsia="Calibri" w:hAnsi="Times New Roman" w:cs="Times New Roman"/>
          <w:i/>
          <w:color w:val="000000" w:themeColor="text1"/>
          <w:sz w:val="24"/>
          <w:szCs w:val="24"/>
        </w:rPr>
        <w:t xml:space="preserve"> janë informuar se shuma e cila </w:t>
      </w:r>
      <w:proofErr w:type="spellStart"/>
      <w:r w:rsidRPr="00860957">
        <w:rPr>
          <w:rFonts w:ascii="Times New Roman" w:eastAsia="Calibri" w:hAnsi="Times New Roman" w:cs="Times New Roman"/>
          <w:i/>
          <w:color w:val="000000" w:themeColor="text1"/>
          <w:sz w:val="24"/>
          <w:szCs w:val="24"/>
        </w:rPr>
        <w:t>i’u</w:t>
      </w:r>
      <w:proofErr w:type="spellEnd"/>
      <w:r w:rsidRPr="00860957">
        <w:rPr>
          <w:rFonts w:ascii="Times New Roman" w:eastAsia="Calibri" w:hAnsi="Times New Roman" w:cs="Times New Roman"/>
          <w:i/>
          <w:color w:val="000000" w:themeColor="text1"/>
          <w:sz w:val="24"/>
          <w:szCs w:val="24"/>
        </w:rPr>
        <w:t xml:space="preserve"> është dhënë hua ka si burim të ardhurat e tij nga paga. Ndërkohë, ky shtetas i ka informuar se gjatë vitit 2011 ka hapur dy llogari bankare në shkurt te vitit 2011: një në lek në vlerën 2.750.000 lekë dhe një ne euro në vlerën 5.200 euro.</w:t>
      </w:r>
      <w:r w:rsidR="00C64493" w:rsidRPr="00860957">
        <w:rPr>
          <w:rFonts w:ascii="Times New Roman" w:eastAsia="Calibri" w:hAnsi="Times New Roman" w:cs="Times New Roman"/>
          <w:i/>
          <w:color w:val="000000" w:themeColor="text1"/>
          <w:sz w:val="24"/>
          <w:szCs w:val="24"/>
        </w:rPr>
        <w:t xml:space="preserve"> </w:t>
      </w:r>
      <w:r w:rsidR="00C64493" w:rsidRPr="00860957">
        <w:rPr>
          <w:rFonts w:ascii="Times New Roman" w:hAnsi="Times New Roman" w:cs="Times New Roman"/>
          <w:sz w:val="24"/>
          <w:szCs w:val="24"/>
        </w:rPr>
        <w:t xml:space="preserve">Këto llogari e kanë burimin nga kursimet e anëtarëve të tij të familjes, të siguruara nga emigracioni i vëllait </w:t>
      </w:r>
      <w:r w:rsidR="009D3F0B" w:rsidRPr="00860957">
        <w:rPr>
          <w:rFonts w:ascii="Times New Roman" w:hAnsi="Times New Roman" w:cs="Times New Roman"/>
          <w:sz w:val="24"/>
          <w:szCs w:val="24"/>
        </w:rPr>
        <w:t xml:space="preserve">Blerim </w:t>
      </w:r>
      <w:proofErr w:type="spellStart"/>
      <w:r w:rsidR="009D3F0B" w:rsidRPr="00860957">
        <w:rPr>
          <w:rFonts w:ascii="Times New Roman" w:hAnsi="Times New Roman" w:cs="Times New Roman"/>
          <w:sz w:val="24"/>
          <w:szCs w:val="24"/>
        </w:rPr>
        <w:t>Alliu</w:t>
      </w:r>
      <w:proofErr w:type="spellEnd"/>
      <w:r w:rsidR="00C64493" w:rsidRPr="00860957">
        <w:rPr>
          <w:rFonts w:ascii="Times New Roman" w:hAnsi="Times New Roman" w:cs="Times New Roman"/>
          <w:sz w:val="24"/>
          <w:szCs w:val="24"/>
        </w:rPr>
        <w:t xml:space="preserve">, të ardhura nga aktiviteti tregtar restorant nga viti 1991 i babait të tij </w:t>
      </w:r>
      <w:r w:rsidR="009D3F0B" w:rsidRPr="00860957">
        <w:rPr>
          <w:rFonts w:ascii="Times New Roman" w:hAnsi="Times New Roman" w:cs="Times New Roman"/>
          <w:sz w:val="24"/>
          <w:szCs w:val="24"/>
        </w:rPr>
        <w:t xml:space="preserve">Fatmir </w:t>
      </w:r>
      <w:proofErr w:type="spellStart"/>
      <w:r w:rsidR="009D3F0B" w:rsidRPr="00860957">
        <w:rPr>
          <w:rFonts w:ascii="Times New Roman" w:hAnsi="Times New Roman" w:cs="Times New Roman"/>
          <w:sz w:val="24"/>
          <w:szCs w:val="24"/>
        </w:rPr>
        <w:t>Alliu</w:t>
      </w:r>
      <w:proofErr w:type="spellEnd"/>
      <w:r w:rsidR="009D3F0B" w:rsidRPr="00860957">
        <w:rPr>
          <w:rFonts w:ascii="Times New Roman" w:hAnsi="Times New Roman" w:cs="Times New Roman"/>
          <w:sz w:val="24"/>
          <w:szCs w:val="24"/>
        </w:rPr>
        <w:t xml:space="preserve"> </w:t>
      </w:r>
      <w:r w:rsidR="00C64493" w:rsidRPr="00860957">
        <w:rPr>
          <w:rFonts w:ascii="Times New Roman" w:hAnsi="Times New Roman" w:cs="Times New Roman"/>
          <w:sz w:val="24"/>
          <w:szCs w:val="24"/>
        </w:rPr>
        <w:t>dhe të ardhurat nga shitja e pasurive te paluajtshme. Në mbështetje të sa m</w:t>
      </w:r>
      <w:r w:rsidR="004C0EAC" w:rsidRPr="00860957">
        <w:rPr>
          <w:rFonts w:ascii="Times New Roman" w:hAnsi="Times New Roman" w:cs="Times New Roman"/>
          <w:sz w:val="24"/>
          <w:szCs w:val="24"/>
        </w:rPr>
        <w:t>ë</w:t>
      </w:r>
      <w:r w:rsidR="00C64493" w:rsidRPr="00860957">
        <w:rPr>
          <w:rFonts w:ascii="Times New Roman" w:hAnsi="Times New Roman" w:cs="Times New Roman"/>
          <w:sz w:val="24"/>
          <w:szCs w:val="24"/>
        </w:rPr>
        <w:t xml:space="preserve"> sip</w:t>
      </w:r>
      <w:r w:rsidR="004C0EAC" w:rsidRPr="00860957">
        <w:rPr>
          <w:rFonts w:ascii="Times New Roman" w:hAnsi="Times New Roman" w:cs="Times New Roman"/>
          <w:sz w:val="24"/>
          <w:szCs w:val="24"/>
        </w:rPr>
        <w:t>ë</w:t>
      </w:r>
      <w:r w:rsidR="00C64493" w:rsidRPr="00860957">
        <w:rPr>
          <w:rFonts w:ascii="Times New Roman" w:hAnsi="Times New Roman" w:cs="Times New Roman"/>
          <w:sz w:val="24"/>
          <w:szCs w:val="24"/>
        </w:rPr>
        <w:t>r bashkëshortja e subjektit ka depozituar dokumentacion</w:t>
      </w:r>
      <w:r w:rsidR="00223020" w:rsidRPr="00860957">
        <w:rPr>
          <w:rFonts w:ascii="Times New Roman" w:hAnsi="Times New Roman" w:cs="Times New Roman"/>
          <w:sz w:val="24"/>
          <w:szCs w:val="24"/>
        </w:rPr>
        <w:t xml:space="preserve"> provues mbi t</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 xml:space="preserve"> ardhurat e huadh</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n</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sit.</w:t>
      </w:r>
    </w:p>
    <w:p w14:paraId="3E56A74A" w14:textId="3F05B01A" w:rsidR="00741F9C" w:rsidRPr="00860957" w:rsidRDefault="00741F9C" w:rsidP="00741F9C">
      <w:pPr>
        <w:spacing w:after="0" w:line="240" w:lineRule="auto"/>
        <w:jc w:val="both"/>
        <w:rPr>
          <w:ins w:id="452" w:author="Admin" w:date="2025-07-08T11:03:00Z"/>
          <w:rFonts w:ascii="Times New Roman" w:hAnsi="Times New Roman" w:cs="Times New Roman"/>
          <w:sz w:val="24"/>
          <w:szCs w:val="24"/>
        </w:rPr>
      </w:pPr>
      <w:ins w:id="453" w:author="Admin" w:date="2025-07-08T11:03:00Z">
        <w:r w:rsidRPr="00741F9C">
          <w:rPr>
            <w:rFonts w:ascii="Times New Roman" w:eastAsia="Calibri" w:hAnsi="Times New Roman" w:cs="Times New Roman"/>
            <w:iCs/>
            <w:color w:val="FF0000"/>
            <w:sz w:val="24"/>
            <w:szCs w:val="24"/>
            <w:highlight w:val="yellow"/>
          </w:rPr>
          <w:t>Fillon RITVAN – deri ne fund</w:t>
        </w:r>
      </w:ins>
    </w:p>
    <w:p w14:paraId="1793ADBF" w14:textId="6D113B2D" w:rsidR="004C0EAC" w:rsidRPr="00860957" w:rsidRDefault="00C64493"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 xml:space="preserve"> </w:t>
      </w:r>
      <w:r w:rsidR="00223020" w:rsidRPr="00860957">
        <w:rPr>
          <w:rFonts w:ascii="Times New Roman" w:hAnsi="Times New Roman" w:cs="Times New Roman"/>
          <w:sz w:val="24"/>
          <w:szCs w:val="24"/>
        </w:rPr>
        <w:t>Në përfundim të hetimit administrativ, Komisioni i kaloi barr</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n e prov</w:t>
      </w:r>
      <w:r w:rsidR="003675D0" w:rsidRPr="00860957">
        <w:rPr>
          <w:rFonts w:ascii="Times New Roman" w:hAnsi="Times New Roman" w:cs="Times New Roman"/>
          <w:sz w:val="24"/>
          <w:szCs w:val="24"/>
        </w:rPr>
        <w:t>ë</w:t>
      </w:r>
      <w:r w:rsidR="00223020" w:rsidRPr="00860957">
        <w:rPr>
          <w:rFonts w:ascii="Times New Roman" w:hAnsi="Times New Roman" w:cs="Times New Roman"/>
          <w:sz w:val="24"/>
          <w:szCs w:val="24"/>
        </w:rPr>
        <w:t xml:space="preserve">s subjektit </w:t>
      </w:r>
      <w:del w:id="454" w:author="Admin" w:date="2025-07-08T11:03:00Z">
        <w:r w:rsidR="00223020" w:rsidRPr="007038D9">
          <w:rPr>
            <w:rFonts w:ascii="Times New Roman" w:hAnsi="Times New Roman" w:cs="Times New Roman"/>
            <w:sz w:val="24"/>
            <w:szCs w:val="24"/>
          </w:rPr>
          <w:delText xml:space="preserve">i </w:delText>
        </w:r>
      </w:del>
      <w:r w:rsidR="00223020" w:rsidRPr="00860957">
        <w:rPr>
          <w:rFonts w:ascii="Times New Roman" w:hAnsi="Times New Roman" w:cs="Times New Roman"/>
          <w:sz w:val="24"/>
          <w:szCs w:val="24"/>
        </w:rPr>
        <w:t>sipas nenit 52 të ligjit nr. 84/2016</w:t>
      </w:r>
      <w:r w:rsidR="001A4016" w:rsidRPr="00860957">
        <w:rPr>
          <w:rFonts w:ascii="Times New Roman" w:hAnsi="Times New Roman" w:cs="Times New Roman"/>
          <w:sz w:val="24"/>
          <w:szCs w:val="24"/>
        </w:rPr>
        <w:t xml:space="preserve"> q</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t</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paraqes</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prova dhe shpjegime </w:t>
      </w:r>
      <w:r w:rsidR="00223020" w:rsidRPr="00860957">
        <w:rPr>
          <w:rFonts w:ascii="Times New Roman" w:hAnsi="Times New Roman" w:cs="Times New Roman"/>
          <w:sz w:val="24"/>
          <w:szCs w:val="24"/>
        </w:rPr>
        <w:t>në konsideratë të fakteve</w:t>
      </w:r>
      <w:r w:rsidR="001A4016" w:rsidRPr="00860957">
        <w:rPr>
          <w:rFonts w:ascii="Times New Roman" w:hAnsi="Times New Roman" w:cs="Times New Roman"/>
          <w:sz w:val="24"/>
          <w:szCs w:val="24"/>
        </w:rPr>
        <w:t xml:space="preserve"> se</w:t>
      </w:r>
      <w:r w:rsidR="00223020" w:rsidRPr="00860957">
        <w:rPr>
          <w:rFonts w:ascii="Times New Roman" w:hAnsi="Times New Roman" w:cs="Times New Roman"/>
          <w:sz w:val="24"/>
          <w:szCs w:val="24"/>
        </w:rPr>
        <w:t xml:space="preserve">: (i) </w:t>
      </w:r>
      <w:r w:rsidR="001A4016" w:rsidRPr="00860957">
        <w:rPr>
          <w:rFonts w:ascii="Times New Roman" w:hAnsi="Times New Roman" w:cs="Times New Roman"/>
          <w:sz w:val="24"/>
          <w:szCs w:val="24"/>
        </w:rPr>
        <w:t xml:space="preserve">referuar </w:t>
      </w:r>
      <w:r w:rsidR="00223020" w:rsidRPr="00860957">
        <w:rPr>
          <w:rFonts w:ascii="Times New Roman" w:hAnsi="Times New Roman" w:cs="Times New Roman"/>
          <w:sz w:val="24"/>
          <w:szCs w:val="24"/>
        </w:rPr>
        <w:t>periudhës së largët të përfitimit të shumës 3.100.000 lekë nga babai i huadhënësit (10 dhe 12 vite më parë se dhënia e huas) nga shitja e dy pasurive të paluajtshme</w:t>
      </w:r>
      <w:r w:rsidR="001A4016" w:rsidRPr="00860957">
        <w:rPr>
          <w:rFonts w:ascii="Times New Roman" w:hAnsi="Times New Roman" w:cs="Times New Roman"/>
          <w:sz w:val="24"/>
          <w:szCs w:val="24"/>
        </w:rPr>
        <w:t xml:space="preserve"> nuk </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sht</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e besueshme se kjo shum</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mund t</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jet</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w:t>
      </w:r>
      <w:r w:rsidR="005D3177" w:rsidRPr="00860957">
        <w:rPr>
          <w:rFonts w:ascii="Times New Roman" w:hAnsi="Times New Roman" w:cs="Times New Roman"/>
          <w:sz w:val="24"/>
          <w:szCs w:val="24"/>
        </w:rPr>
        <w:t>përdorur</w:t>
      </w:r>
      <w:r w:rsidR="001A4016" w:rsidRPr="00860957">
        <w:rPr>
          <w:rFonts w:ascii="Times New Roman" w:hAnsi="Times New Roman" w:cs="Times New Roman"/>
          <w:sz w:val="24"/>
          <w:szCs w:val="24"/>
        </w:rPr>
        <w:t xml:space="preserve"> p</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r dh</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nien e huas subjektit t</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 rivler</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 xml:space="preserve">simit dhe se </w:t>
      </w:r>
      <w:r w:rsidR="00223020" w:rsidRPr="00860957">
        <w:rPr>
          <w:rFonts w:ascii="Times New Roman" w:hAnsi="Times New Roman" w:cs="Times New Roman"/>
          <w:sz w:val="24"/>
          <w:szCs w:val="24"/>
        </w:rPr>
        <w:t>është e paqartë nëse huadhënësi ka përfituar të ardhura nga dy pasuri të shitura nga babai i tij</w:t>
      </w:r>
      <w:del w:id="455" w:author="Admin" w:date="2025-07-08T11:03:00Z">
        <w:r w:rsidR="00223020" w:rsidRPr="007038D9">
          <w:rPr>
            <w:rFonts w:ascii="Times New Roman" w:hAnsi="Times New Roman" w:cs="Times New Roman"/>
            <w:sz w:val="24"/>
            <w:szCs w:val="24"/>
          </w:rPr>
          <w:delText>,</w:delText>
        </w:r>
      </w:del>
      <w:ins w:id="456" w:author="Admin" w:date="2025-07-08T11:03:00Z">
        <w:r w:rsidR="005C12E2">
          <w:rPr>
            <w:rFonts w:ascii="Times New Roman" w:hAnsi="Times New Roman" w:cs="Times New Roman"/>
            <w:sz w:val="24"/>
            <w:szCs w:val="24"/>
          </w:rPr>
          <w:t>.</w:t>
        </w:r>
      </w:ins>
      <w:r w:rsidR="005C12E2">
        <w:rPr>
          <w:rFonts w:ascii="Times New Roman" w:hAnsi="Times New Roman" w:cs="Times New Roman"/>
          <w:sz w:val="24"/>
          <w:szCs w:val="24"/>
        </w:rPr>
        <w:t xml:space="preserve"> P</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r p</w:t>
      </w:r>
      <w:r w:rsidR="00223020" w:rsidRPr="00860957">
        <w:rPr>
          <w:rFonts w:ascii="Times New Roman" w:hAnsi="Times New Roman" w:cs="Times New Roman"/>
          <w:sz w:val="24"/>
          <w:szCs w:val="24"/>
        </w:rPr>
        <w:t>eriudh</w:t>
      </w:r>
      <w:r w:rsidR="003675D0" w:rsidRPr="00860957">
        <w:rPr>
          <w:rFonts w:ascii="Times New Roman" w:hAnsi="Times New Roman" w:cs="Times New Roman"/>
          <w:sz w:val="24"/>
          <w:szCs w:val="24"/>
        </w:rPr>
        <w:t>ë</w:t>
      </w:r>
      <w:r w:rsidR="001A4016" w:rsidRPr="00860957">
        <w:rPr>
          <w:rFonts w:ascii="Times New Roman" w:hAnsi="Times New Roman" w:cs="Times New Roman"/>
          <w:sz w:val="24"/>
          <w:szCs w:val="24"/>
        </w:rPr>
        <w:t>n</w:t>
      </w:r>
      <w:r w:rsidR="00223020" w:rsidRPr="00860957">
        <w:rPr>
          <w:rFonts w:ascii="Times New Roman" w:hAnsi="Times New Roman" w:cs="Times New Roman"/>
          <w:sz w:val="24"/>
          <w:szCs w:val="24"/>
        </w:rPr>
        <w:t xml:space="preserve"> e analizuar</w:t>
      </w:r>
      <w:del w:id="457" w:author="Admin" w:date="2025-07-08T11:03:00Z">
        <w:r w:rsidR="00223020" w:rsidRPr="007038D9">
          <w:rPr>
            <w:rFonts w:ascii="Times New Roman" w:hAnsi="Times New Roman" w:cs="Times New Roman"/>
            <w:sz w:val="24"/>
            <w:szCs w:val="24"/>
          </w:rPr>
          <w:delText xml:space="preserve"> është</w:delText>
        </w:r>
      </w:del>
      <w:ins w:id="458" w:author="Admin" w:date="2025-07-08T11:03:00Z">
        <w:r w:rsidR="005C12E2">
          <w:rPr>
            <w:rFonts w:ascii="Times New Roman" w:hAnsi="Times New Roman" w:cs="Times New Roman"/>
            <w:sz w:val="24"/>
            <w:szCs w:val="24"/>
          </w:rPr>
          <w:t>,</w:t>
        </w:r>
      </w:ins>
      <w:r w:rsidR="00223020" w:rsidRPr="00860957">
        <w:rPr>
          <w:rFonts w:ascii="Times New Roman" w:hAnsi="Times New Roman" w:cs="Times New Roman"/>
          <w:sz w:val="24"/>
          <w:szCs w:val="24"/>
        </w:rPr>
        <w:t xml:space="preserve"> nga janari 2007 deri në datën 1.7.2012</w:t>
      </w:r>
      <w:ins w:id="459" w:author="Admin" w:date="2025-07-08T11:03:00Z">
        <w:r w:rsidR="005C12E2">
          <w:rPr>
            <w:rFonts w:ascii="Times New Roman" w:hAnsi="Times New Roman" w:cs="Times New Roman"/>
            <w:sz w:val="24"/>
            <w:szCs w:val="24"/>
          </w:rPr>
          <w:t>,</w:t>
        </w:r>
      </w:ins>
      <w:r w:rsidR="00223020" w:rsidRPr="00860957">
        <w:rPr>
          <w:rFonts w:ascii="Times New Roman" w:hAnsi="Times New Roman" w:cs="Times New Roman"/>
          <w:sz w:val="24"/>
          <w:szCs w:val="24"/>
        </w:rPr>
        <w:t xml:space="preserve"> kur ai ka dhënë huan, rezultoi se huadhënësi nuk ka pasur mjaftueshëm të ardhura të ligjshme për të dhënë huan prej 1.200.000 lekësh, për shkak të një balance negative 506.896 lekë</w:t>
      </w:r>
      <w:r w:rsidR="005749F7" w:rsidRPr="00860957">
        <w:rPr>
          <w:rFonts w:ascii="Times New Roman" w:hAnsi="Times New Roman" w:cs="Times New Roman"/>
          <w:sz w:val="24"/>
          <w:szCs w:val="24"/>
        </w:rPr>
        <w:t>sh</w:t>
      </w:r>
      <w:r w:rsidR="00223020" w:rsidRPr="00860957">
        <w:rPr>
          <w:rFonts w:ascii="Times New Roman" w:hAnsi="Times New Roman" w:cs="Times New Roman"/>
          <w:sz w:val="24"/>
          <w:szCs w:val="24"/>
        </w:rPr>
        <w:t>.</w:t>
      </w:r>
    </w:p>
    <w:p w14:paraId="6BB657B1" w14:textId="2B177A2A" w:rsidR="00223020" w:rsidRPr="00860957" w:rsidRDefault="00223020" w:rsidP="00C03AA8">
      <w:pPr>
        <w:pStyle w:val="ListParagraph"/>
        <w:numPr>
          <w:ilvl w:val="0"/>
          <w:numId w:val="17"/>
        </w:numPr>
        <w:spacing w:after="0" w:line="240" w:lineRule="auto"/>
        <w:ind w:left="0" w:firstLine="0"/>
        <w:jc w:val="both"/>
        <w:rPr>
          <w:rFonts w:ascii="Times New Roman" w:hAnsi="Times New Roman" w:cs="Times New Roman"/>
          <w:sz w:val="24"/>
          <w:szCs w:val="24"/>
        </w:rPr>
      </w:pPr>
      <w:r w:rsidRPr="00860957">
        <w:rPr>
          <w:rFonts w:ascii="Times New Roman" w:hAnsi="Times New Roman" w:cs="Times New Roman"/>
          <w:sz w:val="24"/>
          <w:szCs w:val="24"/>
        </w:rPr>
        <w:t>Në parashtrimet e tij ashtu si edhe n</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ankim subjekti ka pretenduar se referuar jurisprudencës së Kolegjit, analiza financiare e </w:t>
      </w:r>
      <w:r w:rsidR="003675D0" w:rsidRPr="00860957">
        <w:rPr>
          <w:rFonts w:ascii="Times New Roman" w:hAnsi="Times New Roman" w:cs="Times New Roman"/>
          <w:sz w:val="24"/>
          <w:szCs w:val="24"/>
        </w:rPr>
        <w:t xml:space="preserve">huadhënësit </w:t>
      </w:r>
      <w:r w:rsidRPr="00860957">
        <w:rPr>
          <w:rFonts w:ascii="Times New Roman" w:hAnsi="Times New Roman" w:cs="Times New Roman"/>
          <w:sz w:val="24"/>
          <w:szCs w:val="24"/>
        </w:rPr>
        <w:t xml:space="preserve">për të verifikuar ligjshmërinë e burimit të krijimit të shumës së dhënë hua, duhet të përfshijë vetëm këtë shumë e cila është objekt huaje, pa përfshirë shtesën e likuiditetit e cila nuk është pasuri e </w:t>
      </w:r>
      <w:r w:rsidR="003675D0" w:rsidRPr="00860957">
        <w:rPr>
          <w:rFonts w:ascii="Times New Roman" w:hAnsi="Times New Roman" w:cs="Times New Roman"/>
          <w:sz w:val="24"/>
          <w:szCs w:val="24"/>
        </w:rPr>
        <w:t>tij</w:t>
      </w:r>
      <w:r w:rsidRPr="00860957">
        <w:rPr>
          <w:rFonts w:ascii="Times New Roman" w:hAnsi="Times New Roman" w:cs="Times New Roman"/>
          <w:sz w:val="24"/>
          <w:szCs w:val="24"/>
        </w:rPr>
        <w:t xml:space="preserve"> por e familjarëve të tij. </w:t>
      </w:r>
      <w:r w:rsidR="003675D0" w:rsidRPr="00860957">
        <w:rPr>
          <w:rFonts w:ascii="Times New Roman" w:hAnsi="Times New Roman" w:cs="Times New Roman"/>
          <w:sz w:val="24"/>
          <w:szCs w:val="24"/>
        </w:rPr>
        <w:t>Të</w:t>
      </w:r>
      <w:r w:rsidRPr="00860957">
        <w:rPr>
          <w:rFonts w:ascii="Times New Roman" w:hAnsi="Times New Roman" w:cs="Times New Roman"/>
          <w:sz w:val="24"/>
          <w:szCs w:val="24"/>
        </w:rPr>
        <w:t xml:space="preserve"> nj</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jtin q</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ndrim ka mbajtur edhe sa i takon shum</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s prej 3.100.000 lekësh si e ardhur nga shitja e dy pasurive t</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paluajtshme nga babai i huadhënësit, p</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cil</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 xml:space="preserve">n </w:t>
      </w:r>
      <w:r w:rsidR="003675D0" w:rsidRPr="00860957">
        <w:rPr>
          <w:rFonts w:ascii="Times New Roman" w:hAnsi="Times New Roman" w:cs="Times New Roman"/>
          <w:sz w:val="24"/>
          <w:szCs w:val="24"/>
        </w:rPr>
        <w:t xml:space="preserve">ka </w:t>
      </w:r>
      <w:r w:rsidRPr="00860957">
        <w:rPr>
          <w:rFonts w:ascii="Times New Roman" w:hAnsi="Times New Roman" w:cs="Times New Roman"/>
          <w:sz w:val="24"/>
          <w:szCs w:val="24"/>
        </w:rPr>
        <w:t>pretend</w:t>
      </w:r>
      <w:r w:rsidR="003675D0" w:rsidRPr="00860957">
        <w:rPr>
          <w:rFonts w:ascii="Times New Roman" w:hAnsi="Times New Roman" w:cs="Times New Roman"/>
          <w:sz w:val="24"/>
          <w:szCs w:val="24"/>
        </w:rPr>
        <w:t>uar</w:t>
      </w:r>
      <w:r w:rsidRPr="00860957">
        <w:rPr>
          <w:rFonts w:ascii="Times New Roman" w:hAnsi="Times New Roman" w:cs="Times New Roman"/>
          <w:sz w:val="24"/>
          <w:szCs w:val="24"/>
        </w:rPr>
        <w:t xml:space="preserve"> se Komisioni duhet </w:t>
      </w:r>
      <w:r w:rsidR="00E71ABC" w:rsidRPr="00860957">
        <w:rPr>
          <w:rFonts w:ascii="Times New Roman" w:hAnsi="Times New Roman" w:cs="Times New Roman"/>
          <w:sz w:val="24"/>
          <w:szCs w:val="24"/>
        </w:rPr>
        <w:t xml:space="preserve">të përfshijë në </w:t>
      </w:r>
      <w:r w:rsidRPr="00860957">
        <w:rPr>
          <w:rFonts w:ascii="Times New Roman" w:hAnsi="Times New Roman" w:cs="Times New Roman"/>
          <w:sz w:val="24"/>
          <w:szCs w:val="24"/>
        </w:rPr>
        <w:t>analizë të gjitha burimet financiare familjare, ose nuk duhet të përfshijë në analizë pasurinë likuiditet të ndodhur në bankë, likuiditet për të cilin huadh</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n</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si</w:t>
      </w:r>
      <w:r w:rsidR="00E71ABC" w:rsidRPr="00860957">
        <w:rPr>
          <w:rFonts w:ascii="Times New Roman" w:hAnsi="Times New Roman" w:cs="Times New Roman"/>
          <w:sz w:val="24"/>
          <w:szCs w:val="24"/>
        </w:rPr>
        <w:t xml:space="preserve"> Saimir </w:t>
      </w:r>
      <w:proofErr w:type="spellStart"/>
      <w:r w:rsidR="00E71ABC" w:rsidRPr="00860957">
        <w:rPr>
          <w:rFonts w:ascii="Times New Roman" w:hAnsi="Times New Roman" w:cs="Times New Roman"/>
          <w:sz w:val="24"/>
          <w:szCs w:val="24"/>
        </w:rPr>
        <w:t>Alliu</w:t>
      </w:r>
      <w:proofErr w:type="spellEnd"/>
      <w:r w:rsidRPr="00860957">
        <w:rPr>
          <w:rFonts w:ascii="Times New Roman" w:hAnsi="Times New Roman" w:cs="Times New Roman"/>
          <w:sz w:val="24"/>
          <w:szCs w:val="24"/>
        </w:rPr>
        <w:t xml:space="preserve"> ka shpjeguar me prova bindëse se ka </w:t>
      </w:r>
      <w:r w:rsidR="003675D0" w:rsidRPr="00860957">
        <w:rPr>
          <w:rFonts w:ascii="Times New Roman" w:hAnsi="Times New Roman" w:cs="Times New Roman"/>
          <w:sz w:val="24"/>
          <w:szCs w:val="24"/>
        </w:rPr>
        <w:t xml:space="preserve">si </w:t>
      </w:r>
      <w:r w:rsidRPr="00860957">
        <w:rPr>
          <w:rFonts w:ascii="Times New Roman" w:hAnsi="Times New Roman" w:cs="Times New Roman"/>
          <w:sz w:val="24"/>
          <w:szCs w:val="24"/>
        </w:rPr>
        <w:t xml:space="preserve">burim kursimet e vëllait edhe të prindërve të tij. </w:t>
      </w:r>
      <w:r w:rsidR="00E71ABC" w:rsidRPr="00860957">
        <w:rPr>
          <w:rFonts w:ascii="Times New Roman" w:hAnsi="Times New Roman" w:cs="Times New Roman"/>
          <w:sz w:val="24"/>
          <w:szCs w:val="24"/>
        </w:rPr>
        <w:t>M</w:t>
      </w:r>
      <w:r w:rsidR="003675D0" w:rsidRPr="00860957">
        <w:rPr>
          <w:rFonts w:ascii="Times New Roman" w:hAnsi="Times New Roman" w:cs="Times New Roman"/>
          <w:sz w:val="24"/>
          <w:szCs w:val="24"/>
        </w:rPr>
        <w:t>e parashtrimet ndaj rezultateve të hetimit s</w:t>
      </w:r>
      <w:r w:rsidRPr="00860957">
        <w:rPr>
          <w:rFonts w:ascii="Times New Roman" w:hAnsi="Times New Roman" w:cs="Times New Roman"/>
          <w:sz w:val="24"/>
          <w:szCs w:val="24"/>
        </w:rPr>
        <w:t>ubjekti ka paraqitur një analizë financiare sipas së cilës huadh</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n</w:t>
      </w:r>
      <w:r w:rsidR="003675D0" w:rsidRPr="00860957">
        <w:rPr>
          <w:rFonts w:ascii="Times New Roman" w:hAnsi="Times New Roman" w:cs="Times New Roman"/>
          <w:sz w:val="24"/>
          <w:szCs w:val="24"/>
        </w:rPr>
        <w:t>ë</w:t>
      </w:r>
      <w:r w:rsidRPr="00860957">
        <w:rPr>
          <w:rFonts w:ascii="Times New Roman" w:hAnsi="Times New Roman" w:cs="Times New Roman"/>
          <w:sz w:val="24"/>
          <w:szCs w:val="24"/>
        </w:rPr>
        <w:t xml:space="preserve">si Saimir </w:t>
      </w:r>
      <w:proofErr w:type="spellStart"/>
      <w:r w:rsidRPr="00860957">
        <w:rPr>
          <w:rFonts w:ascii="Times New Roman" w:hAnsi="Times New Roman" w:cs="Times New Roman"/>
          <w:sz w:val="24"/>
          <w:szCs w:val="24"/>
        </w:rPr>
        <w:t>Alliu</w:t>
      </w:r>
      <w:proofErr w:type="spellEnd"/>
      <w:r w:rsidRPr="00860957">
        <w:rPr>
          <w:rFonts w:ascii="Times New Roman" w:hAnsi="Times New Roman" w:cs="Times New Roman"/>
          <w:sz w:val="24"/>
          <w:szCs w:val="24"/>
        </w:rPr>
        <w:t xml:space="preserve"> ka pasur mundësi të kursejë me të ardhura të ligjshme shumën e dhënë hua.</w:t>
      </w:r>
    </w:p>
    <w:p w14:paraId="0BF32767" w14:textId="77777777" w:rsidR="00223020" w:rsidRPr="005C12E2" w:rsidRDefault="00223020" w:rsidP="00C03AA8">
      <w:pPr>
        <w:pStyle w:val="ListParagraph"/>
        <w:spacing w:after="0" w:line="240" w:lineRule="auto"/>
        <w:ind w:left="0"/>
        <w:jc w:val="both"/>
        <w:rPr>
          <w:rFonts w:ascii="Times New Roman" w:hAnsi="Times New Roman"/>
          <w:sz w:val="12"/>
          <w:rPrChange w:id="460" w:author="Admin" w:date="2025-07-08T11:03:00Z">
            <w:rPr>
              <w:rFonts w:ascii="Times New Roman" w:hAnsi="Times New Roman"/>
              <w:sz w:val="16"/>
            </w:rPr>
          </w:rPrChange>
        </w:rPr>
      </w:pPr>
    </w:p>
    <w:p w14:paraId="16A5FAC8" w14:textId="516CA00F" w:rsidR="004D10E2" w:rsidRPr="00860957" w:rsidRDefault="00223020" w:rsidP="00C03AA8">
      <w:pPr>
        <w:pStyle w:val="ListParagraph"/>
        <w:numPr>
          <w:ilvl w:val="0"/>
          <w:numId w:val="1"/>
        </w:numPr>
        <w:spacing w:after="0" w:line="240" w:lineRule="auto"/>
        <w:ind w:left="0"/>
        <w:jc w:val="both"/>
        <w:rPr>
          <w:rFonts w:ascii="Times New Roman" w:hAnsi="Times New Roman" w:cs="Times New Roman"/>
          <w:color w:val="000000" w:themeColor="text1"/>
          <w:sz w:val="24"/>
          <w:szCs w:val="24"/>
        </w:rPr>
      </w:pPr>
      <w:r w:rsidRPr="00860957">
        <w:rPr>
          <w:rFonts w:ascii="Times New Roman" w:hAnsi="Times New Roman" w:cs="Times New Roman"/>
          <w:color w:val="000000" w:themeColor="text1"/>
          <w:sz w:val="24"/>
          <w:szCs w:val="24"/>
        </w:rPr>
        <w:t>N</w:t>
      </w:r>
      <w:r w:rsidR="003675D0"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lidhje me sa m</w:t>
      </w:r>
      <w:r w:rsidR="003675D0"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 sip</w:t>
      </w:r>
      <w:r w:rsidR="003675D0" w:rsidRPr="00860957">
        <w:rPr>
          <w:rFonts w:ascii="Times New Roman" w:hAnsi="Times New Roman" w:cs="Times New Roman"/>
          <w:color w:val="000000" w:themeColor="text1"/>
          <w:sz w:val="24"/>
          <w:szCs w:val="24"/>
        </w:rPr>
        <w:t>ë</w:t>
      </w:r>
      <w:r w:rsidRPr="00860957">
        <w:rPr>
          <w:rFonts w:ascii="Times New Roman" w:hAnsi="Times New Roman" w:cs="Times New Roman"/>
          <w:color w:val="000000" w:themeColor="text1"/>
          <w:sz w:val="24"/>
          <w:szCs w:val="24"/>
        </w:rPr>
        <w:t xml:space="preserve">r, NJSHL </w:t>
      </w:r>
      <w:r w:rsidR="00087840" w:rsidRPr="00860957">
        <w:rPr>
          <w:rFonts w:ascii="Times New Roman" w:hAnsi="Times New Roman" w:cs="Times New Roman"/>
          <w:color w:val="000000" w:themeColor="text1"/>
          <w:sz w:val="24"/>
          <w:szCs w:val="24"/>
        </w:rPr>
        <w:t>v</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 xml:space="preserve">ren </w:t>
      </w:r>
      <w:r w:rsidRPr="00860957">
        <w:rPr>
          <w:rFonts w:ascii="Times New Roman" w:hAnsi="Times New Roman" w:cs="Times New Roman"/>
          <w:color w:val="000000" w:themeColor="text1"/>
          <w:sz w:val="24"/>
          <w:szCs w:val="24"/>
        </w:rPr>
        <w:t>se</w:t>
      </w:r>
      <w:r w:rsidR="003675D0" w:rsidRPr="00860957">
        <w:rPr>
          <w:rFonts w:ascii="Times New Roman" w:hAnsi="Times New Roman" w:cs="Times New Roman"/>
          <w:color w:val="000000" w:themeColor="text1"/>
          <w:sz w:val="24"/>
          <w:szCs w:val="24"/>
        </w:rPr>
        <w:t xml:space="preserve"> pretendimi kryesor n</w:t>
      </w:r>
      <w:r w:rsidR="005D3177" w:rsidRPr="00860957">
        <w:rPr>
          <w:rFonts w:ascii="Times New Roman" w:hAnsi="Times New Roman" w:cs="Times New Roman"/>
          <w:color w:val="000000" w:themeColor="text1"/>
          <w:sz w:val="24"/>
          <w:szCs w:val="24"/>
        </w:rPr>
        <w:t>ë</w:t>
      </w:r>
      <w:r w:rsidR="003675D0" w:rsidRPr="00860957">
        <w:rPr>
          <w:rFonts w:ascii="Times New Roman" w:hAnsi="Times New Roman" w:cs="Times New Roman"/>
          <w:color w:val="000000" w:themeColor="text1"/>
          <w:sz w:val="24"/>
          <w:szCs w:val="24"/>
        </w:rPr>
        <w:t xml:space="preserve"> lidhje </w:t>
      </w:r>
      <w:r w:rsidR="00E71ABC" w:rsidRPr="00860957">
        <w:rPr>
          <w:rFonts w:ascii="Times New Roman" w:hAnsi="Times New Roman" w:cs="Times New Roman"/>
          <w:color w:val="000000" w:themeColor="text1"/>
          <w:sz w:val="24"/>
          <w:szCs w:val="24"/>
        </w:rPr>
        <w:t xml:space="preserve">me </w:t>
      </w:r>
      <w:r w:rsidR="00087840" w:rsidRPr="00860957">
        <w:rPr>
          <w:rFonts w:ascii="Times New Roman" w:hAnsi="Times New Roman" w:cs="Times New Roman"/>
          <w:color w:val="000000" w:themeColor="text1"/>
          <w:sz w:val="24"/>
          <w:szCs w:val="24"/>
        </w:rPr>
        <w:t>huan n</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 xml:space="preserve"> shum</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n 1.200.000 lek</w:t>
      </w:r>
      <w:r w:rsidR="005D3177" w:rsidRPr="00860957">
        <w:rPr>
          <w:rFonts w:ascii="Times New Roman" w:hAnsi="Times New Roman" w:cs="Times New Roman"/>
          <w:color w:val="000000" w:themeColor="text1"/>
          <w:sz w:val="24"/>
          <w:szCs w:val="24"/>
        </w:rPr>
        <w:t>ë</w:t>
      </w:r>
      <w:r w:rsidR="00E71ABC" w:rsidRPr="00860957">
        <w:rPr>
          <w:rFonts w:ascii="Times New Roman" w:hAnsi="Times New Roman" w:cs="Times New Roman"/>
          <w:color w:val="000000" w:themeColor="text1"/>
          <w:sz w:val="24"/>
          <w:szCs w:val="24"/>
        </w:rPr>
        <w:t>,</w:t>
      </w:r>
      <w:r w:rsidR="00087840" w:rsidRPr="00860957">
        <w:rPr>
          <w:rFonts w:ascii="Times New Roman" w:hAnsi="Times New Roman" w:cs="Times New Roman"/>
          <w:color w:val="000000" w:themeColor="text1"/>
          <w:sz w:val="24"/>
          <w:szCs w:val="24"/>
        </w:rPr>
        <w:t xml:space="preserve"> dh</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n</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 xml:space="preserve"> nga z. </w:t>
      </w:r>
      <w:r w:rsidR="003675D0" w:rsidRPr="00860957">
        <w:rPr>
          <w:rFonts w:ascii="Times New Roman" w:hAnsi="Times New Roman" w:cs="Times New Roman"/>
          <w:color w:val="000000" w:themeColor="text1"/>
          <w:sz w:val="24"/>
          <w:szCs w:val="24"/>
        </w:rPr>
        <w:t xml:space="preserve">Saimir </w:t>
      </w:r>
      <w:proofErr w:type="spellStart"/>
      <w:r w:rsidR="003675D0" w:rsidRPr="00860957">
        <w:rPr>
          <w:rFonts w:ascii="Times New Roman" w:hAnsi="Times New Roman" w:cs="Times New Roman"/>
          <w:color w:val="000000" w:themeColor="text1"/>
          <w:sz w:val="24"/>
          <w:szCs w:val="24"/>
        </w:rPr>
        <w:t>Alliu</w:t>
      </w:r>
      <w:proofErr w:type="spellEnd"/>
      <w:r w:rsidR="00AE66B3" w:rsidRPr="00860957">
        <w:rPr>
          <w:rFonts w:ascii="Times New Roman" w:hAnsi="Times New Roman" w:cs="Times New Roman"/>
          <w:color w:val="000000" w:themeColor="text1"/>
          <w:sz w:val="24"/>
          <w:szCs w:val="24"/>
        </w:rPr>
        <w:t xml:space="preserve"> si burim krijimi për pasurinë objekt shqyrtimi</w:t>
      </w:r>
      <w:r w:rsidR="00E71ABC" w:rsidRPr="00860957">
        <w:rPr>
          <w:rFonts w:ascii="Times New Roman" w:hAnsi="Times New Roman" w:cs="Times New Roman"/>
          <w:color w:val="000000" w:themeColor="text1"/>
          <w:sz w:val="24"/>
          <w:szCs w:val="24"/>
        </w:rPr>
        <w:t>,</w:t>
      </w:r>
      <w:r w:rsidR="003675D0" w:rsidRPr="00860957">
        <w:rPr>
          <w:rFonts w:ascii="Times New Roman" w:hAnsi="Times New Roman" w:cs="Times New Roman"/>
          <w:color w:val="000000" w:themeColor="text1"/>
          <w:sz w:val="24"/>
          <w:szCs w:val="24"/>
        </w:rPr>
        <w:t xml:space="preserve"> lidhet </w:t>
      </w:r>
      <w:r w:rsidR="00AE66B3" w:rsidRPr="00860957">
        <w:rPr>
          <w:rFonts w:ascii="Times New Roman" w:hAnsi="Times New Roman" w:cs="Times New Roman"/>
          <w:color w:val="000000" w:themeColor="text1"/>
          <w:sz w:val="24"/>
          <w:szCs w:val="24"/>
        </w:rPr>
        <w:t xml:space="preserve">kryesisht </w:t>
      </w:r>
      <w:r w:rsidR="003675D0" w:rsidRPr="00860957">
        <w:rPr>
          <w:rFonts w:ascii="Times New Roman" w:hAnsi="Times New Roman" w:cs="Times New Roman"/>
          <w:color w:val="000000" w:themeColor="text1"/>
          <w:sz w:val="24"/>
          <w:szCs w:val="24"/>
        </w:rPr>
        <w:t xml:space="preserve">me </w:t>
      </w:r>
      <w:r w:rsidR="00087840" w:rsidRPr="00860957">
        <w:rPr>
          <w:rFonts w:ascii="Times New Roman" w:hAnsi="Times New Roman" w:cs="Times New Roman"/>
          <w:color w:val="000000" w:themeColor="text1"/>
          <w:sz w:val="24"/>
          <w:szCs w:val="24"/>
        </w:rPr>
        <w:t>kufijtë</w:t>
      </w:r>
      <w:r w:rsidR="003675D0" w:rsidRPr="00860957">
        <w:rPr>
          <w:rFonts w:ascii="Times New Roman" w:hAnsi="Times New Roman" w:cs="Times New Roman"/>
          <w:color w:val="000000" w:themeColor="text1"/>
          <w:sz w:val="24"/>
          <w:szCs w:val="24"/>
        </w:rPr>
        <w:t xml:space="preserve"> e shtrirjes s</w:t>
      </w:r>
      <w:r w:rsidR="005D3177" w:rsidRPr="00860957">
        <w:rPr>
          <w:rFonts w:ascii="Times New Roman" w:hAnsi="Times New Roman" w:cs="Times New Roman"/>
          <w:color w:val="000000" w:themeColor="text1"/>
          <w:sz w:val="24"/>
          <w:szCs w:val="24"/>
        </w:rPr>
        <w:t>ë</w:t>
      </w:r>
      <w:r w:rsidR="003675D0" w:rsidRPr="00860957">
        <w:rPr>
          <w:rFonts w:ascii="Times New Roman" w:hAnsi="Times New Roman" w:cs="Times New Roman"/>
          <w:color w:val="000000" w:themeColor="text1"/>
          <w:sz w:val="24"/>
          <w:szCs w:val="24"/>
        </w:rPr>
        <w:t xml:space="preserve"> </w:t>
      </w:r>
      <w:r w:rsidR="00822F5B" w:rsidRPr="00860957">
        <w:rPr>
          <w:rFonts w:ascii="Times New Roman" w:hAnsi="Times New Roman" w:cs="Times New Roman"/>
          <w:color w:val="000000" w:themeColor="text1"/>
          <w:sz w:val="24"/>
          <w:szCs w:val="24"/>
        </w:rPr>
        <w:t xml:space="preserve">kontrollit </w:t>
      </w:r>
      <w:r w:rsidR="00626458" w:rsidRPr="00860957">
        <w:rPr>
          <w:rFonts w:ascii="Times New Roman" w:hAnsi="Times New Roman" w:cs="Times New Roman"/>
          <w:color w:val="000000" w:themeColor="text1"/>
          <w:sz w:val="24"/>
          <w:szCs w:val="24"/>
        </w:rPr>
        <w:t>mbi</w:t>
      </w:r>
      <w:r w:rsidR="00822F5B" w:rsidRPr="00860957">
        <w:rPr>
          <w:rFonts w:ascii="Times New Roman" w:hAnsi="Times New Roman" w:cs="Times New Roman"/>
          <w:color w:val="000000" w:themeColor="text1"/>
          <w:sz w:val="24"/>
          <w:szCs w:val="24"/>
        </w:rPr>
        <w:t xml:space="preserve"> </w:t>
      </w:r>
      <w:r w:rsidR="002C2C22" w:rsidRPr="00860957">
        <w:rPr>
          <w:rFonts w:ascii="Times New Roman" w:hAnsi="Times New Roman" w:cs="Times New Roman"/>
          <w:color w:val="000000" w:themeColor="text1"/>
          <w:sz w:val="24"/>
          <w:szCs w:val="24"/>
        </w:rPr>
        <w:t>pasuri</w:t>
      </w:r>
      <w:r w:rsidR="00626458" w:rsidRPr="00860957">
        <w:rPr>
          <w:rFonts w:ascii="Times New Roman" w:hAnsi="Times New Roman" w:cs="Times New Roman"/>
          <w:color w:val="000000" w:themeColor="text1"/>
          <w:sz w:val="24"/>
          <w:szCs w:val="24"/>
        </w:rPr>
        <w:t>n</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w:t>
      </w:r>
      <w:r w:rsidR="00626458" w:rsidRPr="00860957">
        <w:rPr>
          <w:rFonts w:ascii="Times New Roman" w:hAnsi="Times New Roman" w:cs="Times New Roman"/>
          <w:color w:val="000000" w:themeColor="text1"/>
          <w:sz w:val="24"/>
          <w:szCs w:val="24"/>
        </w:rPr>
        <w:t>e</w:t>
      </w:r>
      <w:r w:rsidR="002C2C22" w:rsidRPr="00860957">
        <w:rPr>
          <w:rFonts w:ascii="Times New Roman" w:hAnsi="Times New Roman" w:cs="Times New Roman"/>
          <w:color w:val="000000" w:themeColor="text1"/>
          <w:sz w:val="24"/>
          <w:szCs w:val="24"/>
        </w:rPr>
        <w:t xml:space="preserve"> </w:t>
      </w:r>
      <w:r w:rsidR="00822F5B" w:rsidRPr="00860957">
        <w:rPr>
          <w:rFonts w:ascii="Times New Roman" w:hAnsi="Times New Roman" w:cs="Times New Roman"/>
          <w:color w:val="000000" w:themeColor="text1"/>
          <w:sz w:val="24"/>
          <w:szCs w:val="24"/>
        </w:rPr>
        <w:t xml:space="preserve">huadhënësit </w:t>
      </w:r>
      <w:r w:rsidR="00626458" w:rsidRPr="00860957">
        <w:rPr>
          <w:rFonts w:ascii="Times New Roman" w:hAnsi="Times New Roman" w:cs="Times New Roman"/>
          <w:color w:val="000000" w:themeColor="text1"/>
          <w:sz w:val="24"/>
          <w:szCs w:val="24"/>
        </w:rPr>
        <w:t>z.</w:t>
      </w:r>
      <w:r w:rsidR="00F16ADD" w:rsidRPr="00860957">
        <w:rPr>
          <w:rFonts w:ascii="Times New Roman" w:hAnsi="Times New Roman" w:cs="Times New Roman"/>
          <w:color w:val="000000" w:themeColor="text1"/>
          <w:sz w:val="24"/>
          <w:szCs w:val="24"/>
        </w:rPr>
        <w:t xml:space="preserve"> </w:t>
      </w:r>
      <w:r w:rsidR="00822F5B" w:rsidRPr="00860957">
        <w:rPr>
          <w:rFonts w:ascii="Times New Roman" w:hAnsi="Times New Roman" w:cs="Times New Roman"/>
          <w:color w:val="000000" w:themeColor="text1"/>
          <w:sz w:val="24"/>
          <w:szCs w:val="24"/>
        </w:rPr>
        <w:t xml:space="preserve">Saimir </w:t>
      </w:r>
      <w:proofErr w:type="spellStart"/>
      <w:r w:rsidR="00822F5B" w:rsidRPr="00860957">
        <w:rPr>
          <w:rFonts w:ascii="Times New Roman" w:hAnsi="Times New Roman" w:cs="Times New Roman"/>
          <w:color w:val="000000" w:themeColor="text1"/>
          <w:sz w:val="24"/>
          <w:szCs w:val="24"/>
        </w:rPr>
        <w:t>Alliu</w:t>
      </w:r>
      <w:proofErr w:type="spellEnd"/>
      <w:ins w:id="461" w:author="Admin" w:date="2025-07-08T11:03:00Z">
        <w:r w:rsidR="005C12E2">
          <w:rPr>
            <w:rFonts w:ascii="Times New Roman" w:hAnsi="Times New Roman" w:cs="Times New Roman"/>
            <w:color w:val="000000" w:themeColor="text1"/>
            <w:sz w:val="24"/>
            <w:szCs w:val="24"/>
          </w:rPr>
          <w:t>,</w:t>
        </w:r>
      </w:ins>
      <w:r w:rsidR="00087840" w:rsidRPr="00860957">
        <w:rPr>
          <w:rFonts w:ascii="Times New Roman" w:hAnsi="Times New Roman" w:cs="Times New Roman"/>
          <w:color w:val="000000" w:themeColor="text1"/>
          <w:sz w:val="24"/>
          <w:szCs w:val="24"/>
        </w:rPr>
        <w:t xml:space="preserve"> p</w:t>
      </w:r>
      <w:r w:rsidR="005D3177" w:rsidRPr="00860957">
        <w:rPr>
          <w:rFonts w:ascii="Times New Roman" w:hAnsi="Times New Roman" w:cs="Times New Roman"/>
          <w:color w:val="000000" w:themeColor="text1"/>
          <w:sz w:val="24"/>
          <w:szCs w:val="24"/>
        </w:rPr>
        <w:t>ë</w:t>
      </w:r>
      <w:r w:rsidR="00087840" w:rsidRPr="00860957">
        <w:rPr>
          <w:rFonts w:ascii="Times New Roman" w:hAnsi="Times New Roman" w:cs="Times New Roman"/>
          <w:color w:val="000000" w:themeColor="text1"/>
          <w:sz w:val="24"/>
          <w:szCs w:val="24"/>
        </w:rPr>
        <w:t>r</w:t>
      </w:r>
      <w:r w:rsidR="002C2C22" w:rsidRPr="00860957">
        <w:rPr>
          <w:rFonts w:ascii="Times New Roman" w:hAnsi="Times New Roman" w:cs="Times New Roman"/>
          <w:color w:val="000000" w:themeColor="text1"/>
          <w:sz w:val="24"/>
          <w:szCs w:val="24"/>
        </w:rPr>
        <w:t xml:space="preserve"> t</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cil</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n </w:t>
      </w:r>
      <w:r w:rsidR="00087840" w:rsidRPr="00860957">
        <w:rPr>
          <w:rFonts w:ascii="Times New Roman" w:hAnsi="Times New Roman" w:cs="Times New Roman"/>
          <w:color w:val="000000" w:themeColor="text1"/>
          <w:sz w:val="24"/>
          <w:szCs w:val="24"/>
        </w:rPr>
        <w:t>subjekti pretendon se</w:t>
      </w:r>
      <w:r w:rsidR="009D3F0B" w:rsidRPr="00860957">
        <w:rPr>
          <w:rFonts w:ascii="Times New Roman" w:hAnsi="Times New Roman" w:cs="Times New Roman"/>
          <w:color w:val="000000" w:themeColor="text1"/>
          <w:sz w:val="24"/>
          <w:szCs w:val="24"/>
        </w:rPr>
        <w:t xml:space="preserve"> </w:t>
      </w:r>
      <w:r w:rsidR="002C2C22" w:rsidRPr="00860957">
        <w:rPr>
          <w:rFonts w:ascii="Times New Roman" w:hAnsi="Times New Roman" w:cs="Times New Roman"/>
          <w:color w:val="000000" w:themeColor="text1"/>
          <w:sz w:val="24"/>
          <w:szCs w:val="24"/>
        </w:rPr>
        <w:t>duhet t</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kryhet duke p</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rfshir</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vet</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m shum</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n e dh</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n</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hua</w:t>
      </w:r>
      <w:r w:rsidR="00E71ABC" w:rsidRPr="00860957">
        <w:rPr>
          <w:rFonts w:ascii="Times New Roman" w:hAnsi="Times New Roman" w:cs="Times New Roman"/>
          <w:color w:val="000000" w:themeColor="text1"/>
          <w:sz w:val="24"/>
          <w:szCs w:val="24"/>
        </w:rPr>
        <w:t>,</w:t>
      </w:r>
      <w:r w:rsidR="002C2C22" w:rsidRPr="00860957">
        <w:rPr>
          <w:rFonts w:ascii="Times New Roman" w:hAnsi="Times New Roman" w:cs="Times New Roman"/>
          <w:color w:val="000000" w:themeColor="text1"/>
          <w:sz w:val="24"/>
          <w:szCs w:val="24"/>
        </w:rPr>
        <w:t xml:space="preserve"> pa p</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rfshir</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 xml:space="preserve"> shtes</w:t>
      </w:r>
      <w:r w:rsidR="00FC298F" w:rsidRPr="00860957">
        <w:rPr>
          <w:rFonts w:ascii="Times New Roman" w:hAnsi="Times New Roman" w:cs="Times New Roman"/>
          <w:color w:val="000000" w:themeColor="text1"/>
          <w:sz w:val="24"/>
          <w:szCs w:val="24"/>
        </w:rPr>
        <w:t>ë</w:t>
      </w:r>
      <w:r w:rsidR="002C2C22" w:rsidRPr="00860957">
        <w:rPr>
          <w:rFonts w:ascii="Times New Roman" w:hAnsi="Times New Roman" w:cs="Times New Roman"/>
          <w:color w:val="000000" w:themeColor="text1"/>
          <w:sz w:val="24"/>
          <w:szCs w:val="24"/>
        </w:rPr>
        <w:t>n e likuiditetit bankar</w:t>
      </w:r>
      <w:r w:rsidR="00C93B76" w:rsidRPr="00860957">
        <w:rPr>
          <w:rFonts w:ascii="Times New Roman" w:hAnsi="Times New Roman" w:cs="Times New Roman"/>
          <w:color w:val="000000" w:themeColor="text1"/>
          <w:sz w:val="24"/>
          <w:szCs w:val="24"/>
        </w:rPr>
        <w:t>. N</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lidhje me k</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t</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pretendim, n</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referenc</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t</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jurisprudenc</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s</w:t>
      </w:r>
      <w:r w:rsidR="00726D53" w:rsidRPr="00860957">
        <w:rPr>
          <w:rFonts w:ascii="Times New Roman" w:hAnsi="Times New Roman" w:cs="Times New Roman"/>
          <w:color w:val="000000" w:themeColor="text1"/>
          <w:sz w:val="24"/>
          <w:szCs w:val="24"/>
        </w:rPr>
        <w:t xml:space="preserve"> </w:t>
      </w:r>
      <w:r w:rsidR="00C93B76" w:rsidRPr="00860957">
        <w:rPr>
          <w:rFonts w:ascii="Times New Roman" w:hAnsi="Times New Roman" w:cs="Times New Roman"/>
          <w:color w:val="000000" w:themeColor="text1"/>
          <w:sz w:val="24"/>
          <w:szCs w:val="24"/>
        </w:rPr>
        <w:t>s</w:t>
      </w:r>
      <w:r w:rsidR="00FC298F" w:rsidRPr="00860957">
        <w:rPr>
          <w:rFonts w:ascii="Times New Roman" w:hAnsi="Times New Roman" w:cs="Times New Roman"/>
          <w:color w:val="000000" w:themeColor="text1"/>
          <w:sz w:val="24"/>
          <w:szCs w:val="24"/>
        </w:rPr>
        <w:t>ë</w:t>
      </w:r>
      <w:r w:rsidR="00C93B76" w:rsidRPr="00860957">
        <w:rPr>
          <w:rFonts w:ascii="Times New Roman" w:hAnsi="Times New Roman" w:cs="Times New Roman"/>
          <w:color w:val="000000" w:themeColor="text1"/>
          <w:sz w:val="24"/>
          <w:szCs w:val="24"/>
        </w:rPr>
        <w:t xml:space="preserve"> Kolegjit</w:t>
      </w:r>
      <w:ins w:id="462" w:author="Admin" w:date="2025-07-08T11:03:00Z">
        <w:r w:rsidR="005C12E2">
          <w:rPr>
            <w:rFonts w:ascii="Times New Roman" w:hAnsi="Times New Roman" w:cs="Times New Roman"/>
            <w:color w:val="000000" w:themeColor="text1"/>
            <w:sz w:val="24"/>
            <w:szCs w:val="24"/>
          </w:rPr>
          <w:t>,</w:t>
        </w:r>
      </w:ins>
      <w:r w:rsidR="00C93B76" w:rsidRPr="00860957">
        <w:rPr>
          <w:rFonts w:ascii="Times New Roman" w:hAnsi="Times New Roman" w:cs="Times New Roman"/>
          <w:color w:val="000000" w:themeColor="text1"/>
          <w:sz w:val="24"/>
          <w:szCs w:val="24"/>
        </w:rPr>
        <w:t xml:space="preserve"> </w:t>
      </w:r>
      <w:r w:rsidR="00726D53" w:rsidRPr="00860957">
        <w:rPr>
          <w:rFonts w:ascii="Times New Roman" w:hAnsi="Times New Roman" w:cs="Times New Roman"/>
          <w:color w:val="000000" w:themeColor="text1"/>
          <w:sz w:val="24"/>
          <w:szCs w:val="24"/>
        </w:rPr>
        <w:t>vlerës</w:t>
      </w:r>
      <w:r w:rsidR="00C93B76" w:rsidRPr="00860957">
        <w:rPr>
          <w:rFonts w:ascii="Times New Roman" w:hAnsi="Times New Roman" w:cs="Times New Roman"/>
          <w:color w:val="000000" w:themeColor="text1"/>
          <w:sz w:val="24"/>
          <w:szCs w:val="24"/>
        </w:rPr>
        <w:t>ohet</w:t>
      </w:r>
      <w:r w:rsidR="00726D53" w:rsidRPr="00860957">
        <w:rPr>
          <w:rFonts w:ascii="Times New Roman" w:hAnsi="Times New Roman" w:cs="Times New Roman"/>
          <w:color w:val="000000" w:themeColor="text1"/>
          <w:sz w:val="24"/>
          <w:szCs w:val="24"/>
        </w:rPr>
        <w:t xml:space="preserve"> s</w:t>
      </w:r>
      <w:r w:rsidR="00C115E5" w:rsidRPr="00860957">
        <w:rPr>
          <w:rFonts w:ascii="Times New Roman" w:hAnsi="Times New Roman" w:cs="Times New Roman"/>
          <w:color w:val="000000" w:themeColor="text1"/>
          <w:sz w:val="24"/>
          <w:szCs w:val="24"/>
        </w:rPr>
        <w:t xml:space="preserve">e </w:t>
      </w:r>
      <w:r w:rsidR="00726D53" w:rsidRPr="00860957">
        <w:rPr>
          <w:rFonts w:ascii="Times New Roman" w:hAnsi="Times New Roman" w:cs="Times New Roman"/>
          <w:color w:val="000000" w:themeColor="text1"/>
          <w:sz w:val="24"/>
          <w:szCs w:val="24"/>
        </w:rPr>
        <w:t>subjekti i rivlerësimit ka barrën të provojë ligjshmërinë e burimit të krijimit të asaj pasurie, e cila i dhurohet ose i jepet hua prej personit tjetër të lidhur</w:t>
      </w:r>
      <w:r w:rsidR="00626458" w:rsidRPr="00860957">
        <w:rPr>
          <w:rFonts w:ascii="Times New Roman" w:hAnsi="Times New Roman" w:cs="Times New Roman"/>
          <w:color w:val="000000" w:themeColor="text1"/>
          <w:sz w:val="24"/>
          <w:szCs w:val="24"/>
        </w:rPr>
        <w:t>. A</w:t>
      </w:r>
      <w:r w:rsidR="00726D53" w:rsidRPr="00860957">
        <w:rPr>
          <w:rFonts w:ascii="Times New Roman" w:hAnsi="Times New Roman" w:cs="Times New Roman"/>
          <w:color w:val="000000" w:themeColor="text1"/>
          <w:sz w:val="24"/>
          <w:szCs w:val="24"/>
        </w:rPr>
        <w:t xml:space="preserve">naliza dhe vlerësimi i pasurisë së </w:t>
      </w:r>
      <w:r w:rsidR="00626458" w:rsidRPr="00860957">
        <w:rPr>
          <w:rFonts w:ascii="Times New Roman" w:hAnsi="Times New Roman" w:cs="Times New Roman"/>
          <w:color w:val="000000" w:themeColor="text1"/>
          <w:sz w:val="24"/>
          <w:szCs w:val="24"/>
        </w:rPr>
        <w:t>huadh</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n</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sit</w:t>
      </w:r>
      <w:r w:rsidR="00726D53" w:rsidRPr="00860957">
        <w:rPr>
          <w:rFonts w:ascii="Times New Roman" w:hAnsi="Times New Roman" w:cs="Times New Roman"/>
          <w:color w:val="000000" w:themeColor="text1"/>
          <w:sz w:val="24"/>
          <w:szCs w:val="24"/>
        </w:rPr>
        <w:t xml:space="preserve"> </w:t>
      </w:r>
      <w:r w:rsidR="00626458" w:rsidRPr="00860957">
        <w:rPr>
          <w:rFonts w:ascii="Times New Roman" w:hAnsi="Times New Roman" w:cs="Times New Roman"/>
          <w:color w:val="000000" w:themeColor="text1"/>
          <w:sz w:val="24"/>
          <w:szCs w:val="24"/>
        </w:rPr>
        <w:t xml:space="preserve">si rregull </w:t>
      </w:r>
      <w:r w:rsidR="00726D53" w:rsidRPr="00860957">
        <w:rPr>
          <w:rFonts w:ascii="Times New Roman" w:hAnsi="Times New Roman" w:cs="Times New Roman"/>
          <w:color w:val="000000" w:themeColor="text1"/>
          <w:sz w:val="24"/>
          <w:szCs w:val="24"/>
        </w:rPr>
        <w:t>bëhet në kufijtë e pasurisë së dhënë hua</w:t>
      </w:r>
      <w:r w:rsidR="00C115E5" w:rsidRPr="00860957">
        <w:rPr>
          <w:rFonts w:ascii="Times New Roman" w:hAnsi="Times New Roman" w:cs="Times New Roman"/>
          <w:color w:val="000000" w:themeColor="text1"/>
          <w:sz w:val="24"/>
          <w:szCs w:val="24"/>
        </w:rPr>
        <w:t xml:space="preserve">, për sa kohë </w:t>
      </w:r>
      <w:r w:rsidR="00484B41" w:rsidRPr="00860957">
        <w:rPr>
          <w:rFonts w:ascii="Times New Roman" w:hAnsi="Times New Roman" w:cs="Times New Roman"/>
          <w:color w:val="000000" w:themeColor="text1"/>
          <w:sz w:val="24"/>
          <w:szCs w:val="24"/>
        </w:rPr>
        <w:t xml:space="preserve">sipas </w:t>
      </w:r>
      <w:r w:rsidR="00726D53" w:rsidRPr="00860957">
        <w:rPr>
          <w:rFonts w:ascii="Times New Roman" w:hAnsi="Times New Roman" w:cs="Times New Roman"/>
          <w:color w:val="000000" w:themeColor="text1"/>
          <w:sz w:val="24"/>
          <w:szCs w:val="24"/>
        </w:rPr>
        <w:t xml:space="preserve">rrethanave </w:t>
      </w:r>
      <w:r w:rsidR="00C115E5" w:rsidRPr="00860957">
        <w:rPr>
          <w:rFonts w:ascii="Times New Roman" w:hAnsi="Times New Roman" w:cs="Times New Roman"/>
          <w:color w:val="000000" w:themeColor="text1"/>
          <w:sz w:val="24"/>
          <w:szCs w:val="24"/>
        </w:rPr>
        <w:t xml:space="preserve">konkrete </w:t>
      </w:r>
      <w:r w:rsidR="00626458" w:rsidRPr="00860957">
        <w:rPr>
          <w:rFonts w:ascii="Times New Roman" w:hAnsi="Times New Roman" w:cs="Times New Roman"/>
          <w:color w:val="000000" w:themeColor="text1"/>
          <w:sz w:val="24"/>
          <w:szCs w:val="24"/>
        </w:rPr>
        <w:t>t</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çështjes </w:t>
      </w:r>
      <w:r w:rsidR="00C115E5" w:rsidRPr="00860957">
        <w:rPr>
          <w:rFonts w:ascii="Times New Roman" w:hAnsi="Times New Roman" w:cs="Times New Roman"/>
          <w:color w:val="000000" w:themeColor="text1"/>
          <w:sz w:val="24"/>
          <w:szCs w:val="24"/>
        </w:rPr>
        <w:t>Komisioni nuk ka ngritur dyshime për fshehje të pasurisë apo deklarim të rremë nga ana e subjektit</w:t>
      </w:r>
      <w:r w:rsidR="00726D53" w:rsidRPr="00860957">
        <w:rPr>
          <w:rFonts w:ascii="Times New Roman" w:hAnsi="Times New Roman" w:cs="Times New Roman"/>
          <w:color w:val="000000" w:themeColor="text1"/>
          <w:sz w:val="24"/>
          <w:szCs w:val="24"/>
        </w:rPr>
        <w:t xml:space="preserve">. </w:t>
      </w:r>
      <w:r w:rsidR="00626458" w:rsidRPr="00860957">
        <w:rPr>
          <w:rFonts w:ascii="Times New Roman" w:hAnsi="Times New Roman" w:cs="Times New Roman"/>
          <w:color w:val="000000" w:themeColor="text1"/>
          <w:sz w:val="24"/>
          <w:szCs w:val="24"/>
        </w:rPr>
        <w:t>Sa m</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sip</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r, </w:t>
      </w:r>
      <w:r w:rsidR="00C93B76" w:rsidRPr="00860957">
        <w:rPr>
          <w:rFonts w:ascii="Times New Roman" w:hAnsi="Times New Roman" w:cs="Times New Roman"/>
          <w:color w:val="000000" w:themeColor="text1"/>
          <w:sz w:val="24"/>
          <w:szCs w:val="24"/>
        </w:rPr>
        <w:lastRenderedPageBreak/>
        <w:t>NJSHL</w:t>
      </w:r>
      <w:r w:rsidR="00626458" w:rsidRPr="00860957">
        <w:rPr>
          <w:rFonts w:ascii="Times New Roman" w:hAnsi="Times New Roman" w:cs="Times New Roman"/>
          <w:color w:val="000000" w:themeColor="text1"/>
          <w:sz w:val="24"/>
          <w:szCs w:val="24"/>
        </w:rPr>
        <w:t xml:space="preserve"> e gjen t</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drejt</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pretendimin e subjektit se</w:t>
      </w:r>
      <w:r w:rsidR="00726D53" w:rsidRPr="00860957">
        <w:rPr>
          <w:rFonts w:ascii="Times New Roman" w:hAnsi="Times New Roman" w:cs="Times New Roman"/>
          <w:color w:val="000000" w:themeColor="text1"/>
          <w:sz w:val="24"/>
          <w:szCs w:val="24"/>
        </w:rPr>
        <w:t xml:space="preserve"> </w:t>
      </w:r>
      <w:r w:rsidR="00C115E5" w:rsidRPr="00860957">
        <w:rPr>
          <w:rFonts w:ascii="Times New Roman" w:hAnsi="Times New Roman" w:cs="Times New Roman"/>
          <w:color w:val="000000" w:themeColor="text1"/>
          <w:sz w:val="24"/>
          <w:szCs w:val="24"/>
        </w:rPr>
        <w:t xml:space="preserve">kontrolli i </w:t>
      </w:r>
      <w:r w:rsidR="00626458" w:rsidRPr="00860957">
        <w:rPr>
          <w:rFonts w:ascii="Times New Roman" w:hAnsi="Times New Roman" w:cs="Times New Roman"/>
          <w:color w:val="000000" w:themeColor="text1"/>
          <w:sz w:val="24"/>
          <w:szCs w:val="24"/>
        </w:rPr>
        <w:t>pasuris</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s</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w:t>
      </w:r>
      <w:r w:rsidR="00726D53" w:rsidRPr="00860957">
        <w:rPr>
          <w:rFonts w:ascii="Times New Roman" w:hAnsi="Times New Roman" w:cs="Times New Roman"/>
          <w:color w:val="000000" w:themeColor="text1"/>
          <w:sz w:val="24"/>
          <w:szCs w:val="24"/>
        </w:rPr>
        <w:t>huadhënësi</w:t>
      </w:r>
      <w:r w:rsidR="00C115E5" w:rsidRPr="00860957">
        <w:rPr>
          <w:rFonts w:ascii="Times New Roman" w:hAnsi="Times New Roman" w:cs="Times New Roman"/>
          <w:color w:val="000000" w:themeColor="text1"/>
          <w:sz w:val="24"/>
          <w:szCs w:val="24"/>
        </w:rPr>
        <w:t>t</w:t>
      </w:r>
      <w:r w:rsidR="00C93B76" w:rsidRPr="00860957">
        <w:rPr>
          <w:rFonts w:ascii="Times New Roman" w:hAnsi="Times New Roman" w:cs="Times New Roman"/>
          <w:color w:val="000000" w:themeColor="text1"/>
          <w:sz w:val="24"/>
          <w:szCs w:val="24"/>
        </w:rPr>
        <w:t xml:space="preserve"> Saimir </w:t>
      </w:r>
      <w:proofErr w:type="spellStart"/>
      <w:r w:rsidR="00C93B76" w:rsidRPr="00860957">
        <w:rPr>
          <w:rFonts w:ascii="Times New Roman" w:hAnsi="Times New Roman" w:cs="Times New Roman"/>
          <w:color w:val="000000" w:themeColor="text1"/>
          <w:sz w:val="24"/>
          <w:szCs w:val="24"/>
        </w:rPr>
        <w:t>Alliu</w:t>
      </w:r>
      <w:proofErr w:type="spellEnd"/>
      <w:r w:rsidR="00626458" w:rsidRPr="00860957">
        <w:rPr>
          <w:rFonts w:ascii="Times New Roman" w:hAnsi="Times New Roman" w:cs="Times New Roman"/>
          <w:color w:val="000000" w:themeColor="text1"/>
          <w:sz w:val="24"/>
          <w:szCs w:val="24"/>
        </w:rPr>
        <w:t xml:space="preserve"> duhet t</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 xml:space="preserve"> b</w:t>
      </w:r>
      <w:r w:rsidR="00EC24C9" w:rsidRPr="00860957">
        <w:rPr>
          <w:rFonts w:ascii="Times New Roman" w:hAnsi="Times New Roman" w:cs="Times New Roman"/>
          <w:color w:val="000000" w:themeColor="text1"/>
          <w:sz w:val="24"/>
          <w:szCs w:val="24"/>
        </w:rPr>
        <w:t>ë</w:t>
      </w:r>
      <w:r w:rsidR="00626458" w:rsidRPr="00860957">
        <w:rPr>
          <w:rFonts w:ascii="Times New Roman" w:hAnsi="Times New Roman" w:cs="Times New Roman"/>
          <w:color w:val="000000" w:themeColor="text1"/>
          <w:sz w:val="24"/>
          <w:szCs w:val="24"/>
        </w:rPr>
        <w:t>het</w:t>
      </w:r>
      <w:r w:rsidR="00EC24C9" w:rsidRPr="00860957">
        <w:rPr>
          <w:rFonts w:ascii="Times New Roman" w:hAnsi="Times New Roman" w:cs="Times New Roman"/>
          <w:color w:val="000000" w:themeColor="text1"/>
          <w:sz w:val="24"/>
          <w:szCs w:val="24"/>
        </w:rPr>
        <w:t xml:space="preserve"> </w:t>
      </w:r>
      <w:r w:rsidR="00726D53" w:rsidRPr="00860957">
        <w:rPr>
          <w:rFonts w:ascii="Times New Roman" w:hAnsi="Times New Roman" w:cs="Times New Roman"/>
          <w:color w:val="000000" w:themeColor="text1"/>
          <w:sz w:val="24"/>
          <w:szCs w:val="24"/>
        </w:rPr>
        <w:t xml:space="preserve">sipas </w:t>
      </w:r>
      <w:r w:rsidR="00E71ABC" w:rsidRPr="00860957">
        <w:rPr>
          <w:rFonts w:ascii="Times New Roman" w:hAnsi="Times New Roman" w:cs="Times New Roman"/>
          <w:color w:val="000000" w:themeColor="text1"/>
          <w:sz w:val="24"/>
          <w:szCs w:val="24"/>
        </w:rPr>
        <w:t>qëndrimit</w:t>
      </w:r>
      <w:r w:rsidR="00726D53" w:rsidRPr="00860957">
        <w:rPr>
          <w:rFonts w:ascii="Times New Roman" w:hAnsi="Times New Roman" w:cs="Times New Roman"/>
          <w:color w:val="000000" w:themeColor="text1"/>
          <w:sz w:val="24"/>
          <w:szCs w:val="24"/>
        </w:rPr>
        <w:t xml:space="preserve"> orientues të jurisprudencës së Kolegjit, </w:t>
      </w:r>
      <w:r w:rsidR="00C115E5" w:rsidRPr="00860957">
        <w:rPr>
          <w:rFonts w:ascii="Times New Roman" w:hAnsi="Times New Roman" w:cs="Times New Roman"/>
          <w:color w:val="000000" w:themeColor="text1"/>
          <w:sz w:val="24"/>
          <w:szCs w:val="24"/>
        </w:rPr>
        <w:t>duke</w:t>
      </w:r>
      <w:r w:rsidR="00726D53" w:rsidRPr="00860957">
        <w:rPr>
          <w:rFonts w:ascii="Times New Roman" w:hAnsi="Times New Roman" w:cs="Times New Roman"/>
          <w:color w:val="000000" w:themeColor="text1"/>
          <w:sz w:val="24"/>
          <w:szCs w:val="24"/>
        </w:rPr>
        <w:t xml:space="preserve"> </w:t>
      </w:r>
      <w:proofErr w:type="spellStart"/>
      <w:r w:rsidR="009D3F0B" w:rsidRPr="00860957">
        <w:rPr>
          <w:rFonts w:ascii="Times New Roman" w:hAnsi="Times New Roman" w:cs="Times New Roman"/>
          <w:color w:val="000000" w:themeColor="text1"/>
          <w:sz w:val="24"/>
          <w:szCs w:val="24"/>
        </w:rPr>
        <w:t>prezumuar</w:t>
      </w:r>
      <w:proofErr w:type="spellEnd"/>
      <w:r w:rsidR="009D3F0B" w:rsidRPr="00860957">
        <w:rPr>
          <w:rFonts w:ascii="Times New Roman" w:hAnsi="Times New Roman" w:cs="Times New Roman"/>
          <w:color w:val="000000" w:themeColor="text1"/>
          <w:sz w:val="24"/>
          <w:szCs w:val="24"/>
        </w:rPr>
        <w:t xml:space="preserve"> </w:t>
      </w:r>
      <w:r w:rsidR="00E71ABC" w:rsidRPr="00860957">
        <w:rPr>
          <w:rFonts w:ascii="Times New Roman" w:hAnsi="Times New Roman" w:cs="Times New Roman"/>
          <w:color w:val="000000" w:themeColor="text1"/>
          <w:sz w:val="24"/>
          <w:szCs w:val="24"/>
        </w:rPr>
        <w:t xml:space="preserve">se </w:t>
      </w:r>
      <w:r w:rsidR="00726D53" w:rsidRPr="00860957">
        <w:rPr>
          <w:rFonts w:ascii="Times New Roman" w:hAnsi="Times New Roman" w:cs="Times New Roman"/>
          <w:color w:val="000000" w:themeColor="text1"/>
          <w:sz w:val="24"/>
          <w:szCs w:val="24"/>
        </w:rPr>
        <w:t>shpenzimet për investimet e kryera</w:t>
      </w:r>
      <w:r w:rsidR="00EC24C9" w:rsidRPr="00860957">
        <w:rPr>
          <w:rFonts w:ascii="Times New Roman" w:hAnsi="Times New Roman" w:cs="Times New Roman"/>
          <w:color w:val="000000" w:themeColor="text1"/>
          <w:sz w:val="24"/>
          <w:szCs w:val="24"/>
        </w:rPr>
        <w:t xml:space="preserve"> mund të jenë kryer me burime </w:t>
      </w:r>
      <w:r w:rsidR="00726D53" w:rsidRPr="00860957">
        <w:rPr>
          <w:rFonts w:ascii="Times New Roman" w:hAnsi="Times New Roman" w:cs="Times New Roman"/>
          <w:color w:val="000000" w:themeColor="text1"/>
          <w:sz w:val="24"/>
          <w:szCs w:val="24"/>
        </w:rPr>
        <w:t>të tjera të cilat</w:t>
      </w:r>
      <w:r w:rsidR="00EC24C9" w:rsidRPr="00860957">
        <w:rPr>
          <w:rFonts w:ascii="Times New Roman" w:hAnsi="Times New Roman" w:cs="Times New Roman"/>
          <w:color w:val="000000" w:themeColor="text1"/>
          <w:sz w:val="24"/>
          <w:szCs w:val="24"/>
        </w:rPr>
        <w:t>, ndonëse</w:t>
      </w:r>
      <w:r w:rsidR="00726D53" w:rsidRPr="00860957">
        <w:rPr>
          <w:rFonts w:ascii="Times New Roman" w:hAnsi="Times New Roman" w:cs="Times New Roman"/>
          <w:color w:val="000000" w:themeColor="text1"/>
          <w:sz w:val="24"/>
          <w:szCs w:val="24"/>
        </w:rPr>
        <w:t xml:space="preserve"> subjekti nuk arri</w:t>
      </w:r>
      <w:r w:rsidR="00995286" w:rsidRPr="00860957">
        <w:rPr>
          <w:rFonts w:ascii="Times New Roman" w:hAnsi="Times New Roman" w:cs="Times New Roman"/>
          <w:color w:val="000000" w:themeColor="text1"/>
          <w:sz w:val="24"/>
          <w:szCs w:val="24"/>
        </w:rPr>
        <w:t>n</w:t>
      </w:r>
      <w:r w:rsidR="00726D53" w:rsidRPr="00860957">
        <w:rPr>
          <w:rFonts w:ascii="Times New Roman" w:hAnsi="Times New Roman" w:cs="Times New Roman"/>
          <w:color w:val="000000" w:themeColor="text1"/>
          <w:sz w:val="24"/>
          <w:szCs w:val="24"/>
        </w:rPr>
        <w:t xml:space="preserve"> t’i dokumentojë sipas standardit të së ardhurës së ligjshme, gjithsesi provohet se kanë ekzistuar. </w:t>
      </w:r>
    </w:p>
    <w:p w14:paraId="02B9B548" w14:textId="77777777" w:rsidR="00B46FAF" w:rsidRPr="005C12E2" w:rsidRDefault="00B46FAF" w:rsidP="00C03AA8">
      <w:pPr>
        <w:pStyle w:val="ListParagraph"/>
        <w:spacing w:after="0" w:line="240" w:lineRule="auto"/>
        <w:ind w:left="0"/>
        <w:jc w:val="both"/>
        <w:rPr>
          <w:rFonts w:ascii="Times New Roman" w:hAnsi="Times New Roman"/>
          <w:color w:val="000000" w:themeColor="text1"/>
          <w:sz w:val="12"/>
          <w:rPrChange w:id="463" w:author="Admin" w:date="2025-07-08T11:03:00Z">
            <w:rPr>
              <w:rFonts w:ascii="Times New Roman" w:hAnsi="Times New Roman"/>
              <w:color w:val="000000" w:themeColor="text1"/>
              <w:sz w:val="16"/>
            </w:rPr>
          </w:rPrChange>
        </w:rPr>
      </w:pPr>
    </w:p>
    <w:p w14:paraId="5DACEAAA" w14:textId="4F453F95" w:rsidR="00C03875" w:rsidRPr="00860957" w:rsidRDefault="00995286"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Sa i takon pretendimit t</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t</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rivler</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simit n</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përfshirjen n</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analiz</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financiare t</w:t>
      </w:r>
      <w:r w:rsidR="00800387"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800387" w:rsidRPr="00860957">
        <w:rPr>
          <w:rFonts w:ascii="Times New Roman" w:hAnsi="Times New Roman" w:cs="Times New Roman"/>
          <w:sz w:val="24"/>
          <w:szCs w:val="24"/>
        </w:rPr>
        <w:t xml:space="preserve">huadhënësit të </w:t>
      </w:r>
      <w:r w:rsidRPr="00860957">
        <w:rPr>
          <w:rFonts w:ascii="Times New Roman" w:hAnsi="Times New Roman" w:cs="Times New Roman"/>
          <w:sz w:val="24"/>
          <w:szCs w:val="24"/>
        </w:rPr>
        <w:t>shumës prej 3.100.000 lekësh</w:t>
      </w:r>
      <w:r w:rsidR="00E71ABC" w:rsidRPr="00860957">
        <w:rPr>
          <w:rFonts w:ascii="Times New Roman" w:hAnsi="Times New Roman" w:cs="Times New Roman"/>
          <w:sz w:val="24"/>
          <w:szCs w:val="24"/>
        </w:rPr>
        <w:t>,</w:t>
      </w:r>
      <w:r w:rsidRPr="00860957">
        <w:rPr>
          <w:rFonts w:ascii="Times New Roman" w:hAnsi="Times New Roman" w:cs="Times New Roman"/>
          <w:sz w:val="24"/>
          <w:szCs w:val="24"/>
        </w:rPr>
        <w:t xml:space="preserve"> si e ardhur e përfituar nga shitja e pasurive të paluajtshme nga babai i huadhënësit</w:t>
      </w:r>
      <w:r w:rsidR="00800387" w:rsidRPr="00860957">
        <w:rPr>
          <w:rFonts w:ascii="Times New Roman" w:hAnsi="Times New Roman" w:cs="Times New Roman"/>
          <w:sz w:val="24"/>
          <w:szCs w:val="24"/>
        </w:rPr>
        <w:t>, NJSHL</w:t>
      </w:r>
      <w:r w:rsidR="001724D0" w:rsidRPr="00860957">
        <w:rPr>
          <w:rFonts w:ascii="Times New Roman" w:hAnsi="Times New Roman" w:cs="Times New Roman"/>
          <w:sz w:val="24"/>
          <w:szCs w:val="24"/>
        </w:rPr>
        <w:t>,</w:t>
      </w:r>
      <w:r w:rsidR="00800387" w:rsidRPr="00860957">
        <w:rPr>
          <w:rFonts w:ascii="Times New Roman" w:hAnsi="Times New Roman" w:cs="Times New Roman"/>
          <w:sz w:val="24"/>
          <w:szCs w:val="24"/>
        </w:rPr>
        <w:t xml:space="preserve"> ashtu siku</w:t>
      </w:r>
      <w:r w:rsidR="00C03875" w:rsidRPr="00860957">
        <w:rPr>
          <w:rFonts w:ascii="Times New Roman" w:hAnsi="Times New Roman" w:cs="Times New Roman"/>
          <w:sz w:val="24"/>
          <w:szCs w:val="24"/>
        </w:rPr>
        <w:t>r</w:t>
      </w:r>
      <w:r w:rsidR="00800387" w:rsidRPr="00860957">
        <w:rPr>
          <w:rFonts w:ascii="Times New Roman" w:hAnsi="Times New Roman" w:cs="Times New Roman"/>
          <w:sz w:val="24"/>
          <w:szCs w:val="24"/>
        </w:rPr>
        <w:t>se Komisioni</w:t>
      </w:r>
      <w:r w:rsidR="001724D0" w:rsidRPr="00860957">
        <w:rPr>
          <w:rFonts w:ascii="Times New Roman" w:hAnsi="Times New Roman" w:cs="Times New Roman"/>
          <w:sz w:val="24"/>
          <w:szCs w:val="24"/>
        </w:rPr>
        <w:t>,</w:t>
      </w:r>
      <w:r w:rsidR="00800387" w:rsidRPr="00860957">
        <w:rPr>
          <w:rFonts w:ascii="Times New Roman" w:hAnsi="Times New Roman" w:cs="Times New Roman"/>
          <w:sz w:val="24"/>
          <w:szCs w:val="24"/>
        </w:rPr>
        <w:t xml:space="preserve"> vler</w:t>
      </w:r>
      <w:r w:rsidR="001724D0" w:rsidRPr="00860957">
        <w:rPr>
          <w:rFonts w:ascii="Times New Roman" w:hAnsi="Times New Roman" w:cs="Times New Roman"/>
          <w:sz w:val="24"/>
          <w:szCs w:val="24"/>
        </w:rPr>
        <w:t>ë</w:t>
      </w:r>
      <w:r w:rsidR="00800387" w:rsidRPr="00860957">
        <w:rPr>
          <w:rFonts w:ascii="Times New Roman" w:hAnsi="Times New Roman" w:cs="Times New Roman"/>
          <w:sz w:val="24"/>
          <w:szCs w:val="24"/>
        </w:rPr>
        <w:t xml:space="preserve">son se </w:t>
      </w:r>
      <w:r w:rsidR="00EC24C9" w:rsidRPr="00860957">
        <w:rPr>
          <w:rFonts w:ascii="Times New Roman" w:hAnsi="Times New Roman" w:cs="Times New Roman"/>
          <w:sz w:val="24"/>
          <w:szCs w:val="24"/>
        </w:rPr>
        <w:t>megjith</w:t>
      </w:r>
      <w:r w:rsidR="00577E4D" w:rsidRPr="00860957">
        <w:rPr>
          <w:rFonts w:ascii="Times New Roman" w:hAnsi="Times New Roman" w:cs="Times New Roman"/>
          <w:sz w:val="24"/>
          <w:szCs w:val="24"/>
        </w:rPr>
        <w:t>ë</w:t>
      </w:r>
      <w:r w:rsidR="00EC24C9" w:rsidRPr="00860957">
        <w:rPr>
          <w:rFonts w:ascii="Times New Roman" w:hAnsi="Times New Roman" w:cs="Times New Roman"/>
          <w:sz w:val="24"/>
          <w:szCs w:val="24"/>
        </w:rPr>
        <w:t xml:space="preserve">se </w:t>
      </w:r>
      <w:r w:rsidR="00C03875" w:rsidRPr="00860957">
        <w:rPr>
          <w:rFonts w:ascii="Times New Roman" w:hAnsi="Times New Roman" w:cs="Times New Roman"/>
          <w:sz w:val="24"/>
          <w:szCs w:val="24"/>
        </w:rPr>
        <w:t>rezultojn</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 xml:space="preserve"> t</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 xml:space="preserve"> dh</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na n</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 xml:space="preserve"> lidhje me p</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rfitimin e shum</w:t>
      </w:r>
      <w:r w:rsidR="001724D0" w:rsidRPr="00860957">
        <w:rPr>
          <w:rFonts w:ascii="Times New Roman" w:hAnsi="Times New Roman" w:cs="Times New Roman"/>
          <w:sz w:val="24"/>
          <w:szCs w:val="24"/>
        </w:rPr>
        <w:t>ë</w:t>
      </w:r>
      <w:r w:rsidR="00C03875" w:rsidRPr="00860957">
        <w:rPr>
          <w:rFonts w:ascii="Times New Roman" w:hAnsi="Times New Roman" w:cs="Times New Roman"/>
          <w:sz w:val="24"/>
          <w:szCs w:val="24"/>
        </w:rPr>
        <w:t xml:space="preserve">s </w:t>
      </w:r>
      <w:r w:rsidR="00C03875" w:rsidRPr="00860957">
        <w:rPr>
          <w:rFonts w:ascii="Times New Roman" w:hAnsi="Times New Roman" w:cs="Times New Roman"/>
          <w:bCs/>
          <w:iCs/>
          <w:sz w:val="24"/>
          <w:szCs w:val="24"/>
        </w:rPr>
        <w:t>3.100.000 lek</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si e ardhur nga shitja e dy pasurive t</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paluajtshme nga babai i huadhënësit,</w:t>
      </w:r>
      <w:r w:rsidR="004D10E2" w:rsidRPr="00860957">
        <w:rPr>
          <w:rFonts w:ascii="Times New Roman" w:hAnsi="Times New Roman" w:cs="Times New Roman"/>
          <w:bCs/>
          <w:iCs/>
          <w:sz w:val="24"/>
          <w:szCs w:val="24"/>
        </w:rPr>
        <w:t xml:space="preserve"> k</w:t>
      </w:r>
      <w:r w:rsidR="001724D0" w:rsidRPr="00860957">
        <w:rPr>
          <w:rFonts w:ascii="Times New Roman" w:hAnsi="Times New Roman" w:cs="Times New Roman"/>
          <w:bCs/>
          <w:iCs/>
          <w:sz w:val="24"/>
          <w:szCs w:val="24"/>
        </w:rPr>
        <w:t>ë</w:t>
      </w:r>
      <w:r w:rsidR="004D10E2" w:rsidRPr="00860957">
        <w:rPr>
          <w:rFonts w:ascii="Times New Roman" w:hAnsi="Times New Roman" w:cs="Times New Roman"/>
          <w:bCs/>
          <w:iCs/>
          <w:sz w:val="24"/>
          <w:szCs w:val="24"/>
        </w:rPr>
        <w:t>to t</w:t>
      </w:r>
      <w:r w:rsidR="001724D0" w:rsidRPr="00860957">
        <w:rPr>
          <w:rFonts w:ascii="Times New Roman" w:hAnsi="Times New Roman" w:cs="Times New Roman"/>
          <w:bCs/>
          <w:iCs/>
          <w:sz w:val="24"/>
          <w:szCs w:val="24"/>
        </w:rPr>
        <w:t>ë</w:t>
      </w:r>
      <w:r w:rsidR="004D10E2" w:rsidRPr="00860957">
        <w:rPr>
          <w:rFonts w:ascii="Times New Roman" w:hAnsi="Times New Roman" w:cs="Times New Roman"/>
          <w:bCs/>
          <w:iCs/>
          <w:sz w:val="24"/>
          <w:szCs w:val="24"/>
        </w:rPr>
        <w:t xml:space="preserve"> ardhura jan</w:t>
      </w:r>
      <w:r w:rsidR="001724D0" w:rsidRPr="00860957">
        <w:rPr>
          <w:rFonts w:ascii="Times New Roman" w:hAnsi="Times New Roman" w:cs="Times New Roman"/>
          <w:bCs/>
          <w:iCs/>
          <w:sz w:val="24"/>
          <w:szCs w:val="24"/>
        </w:rPr>
        <w:t>ë</w:t>
      </w:r>
      <w:r w:rsidR="004D10E2" w:rsidRPr="00860957">
        <w:rPr>
          <w:rFonts w:ascii="Times New Roman" w:hAnsi="Times New Roman" w:cs="Times New Roman"/>
          <w:bCs/>
          <w:iCs/>
          <w:sz w:val="24"/>
          <w:szCs w:val="24"/>
        </w:rPr>
        <w:t xml:space="preserve"> </w:t>
      </w:r>
      <w:r w:rsidR="00484B41" w:rsidRPr="00860957">
        <w:rPr>
          <w:rFonts w:ascii="Times New Roman" w:hAnsi="Times New Roman" w:cs="Times New Roman"/>
          <w:bCs/>
          <w:iCs/>
          <w:sz w:val="24"/>
          <w:szCs w:val="24"/>
        </w:rPr>
        <w:t>përfituar</w:t>
      </w:r>
      <w:r w:rsidR="00C03875" w:rsidRPr="00860957">
        <w:rPr>
          <w:rFonts w:ascii="Times New Roman" w:hAnsi="Times New Roman" w:cs="Times New Roman"/>
          <w:bCs/>
          <w:iCs/>
          <w:sz w:val="24"/>
          <w:szCs w:val="24"/>
        </w:rPr>
        <w:t xml:space="preserve"> shum</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w:t>
      </w:r>
      <w:r w:rsidR="004D10E2" w:rsidRPr="00860957">
        <w:rPr>
          <w:rFonts w:ascii="Times New Roman" w:hAnsi="Times New Roman" w:cs="Times New Roman"/>
          <w:bCs/>
          <w:iCs/>
          <w:sz w:val="24"/>
          <w:szCs w:val="24"/>
        </w:rPr>
        <w:t>koh</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m</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par</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 nga dh</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nia e huas dhe </w:t>
      </w:r>
      <w:r w:rsidR="00135BDE" w:rsidRPr="00860957">
        <w:rPr>
          <w:rFonts w:ascii="Times New Roman" w:hAnsi="Times New Roman" w:cs="Times New Roman"/>
          <w:bCs/>
          <w:iCs/>
          <w:sz w:val="24"/>
          <w:szCs w:val="24"/>
        </w:rPr>
        <w:t>nuk dihet n</w:t>
      </w:r>
      <w:r w:rsidR="00B46FAF" w:rsidRPr="00860957">
        <w:rPr>
          <w:rFonts w:ascii="Times New Roman" w:hAnsi="Times New Roman" w:cs="Times New Roman"/>
          <w:bCs/>
          <w:iCs/>
          <w:sz w:val="24"/>
          <w:szCs w:val="24"/>
        </w:rPr>
        <w:t>ë</w:t>
      </w:r>
      <w:r w:rsidR="00135BDE" w:rsidRPr="00860957">
        <w:rPr>
          <w:rFonts w:ascii="Times New Roman" w:hAnsi="Times New Roman" w:cs="Times New Roman"/>
          <w:bCs/>
          <w:iCs/>
          <w:sz w:val="24"/>
          <w:szCs w:val="24"/>
        </w:rPr>
        <w:t>se</w:t>
      </w:r>
      <w:r w:rsidR="00C03875" w:rsidRPr="00860957">
        <w:rPr>
          <w:rFonts w:ascii="Times New Roman" w:hAnsi="Times New Roman" w:cs="Times New Roman"/>
          <w:bCs/>
          <w:iCs/>
          <w:sz w:val="24"/>
          <w:szCs w:val="24"/>
        </w:rPr>
        <w:t xml:space="preserve"> huadh</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n</w:t>
      </w:r>
      <w:r w:rsidR="001724D0" w:rsidRPr="00860957">
        <w:rPr>
          <w:rFonts w:ascii="Times New Roman" w:hAnsi="Times New Roman" w:cs="Times New Roman"/>
          <w:bCs/>
          <w:iCs/>
          <w:sz w:val="24"/>
          <w:szCs w:val="24"/>
        </w:rPr>
        <w:t>ë</w:t>
      </w:r>
      <w:r w:rsidR="00C03875" w:rsidRPr="00860957">
        <w:rPr>
          <w:rFonts w:ascii="Times New Roman" w:hAnsi="Times New Roman" w:cs="Times New Roman"/>
          <w:bCs/>
          <w:iCs/>
          <w:sz w:val="24"/>
          <w:szCs w:val="24"/>
        </w:rPr>
        <w:t xml:space="preserve">si ka </w:t>
      </w:r>
      <w:r w:rsidR="001724D0" w:rsidRPr="00860957">
        <w:rPr>
          <w:rFonts w:ascii="Times New Roman" w:hAnsi="Times New Roman" w:cs="Times New Roman"/>
          <w:bCs/>
          <w:iCs/>
          <w:sz w:val="24"/>
          <w:szCs w:val="24"/>
        </w:rPr>
        <w:t>përfituar</w:t>
      </w:r>
      <w:r w:rsidR="00C03875" w:rsidRPr="00860957">
        <w:rPr>
          <w:rFonts w:ascii="Times New Roman" w:hAnsi="Times New Roman" w:cs="Times New Roman"/>
          <w:bCs/>
          <w:iCs/>
          <w:sz w:val="24"/>
          <w:szCs w:val="24"/>
        </w:rPr>
        <w:t xml:space="preserve"> </w:t>
      </w:r>
      <w:r w:rsidR="004D10E2" w:rsidRPr="00860957">
        <w:rPr>
          <w:rFonts w:ascii="Times New Roman" w:hAnsi="Times New Roman" w:cs="Times New Roman"/>
          <w:bCs/>
          <w:iCs/>
          <w:sz w:val="24"/>
          <w:szCs w:val="24"/>
        </w:rPr>
        <w:t>nga k</w:t>
      </w:r>
      <w:r w:rsidR="001724D0" w:rsidRPr="00860957">
        <w:rPr>
          <w:rFonts w:ascii="Times New Roman" w:hAnsi="Times New Roman" w:cs="Times New Roman"/>
          <w:bCs/>
          <w:iCs/>
          <w:sz w:val="24"/>
          <w:szCs w:val="24"/>
        </w:rPr>
        <w:t>ë</w:t>
      </w:r>
      <w:r w:rsidR="004D10E2" w:rsidRPr="00860957">
        <w:rPr>
          <w:rFonts w:ascii="Times New Roman" w:hAnsi="Times New Roman" w:cs="Times New Roman"/>
          <w:bCs/>
          <w:iCs/>
          <w:sz w:val="24"/>
          <w:szCs w:val="24"/>
        </w:rPr>
        <w:t>to t</w:t>
      </w:r>
      <w:r w:rsidR="001724D0" w:rsidRPr="00860957">
        <w:rPr>
          <w:rFonts w:ascii="Times New Roman" w:hAnsi="Times New Roman" w:cs="Times New Roman"/>
          <w:bCs/>
          <w:iCs/>
          <w:sz w:val="24"/>
          <w:szCs w:val="24"/>
        </w:rPr>
        <w:t>ë</w:t>
      </w:r>
      <w:r w:rsidR="004D10E2" w:rsidRPr="00860957">
        <w:rPr>
          <w:rFonts w:ascii="Times New Roman" w:hAnsi="Times New Roman" w:cs="Times New Roman"/>
          <w:bCs/>
          <w:iCs/>
          <w:sz w:val="24"/>
          <w:szCs w:val="24"/>
        </w:rPr>
        <w:t xml:space="preserve"> ardhura</w:t>
      </w:r>
      <w:r w:rsidR="00135BDE" w:rsidRPr="00860957">
        <w:rPr>
          <w:rFonts w:ascii="Times New Roman" w:hAnsi="Times New Roman" w:cs="Times New Roman"/>
          <w:bCs/>
          <w:iCs/>
          <w:sz w:val="24"/>
          <w:szCs w:val="24"/>
        </w:rPr>
        <w:t xml:space="preserve"> dhe n</w:t>
      </w:r>
      <w:r w:rsidR="00B46FAF" w:rsidRPr="00860957">
        <w:rPr>
          <w:rFonts w:ascii="Times New Roman" w:hAnsi="Times New Roman" w:cs="Times New Roman"/>
          <w:bCs/>
          <w:iCs/>
          <w:sz w:val="24"/>
          <w:szCs w:val="24"/>
        </w:rPr>
        <w:t>ë</w:t>
      </w:r>
      <w:r w:rsidR="00135BDE" w:rsidRPr="00860957">
        <w:rPr>
          <w:rFonts w:ascii="Times New Roman" w:hAnsi="Times New Roman" w:cs="Times New Roman"/>
          <w:bCs/>
          <w:iCs/>
          <w:sz w:val="24"/>
          <w:szCs w:val="24"/>
        </w:rPr>
        <w:t xml:space="preserve"> çfarë mase. </w:t>
      </w:r>
      <w:r w:rsidR="00AE66B3" w:rsidRPr="00860957">
        <w:rPr>
          <w:rFonts w:ascii="Times New Roman" w:hAnsi="Times New Roman" w:cs="Times New Roman"/>
          <w:bCs/>
          <w:iCs/>
          <w:sz w:val="24"/>
          <w:szCs w:val="24"/>
        </w:rPr>
        <w:t>Sa më sipër</w:t>
      </w:r>
      <w:ins w:id="464" w:author="Admin" w:date="2025-07-08T11:03:00Z">
        <w:r w:rsidR="005C12E2">
          <w:rPr>
            <w:rFonts w:ascii="Times New Roman" w:hAnsi="Times New Roman" w:cs="Times New Roman"/>
            <w:bCs/>
            <w:iCs/>
            <w:sz w:val="24"/>
            <w:szCs w:val="24"/>
          </w:rPr>
          <w:t>,</w:t>
        </w:r>
      </w:ins>
      <w:r w:rsidR="00AE66B3" w:rsidRPr="00860957">
        <w:rPr>
          <w:rFonts w:ascii="Times New Roman" w:hAnsi="Times New Roman" w:cs="Times New Roman"/>
          <w:bCs/>
          <w:iCs/>
          <w:sz w:val="24"/>
          <w:szCs w:val="24"/>
        </w:rPr>
        <w:t xml:space="preserve"> NJSHL e gjen të mbështetur qëndrimin e Komisionit në lidhje me të ardhurat e përfituara nga shitja e pasurive të babit të huadhënësit.  </w:t>
      </w:r>
    </w:p>
    <w:p w14:paraId="4AAD8499" w14:textId="77777777" w:rsidR="00B46FAF" w:rsidRPr="00860957" w:rsidRDefault="00B46FAF" w:rsidP="00C03AA8">
      <w:pPr>
        <w:pStyle w:val="ListParagraph"/>
        <w:spacing w:after="0" w:line="240" w:lineRule="auto"/>
        <w:ind w:left="0"/>
        <w:jc w:val="both"/>
        <w:rPr>
          <w:rFonts w:ascii="Times New Roman" w:hAnsi="Times New Roman" w:cs="Times New Roman"/>
          <w:sz w:val="16"/>
          <w:szCs w:val="16"/>
        </w:rPr>
      </w:pPr>
    </w:p>
    <w:p w14:paraId="4C370C39" w14:textId="49182E26" w:rsidR="00FC0052" w:rsidRDefault="00135BDE" w:rsidP="00EC7B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Pavar</w:t>
      </w:r>
      <w:r w:rsidR="00B46FAF" w:rsidRPr="00860957">
        <w:rPr>
          <w:rFonts w:ascii="Times New Roman" w:hAnsi="Times New Roman" w:cs="Times New Roman"/>
          <w:sz w:val="24"/>
          <w:szCs w:val="24"/>
        </w:rPr>
        <w:t>ë</w:t>
      </w:r>
      <w:r w:rsidRPr="00860957">
        <w:rPr>
          <w:rFonts w:ascii="Times New Roman" w:hAnsi="Times New Roman" w:cs="Times New Roman"/>
          <w:sz w:val="24"/>
          <w:szCs w:val="24"/>
        </w:rPr>
        <w:t>sisht sa m</w:t>
      </w:r>
      <w:r w:rsidR="00B46FAF" w:rsidRPr="00860957">
        <w:rPr>
          <w:rFonts w:ascii="Times New Roman" w:hAnsi="Times New Roman" w:cs="Times New Roman"/>
          <w:sz w:val="24"/>
          <w:szCs w:val="24"/>
        </w:rPr>
        <w:t>ë</w:t>
      </w:r>
      <w:r w:rsidRPr="00860957">
        <w:rPr>
          <w:rFonts w:ascii="Times New Roman" w:hAnsi="Times New Roman" w:cs="Times New Roman"/>
          <w:sz w:val="24"/>
          <w:szCs w:val="24"/>
        </w:rPr>
        <w:t xml:space="preserve"> lart, </w:t>
      </w:r>
      <w:r w:rsidR="00FB1B75" w:rsidRPr="00860957">
        <w:rPr>
          <w:rFonts w:ascii="Times New Roman" w:hAnsi="Times New Roman" w:cs="Times New Roman"/>
          <w:sz w:val="24"/>
          <w:szCs w:val="24"/>
        </w:rPr>
        <w:t>n</w:t>
      </w:r>
      <w:r w:rsidR="00335D72" w:rsidRPr="00860957">
        <w:rPr>
          <w:rFonts w:ascii="Times New Roman" w:hAnsi="Times New Roman" w:cs="Times New Roman"/>
          <w:sz w:val="24"/>
          <w:szCs w:val="24"/>
        </w:rPr>
        <w:t>ë</w:t>
      </w:r>
      <w:r w:rsidR="00FB1B75" w:rsidRPr="00860957">
        <w:rPr>
          <w:rFonts w:ascii="Times New Roman" w:hAnsi="Times New Roman" w:cs="Times New Roman"/>
          <w:sz w:val="24"/>
          <w:szCs w:val="24"/>
        </w:rPr>
        <w:t xml:space="preserve"> </w:t>
      </w:r>
      <w:r w:rsidR="00B46FAF" w:rsidRPr="00860957">
        <w:rPr>
          <w:rFonts w:ascii="Times New Roman" w:hAnsi="Times New Roman" w:cs="Times New Roman"/>
          <w:sz w:val="24"/>
          <w:szCs w:val="24"/>
        </w:rPr>
        <w:t>k</w:t>
      </w:r>
      <w:r w:rsidR="00FB1B75" w:rsidRPr="00860957">
        <w:rPr>
          <w:rFonts w:ascii="Times New Roman" w:hAnsi="Times New Roman" w:cs="Times New Roman"/>
          <w:sz w:val="24"/>
          <w:szCs w:val="24"/>
        </w:rPr>
        <w:t>onsiderat</w:t>
      </w:r>
      <w:r w:rsidR="00335D72" w:rsidRPr="00860957">
        <w:rPr>
          <w:rFonts w:ascii="Times New Roman" w:hAnsi="Times New Roman" w:cs="Times New Roman"/>
          <w:sz w:val="24"/>
          <w:szCs w:val="24"/>
        </w:rPr>
        <w:t>ë</w:t>
      </w:r>
      <w:r w:rsidR="00B46FAF" w:rsidRPr="00860957">
        <w:rPr>
          <w:rFonts w:ascii="Times New Roman" w:hAnsi="Times New Roman" w:cs="Times New Roman"/>
          <w:sz w:val="24"/>
          <w:szCs w:val="24"/>
        </w:rPr>
        <w:t xml:space="preserve"> </w:t>
      </w:r>
      <w:r w:rsidR="00577E4D" w:rsidRPr="00860957">
        <w:rPr>
          <w:rFonts w:ascii="Times New Roman" w:hAnsi="Times New Roman" w:cs="Times New Roman"/>
          <w:sz w:val="24"/>
          <w:szCs w:val="24"/>
        </w:rPr>
        <w:t xml:space="preserve">të </w:t>
      </w:r>
      <w:r w:rsidR="00B46FAF" w:rsidRPr="00860957">
        <w:rPr>
          <w:rFonts w:ascii="Times New Roman" w:hAnsi="Times New Roman" w:cs="Times New Roman"/>
          <w:sz w:val="24"/>
          <w:szCs w:val="24"/>
        </w:rPr>
        <w:t>fakti</w:t>
      </w:r>
      <w:r w:rsidR="00577E4D" w:rsidRPr="00860957">
        <w:rPr>
          <w:rFonts w:ascii="Times New Roman" w:hAnsi="Times New Roman" w:cs="Times New Roman"/>
          <w:sz w:val="24"/>
          <w:szCs w:val="24"/>
        </w:rPr>
        <w:t xml:space="preserve">t </w:t>
      </w:r>
      <w:r w:rsidR="00FB1B75" w:rsidRPr="00860957">
        <w:rPr>
          <w:rFonts w:ascii="Times New Roman" w:hAnsi="Times New Roman" w:cs="Times New Roman"/>
          <w:sz w:val="24"/>
          <w:szCs w:val="24"/>
        </w:rPr>
        <w:t xml:space="preserve">se </w:t>
      </w:r>
      <w:r w:rsidR="00B46FAF" w:rsidRPr="00860957">
        <w:rPr>
          <w:rFonts w:ascii="Times New Roman" w:hAnsi="Times New Roman" w:cs="Times New Roman"/>
          <w:sz w:val="24"/>
          <w:szCs w:val="24"/>
        </w:rPr>
        <w:t xml:space="preserve">Komisioni nuk e ka ngarkuar me përgjegjësi subjektin në lidhje me mungesën e të ardhurave në shumën 1.200.000 lekë dhe konkluzioni për mungesë të burimeve financiare të ligjshme nuk është renditur ndër </w:t>
      </w:r>
      <w:r w:rsidR="00FB1B75" w:rsidRPr="00860957">
        <w:rPr>
          <w:rFonts w:ascii="Times New Roman" w:hAnsi="Times New Roman" w:cs="Times New Roman"/>
          <w:sz w:val="24"/>
          <w:szCs w:val="24"/>
        </w:rPr>
        <w:t>shkaqet t</w:t>
      </w:r>
      <w:r w:rsidR="00335D72" w:rsidRPr="00860957">
        <w:rPr>
          <w:rFonts w:ascii="Times New Roman" w:hAnsi="Times New Roman" w:cs="Times New Roman"/>
          <w:sz w:val="24"/>
          <w:szCs w:val="24"/>
        </w:rPr>
        <w:t>ë</w:t>
      </w:r>
      <w:r w:rsidR="00FB1B75" w:rsidRPr="00860957">
        <w:rPr>
          <w:rFonts w:ascii="Times New Roman" w:hAnsi="Times New Roman" w:cs="Times New Roman"/>
          <w:sz w:val="24"/>
          <w:szCs w:val="24"/>
        </w:rPr>
        <w:t xml:space="preserve"> cilat kan</w:t>
      </w:r>
      <w:r w:rsidR="00335D72" w:rsidRPr="00860957">
        <w:rPr>
          <w:rFonts w:ascii="Times New Roman" w:hAnsi="Times New Roman" w:cs="Times New Roman"/>
          <w:sz w:val="24"/>
          <w:szCs w:val="24"/>
        </w:rPr>
        <w:t>ë</w:t>
      </w:r>
      <w:r w:rsidR="00FB1B75" w:rsidRPr="00860957">
        <w:rPr>
          <w:rFonts w:ascii="Times New Roman" w:hAnsi="Times New Roman" w:cs="Times New Roman"/>
          <w:sz w:val="24"/>
          <w:szCs w:val="24"/>
        </w:rPr>
        <w:t xml:space="preserve"> ndikuar n</w:t>
      </w:r>
      <w:r w:rsidR="00335D72" w:rsidRPr="00860957">
        <w:rPr>
          <w:rFonts w:ascii="Times New Roman" w:hAnsi="Times New Roman" w:cs="Times New Roman"/>
          <w:sz w:val="24"/>
          <w:szCs w:val="24"/>
        </w:rPr>
        <w:t>ë</w:t>
      </w:r>
      <w:r w:rsidR="00FB1B75" w:rsidRPr="00860957">
        <w:rPr>
          <w:rFonts w:ascii="Times New Roman" w:hAnsi="Times New Roman" w:cs="Times New Roman"/>
          <w:sz w:val="24"/>
          <w:szCs w:val="24"/>
        </w:rPr>
        <w:t xml:space="preserve"> vler</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simit se subjekti i rivler</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simit ka cenuar besimin e publikut te sistemi i drejt</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sis</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 xml:space="preserve">, </w:t>
      </w:r>
      <w:r w:rsidR="00577E4D" w:rsidRPr="00860957">
        <w:rPr>
          <w:rFonts w:ascii="Times New Roman" w:hAnsi="Times New Roman" w:cs="Times New Roman"/>
          <w:sz w:val="24"/>
          <w:szCs w:val="24"/>
        </w:rPr>
        <w:t>NJSHL vlerëson se</w:t>
      </w:r>
      <w:r w:rsidRPr="00860957">
        <w:rPr>
          <w:rFonts w:ascii="Times New Roman" w:hAnsi="Times New Roman" w:cs="Times New Roman"/>
          <w:sz w:val="24"/>
          <w:szCs w:val="24"/>
        </w:rPr>
        <w:t xml:space="preserve"> </w:t>
      </w:r>
      <w:r w:rsidR="00942155" w:rsidRPr="00860957">
        <w:rPr>
          <w:rFonts w:ascii="Times New Roman" w:hAnsi="Times New Roman" w:cs="Times New Roman"/>
          <w:sz w:val="24"/>
          <w:szCs w:val="24"/>
        </w:rPr>
        <w:t>analiz</w:t>
      </w:r>
      <w:r w:rsidRPr="00860957">
        <w:rPr>
          <w:rFonts w:ascii="Times New Roman" w:hAnsi="Times New Roman" w:cs="Times New Roman"/>
          <w:sz w:val="24"/>
          <w:szCs w:val="24"/>
        </w:rPr>
        <w:t>a</w:t>
      </w:r>
      <w:r w:rsidR="00942155" w:rsidRPr="00860957">
        <w:rPr>
          <w:rFonts w:ascii="Times New Roman" w:hAnsi="Times New Roman" w:cs="Times New Roman"/>
          <w:sz w:val="24"/>
          <w:szCs w:val="24"/>
        </w:rPr>
        <w:t xml:space="preserve"> e m</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tejshme n</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 xml:space="preserve"> lidhje me k</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t</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 xml:space="preserve"> shkak ankimi konsiderohet pa pesh</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 xml:space="preserve"> p</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r vendimmarrjen n</w:t>
      </w:r>
      <w:r w:rsidR="00335D72" w:rsidRPr="00860957">
        <w:rPr>
          <w:rFonts w:ascii="Times New Roman" w:hAnsi="Times New Roman" w:cs="Times New Roman"/>
          <w:sz w:val="24"/>
          <w:szCs w:val="24"/>
        </w:rPr>
        <w:t>ë</w:t>
      </w:r>
      <w:r w:rsidR="00942155" w:rsidRPr="00860957">
        <w:rPr>
          <w:rFonts w:ascii="Times New Roman" w:hAnsi="Times New Roman" w:cs="Times New Roman"/>
          <w:sz w:val="24"/>
          <w:szCs w:val="24"/>
        </w:rPr>
        <w:t xml:space="preserve"> </w:t>
      </w:r>
      <w:r w:rsidRPr="00860957">
        <w:rPr>
          <w:rFonts w:ascii="Times New Roman" w:hAnsi="Times New Roman" w:cs="Times New Roman"/>
          <w:sz w:val="24"/>
          <w:szCs w:val="24"/>
        </w:rPr>
        <w:t>K</w:t>
      </w:r>
      <w:r w:rsidR="00942155" w:rsidRPr="00860957">
        <w:rPr>
          <w:rFonts w:ascii="Times New Roman" w:hAnsi="Times New Roman" w:cs="Times New Roman"/>
          <w:sz w:val="24"/>
          <w:szCs w:val="24"/>
        </w:rPr>
        <w:t>olegj</w:t>
      </w:r>
      <w:r w:rsidR="00B46FAF" w:rsidRPr="00860957">
        <w:rPr>
          <w:rFonts w:ascii="Times New Roman" w:hAnsi="Times New Roman" w:cs="Times New Roman"/>
          <w:sz w:val="24"/>
          <w:szCs w:val="24"/>
        </w:rPr>
        <w:t>.</w:t>
      </w:r>
      <w:del w:id="465" w:author="Admin" w:date="2025-07-08T11:03:00Z">
        <w:r w:rsidR="00577E4D" w:rsidRPr="007038D9">
          <w:rPr>
            <w:rFonts w:ascii="Times New Roman" w:hAnsi="Times New Roman" w:cs="Times New Roman"/>
            <w:sz w:val="24"/>
            <w:szCs w:val="24"/>
          </w:rPr>
          <w:delText xml:space="preserve"> </w:delText>
        </w:r>
      </w:del>
    </w:p>
    <w:p w14:paraId="6E3D445A" w14:textId="77777777" w:rsidR="00685DD0" w:rsidRPr="00685DD0" w:rsidRDefault="00685DD0" w:rsidP="00685DD0">
      <w:pPr>
        <w:pStyle w:val="ListParagraph"/>
        <w:spacing w:after="0" w:line="240" w:lineRule="auto"/>
        <w:ind w:left="0"/>
        <w:jc w:val="both"/>
        <w:rPr>
          <w:rFonts w:ascii="Times New Roman" w:hAnsi="Times New Roman"/>
          <w:sz w:val="12"/>
          <w:rPrChange w:id="466" w:author="Admin" w:date="2025-07-08T11:03:00Z">
            <w:rPr>
              <w:rFonts w:ascii="Times New Roman" w:hAnsi="Times New Roman"/>
              <w:i/>
              <w:sz w:val="16"/>
            </w:rPr>
          </w:rPrChange>
        </w:rPr>
        <w:pPrChange w:id="467" w:author="Admin" w:date="2025-07-08T11:03:00Z">
          <w:pPr>
            <w:spacing w:after="0" w:line="240" w:lineRule="auto"/>
            <w:jc w:val="both"/>
          </w:pPr>
        </w:pPrChange>
      </w:pPr>
    </w:p>
    <w:p w14:paraId="6A555E6F" w14:textId="3FAF4AEF" w:rsidR="00903EAD" w:rsidRPr="00860957" w:rsidRDefault="00FC0052" w:rsidP="00C03AA8">
      <w:pPr>
        <w:pStyle w:val="ListParagraph"/>
        <w:spacing w:after="0" w:line="240" w:lineRule="auto"/>
        <w:ind w:left="0"/>
        <w:jc w:val="both"/>
        <w:rPr>
          <w:rFonts w:ascii="Times New Roman" w:hAnsi="Times New Roman" w:cs="Times New Roman"/>
          <w:b/>
          <w:bCs/>
          <w:i/>
          <w:iCs/>
          <w:sz w:val="24"/>
          <w:szCs w:val="24"/>
        </w:rPr>
      </w:pPr>
      <w:del w:id="468" w:author="Admin" w:date="2025-07-08T11:03:00Z">
        <w:r w:rsidRPr="007038D9">
          <w:rPr>
            <w:rFonts w:ascii="Times New Roman" w:hAnsi="Times New Roman" w:cs="Times New Roman"/>
            <w:b/>
            <w:bCs/>
            <w:i/>
            <w:iCs/>
            <w:sz w:val="24"/>
            <w:szCs w:val="24"/>
          </w:rPr>
          <w:delText>Vler</w:delText>
        </w:r>
        <w:r w:rsidR="00AF1E41" w:rsidRPr="007038D9">
          <w:rPr>
            <w:rFonts w:ascii="Times New Roman" w:hAnsi="Times New Roman" w:cs="Times New Roman"/>
            <w:b/>
            <w:bCs/>
            <w:i/>
            <w:iCs/>
            <w:sz w:val="24"/>
            <w:szCs w:val="24"/>
          </w:rPr>
          <w:delText>ë</w:delText>
        </w:r>
        <w:r w:rsidRPr="007038D9">
          <w:rPr>
            <w:rFonts w:ascii="Times New Roman" w:hAnsi="Times New Roman" w:cs="Times New Roman"/>
            <w:b/>
            <w:bCs/>
            <w:i/>
            <w:iCs/>
            <w:sz w:val="24"/>
            <w:szCs w:val="24"/>
          </w:rPr>
          <w:delText>simi</w:delText>
        </w:r>
      </w:del>
      <w:ins w:id="469" w:author="Admin" w:date="2025-07-08T11:03:00Z">
        <w:r w:rsidRPr="00860957">
          <w:rPr>
            <w:rFonts w:ascii="Times New Roman" w:hAnsi="Times New Roman" w:cs="Times New Roman"/>
            <w:b/>
            <w:bCs/>
            <w:i/>
            <w:iCs/>
            <w:sz w:val="24"/>
            <w:szCs w:val="24"/>
          </w:rPr>
          <w:t>Vler</w:t>
        </w:r>
        <w:r w:rsidR="00AF1E41"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sim</w:t>
        </w:r>
      </w:ins>
      <w:r w:rsidR="003D67A9">
        <w:rPr>
          <w:rFonts w:ascii="Times New Roman" w:hAnsi="Times New Roman" w:cs="Times New Roman"/>
          <w:b/>
          <w:bCs/>
          <w:i/>
          <w:iCs/>
          <w:sz w:val="24"/>
          <w:szCs w:val="24"/>
        </w:rPr>
        <w:t xml:space="preserve"> </w:t>
      </w:r>
      <w:r w:rsidRPr="00860957">
        <w:rPr>
          <w:rFonts w:ascii="Times New Roman" w:hAnsi="Times New Roman" w:cs="Times New Roman"/>
          <w:b/>
          <w:bCs/>
          <w:i/>
          <w:iCs/>
          <w:sz w:val="24"/>
          <w:szCs w:val="24"/>
        </w:rPr>
        <w:t>i shkaqeve t</w:t>
      </w:r>
      <w:r w:rsidR="00AF1E41"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 ankimit n</w:t>
      </w:r>
      <w:r w:rsidR="00AF1E41"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 lidhje me</w:t>
      </w:r>
      <w:r w:rsidR="00225E06" w:rsidRPr="00860957">
        <w:rPr>
          <w:rFonts w:ascii="Times New Roman" w:hAnsi="Times New Roman" w:cs="Times New Roman"/>
          <w:b/>
          <w:bCs/>
          <w:i/>
          <w:iCs/>
          <w:sz w:val="24"/>
          <w:szCs w:val="24"/>
        </w:rPr>
        <w:t xml:space="preserve"> kriterin e</w:t>
      </w:r>
      <w:r w:rsidRPr="00860957">
        <w:rPr>
          <w:rFonts w:ascii="Times New Roman" w:hAnsi="Times New Roman" w:cs="Times New Roman"/>
          <w:b/>
          <w:bCs/>
          <w:i/>
          <w:iCs/>
          <w:sz w:val="24"/>
          <w:szCs w:val="24"/>
        </w:rPr>
        <w:t xml:space="preserve"> kontrolli</w:t>
      </w:r>
      <w:r w:rsidR="00225E06" w:rsidRPr="00860957">
        <w:rPr>
          <w:rFonts w:ascii="Times New Roman" w:hAnsi="Times New Roman" w:cs="Times New Roman"/>
          <w:b/>
          <w:bCs/>
          <w:i/>
          <w:iCs/>
          <w:sz w:val="24"/>
          <w:szCs w:val="24"/>
        </w:rPr>
        <w:t>t</w:t>
      </w:r>
      <w:r w:rsidRPr="00860957">
        <w:rPr>
          <w:rFonts w:ascii="Times New Roman" w:hAnsi="Times New Roman" w:cs="Times New Roman"/>
          <w:b/>
          <w:bCs/>
          <w:i/>
          <w:iCs/>
          <w:sz w:val="24"/>
          <w:szCs w:val="24"/>
        </w:rPr>
        <w:t xml:space="preserve"> </w:t>
      </w:r>
      <w:r w:rsidR="00225E06" w:rsidRPr="00860957">
        <w:rPr>
          <w:rFonts w:ascii="Times New Roman" w:hAnsi="Times New Roman" w:cs="Times New Roman"/>
          <w:b/>
          <w:bCs/>
          <w:i/>
          <w:iCs/>
          <w:sz w:val="24"/>
          <w:szCs w:val="24"/>
        </w:rPr>
        <w:t>t</w:t>
      </w:r>
      <w:r w:rsidR="00406B13"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 figur</w:t>
      </w:r>
      <w:r w:rsidR="00AF1E41"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s </w:t>
      </w:r>
    </w:p>
    <w:p w14:paraId="02B9EB79" w14:textId="77777777" w:rsidR="00D20A38" w:rsidRPr="0041430F" w:rsidRDefault="00D20A38" w:rsidP="00C03AA8">
      <w:pPr>
        <w:pStyle w:val="ListParagraph"/>
        <w:spacing w:after="0" w:line="240" w:lineRule="auto"/>
        <w:ind w:left="0"/>
        <w:jc w:val="both"/>
        <w:rPr>
          <w:rFonts w:ascii="Times New Roman" w:hAnsi="Times New Roman"/>
          <w:sz w:val="10"/>
          <w:rPrChange w:id="470" w:author="Admin" w:date="2025-07-08T11:03:00Z">
            <w:rPr>
              <w:rFonts w:ascii="Times New Roman" w:hAnsi="Times New Roman"/>
              <w:sz w:val="16"/>
            </w:rPr>
          </w:rPrChange>
        </w:rPr>
      </w:pPr>
    </w:p>
    <w:p w14:paraId="188DE5A4" w14:textId="42DA9894" w:rsidR="00C13A3F" w:rsidRPr="00860957" w:rsidRDefault="00225E06"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sz w:val="24"/>
          <w:szCs w:val="24"/>
        </w:rPr>
        <w:t xml:space="preserve">DSIK-ja ka kryer kontrollin e figurës së subjektit të rivlerësimit me anë të verifikimit të deklarimeve dhe të dhënave të tjera, me qëllim që të identifikohet nëse subjekti i rivlerësimit ka kontakte të papërshtatshme me personat e përfshirë në krimin e organizuar, sipas parimeve dhe kushteve të parashikuara në nenin DH të Aneksit të Kushtetutës dhe ligjit nr. 84/2016. Për këtë qëllim, DSIK-ja ka dërguar një raport me shkresën nr. </w:t>
      </w:r>
      <w:r w:rsidR="00BD13BC" w:rsidRPr="00860957">
        <w:rPr>
          <w:rFonts w:ascii="Times New Roman" w:hAnsi="Times New Roman" w:cs="Times New Roman"/>
          <w:sz w:val="24"/>
          <w:szCs w:val="24"/>
        </w:rPr>
        <w:t>12343</w:t>
      </w:r>
      <w:r w:rsidRPr="00860957">
        <w:rPr>
          <w:rFonts w:ascii="Times New Roman" w:hAnsi="Times New Roman" w:cs="Times New Roman"/>
          <w:sz w:val="24"/>
          <w:szCs w:val="24"/>
        </w:rPr>
        <w:t xml:space="preserve"> prot., datë 2.11.2017, për subjektin e rivlerësimit, i </w:t>
      </w:r>
      <w:proofErr w:type="spellStart"/>
      <w:r w:rsidRPr="00860957">
        <w:rPr>
          <w:rFonts w:ascii="Times New Roman" w:hAnsi="Times New Roman" w:cs="Times New Roman"/>
          <w:sz w:val="24"/>
          <w:szCs w:val="24"/>
        </w:rPr>
        <w:t>deklasifikuar</w:t>
      </w:r>
      <w:proofErr w:type="spellEnd"/>
      <w:r w:rsidRPr="00860957">
        <w:rPr>
          <w:rFonts w:ascii="Times New Roman" w:hAnsi="Times New Roman" w:cs="Times New Roman"/>
          <w:sz w:val="24"/>
          <w:szCs w:val="24"/>
        </w:rPr>
        <w:t xml:space="preserve"> plotësisht me vendimin nr. </w:t>
      </w:r>
      <w:r w:rsidR="00BD13BC" w:rsidRPr="00860957">
        <w:rPr>
          <w:rFonts w:ascii="Times New Roman" w:hAnsi="Times New Roman" w:cs="Times New Roman"/>
          <w:sz w:val="24"/>
          <w:szCs w:val="24"/>
        </w:rPr>
        <w:t>50</w:t>
      </w:r>
      <w:r w:rsidRPr="00860957">
        <w:rPr>
          <w:rFonts w:ascii="Times New Roman" w:hAnsi="Times New Roman" w:cs="Times New Roman"/>
          <w:sz w:val="24"/>
          <w:szCs w:val="24"/>
        </w:rPr>
        <w:t>, datë 6.2.2020, të KDZH-së, në përputhje me nenin 39 të ligjit nr. 84/2016, sipas të cilit grupi i punës pranë DSIK-së ka arritur në konkluzionin për përshtatshmërinë e vazhdimit të detyrës.</w:t>
      </w:r>
      <w:r w:rsidR="00C13A3F" w:rsidRPr="00860957">
        <w:rPr>
          <w:rFonts w:ascii="Times New Roman" w:hAnsi="Times New Roman" w:cs="Times New Roman"/>
          <w:b/>
          <w:bCs/>
          <w:i/>
          <w:iCs/>
          <w:sz w:val="24"/>
          <w:szCs w:val="24"/>
        </w:rPr>
        <w:t xml:space="preserve"> </w:t>
      </w:r>
      <w:r w:rsidRPr="00860957">
        <w:rPr>
          <w:rFonts w:ascii="Times New Roman" w:hAnsi="Times New Roman" w:cs="Times New Roman"/>
          <w:sz w:val="24"/>
          <w:szCs w:val="24"/>
        </w:rPr>
        <w:t xml:space="preserve">Në funksion të një hetimi të pavarur, nisur edhe nga informacionet </w:t>
      </w:r>
      <w:proofErr w:type="spellStart"/>
      <w:r w:rsidRPr="00860957">
        <w:rPr>
          <w:rFonts w:ascii="Times New Roman" w:hAnsi="Times New Roman" w:cs="Times New Roman"/>
          <w:sz w:val="24"/>
          <w:szCs w:val="24"/>
        </w:rPr>
        <w:t>konfidenciale</w:t>
      </w:r>
      <w:proofErr w:type="spellEnd"/>
      <w:r w:rsidRPr="00860957">
        <w:rPr>
          <w:rFonts w:ascii="Times New Roman" w:hAnsi="Times New Roman" w:cs="Times New Roman"/>
          <w:sz w:val="24"/>
          <w:szCs w:val="24"/>
        </w:rPr>
        <w:t xml:space="preserve"> të organeve </w:t>
      </w:r>
      <w:proofErr w:type="spellStart"/>
      <w:r w:rsidRPr="00860957">
        <w:rPr>
          <w:rFonts w:ascii="Times New Roman" w:hAnsi="Times New Roman" w:cs="Times New Roman"/>
          <w:sz w:val="24"/>
          <w:szCs w:val="24"/>
        </w:rPr>
        <w:t>ligjzbatuese</w:t>
      </w:r>
      <w:proofErr w:type="spellEnd"/>
      <w:r w:rsidRPr="00860957">
        <w:rPr>
          <w:rFonts w:ascii="Times New Roman" w:hAnsi="Times New Roman" w:cs="Times New Roman"/>
          <w:sz w:val="24"/>
          <w:szCs w:val="24"/>
        </w:rPr>
        <w:t>, Komisioni ka kërkuar përditësimin e informacionit nga DSIK-ja. Në përgjigje të kërkesës, ky institucion ka përcjellë raportin</w:t>
      </w:r>
      <w:r w:rsidR="00C13A3F" w:rsidRPr="00860957">
        <w:rPr>
          <w:rStyle w:val="FootnoteReference"/>
          <w:rFonts w:ascii="Times New Roman" w:hAnsi="Times New Roman" w:cs="Times New Roman"/>
          <w:sz w:val="24"/>
          <w:szCs w:val="24"/>
        </w:rPr>
        <w:footnoteReference w:id="46"/>
      </w:r>
      <w:r w:rsidRPr="00860957">
        <w:rPr>
          <w:rFonts w:ascii="Times New Roman" w:hAnsi="Times New Roman" w:cs="Times New Roman"/>
          <w:sz w:val="24"/>
          <w:szCs w:val="24"/>
        </w:rPr>
        <w:t xml:space="preserve"> nr. </w:t>
      </w:r>
      <w:r w:rsidR="00BD13BC" w:rsidRPr="00860957">
        <w:rPr>
          <w:rFonts w:ascii="Times New Roman" w:hAnsi="Times New Roman" w:cs="Times New Roman"/>
          <w:sz w:val="24"/>
          <w:szCs w:val="24"/>
        </w:rPr>
        <w:t>9188</w:t>
      </w:r>
      <w:r w:rsidRPr="00860957">
        <w:rPr>
          <w:rFonts w:ascii="Times New Roman" w:hAnsi="Times New Roman" w:cs="Times New Roman"/>
          <w:sz w:val="24"/>
          <w:szCs w:val="24"/>
        </w:rPr>
        <w:t xml:space="preserve"> prot., datë 10.10.2022, për kontrollin e figurës për subjektin e rivlerësimit Saimir </w:t>
      </w:r>
      <w:proofErr w:type="spellStart"/>
      <w:r w:rsidRPr="00860957">
        <w:rPr>
          <w:rFonts w:ascii="Times New Roman" w:hAnsi="Times New Roman" w:cs="Times New Roman"/>
          <w:sz w:val="24"/>
          <w:szCs w:val="24"/>
        </w:rPr>
        <w:t>Bahiti</w:t>
      </w:r>
      <w:proofErr w:type="spellEnd"/>
      <w:r w:rsidRPr="00860957">
        <w:rPr>
          <w:rFonts w:ascii="Times New Roman" w:hAnsi="Times New Roman" w:cs="Times New Roman"/>
          <w:sz w:val="24"/>
          <w:szCs w:val="24"/>
        </w:rPr>
        <w:t xml:space="preserve">, i </w:t>
      </w:r>
      <w:proofErr w:type="spellStart"/>
      <w:r w:rsidRPr="00860957">
        <w:rPr>
          <w:rFonts w:ascii="Times New Roman" w:hAnsi="Times New Roman" w:cs="Times New Roman"/>
          <w:sz w:val="24"/>
          <w:szCs w:val="24"/>
        </w:rPr>
        <w:t>deklasifikuar</w:t>
      </w:r>
      <w:proofErr w:type="spellEnd"/>
      <w:r w:rsidRPr="00860957">
        <w:rPr>
          <w:rFonts w:ascii="Times New Roman" w:hAnsi="Times New Roman" w:cs="Times New Roman"/>
          <w:sz w:val="24"/>
          <w:szCs w:val="24"/>
        </w:rPr>
        <w:t xml:space="preserve"> pjesërisht me vendimin nr.</w:t>
      </w:r>
      <w:r w:rsidR="00776871" w:rsidRPr="00860957">
        <w:rPr>
          <w:rFonts w:ascii="Times New Roman" w:hAnsi="Times New Roman" w:cs="Times New Roman"/>
          <w:sz w:val="24"/>
          <w:szCs w:val="24"/>
        </w:rPr>
        <w:t xml:space="preserve"> </w:t>
      </w:r>
      <w:r w:rsidR="00BD13BC" w:rsidRPr="00860957">
        <w:rPr>
          <w:rFonts w:ascii="Times New Roman" w:hAnsi="Times New Roman" w:cs="Times New Roman"/>
          <w:sz w:val="24"/>
          <w:szCs w:val="24"/>
        </w:rPr>
        <w:t>321</w:t>
      </w:r>
      <w:r w:rsidRPr="00860957">
        <w:rPr>
          <w:rFonts w:ascii="Times New Roman" w:hAnsi="Times New Roman" w:cs="Times New Roman"/>
          <w:sz w:val="24"/>
          <w:szCs w:val="24"/>
        </w:rPr>
        <w:t>, datë 25.10.2022, të KDZH-së</w:t>
      </w:r>
      <w:del w:id="471" w:author="Admin" w:date="2025-07-08T11:03:00Z">
        <w:r w:rsidRPr="007038D9">
          <w:rPr>
            <w:rFonts w:ascii="Times New Roman" w:hAnsi="Times New Roman" w:cs="Times New Roman"/>
            <w:sz w:val="24"/>
            <w:szCs w:val="24"/>
          </w:rPr>
          <w:delText>..</w:delText>
        </w:r>
      </w:del>
      <w:ins w:id="472" w:author="Admin" w:date="2025-07-08T11:03:00Z">
        <w:r w:rsidRPr="00860957">
          <w:rPr>
            <w:rFonts w:ascii="Times New Roman" w:hAnsi="Times New Roman" w:cs="Times New Roman"/>
            <w:sz w:val="24"/>
            <w:szCs w:val="24"/>
          </w:rPr>
          <w:t>.</w:t>
        </w:r>
      </w:ins>
      <w:r w:rsidRPr="00860957">
        <w:rPr>
          <w:rFonts w:ascii="Times New Roman" w:hAnsi="Times New Roman" w:cs="Times New Roman"/>
          <w:sz w:val="24"/>
          <w:szCs w:val="24"/>
        </w:rPr>
        <w:t xml:space="preserve"> Në përfundim, grupi i punës ka ndryshuar konstatimin fillestar, nga përshtatshmëri për vazhdimin e detyrës në papërshtatshmëri në vazhdimin e detyrës nga subjekti i rivlerësimit Saimir</w:t>
      </w:r>
      <w:r w:rsidR="00D856CD" w:rsidRPr="00860957">
        <w:rPr>
          <w:rFonts w:ascii="Times New Roman" w:hAnsi="Times New Roman" w:cs="Times New Roman"/>
          <w:sz w:val="24"/>
          <w:szCs w:val="24"/>
        </w:rPr>
        <w:t xml:space="preserve"> </w:t>
      </w:r>
      <w:r w:rsidRPr="00860957">
        <w:rPr>
          <w:rFonts w:ascii="Times New Roman" w:hAnsi="Times New Roman" w:cs="Times New Roman"/>
          <w:sz w:val="24"/>
          <w:szCs w:val="24"/>
        </w:rPr>
        <w:t>Bahiti.</w:t>
      </w:r>
    </w:p>
    <w:p w14:paraId="65135D74" w14:textId="77777777" w:rsidR="00C13A3F" w:rsidRPr="0041430F" w:rsidRDefault="00C13A3F" w:rsidP="00C03AA8">
      <w:pPr>
        <w:pStyle w:val="ListParagraph"/>
        <w:spacing w:after="0" w:line="240" w:lineRule="auto"/>
        <w:ind w:left="0"/>
        <w:jc w:val="both"/>
        <w:rPr>
          <w:rFonts w:ascii="Times New Roman" w:hAnsi="Times New Roman"/>
          <w:sz w:val="10"/>
          <w:rPrChange w:id="473" w:author="Admin" w:date="2025-07-08T11:03:00Z">
            <w:rPr>
              <w:rFonts w:ascii="Times New Roman" w:hAnsi="Times New Roman"/>
              <w:sz w:val="16"/>
            </w:rPr>
          </w:rPrChange>
        </w:rPr>
      </w:pPr>
    </w:p>
    <w:p w14:paraId="2267F6B1" w14:textId="3F848F16" w:rsidR="00903EAD" w:rsidRPr="00860957" w:rsidRDefault="008E3C6D"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sz w:val="24"/>
          <w:szCs w:val="24"/>
        </w:rPr>
        <w:t>Konstatimi i Grupit t</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Pun</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s s</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DSIK-s</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nuk ka qen</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vendimtar p</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r vler</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simin e kriterit t</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kontrollit t</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figur</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s, pasi </w:t>
      </w:r>
      <w:r w:rsidR="00C13A3F" w:rsidRPr="00860957">
        <w:rPr>
          <w:rFonts w:ascii="Times New Roman" w:hAnsi="Times New Roman" w:cs="Times New Roman"/>
          <w:sz w:val="24"/>
          <w:szCs w:val="24"/>
        </w:rPr>
        <w:t xml:space="preserve">Komisioni </w:t>
      </w:r>
      <w:r w:rsidRPr="00860957">
        <w:rPr>
          <w:rFonts w:ascii="Times New Roman" w:hAnsi="Times New Roman" w:cs="Times New Roman"/>
          <w:sz w:val="24"/>
          <w:szCs w:val="24"/>
        </w:rPr>
        <w:t>ka vler</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suar se</w:t>
      </w:r>
      <w:r w:rsidR="00C27089" w:rsidRPr="00860957">
        <w:rPr>
          <w:rFonts w:ascii="Times New Roman" w:hAnsi="Times New Roman" w:cs="Times New Roman"/>
          <w:sz w:val="24"/>
          <w:szCs w:val="24"/>
        </w:rPr>
        <w:t xml:space="preserve">, </w:t>
      </w:r>
      <w:r w:rsidRPr="00860957">
        <w:rPr>
          <w:rFonts w:ascii="Times New Roman" w:hAnsi="Times New Roman" w:cs="Times New Roman"/>
          <w:sz w:val="24"/>
          <w:szCs w:val="24"/>
        </w:rPr>
        <w:t>bazuar në standardet e kontrollit të figurës të parashikuar në nenin DH të Aneksit të Kushtetutës dhe në nenin 38 të ligjit nr. 84/2016, Komisioni nuk mund t</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arr</w:t>
      </w:r>
      <w:r w:rsidR="008B53B6" w:rsidRPr="00860957">
        <w:rPr>
          <w:rFonts w:ascii="Times New Roman" w:hAnsi="Times New Roman" w:cs="Times New Roman"/>
          <w:sz w:val="24"/>
          <w:szCs w:val="24"/>
        </w:rPr>
        <w:t>ijë</w:t>
      </w:r>
      <w:r w:rsidRPr="00860957">
        <w:rPr>
          <w:rFonts w:ascii="Times New Roman" w:hAnsi="Times New Roman" w:cs="Times New Roman"/>
          <w:sz w:val="24"/>
          <w:szCs w:val="24"/>
        </w:rPr>
        <w:t xml:space="preserve"> në përfundimin se subjekti është i papërshtatshëm p</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r vijimin e detyr</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s. Pavar</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sisht k</w:t>
      </w:r>
      <w:r w:rsidR="008B53B6" w:rsidRPr="00860957">
        <w:rPr>
          <w:rFonts w:ascii="Times New Roman" w:hAnsi="Times New Roman" w:cs="Times New Roman"/>
          <w:sz w:val="24"/>
          <w:szCs w:val="24"/>
        </w:rPr>
        <w:t>ë</w:t>
      </w:r>
      <w:r w:rsidRPr="00860957">
        <w:rPr>
          <w:rFonts w:ascii="Times New Roman" w:hAnsi="Times New Roman" w:cs="Times New Roman"/>
          <w:sz w:val="24"/>
          <w:szCs w:val="24"/>
        </w:rPr>
        <w:t>tij konkluzioni</w:t>
      </w:r>
      <w:r w:rsidR="00832456" w:rsidRPr="00860957">
        <w:rPr>
          <w:rFonts w:ascii="Times New Roman" w:hAnsi="Times New Roman" w:cs="Times New Roman"/>
          <w:sz w:val="24"/>
          <w:szCs w:val="24"/>
        </w:rPr>
        <w:t>, duke qen</w:t>
      </w:r>
      <w:r w:rsidR="008B53B6" w:rsidRPr="00860957">
        <w:rPr>
          <w:rFonts w:ascii="Times New Roman" w:hAnsi="Times New Roman" w:cs="Times New Roman"/>
          <w:sz w:val="24"/>
          <w:szCs w:val="24"/>
        </w:rPr>
        <w:t>ë</w:t>
      </w:r>
      <w:r w:rsidR="00832456" w:rsidRPr="00860957">
        <w:rPr>
          <w:rFonts w:ascii="Times New Roman" w:hAnsi="Times New Roman" w:cs="Times New Roman"/>
          <w:sz w:val="24"/>
          <w:szCs w:val="24"/>
        </w:rPr>
        <w:t xml:space="preserve"> se nga analiza e trajtimit </w:t>
      </w:r>
      <w:r w:rsidRPr="00860957">
        <w:rPr>
          <w:rFonts w:ascii="Times New Roman" w:hAnsi="Times New Roman" w:cs="Times New Roman"/>
          <w:sz w:val="24"/>
          <w:szCs w:val="24"/>
        </w:rPr>
        <w:t>t</w:t>
      </w:r>
      <w:r w:rsidR="008B53B6" w:rsidRPr="00860957">
        <w:rPr>
          <w:rFonts w:ascii="Times New Roman" w:hAnsi="Times New Roman" w:cs="Times New Roman"/>
          <w:sz w:val="24"/>
          <w:szCs w:val="24"/>
        </w:rPr>
        <w:t>ë</w:t>
      </w:r>
      <w:r w:rsidR="00903EAD" w:rsidRPr="00860957">
        <w:rPr>
          <w:rFonts w:ascii="Times New Roman" w:hAnsi="Times New Roman" w:cs="Times New Roman"/>
          <w:sz w:val="24"/>
          <w:szCs w:val="24"/>
        </w:rPr>
        <w:t xml:space="preserve"> çështjeve penale për të cilat ka pasur informacione</w:t>
      </w:r>
      <w:r w:rsidR="008B53B6" w:rsidRPr="00860957">
        <w:rPr>
          <w:rFonts w:ascii="Times New Roman" w:hAnsi="Times New Roman" w:cs="Times New Roman"/>
          <w:sz w:val="24"/>
          <w:szCs w:val="24"/>
        </w:rPr>
        <w:t xml:space="preserve"> </w:t>
      </w:r>
      <w:proofErr w:type="spellStart"/>
      <w:r w:rsidR="00903EAD" w:rsidRPr="00860957">
        <w:rPr>
          <w:rFonts w:ascii="Times New Roman" w:hAnsi="Times New Roman" w:cs="Times New Roman"/>
          <w:sz w:val="24"/>
          <w:szCs w:val="24"/>
        </w:rPr>
        <w:t>konfidenciale</w:t>
      </w:r>
      <w:proofErr w:type="spellEnd"/>
      <w:r w:rsidR="00903EAD" w:rsidRPr="00860957">
        <w:rPr>
          <w:rFonts w:ascii="Times New Roman" w:hAnsi="Times New Roman" w:cs="Times New Roman"/>
          <w:sz w:val="24"/>
          <w:szCs w:val="24"/>
        </w:rPr>
        <w:t>, janë evidentuar disa problematika gjatë ushtrimit të detyrës nga subjekti, mangësitë e konstatuara jan</w:t>
      </w:r>
      <w:r w:rsidR="00AF1E41" w:rsidRPr="00860957">
        <w:rPr>
          <w:rFonts w:ascii="Times New Roman" w:hAnsi="Times New Roman" w:cs="Times New Roman"/>
          <w:sz w:val="24"/>
          <w:szCs w:val="24"/>
        </w:rPr>
        <w:t>ë</w:t>
      </w:r>
      <w:r w:rsidR="00903EAD" w:rsidRPr="00860957">
        <w:rPr>
          <w:rFonts w:ascii="Times New Roman" w:hAnsi="Times New Roman" w:cs="Times New Roman"/>
          <w:sz w:val="24"/>
          <w:szCs w:val="24"/>
        </w:rPr>
        <w:t xml:space="preserve"> marrë në konsideratë</w:t>
      </w:r>
      <w:r w:rsidR="008B53B6" w:rsidRPr="00860957">
        <w:rPr>
          <w:rFonts w:ascii="Times New Roman" w:hAnsi="Times New Roman" w:cs="Times New Roman"/>
          <w:sz w:val="24"/>
          <w:szCs w:val="24"/>
        </w:rPr>
        <w:t xml:space="preserve"> nga Komisioni</w:t>
      </w:r>
      <w:r w:rsidR="00903EAD" w:rsidRPr="00860957">
        <w:rPr>
          <w:rFonts w:ascii="Times New Roman" w:hAnsi="Times New Roman" w:cs="Times New Roman"/>
          <w:sz w:val="24"/>
          <w:szCs w:val="24"/>
        </w:rPr>
        <w:t xml:space="preserve"> në vlerësimin tërësor të çështjes gjatë procesit të vendimmarrjes.</w:t>
      </w:r>
    </w:p>
    <w:p w14:paraId="569DBC85" w14:textId="77777777" w:rsidR="00903EAD" w:rsidRPr="00860957" w:rsidRDefault="00903EAD" w:rsidP="00C03AA8">
      <w:pPr>
        <w:pStyle w:val="ListParagraph"/>
        <w:spacing w:after="0" w:line="240" w:lineRule="auto"/>
        <w:ind w:left="0"/>
        <w:jc w:val="both"/>
        <w:rPr>
          <w:rFonts w:ascii="Times New Roman" w:hAnsi="Times New Roman" w:cs="Times New Roman"/>
          <w:sz w:val="16"/>
          <w:szCs w:val="16"/>
        </w:rPr>
      </w:pPr>
    </w:p>
    <w:p w14:paraId="464288B6" w14:textId="04B0BBA0" w:rsidR="00902C87" w:rsidRPr="00860957" w:rsidRDefault="00903EAD"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sz w:val="24"/>
          <w:szCs w:val="24"/>
        </w:rPr>
        <w:lastRenderedPageBreak/>
        <w:t>Subjekti i rivler</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simit kund</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rshton p</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rfundimin e arritur nga Komisioni duke pretenduar se </w:t>
      </w:r>
      <w:r w:rsidR="00225E06" w:rsidRPr="00860957">
        <w:rPr>
          <w:rFonts w:ascii="Times New Roman" w:hAnsi="Times New Roman" w:cs="Times New Roman"/>
          <w:sz w:val="24"/>
          <w:szCs w:val="24"/>
        </w:rPr>
        <w:t>mang</w:t>
      </w:r>
      <w:r w:rsidR="00406B13" w:rsidRPr="00860957">
        <w:rPr>
          <w:rFonts w:ascii="Times New Roman" w:hAnsi="Times New Roman" w:cs="Times New Roman"/>
          <w:sz w:val="24"/>
          <w:szCs w:val="24"/>
        </w:rPr>
        <w:t>ë</w:t>
      </w:r>
      <w:r w:rsidR="00225E06" w:rsidRPr="00860957">
        <w:rPr>
          <w:rFonts w:ascii="Times New Roman" w:hAnsi="Times New Roman" w:cs="Times New Roman"/>
          <w:sz w:val="24"/>
          <w:szCs w:val="24"/>
        </w:rPr>
        <w:t>sit</w:t>
      </w:r>
      <w:r w:rsidR="00406B13" w:rsidRPr="00860957">
        <w:rPr>
          <w:rFonts w:ascii="Times New Roman" w:hAnsi="Times New Roman" w:cs="Times New Roman"/>
          <w:sz w:val="24"/>
          <w:szCs w:val="24"/>
        </w:rPr>
        <w:t>ë</w:t>
      </w:r>
      <w:r w:rsidR="00225E06" w:rsidRPr="00860957">
        <w:rPr>
          <w:rFonts w:ascii="Times New Roman" w:hAnsi="Times New Roman" w:cs="Times New Roman"/>
          <w:sz w:val="24"/>
          <w:szCs w:val="24"/>
        </w:rPr>
        <w:t xml:space="preserve"> e konstatuara i referohen kriterit t</w:t>
      </w:r>
      <w:r w:rsidR="00406B13" w:rsidRPr="00860957">
        <w:rPr>
          <w:rFonts w:ascii="Times New Roman" w:hAnsi="Times New Roman" w:cs="Times New Roman"/>
          <w:sz w:val="24"/>
          <w:szCs w:val="24"/>
        </w:rPr>
        <w:t>ë</w:t>
      </w:r>
      <w:r w:rsidR="00225E06" w:rsidRPr="00860957">
        <w:rPr>
          <w:rFonts w:ascii="Times New Roman" w:hAnsi="Times New Roman" w:cs="Times New Roman"/>
          <w:sz w:val="24"/>
          <w:szCs w:val="24"/>
        </w:rPr>
        <w:t xml:space="preserve"> aft</w:t>
      </w:r>
      <w:r w:rsidR="00406B13" w:rsidRPr="00860957">
        <w:rPr>
          <w:rFonts w:ascii="Times New Roman" w:hAnsi="Times New Roman" w:cs="Times New Roman"/>
          <w:sz w:val="24"/>
          <w:szCs w:val="24"/>
        </w:rPr>
        <w:t>ë</w:t>
      </w:r>
      <w:r w:rsidR="00225E06" w:rsidRPr="00860957">
        <w:rPr>
          <w:rFonts w:ascii="Times New Roman" w:hAnsi="Times New Roman" w:cs="Times New Roman"/>
          <w:sz w:val="24"/>
          <w:szCs w:val="24"/>
        </w:rPr>
        <w:t>sive profesionale</w:t>
      </w:r>
      <w:r w:rsidR="00A66B4D" w:rsidRPr="00860957">
        <w:rPr>
          <w:rFonts w:ascii="Times New Roman" w:hAnsi="Times New Roman" w:cs="Times New Roman"/>
          <w:sz w:val="24"/>
          <w:szCs w:val="24"/>
        </w:rPr>
        <w:t xml:space="preserve"> dhe</w:t>
      </w:r>
      <w:r w:rsidR="00225E06" w:rsidRPr="00860957">
        <w:rPr>
          <w:rFonts w:ascii="Times New Roman" w:hAnsi="Times New Roman" w:cs="Times New Roman"/>
          <w:sz w:val="24"/>
          <w:szCs w:val="24"/>
        </w:rPr>
        <w:t xml:space="preserve"> </w:t>
      </w:r>
      <w:r w:rsidRPr="00860957">
        <w:rPr>
          <w:rFonts w:ascii="Times New Roman" w:hAnsi="Times New Roman" w:cs="Times New Roman"/>
          <w:sz w:val="24"/>
          <w:szCs w:val="24"/>
        </w:rPr>
        <w:t>asnj</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gjetje n</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t</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ins w:id="474" w:author="Admin" w:date="2025-07-08T11:03:00Z">
        <w:r w:rsidR="0041430F">
          <w:rPr>
            <w:rFonts w:ascii="Times New Roman" w:hAnsi="Times New Roman" w:cs="Times New Roman"/>
            <w:sz w:val="24"/>
            <w:szCs w:val="24"/>
          </w:rPr>
          <w:t xml:space="preserve">kriter </w:t>
        </w:r>
      </w:ins>
      <w:r w:rsidRPr="00860957">
        <w:rPr>
          <w:rFonts w:ascii="Times New Roman" w:hAnsi="Times New Roman" w:cs="Times New Roman"/>
          <w:sz w:val="24"/>
          <w:szCs w:val="24"/>
        </w:rPr>
        <w:t>nuk mund t</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rbej</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as si vler</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sim i </w:t>
      </w:r>
      <w:r w:rsidR="00AF1E41" w:rsidRPr="00860957">
        <w:rPr>
          <w:rFonts w:ascii="Times New Roman" w:hAnsi="Times New Roman" w:cs="Times New Roman"/>
          <w:sz w:val="24"/>
          <w:szCs w:val="24"/>
        </w:rPr>
        <w:t>veçantë</w:t>
      </w:r>
      <w:r w:rsidRPr="00860957">
        <w:rPr>
          <w:rFonts w:ascii="Times New Roman" w:hAnsi="Times New Roman" w:cs="Times New Roman"/>
          <w:sz w:val="24"/>
          <w:szCs w:val="24"/>
        </w:rPr>
        <w:t xml:space="preserve"> dhe as n</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simin t</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r</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sor p</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r dh</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nien e mas</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s disiplinore t</w:t>
      </w:r>
      <w:r w:rsidR="00AF1E41"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shkarkimit ndaj tij.</w:t>
      </w:r>
      <w:r w:rsidR="009D6C2B" w:rsidRPr="00860957">
        <w:rPr>
          <w:rFonts w:ascii="Times New Roman" w:hAnsi="Times New Roman" w:cs="Times New Roman"/>
          <w:sz w:val="24"/>
          <w:szCs w:val="24"/>
        </w:rPr>
        <w:t xml:space="preserve"> </w:t>
      </w:r>
      <w:r w:rsidR="00AF1E41" w:rsidRPr="00860957">
        <w:rPr>
          <w:rFonts w:ascii="Times New Roman" w:hAnsi="Times New Roman" w:cs="Times New Roman"/>
          <w:sz w:val="24"/>
          <w:szCs w:val="24"/>
        </w:rPr>
        <w:t>Kë</w:t>
      </w:r>
      <w:r w:rsidR="009D6C2B" w:rsidRPr="00860957">
        <w:rPr>
          <w:rFonts w:ascii="Times New Roman" w:hAnsi="Times New Roman" w:cs="Times New Roman"/>
          <w:sz w:val="24"/>
          <w:szCs w:val="24"/>
        </w:rPr>
        <w:t>t</w:t>
      </w:r>
      <w:r w:rsidR="00AF1E41" w:rsidRPr="00860957">
        <w:rPr>
          <w:rFonts w:ascii="Times New Roman" w:hAnsi="Times New Roman" w:cs="Times New Roman"/>
          <w:sz w:val="24"/>
          <w:szCs w:val="24"/>
        </w:rPr>
        <w:t>ë</w:t>
      </w:r>
      <w:r w:rsidR="009D6C2B" w:rsidRPr="00860957">
        <w:rPr>
          <w:rFonts w:ascii="Times New Roman" w:hAnsi="Times New Roman" w:cs="Times New Roman"/>
          <w:sz w:val="24"/>
          <w:szCs w:val="24"/>
        </w:rPr>
        <w:t xml:space="preserve"> pretendim subjekti e bazon n</w:t>
      </w:r>
      <w:r w:rsidR="00AF1E41" w:rsidRPr="00860957">
        <w:rPr>
          <w:rFonts w:ascii="Times New Roman" w:hAnsi="Times New Roman" w:cs="Times New Roman"/>
          <w:sz w:val="24"/>
          <w:szCs w:val="24"/>
        </w:rPr>
        <w:t>ë</w:t>
      </w:r>
      <w:r w:rsidR="009D6C2B" w:rsidRPr="00860957">
        <w:rPr>
          <w:rFonts w:ascii="Times New Roman" w:hAnsi="Times New Roman" w:cs="Times New Roman"/>
          <w:sz w:val="24"/>
          <w:szCs w:val="24"/>
        </w:rPr>
        <w:t xml:space="preserve"> juris</w:t>
      </w:r>
      <w:r w:rsidR="00AF1E41" w:rsidRPr="00860957">
        <w:rPr>
          <w:rFonts w:ascii="Times New Roman" w:hAnsi="Times New Roman" w:cs="Times New Roman"/>
          <w:sz w:val="24"/>
          <w:szCs w:val="24"/>
        </w:rPr>
        <w:t>p</w:t>
      </w:r>
      <w:r w:rsidR="009D6C2B" w:rsidRPr="00860957">
        <w:rPr>
          <w:rFonts w:ascii="Times New Roman" w:hAnsi="Times New Roman" w:cs="Times New Roman"/>
          <w:sz w:val="24"/>
          <w:szCs w:val="24"/>
        </w:rPr>
        <w:t>rudenc</w:t>
      </w:r>
      <w:r w:rsidR="00AF1E41" w:rsidRPr="00860957">
        <w:rPr>
          <w:rFonts w:ascii="Times New Roman" w:hAnsi="Times New Roman" w:cs="Times New Roman"/>
          <w:sz w:val="24"/>
          <w:szCs w:val="24"/>
        </w:rPr>
        <w:t>ë</w:t>
      </w:r>
      <w:r w:rsidR="009D6C2B" w:rsidRPr="00860957">
        <w:rPr>
          <w:rFonts w:ascii="Times New Roman" w:hAnsi="Times New Roman" w:cs="Times New Roman"/>
          <w:sz w:val="24"/>
          <w:szCs w:val="24"/>
        </w:rPr>
        <w:t xml:space="preserve">n e Kolegjit sipas </w:t>
      </w:r>
      <w:r w:rsidR="00AF1E41" w:rsidRPr="00860957">
        <w:rPr>
          <w:rFonts w:ascii="Times New Roman" w:hAnsi="Times New Roman" w:cs="Times New Roman"/>
          <w:sz w:val="24"/>
          <w:szCs w:val="24"/>
        </w:rPr>
        <w:t>v</w:t>
      </w:r>
      <w:r w:rsidR="009D6C2B" w:rsidRPr="00860957">
        <w:rPr>
          <w:rFonts w:ascii="Times New Roman" w:hAnsi="Times New Roman" w:cs="Times New Roman"/>
          <w:sz w:val="24"/>
          <w:szCs w:val="24"/>
        </w:rPr>
        <w:t>endimit nr. 20, dat</w:t>
      </w:r>
      <w:r w:rsidR="00AF1E41" w:rsidRPr="00860957">
        <w:rPr>
          <w:rFonts w:ascii="Times New Roman" w:hAnsi="Times New Roman" w:cs="Times New Roman"/>
          <w:sz w:val="24"/>
          <w:szCs w:val="24"/>
        </w:rPr>
        <w:t>ë</w:t>
      </w:r>
      <w:r w:rsidR="009D6C2B" w:rsidRPr="00860957">
        <w:rPr>
          <w:rFonts w:ascii="Times New Roman" w:hAnsi="Times New Roman" w:cs="Times New Roman"/>
          <w:sz w:val="24"/>
          <w:szCs w:val="24"/>
        </w:rPr>
        <w:t xml:space="preserve"> 08.09.2020 </w:t>
      </w:r>
      <w:r w:rsidR="00AF1E41" w:rsidRPr="00860957">
        <w:rPr>
          <w:rFonts w:ascii="Times New Roman" w:hAnsi="Times New Roman" w:cs="Times New Roman"/>
          <w:sz w:val="24"/>
          <w:szCs w:val="24"/>
        </w:rPr>
        <w:t xml:space="preserve">ku theksohet se... </w:t>
      </w:r>
      <w:r w:rsidR="00AF1E41" w:rsidRPr="00860957">
        <w:rPr>
          <w:rFonts w:ascii="Times New Roman" w:hAnsi="Times New Roman" w:cs="Times New Roman"/>
          <w:i/>
          <w:iCs/>
          <w:sz w:val="24"/>
          <w:szCs w:val="24"/>
        </w:rPr>
        <w:t>[është e pamundur që në kuadër të vlerësimit të figurës të zbatohen standardet e kontrollit të aftësive profesionale, pasi burimet mbi të cilat merren informacionet për kontrollin e këtyre kritereve të rivlerësimit, janë të ndryshme, gjithashtu i ndryshëm është edhe objekti i kontrollit. Në nenin 71 të ligjit nr. 96/2016 përcaktohen kriteret mbi të cilat kryhet vlerësimi profesional, të cilat janë: aftësitë profesionale të gjyqtarit dhe prokurorit; aftësitë organizative; etika dhe angazhimi ndaj vlerave profesionale të gjyqtarit dhe prokurorit; aftësitë personale dhe angazhimi profesional. Në këtë këndvështrim, në kuadër të vlerësimit të kriterit të figurës, e cila ka standarde të posaçme të kontrollit sipas nenit Dh të Aneksit të Kushtetutës dhe nenit 38 të ligjit nr. 84/2016, nuk mund të aplikohen standardet e kontrollit të kriterit të aftësive profesionale]</w:t>
      </w:r>
      <w:r w:rsidR="00AF1E41" w:rsidRPr="00860957">
        <w:rPr>
          <w:rFonts w:ascii="Times New Roman" w:hAnsi="Times New Roman" w:cs="Times New Roman"/>
          <w:sz w:val="24"/>
          <w:szCs w:val="24"/>
        </w:rPr>
        <w:t>.</w:t>
      </w:r>
      <w:r w:rsidR="00A66B4D" w:rsidRPr="00860957">
        <w:rPr>
          <w:rFonts w:ascii="Times New Roman" w:hAnsi="Times New Roman" w:cs="Times New Roman"/>
          <w:sz w:val="24"/>
          <w:szCs w:val="24"/>
        </w:rPr>
        <w:t xml:space="preserve"> Subjekti pretendon se ka arritur nivel t</w:t>
      </w:r>
      <w:r w:rsidR="00406B13" w:rsidRPr="00860957">
        <w:rPr>
          <w:rFonts w:ascii="Times New Roman" w:hAnsi="Times New Roman" w:cs="Times New Roman"/>
          <w:sz w:val="24"/>
          <w:szCs w:val="24"/>
        </w:rPr>
        <w:t>ë</w:t>
      </w:r>
      <w:r w:rsidR="00A66B4D" w:rsidRPr="00860957">
        <w:rPr>
          <w:rFonts w:ascii="Times New Roman" w:hAnsi="Times New Roman" w:cs="Times New Roman"/>
          <w:sz w:val="24"/>
          <w:szCs w:val="24"/>
        </w:rPr>
        <w:t xml:space="preserve"> besuesh</w:t>
      </w:r>
      <w:r w:rsidR="00406B13" w:rsidRPr="00860957">
        <w:rPr>
          <w:rFonts w:ascii="Times New Roman" w:hAnsi="Times New Roman" w:cs="Times New Roman"/>
          <w:sz w:val="24"/>
          <w:szCs w:val="24"/>
        </w:rPr>
        <w:t>ë</w:t>
      </w:r>
      <w:r w:rsidR="00A66B4D" w:rsidRPr="00860957">
        <w:rPr>
          <w:rFonts w:ascii="Times New Roman" w:hAnsi="Times New Roman" w:cs="Times New Roman"/>
          <w:sz w:val="24"/>
          <w:szCs w:val="24"/>
        </w:rPr>
        <w:t>m p</w:t>
      </w:r>
      <w:r w:rsidR="00406B13" w:rsidRPr="00860957">
        <w:rPr>
          <w:rFonts w:ascii="Times New Roman" w:hAnsi="Times New Roman" w:cs="Times New Roman"/>
          <w:sz w:val="24"/>
          <w:szCs w:val="24"/>
        </w:rPr>
        <w:t>ë</w:t>
      </w:r>
      <w:r w:rsidR="00A66B4D" w:rsidRPr="00860957">
        <w:rPr>
          <w:rFonts w:ascii="Times New Roman" w:hAnsi="Times New Roman" w:cs="Times New Roman"/>
          <w:sz w:val="24"/>
          <w:szCs w:val="24"/>
        </w:rPr>
        <w:t>r kriterin e kontrollit t</w:t>
      </w:r>
      <w:r w:rsidR="00406B13" w:rsidRPr="00860957">
        <w:rPr>
          <w:rFonts w:ascii="Times New Roman" w:hAnsi="Times New Roman" w:cs="Times New Roman"/>
          <w:sz w:val="24"/>
          <w:szCs w:val="24"/>
        </w:rPr>
        <w:t>ë</w:t>
      </w:r>
      <w:r w:rsidR="00A66B4D" w:rsidRPr="00860957">
        <w:rPr>
          <w:rFonts w:ascii="Times New Roman" w:hAnsi="Times New Roman" w:cs="Times New Roman"/>
          <w:sz w:val="24"/>
          <w:szCs w:val="24"/>
        </w:rPr>
        <w:t xml:space="preserve"> figur</w:t>
      </w:r>
      <w:r w:rsidR="00406B13" w:rsidRPr="00860957">
        <w:rPr>
          <w:rFonts w:ascii="Times New Roman" w:hAnsi="Times New Roman" w:cs="Times New Roman"/>
          <w:sz w:val="24"/>
          <w:szCs w:val="24"/>
        </w:rPr>
        <w:t>ë</w:t>
      </w:r>
      <w:r w:rsidR="00A66B4D" w:rsidRPr="00860957">
        <w:rPr>
          <w:rFonts w:ascii="Times New Roman" w:hAnsi="Times New Roman" w:cs="Times New Roman"/>
          <w:sz w:val="24"/>
          <w:szCs w:val="24"/>
        </w:rPr>
        <w:t>s.</w:t>
      </w:r>
    </w:p>
    <w:p w14:paraId="2CDB80FF" w14:textId="77777777" w:rsidR="00902C87" w:rsidRPr="00860957" w:rsidRDefault="00902C87" w:rsidP="00C03AA8">
      <w:pPr>
        <w:pStyle w:val="ListParagraph"/>
        <w:spacing w:after="0" w:line="240" w:lineRule="auto"/>
        <w:ind w:left="0"/>
        <w:jc w:val="both"/>
        <w:rPr>
          <w:rFonts w:ascii="Times New Roman" w:hAnsi="Times New Roman" w:cs="Times New Roman"/>
          <w:sz w:val="16"/>
          <w:szCs w:val="16"/>
        </w:rPr>
      </w:pPr>
    </w:p>
    <w:p w14:paraId="0381690F" w14:textId="571C32DE" w:rsidR="00AF1E41" w:rsidRPr="00860957" w:rsidRDefault="00AF1E41"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sz w:val="24"/>
          <w:szCs w:val="24"/>
        </w:rPr>
        <w:t>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sim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tij shkaku ankimi</w:t>
      </w:r>
      <w:ins w:id="475" w:author="Admin" w:date="2025-07-08T11:03:00Z">
        <w:r w:rsidR="0041430F">
          <w:rPr>
            <w:rFonts w:ascii="Times New Roman" w:hAnsi="Times New Roman" w:cs="Times New Roman"/>
            <w:sz w:val="24"/>
            <w:szCs w:val="24"/>
          </w:rPr>
          <w:t>,</w:t>
        </w:r>
      </w:ins>
      <w:r w:rsidRPr="00860957">
        <w:rPr>
          <w:rFonts w:ascii="Times New Roman" w:hAnsi="Times New Roman" w:cs="Times New Roman"/>
          <w:sz w:val="24"/>
          <w:szCs w:val="24"/>
        </w:rPr>
        <w:t xml:space="preserve"> NJSHL v</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ren se Komisioni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konkluzionin e tij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kontrollin e figur</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s </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shprehur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vendim se</w:t>
      </w:r>
      <w:r w:rsidR="00867C3B" w:rsidRPr="00860957">
        <w:rPr>
          <w:rFonts w:ascii="Times New Roman" w:hAnsi="Times New Roman" w:cs="Times New Roman"/>
          <w:sz w:val="24"/>
          <w:szCs w:val="24"/>
        </w:rPr>
        <w:t>,</w:t>
      </w:r>
      <w:r w:rsidRPr="00860957">
        <w:rPr>
          <w:rFonts w:ascii="Times New Roman" w:hAnsi="Times New Roman" w:cs="Times New Roman"/>
          <w:sz w:val="24"/>
          <w:szCs w:val="24"/>
        </w:rPr>
        <w:t xml:space="preserve"> bazuar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B9493F" w:rsidRPr="00860957">
        <w:rPr>
          <w:rFonts w:ascii="Times New Roman" w:hAnsi="Times New Roman" w:cs="Times New Roman"/>
          <w:sz w:val="24"/>
          <w:szCs w:val="24"/>
        </w:rPr>
        <w:t>standardet</w:t>
      </w:r>
      <w:r w:rsidRPr="00860957">
        <w:rPr>
          <w:rFonts w:ascii="Times New Roman" w:hAnsi="Times New Roman" w:cs="Times New Roman"/>
          <w:sz w:val="24"/>
          <w:szCs w:val="24"/>
        </w:rPr>
        <w:t xml:space="preserve"> e kontrollit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figur</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s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w:t>
      </w:r>
      <w:r w:rsidR="00B9493F" w:rsidRPr="00860957">
        <w:rPr>
          <w:rFonts w:ascii="Times New Roman" w:hAnsi="Times New Roman" w:cs="Times New Roman"/>
          <w:sz w:val="24"/>
          <w:szCs w:val="24"/>
        </w:rPr>
        <w:t>parashikuar</w:t>
      </w:r>
      <w:r w:rsidRPr="00860957">
        <w:rPr>
          <w:rFonts w:ascii="Times New Roman" w:hAnsi="Times New Roman" w:cs="Times New Roman"/>
          <w:sz w:val="24"/>
          <w:szCs w:val="24"/>
        </w:rPr>
        <w:t xml:space="preserve">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nenin DH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Aneksit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Kushtetut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s dhe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nenin 38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ligjit nr. 84/2016 nuk mund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arrihen n</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konkluzionin se</w:t>
      </w:r>
      <w:r w:rsidR="0041430F">
        <w:rPr>
          <w:rFonts w:ascii="Times New Roman" w:hAnsi="Times New Roman" w:cs="Times New Roman"/>
          <w:sz w:val="24"/>
          <w:szCs w:val="24"/>
        </w:rPr>
        <w:t xml:space="preserve"> </w:t>
      </w:r>
      <w:ins w:id="476" w:author="Admin" w:date="2025-07-08T11:03:00Z">
        <w:r w:rsidR="0041430F">
          <w:rPr>
            <w:rFonts w:ascii="Times New Roman" w:hAnsi="Times New Roman" w:cs="Times New Roman"/>
            <w:sz w:val="24"/>
            <w:szCs w:val="24"/>
          </w:rPr>
          <w:t>subjekti</w:t>
        </w:r>
        <w:r w:rsidRPr="00860957">
          <w:rPr>
            <w:rFonts w:ascii="Times New Roman" w:hAnsi="Times New Roman" w:cs="Times New Roman"/>
            <w:sz w:val="24"/>
            <w:szCs w:val="24"/>
          </w:rPr>
          <w:t xml:space="preserve"> </w:t>
        </w:r>
      </w:ins>
      <w:r w:rsidR="00B9493F"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i </w:t>
      </w:r>
      <w:r w:rsidR="00B9493F" w:rsidRPr="00860957">
        <w:rPr>
          <w:rFonts w:ascii="Times New Roman" w:hAnsi="Times New Roman" w:cs="Times New Roman"/>
          <w:sz w:val="24"/>
          <w:szCs w:val="24"/>
        </w:rPr>
        <w:t>papërshtatshëm</w:t>
      </w:r>
      <w:r w:rsidR="00E3241A" w:rsidRPr="00860957">
        <w:rPr>
          <w:rFonts w:ascii="Times New Roman" w:hAnsi="Times New Roman" w:cs="Times New Roman"/>
          <w:sz w:val="24"/>
          <w:szCs w:val="24"/>
        </w:rPr>
        <w:t xml:space="preserve">. </w:t>
      </w:r>
      <w:r w:rsidR="0041430F">
        <w:rPr>
          <w:rFonts w:ascii="Times New Roman" w:hAnsi="Times New Roman" w:cs="Times New Roman"/>
          <w:sz w:val="24"/>
          <w:szCs w:val="24"/>
        </w:rPr>
        <w:t>Referuar</w:t>
      </w:r>
      <w:r w:rsidR="00E3241A" w:rsidRPr="00860957">
        <w:rPr>
          <w:rFonts w:ascii="Times New Roman" w:hAnsi="Times New Roman" w:cs="Times New Roman"/>
          <w:sz w:val="24"/>
          <w:szCs w:val="24"/>
        </w:rPr>
        <w:t xml:space="preserve"> konkluzionit t</w:t>
      </w:r>
      <w:r w:rsidR="00902C87" w:rsidRPr="00860957">
        <w:rPr>
          <w:rFonts w:ascii="Times New Roman" w:hAnsi="Times New Roman" w:cs="Times New Roman"/>
          <w:sz w:val="24"/>
          <w:szCs w:val="24"/>
        </w:rPr>
        <w:t>ë</w:t>
      </w:r>
      <w:r w:rsidR="00E3241A" w:rsidRPr="00860957">
        <w:rPr>
          <w:rFonts w:ascii="Times New Roman" w:hAnsi="Times New Roman" w:cs="Times New Roman"/>
          <w:sz w:val="24"/>
          <w:szCs w:val="24"/>
        </w:rPr>
        <w:t xml:space="preserve"> </w:t>
      </w:r>
      <w:r w:rsidR="00902C87" w:rsidRPr="00860957">
        <w:rPr>
          <w:rFonts w:ascii="Times New Roman" w:hAnsi="Times New Roman" w:cs="Times New Roman"/>
          <w:sz w:val="24"/>
          <w:szCs w:val="24"/>
        </w:rPr>
        <w:t>mësipër</w:t>
      </w:r>
      <w:r w:rsidR="0041430F">
        <w:rPr>
          <w:rFonts w:ascii="Times New Roman" w:hAnsi="Times New Roman" w:cs="Times New Roman"/>
          <w:sz w:val="24"/>
          <w:szCs w:val="24"/>
        </w:rPr>
        <w:t>m</w:t>
      </w:r>
      <w:ins w:id="477" w:author="Admin" w:date="2025-07-08T11:03:00Z">
        <w:r w:rsidR="0041430F">
          <w:rPr>
            <w:rFonts w:ascii="Times New Roman" w:hAnsi="Times New Roman" w:cs="Times New Roman"/>
            <w:sz w:val="24"/>
            <w:szCs w:val="24"/>
          </w:rPr>
          <w:t>,</w:t>
        </w:r>
      </w:ins>
      <w:r w:rsidR="00E3241A" w:rsidRPr="00860957">
        <w:rPr>
          <w:rFonts w:ascii="Times New Roman" w:hAnsi="Times New Roman" w:cs="Times New Roman"/>
          <w:sz w:val="24"/>
          <w:szCs w:val="24"/>
        </w:rPr>
        <w:t xml:space="preserve"> rezulton se </w:t>
      </w:r>
      <w:r w:rsidR="00237C02" w:rsidRPr="00860957">
        <w:rPr>
          <w:rFonts w:ascii="Times New Roman" w:hAnsi="Times New Roman" w:cs="Times New Roman"/>
          <w:sz w:val="24"/>
          <w:szCs w:val="24"/>
        </w:rPr>
        <w:t xml:space="preserve">problematikat e evidentuara </w:t>
      </w:r>
      <w:r w:rsidRPr="00860957">
        <w:rPr>
          <w:rFonts w:ascii="Times New Roman" w:hAnsi="Times New Roman" w:cs="Times New Roman"/>
          <w:sz w:val="24"/>
          <w:szCs w:val="24"/>
        </w:rPr>
        <w:t>nga analiza e trajtimit t</w:t>
      </w:r>
      <w:r w:rsidR="00B9493F" w:rsidRPr="00860957">
        <w:rPr>
          <w:rFonts w:ascii="Times New Roman" w:hAnsi="Times New Roman" w:cs="Times New Roman"/>
          <w:sz w:val="24"/>
          <w:szCs w:val="24"/>
        </w:rPr>
        <w:t>ë</w:t>
      </w:r>
      <w:r w:rsidRPr="00860957">
        <w:rPr>
          <w:rFonts w:ascii="Times New Roman" w:hAnsi="Times New Roman" w:cs="Times New Roman"/>
          <w:sz w:val="24"/>
          <w:szCs w:val="24"/>
        </w:rPr>
        <w:t xml:space="preserve"> disa </w:t>
      </w:r>
      <w:r w:rsidR="00B9493F" w:rsidRPr="00860957">
        <w:rPr>
          <w:rFonts w:ascii="Times New Roman" w:hAnsi="Times New Roman" w:cs="Times New Roman"/>
          <w:sz w:val="24"/>
          <w:szCs w:val="24"/>
        </w:rPr>
        <w:t>çështjeve</w:t>
      </w:r>
      <w:r w:rsidRPr="00860957">
        <w:rPr>
          <w:rFonts w:ascii="Times New Roman" w:hAnsi="Times New Roman" w:cs="Times New Roman"/>
          <w:sz w:val="24"/>
          <w:szCs w:val="24"/>
        </w:rPr>
        <w:t xml:space="preserve"> penale</w:t>
      </w:r>
      <w:r w:rsidR="00867C3B" w:rsidRPr="00860957">
        <w:rPr>
          <w:rStyle w:val="FootnoteReference"/>
          <w:rFonts w:ascii="Times New Roman" w:hAnsi="Times New Roman" w:cs="Times New Roman"/>
          <w:sz w:val="24"/>
          <w:szCs w:val="24"/>
        </w:rPr>
        <w:footnoteReference w:id="47"/>
      </w:r>
      <w:del w:id="488" w:author="Admin" w:date="2025-07-08T11:03:00Z">
        <w:r w:rsidR="00902C87" w:rsidRPr="007038D9">
          <w:rPr>
            <w:rFonts w:ascii="Times New Roman" w:hAnsi="Times New Roman" w:cs="Times New Roman"/>
            <w:sz w:val="24"/>
            <w:szCs w:val="24"/>
          </w:rPr>
          <w:delText xml:space="preserve"> </w:delText>
        </w:r>
      </w:del>
      <w:r w:rsidR="008154D4" w:rsidRPr="00860957">
        <w:rPr>
          <w:rFonts w:ascii="Times New Roman" w:hAnsi="Times New Roman" w:cs="Times New Roman"/>
          <w:sz w:val="24"/>
          <w:szCs w:val="24"/>
        </w:rPr>
        <w:t>,</w:t>
      </w:r>
      <w:r w:rsidR="0041430F">
        <w:rPr>
          <w:rFonts w:ascii="Times New Roman" w:hAnsi="Times New Roman" w:cs="Times New Roman"/>
          <w:sz w:val="24"/>
          <w:szCs w:val="24"/>
        </w:rPr>
        <w:t xml:space="preserve"> </w:t>
      </w:r>
      <w:r w:rsidR="00237C02" w:rsidRPr="00860957">
        <w:rPr>
          <w:rFonts w:ascii="Times New Roman" w:hAnsi="Times New Roman" w:cs="Times New Roman"/>
          <w:sz w:val="24"/>
          <w:szCs w:val="24"/>
        </w:rPr>
        <w:t>p</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r 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cilat ka pasur informacione </w:t>
      </w:r>
      <w:proofErr w:type="spellStart"/>
      <w:r w:rsidR="00237C02" w:rsidRPr="00860957">
        <w:rPr>
          <w:rFonts w:ascii="Times New Roman" w:hAnsi="Times New Roman" w:cs="Times New Roman"/>
          <w:sz w:val="24"/>
          <w:szCs w:val="24"/>
        </w:rPr>
        <w:t>konfidenciale</w:t>
      </w:r>
      <w:proofErr w:type="spellEnd"/>
      <w:r w:rsidR="008154D4" w:rsidRPr="00860957">
        <w:rPr>
          <w:rFonts w:ascii="Times New Roman" w:hAnsi="Times New Roman" w:cs="Times New Roman"/>
          <w:sz w:val="24"/>
          <w:szCs w:val="24"/>
        </w:rPr>
        <w:t>,</w:t>
      </w:r>
      <w:r w:rsidR="00237C02" w:rsidRPr="00860957">
        <w:rPr>
          <w:rFonts w:ascii="Times New Roman" w:hAnsi="Times New Roman" w:cs="Times New Roman"/>
          <w:sz w:val="24"/>
          <w:szCs w:val="24"/>
        </w:rPr>
        <w:t xml:space="preserve"> jan</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marr</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n</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konsiderat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n</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vler</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simin 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r</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sor 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w:t>
      </w:r>
      <w:r w:rsidR="00B9493F" w:rsidRPr="00860957">
        <w:rPr>
          <w:rFonts w:ascii="Times New Roman" w:hAnsi="Times New Roman" w:cs="Times New Roman"/>
          <w:sz w:val="24"/>
          <w:szCs w:val="24"/>
        </w:rPr>
        <w:t>çështjes</w:t>
      </w:r>
      <w:r w:rsidR="00237C02" w:rsidRPr="00860957">
        <w:rPr>
          <w:rFonts w:ascii="Times New Roman" w:hAnsi="Times New Roman" w:cs="Times New Roman"/>
          <w:sz w:val="24"/>
          <w:szCs w:val="24"/>
        </w:rPr>
        <w:t xml:space="preserve"> gjat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procesit t</w:t>
      </w:r>
      <w:r w:rsidR="00B9493F" w:rsidRPr="00860957">
        <w:rPr>
          <w:rFonts w:ascii="Times New Roman" w:hAnsi="Times New Roman" w:cs="Times New Roman"/>
          <w:sz w:val="24"/>
          <w:szCs w:val="24"/>
        </w:rPr>
        <w:t>ë</w:t>
      </w:r>
      <w:r w:rsidR="00237C02" w:rsidRPr="00860957">
        <w:rPr>
          <w:rFonts w:ascii="Times New Roman" w:hAnsi="Times New Roman" w:cs="Times New Roman"/>
          <w:sz w:val="24"/>
          <w:szCs w:val="24"/>
        </w:rPr>
        <w:t xml:space="preserve"> vendimmarrjes</w:t>
      </w:r>
      <w:r w:rsidR="00FC58FE" w:rsidRPr="00860957">
        <w:rPr>
          <w:rFonts w:ascii="Times New Roman" w:hAnsi="Times New Roman" w:cs="Times New Roman"/>
          <w:sz w:val="24"/>
          <w:szCs w:val="24"/>
        </w:rPr>
        <w:t xml:space="preserve"> dhe </w:t>
      </w:r>
      <w:r w:rsidR="00E3241A" w:rsidRPr="00860957">
        <w:rPr>
          <w:rFonts w:ascii="Times New Roman" w:hAnsi="Times New Roman" w:cs="Times New Roman"/>
          <w:sz w:val="24"/>
          <w:szCs w:val="24"/>
        </w:rPr>
        <w:t>nuk jan</w:t>
      </w:r>
      <w:r w:rsidR="00902C87" w:rsidRPr="00860957">
        <w:rPr>
          <w:rFonts w:ascii="Times New Roman" w:hAnsi="Times New Roman" w:cs="Times New Roman"/>
          <w:sz w:val="24"/>
          <w:szCs w:val="24"/>
        </w:rPr>
        <w:t>ë</w:t>
      </w:r>
      <w:r w:rsidR="00E3241A" w:rsidRPr="00860957">
        <w:rPr>
          <w:rFonts w:ascii="Times New Roman" w:hAnsi="Times New Roman" w:cs="Times New Roman"/>
          <w:sz w:val="24"/>
          <w:szCs w:val="24"/>
        </w:rPr>
        <w:t xml:space="preserve"> trajtuar si rrethana të cilat e bëjnë subjektin e rivlerësimit të papërshtatshëm sa i përket kriterit të kontrollit të figurë</w:t>
      </w:r>
      <w:r w:rsidR="00FC58FE" w:rsidRPr="00860957">
        <w:rPr>
          <w:rFonts w:ascii="Times New Roman" w:hAnsi="Times New Roman" w:cs="Times New Roman"/>
          <w:sz w:val="24"/>
          <w:szCs w:val="24"/>
        </w:rPr>
        <w:t>s.</w:t>
      </w:r>
      <w:r w:rsidR="00E3241A" w:rsidRPr="00860957">
        <w:rPr>
          <w:rFonts w:ascii="Times New Roman" w:hAnsi="Times New Roman" w:cs="Times New Roman"/>
          <w:sz w:val="24"/>
          <w:szCs w:val="24"/>
        </w:rPr>
        <w:t xml:space="preserve"> </w:t>
      </w:r>
      <w:r w:rsidR="00FC58FE" w:rsidRPr="00860957">
        <w:rPr>
          <w:rFonts w:ascii="Times New Roman" w:hAnsi="Times New Roman" w:cs="Times New Roman"/>
          <w:sz w:val="24"/>
          <w:szCs w:val="24"/>
        </w:rPr>
        <w:t>E</w:t>
      </w:r>
      <w:r w:rsidR="00E3241A" w:rsidRPr="00860957">
        <w:rPr>
          <w:rFonts w:ascii="Times New Roman" w:hAnsi="Times New Roman" w:cs="Times New Roman"/>
          <w:sz w:val="24"/>
          <w:szCs w:val="24"/>
        </w:rPr>
        <w:t xml:space="preserve">lementet e këtyre çështjeve janë konsideruar të vlefshme për të </w:t>
      </w:r>
      <w:proofErr w:type="spellStart"/>
      <w:r w:rsidR="00E3241A" w:rsidRPr="00860957">
        <w:rPr>
          <w:rFonts w:ascii="Times New Roman" w:hAnsi="Times New Roman" w:cs="Times New Roman"/>
          <w:sz w:val="24"/>
          <w:szCs w:val="24"/>
        </w:rPr>
        <w:t>konkluduar</w:t>
      </w:r>
      <w:proofErr w:type="spellEnd"/>
      <w:r w:rsidR="00E3241A" w:rsidRPr="00860957">
        <w:rPr>
          <w:rFonts w:ascii="Times New Roman" w:hAnsi="Times New Roman" w:cs="Times New Roman"/>
          <w:sz w:val="24"/>
          <w:szCs w:val="24"/>
        </w:rPr>
        <w:t xml:space="preserve"> n</w:t>
      </w:r>
      <w:r w:rsidR="00902C87" w:rsidRPr="00860957">
        <w:rPr>
          <w:rFonts w:ascii="Times New Roman" w:hAnsi="Times New Roman" w:cs="Times New Roman"/>
          <w:sz w:val="24"/>
          <w:szCs w:val="24"/>
        </w:rPr>
        <w:t>ë funksion të nenit 4, pika 2 e ligjit nr. 84/2016, sipas të cilit del i qartë interpretimi që institucionet e rivlerësimit</w:t>
      </w:r>
      <w:ins w:id="489" w:author="Admin" w:date="2025-07-08T11:03:00Z">
        <w:r w:rsidR="0041430F">
          <w:rPr>
            <w:rFonts w:ascii="Times New Roman" w:hAnsi="Times New Roman" w:cs="Times New Roman"/>
            <w:sz w:val="24"/>
            <w:szCs w:val="24"/>
          </w:rPr>
          <w:t>,</w:t>
        </w:r>
      </w:ins>
      <w:r w:rsidR="00902C87" w:rsidRPr="00860957">
        <w:rPr>
          <w:rFonts w:ascii="Times New Roman" w:hAnsi="Times New Roman" w:cs="Times New Roman"/>
          <w:sz w:val="24"/>
          <w:szCs w:val="24"/>
        </w:rPr>
        <w:t xml:space="preserve"> vendimin mund ta marrin mbi bazën e një kriteri vlerësimi ose të disa kritereve, si dhe në vlerësimin e tri kritereve apo në vlerësimin e përgjithshëm të tyre, ose në vlerësimin tërësor të procedurave</w:t>
      </w:r>
      <w:r w:rsidR="008154D4" w:rsidRPr="00860957">
        <w:rPr>
          <w:rFonts w:ascii="Times New Roman" w:hAnsi="Times New Roman" w:cs="Times New Roman"/>
          <w:sz w:val="24"/>
          <w:szCs w:val="24"/>
        </w:rPr>
        <w:t>,</w:t>
      </w:r>
      <w:r w:rsidR="00902C87" w:rsidRPr="00860957">
        <w:rPr>
          <w:rFonts w:ascii="Times New Roman" w:hAnsi="Times New Roman" w:cs="Times New Roman"/>
          <w:sz w:val="24"/>
          <w:szCs w:val="24"/>
        </w:rPr>
        <w:t xml:space="preserve"> qëndrim ky i mbajtur</w:t>
      </w:r>
      <w:r w:rsidR="00A66B4D" w:rsidRPr="00860957">
        <w:rPr>
          <w:rFonts w:ascii="Times New Roman" w:hAnsi="Times New Roman" w:cs="Times New Roman"/>
          <w:sz w:val="24"/>
          <w:szCs w:val="24"/>
        </w:rPr>
        <w:t xml:space="preserve"> </w:t>
      </w:r>
      <w:r w:rsidR="00902C87" w:rsidRPr="00860957">
        <w:rPr>
          <w:rFonts w:ascii="Times New Roman" w:hAnsi="Times New Roman" w:cs="Times New Roman"/>
          <w:sz w:val="24"/>
          <w:szCs w:val="24"/>
        </w:rPr>
        <w:t>edhe</w:t>
      </w:r>
      <w:r w:rsidR="00A66B4D" w:rsidRPr="00860957">
        <w:rPr>
          <w:rFonts w:ascii="Times New Roman" w:hAnsi="Times New Roman" w:cs="Times New Roman"/>
          <w:sz w:val="24"/>
          <w:szCs w:val="24"/>
        </w:rPr>
        <w:t xml:space="preserve"> n</w:t>
      </w:r>
      <w:r w:rsidR="00406B13" w:rsidRPr="00860957">
        <w:rPr>
          <w:rFonts w:ascii="Times New Roman" w:hAnsi="Times New Roman" w:cs="Times New Roman"/>
          <w:sz w:val="24"/>
          <w:szCs w:val="24"/>
        </w:rPr>
        <w:t>ë</w:t>
      </w:r>
      <w:r w:rsidR="00902C87" w:rsidRPr="00860957">
        <w:rPr>
          <w:rFonts w:ascii="Times New Roman" w:hAnsi="Times New Roman" w:cs="Times New Roman"/>
          <w:sz w:val="24"/>
          <w:szCs w:val="24"/>
        </w:rPr>
        <w:t xml:space="preserve"> jurisprudencën e Kolegjit</w:t>
      </w:r>
      <w:r w:rsidR="00902C87" w:rsidRPr="00860957">
        <w:rPr>
          <w:rFonts w:ascii="Times New Roman" w:hAnsi="Times New Roman" w:cs="Times New Roman"/>
          <w:sz w:val="24"/>
          <w:szCs w:val="24"/>
          <w:vertAlign w:val="superscript"/>
        </w:rPr>
        <w:footnoteReference w:id="48"/>
      </w:r>
      <w:r w:rsidR="00902C87" w:rsidRPr="00860957">
        <w:rPr>
          <w:rFonts w:ascii="Times New Roman" w:hAnsi="Times New Roman" w:cs="Times New Roman"/>
          <w:sz w:val="24"/>
          <w:szCs w:val="24"/>
        </w:rPr>
        <w:t>. Sa më sipë</w:t>
      </w:r>
      <w:r w:rsidR="008B53B6" w:rsidRPr="00860957">
        <w:rPr>
          <w:rFonts w:ascii="Times New Roman" w:hAnsi="Times New Roman" w:cs="Times New Roman"/>
          <w:sz w:val="24"/>
          <w:szCs w:val="24"/>
        </w:rPr>
        <w:t xml:space="preserve">r, </w:t>
      </w:r>
      <w:r w:rsidR="000A1ACF" w:rsidRPr="00860957">
        <w:rPr>
          <w:rFonts w:ascii="Times New Roman" w:hAnsi="Times New Roman" w:cs="Times New Roman"/>
          <w:sz w:val="24"/>
          <w:szCs w:val="24"/>
        </w:rPr>
        <w:t>n</w:t>
      </w:r>
      <w:r w:rsidR="00406B13" w:rsidRPr="00860957">
        <w:rPr>
          <w:rFonts w:ascii="Times New Roman" w:hAnsi="Times New Roman" w:cs="Times New Roman"/>
          <w:sz w:val="24"/>
          <w:szCs w:val="24"/>
        </w:rPr>
        <w:t>ë</w:t>
      </w:r>
      <w:r w:rsidR="000A1ACF" w:rsidRPr="00860957">
        <w:rPr>
          <w:rFonts w:ascii="Times New Roman" w:hAnsi="Times New Roman" w:cs="Times New Roman"/>
          <w:sz w:val="24"/>
          <w:szCs w:val="24"/>
        </w:rPr>
        <w:t xml:space="preserve"> kushtet kur Komisioni nuk ka arritur n</w:t>
      </w:r>
      <w:r w:rsidR="00406B13" w:rsidRPr="00860957">
        <w:rPr>
          <w:rFonts w:ascii="Times New Roman" w:hAnsi="Times New Roman" w:cs="Times New Roman"/>
          <w:sz w:val="24"/>
          <w:szCs w:val="24"/>
        </w:rPr>
        <w:t>ë</w:t>
      </w:r>
      <w:r w:rsidR="000A1ACF" w:rsidRPr="00860957">
        <w:rPr>
          <w:rFonts w:ascii="Times New Roman" w:hAnsi="Times New Roman" w:cs="Times New Roman"/>
          <w:sz w:val="24"/>
          <w:szCs w:val="24"/>
        </w:rPr>
        <w:t xml:space="preserve"> nj</w:t>
      </w:r>
      <w:r w:rsidR="00406B13" w:rsidRPr="00860957">
        <w:rPr>
          <w:rFonts w:ascii="Times New Roman" w:hAnsi="Times New Roman" w:cs="Times New Roman"/>
          <w:sz w:val="24"/>
          <w:szCs w:val="24"/>
        </w:rPr>
        <w:t>ë</w:t>
      </w:r>
      <w:r w:rsidR="000A1ACF" w:rsidRPr="00860957">
        <w:rPr>
          <w:rFonts w:ascii="Times New Roman" w:hAnsi="Times New Roman" w:cs="Times New Roman"/>
          <w:sz w:val="24"/>
          <w:szCs w:val="24"/>
        </w:rPr>
        <w:t xml:space="preserve"> konkluzion </w:t>
      </w:r>
      <w:proofErr w:type="spellStart"/>
      <w:r w:rsidR="008B53B6" w:rsidRPr="00860957">
        <w:rPr>
          <w:rFonts w:ascii="Times New Roman" w:hAnsi="Times New Roman" w:cs="Times New Roman"/>
          <w:sz w:val="24"/>
          <w:szCs w:val="24"/>
        </w:rPr>
        <w:t>penalizues</w:t>
      </w:r>
      <w:proofErr w:type="spellEnd"/>
      <w:r w:rsidR="008B53B6" w:rsidRPr="00860957">
        <w:rPr>
          <w:rFonts w:ascii="Times New Roman" w:hAnsi="Times New Roman" w:cs="Times New Roman"/>
          <w:sz w:val="24"/>
          <w:szCs w:val="24"/>
        </w:rPr>
        <w:t xml:space="preserve"> p</w:t>
      </w:r>
      <w:r w:rsidR="00926704" w:rsidRPr="00860957">
        <w:rPr>
          <w:rFonts w:ascii="Times New Roman" w:hAnsi="Times New Roman" w:cs="Times New Roman"/>
          <w:sz w:val="24"/>
          <w:szCs w:val="24"/>
        </w:rPr>
        <w:t>ë</w:t>
      </w:r>
      <w:r w:rsidR="008B53B6" w:rsidRPr="00860957">
        <w:rPr>
          <w:rFonts w:ascii="Times New Roman" w:hAnsi="Times New Roman" w:cs="Times New Roman"/>
          <w:sz w:val="24"/>
          <w:szCs w:val="24"/>
        </w:rPr>
        <w:t>r</w:t>
      </w:r>
      <w:r w:rsidR="000A1ACF" w:rsidRPr="00860957">
        <w:rPr>
          <w:rFonts w:ascii="Times New Roman" w:hAnsi="Times New Roman" w:cs="Times New Roman"/>
          <w:sz w:val="24"/>
          <w:szCs w:val="24"/>
        </w:rPr>
        <w:t xml:space="preserve"> subjektin n</w:t>
      </w:r>
      <w:r w:rsidR="00406B13" w:rsidRPr="00860957">
        <w:rPr>
          <w:rFonts w:ascii="Times New Roman" w:hAnsi="Times New Roman" w:cs="Times New Roman"/>
          <w:sz w:val="24"/>
          <w:szCs w:val="24"/>
        </w:rPr>
        <w:t>ë</w:t>
      </w:r>
      <w:r w:rsidR="000A1ACF" w:rsidRPr="00860957">
        <w:rPr>
          <w:rFonts w:ascii="Times New Roman" w:hAnsi="Times New Roman" w:cs="Times New Roman"/>
          <w:sz w:val="24"/>
          <w:szCs w:val="24"/>
        </w:rPr>
        <w:t xml:space="preserve"> lidhje me </w:t>
      </w:r>
      <w:r w:rsidR="00D20A38" w:rsidRPr="00860957">
        <w:rPr>
          <w:rFonts w:ascii="Times New Roman" w:hAnsi="Times New Roman" w:cs="Times New Roman"/>
          <w:sz w:val="24"/>
          <w:szCs w:val="24"/>
        </w:rPr>
        <w:t>kontrollin</w:t>
      </w:r>
      <w:r w:rsidR="000A1ACF" w:rsidRPr="00860957">
        <w:rPr>
          <w:rFonts w:ascii="Times New Roman" w:hAnsi="Times New Roman" w:cs="Times New Roman"/>
          <w:sz w:val="24"/>
          <w:szCs w:val="24"/>
        </w:rPr>
        <w:t xml:space="preserve"> e figur</w:t>
      </w:r>
      <w:r w:rsidR="00406B13" w:rsidRPr="00860957">
        <w:rPr>
          <w:rFonts w:ascii="Times New Roman" w:hAnsi="Times New Roman" w:cs="Times New Roman"/>
          <w:sz w:val="24"/>
          <w:szCs w:val="24"/>
        </w:rPr>
        <w:t>ë</w:t>
      </w:r>
      <w:r w:rsidR="000A1ACF" w:rsidRPr="00860957">
        <w:rPr>
          <w:rFonts w:ascii="Times New Roman" w:hAnsi="Times New Roman" w:cs="Times New Roman"/>
          <w:sz w:val="24"/>
          <w:szCs w:val="24"/>
        </w:rPr>
        <w:t xml:space="preserve">s, </w:t>
      </w:r>
      <w:r w:rsidR="00902C87" w:rsidRPr="00860957">
        <w:rPr>
          <w:rFonts w:ascii="Times New Roman" w:hAnsi="Times New Roman" w:cs="Times New Roman"/>
          <w:sz w:val="24"/>
          <w:szCs w:val="24"/>
        </w:rPr>
        <w:t xml:space="preserve">NJSHL e gjen të pambështetur pretendimin e subjektit të rivlerësimit në këtë shkak ankimi. </w:t>
      </w:r>
    </w:p>
    <w:p w14:paraId="4821A833" w14:textId="77777777" w:rsidR="00406B13" w:rsidRPr="0041430F" w:rsidRDefault="00406B13" w:rsidP="00C03AA8">
      <w:pPr>
        <w:pStyle w:val="ListParagraph"/>
        <w:spacing w:after="0" w:line="240" w:lineRule="auto"/>
        <w:ind w:left="0"/>
        <w:jc w:val="both"/>
        <w:rPr>
          <w:rFonts w:ascii="Times New Roman" w:hAnsi="Times New Roman"/>
          <w:sz w:val="12"/>
          <w:rPrChange w:id="493" w:author="Admin" w:date="2025-07-08T11:03:00Z">
            <w:rPr>
              <w:rFonts w:ascii="Times New Roman" w:hAnsi="Times New Roman"/>
              <w:sz w:val="16"/>
            </w:rPr>
          </w:rPrChange>
        </w:rPr>
      </w:pPr>
    </w:p>
    <w:p w14:paraId="1777CD34" w14:textId="718C10B7" w:rsidR="000A1ACF" w:rsidRPr="00860957" w:rsidRDefault="000A1ACF" w:rsidP="00C03AA8">
      <w:pPr>
        <w:pStyle w:val="ListParagraph"/>
        <w:numPr>
          <w:ilvl w:val="0"/>
          <w:numId w:val="1"/>
        </w:numPr>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sz w:val="24"/>
          <w:szCs w:val="24"/>
        </w:rPr>
        <w:t>Sa i takon pretendimit</w:t>
      </w:r>
      <w:r w:rsidR="00DB79AA" w:rsidRPr="00860957">
        <w:rPr>
          <w:rFonts w:ascii="Times New Roman" w:hAnsi="Times New Roman" w:cs="Times New Roman"/>
          <w:sz w:val="24"/>
          <w:szCs w:val="24"/>
        </w:rPr>
        <w:t xml:space="preserve"> </w:t>
      </w:r>
      <w:r w:rsidRPr="00860957">
        <w:rPr>
          <w:rFonts w:ascii="Times New Roman" w:hAnsi="Times New Roman" w:cs="Times New Roman"/>
          <w:sz w:val="24"/>
          <w:szCs w:val="24"/>
        </w:rPr>
        <w:t>t</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subjektit se Komisioni nuk i ka kaluar barr</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prove n</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gjetje</w:t>
      </w:r>
      <w:r w:rsidR="008B53B6" w:rsidRPr="00860957">
        <w:rPr>
          <w:rFonts w:ascii="Times New Roman" w:hAnsi="Times New Roman" w:cs="Times New Roman"/>
          <w:sz w:val="24"/>
          <w:szCs w:val="24"/>
        </w:rPr>
        <w:t>t</w:t>
      </w:r>
      <w:r w:rsidRPr="00860957">
        <w:rPr>
          <w:rFonts w:ascii="Times New Roman" w:hAnsi="Times New Roman" w:cs="Times New Roman"/>
          <w:sz w:val="24"/>
          <w:szCs w:val="24"/>
        </w:rPr>
        <w:t xml:space="preserve"> n</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kuad</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r t</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kontrollit t</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figur</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s</w:t>
      </w:r>
      <w:r w:rsidR="00DB79AA" w:rsidRPr="00860957">
        <w:rPr>
          <w:rFonts w:ascii="Times New Roman" w:hAnsi="Times New Roman" w:cs="Times New Roman"/>
          <w:sz w:val="24"/>
          <w:szCs w:val="24"/>
        </w:rPr>
        <w:t>,</w:t>
      </w:r>
      <w:r w:rsidRPr="00860957">
        <w:rPr>
          <w:rFonts w:ascii="Times New Roman" w:hAnsi="Times New Roman" w:cs="Times New Roman"/>
          <w:sz w:val="24"/>
          <w:szCs w:val="24"/>
        </w:rPr>
        <w:t xml:space="preserve"> NJSHL v</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ren se</w:t>
      </w:r>
      <w:ins w:id="494" w:author="Admin" w:date="2025-07-08T11:03:00Z">
        <w:r w:rsidR="0041430F">
          <w:rPr>
            <w:rFonts w:ascii="Times New Roman" w:hAnsi="Times New Roman" w:cs="Times New Roman"/>
            <w:sz w:val="24"/>
            <w:szCs w:val="24"/>
          </w:rPr>
          <w:t>,</w:t>
        </w:r>
      </w:ins>
      <w:r w:rsidRPr="00860957">
        <w:rPr>
          <w:rFonts w:ascii="Times New Roman" w:hAnsi="Times New Roman" w:cs="Times New Roman"/>
          <w:sz w:val="24"/>
          <w:szCs w:val="24"/>
        </w:rPr>
        <w:t xml:space="preserve"> </w:t>
      </w:r>
      <w:r w:rsidR="00406B13" w:rsidRPr="00860957">
        <w:rPr>
          <w:rFonts w:ascii="Times New Roman" w:hAnsi="Times New Roman" w:cs="Times New Roman"/>
          <w:sz w:val="24"/>
          <w:szCs w:val="24"/>
        </w:rPr>
        <w:t>m</w:t>
      </w:r>
      <w:r w:rsidRPr="00860957">
        <w:rPr>
          <w:rFonts w:ascii="Times New Roman" w:hAnsi="Times New Roman" w:cs="Times New Roman"/>
          <w:sz w:val="24"/>
          <w:szCs w:val="24"/>
        </w:rPr>
        <w:t xml:space="preserve">e njoftimin e rezultateve të hetimit, subjektit i </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406B13" w:rsidRPr="00860957">
        <w:rPr>
          <w:rFonts w:ascii="Times New Roman" w:hAnsi="Times New Roman" w:cs="Times New Roman"/>
          <w:sz w:val="24"/>
          <w:szCs w:val="24"/>
        </w:rPr>
        <w:t>ë</w:t>
      </w:r>
      <w:r w:rsidRPr="00860957">
        <w:rPr>
          <w:rFonts w:ascii="Times New Roman" w:hAnsi="Times New Roman" w:cs="Times New Roman"/>
          <w:sz w:val="24"/>
          <w:szCs w:val="24"/>
        </w:rPr>
        <w:t xml:space="preserve"> kërkuar të japë sqarime në lidhje me raportin e DSIK-së dhe në parashtrimet e tij, në mënyrë të përmbledhur, subjekti ka deklaruar se</w:t>
      </w:r>
      <w:r w:rsidR="008154D4" w:rsidRPr="00860957">
        <w:rPr>
          <w:rFonts w:ascii="Times New Roman" w:hAnsi="Times New Roman" w:cs="Times New Roman"/>
          <w:sz w:val="24"/>
          <w:szCs w:val="24"/>
        </w:rPr>
        <w:t>,</w:t>
      </w:r>
      <w:r w:rsidRPr="00860957">
        <w:rPr>
          <w:rFonts w:ascii="Times New Roman" w:hAnsi="Times New Roman" w:cs="Times New Roman"/>
          <w:sz w:val="24"/>
          <w:szCs w:val="24"/>
        </w:rPr>
        <w:t xml:space="preserve"> sipas tij nuk gjendet asnjë shpjegim mbi arsyet që DSIK-ja ka ndryshuar konkluzionin nga i përshtatshëm në i papërshtatshëm, dhe se ai nuk është njohur me dokumentet ku mbështetet ky konkluzion. Po kështu, ai deklaron se</w:t>
      </w:r>
      <w:r w:rsidR="008154D4" w:rsidRPr="00860957">
        <w:rPr>
          <w:rFonts w:ascii="Times New Roman" w:hAnsi="Times New Roman" w:cs="Times New Roman"/>
          <w:sz w:val="24"/>
          <w:szCs w:val="24"/>
        </w:rPr>
        <w:t>,</w:t>
      </w:r>
      <w:r w:rsidRPr="00860957">
        <w:rPr>
          <w:rFonts w:ascii="Times New Roman" w:hAnsi="Times New Roman" w:cs="Times New Roman"/>
          <w:sz w:val="24"/>
          <w:szCs w:val="24"/>
        </w:rPr>
        <w:t xml:space="preserve"> raporti i dytë i DSIK-së është joserioz, i pabazuar dhe jo i drejtë, për më tepër që raporti i dytë u referohet të “dhënave” për kohën përpara se të dilte raporti i parë i të njëjtit institucion. Në konkluzion të sqarimeve të tij, subjekti deklaron se ai ka plotësuar në mënyrë të saktë formularin e kontrollit të figurës, nuk ka pasur kontakte të papërshtatshme, si dhe nuk është përpjekur të fshehë kontakte me persona të përfshirë në krimin e organizuar e, në këto kushte, ai i plotëson të gjitha kriteret e parashikuara në nenin DH të Aneksit të Kushtetutës, si dhe nenet 34-39 të ligjit nr. 84/2016 për t’u konsideruar i përshtatshëm për vazhdimin e detyrës. </w:t>
      </w:r>
      <w:r w:rsidR="00966623" w:rsidRPr="00860957">
        <w:rPr>
          <w:rFonts w:ascii="Times New Roman" w:hAnsi="Times New Roman" w:cs="Times New Roman"/>
          <w:sz w:val="24"/>
          <w:szCs w:val="24"/>
        </w:rPr>
        <w:t>N</w:t>
      </w:r>
      <w:r w:rsidR="00406B13" w:rsidRPr="00860957">
        <w:rPr>
          <w:rFonts w:ascii="Times New Roman" w:hAnsi="Times New Roman" w:cs="Times New Roman"/>
          <w:sz w:val="24"/>
          <w:szCs w:val="24"/>
        </w:rPr>
        <w:t>ë</w:t>
      </w:r>
      <w:r w:rsidR="00966623" w:rsidRPr="00860957">
        <w:rPr>
          <w:rFonts w:ascii="Times New Roman" w:hAnsi="Times New Roman" w:cs="Times New Roman"/>
          <w:sz w:val="24"/>
          <w:szCs w:val="24"/>
        </w:rPr>
        <w:t xml:space="preserve"> lidhje </w:t>
      </w:r>
      <w:r w:rsidR="00966623" w:rsidRPr="00860957">
        <w:rPr>
          <w:rFonts w:ascii="Times New Roman" w:hAnsi="Times New Roman" w:cs="Times New Roman"/>
          <w:sz w:val="24"/>
          <w:szCs w:val="24"/>
        </w:rPr>
        <w:lastRenderedPageBreak/>
        <w:t>me sa m</w:t>
      </w:r>
      <w:r w:rsidR="00406B13" w:rsidRPr="00860957">
        <w:rPr>
          <w:rFonts w:ascii="Times New Roman" w:hAnsi="Times New Roman" w:cs="Times New Roman"/>
          <w:sz w:val="24"/>
          <w:szCs w:val="24"/>
        </w:rPr>
        <w:t>ë</w:t>
      </w:r>
      <w:r w:rsidR="00966623" w:rsidRPr="00860957">
        <w:rPr>
          <w:rFonts w:ascii="Times New Roman" w:hAnsi="Times New Roman" w:cs="Times New Roman"/>
          <w:sz w:val="24"/>
          <w:szCs w:val="24"/>
        </w:rPr>
        <w:t xml:space="preserve"> sip</w:t>
      </w:r>
      <w:r w:rsidR="00406B13" w:rsidRPr="00860957">
        <w:rPr>
          <w:rFonts w:ascii="Times New Roman" w:hAnsi="Times New Roman" w:cs="Times New Roman"/>
          <w:sz w:val="24"/>
          <w:szCs w:val="24"/>
        </w:rPr>
        <w:t>ë</w:t>
      </w:r>
      <w:r w:rsidR="00966623" w:rsidRPr="00860957">
        <w:rPr>
          <w:rFonts w:ascii="Times New Roman" w:hAnsi="Times New Roman" w:cs="Times New Roman"/>
          <w:sz w:val="24"/>
          <w:szCs w:val="24"/>
        </w:rPr>
        <w:t>r</w:t>
      </w:r>
      <w:r w:rsidR="008B53B6" w:rsidRPr="00860957">
        <w:rPr>
          <w:rFonts w:ascii="Times New Roman" w:hAnsi="Times New Roman" w:cs="Times New Roman"/>
          <w:sz w:val="24"/>
          <w:szCs w:val="24"/>
        </w:rPr>
        <w:t>,</w:t>
      </w:r>
      <w:r w:rsidR="00966623" w:rsidRPr="00860957">
        <w:rPr>
          <w:rFonts w:ascii="Times New Roman" w:hAnsi="Times New Roman" w:cs="Times New Roman"/>
          <w:sz w:val="24"/>
          <w:szCs w:val="24"/>
        </w:rPr>
        <w:t xml:space="preserve"> </w:t>
      </w:r>
      <w:r w:rsidRPr="00860957">
        <w:rPr>
          <w:rFonts w:ascii="Times New Roman" w:hAnsi="Times New Roman" w:cs="Times New Roman"/>
          <w:sz w:val="24"/>
          <w:szCs w:val="24"/>
        </w:rPr>
        <w:t xml:space="preserve"> </w:t>
      </w:r>
      <w:r w:rsidR="00816C87" w:rsidRPr="00860957">
        <w:rPr>
          <w:rFonts w:ascii="Times New Roman" w:hAnsi="Times New Roman" w:cs="Times New Roman"/>
          <w:sz w:val="24"/>
          <w:szCs w:val="24"/>
        </w:rPr>
        <w:t>NJSHL vler</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son se</w:t>
      </w:r>
      <w:r w:rsidR="008B53B6" w:rsidRPr="00860957">
        <w:rPr>
          <w:rFonts w:ascii="Times New Roman" w:hAnsi="Times New Roman" w:cs="Times New Roman"/>
          <w:sz w:val="24"/>
          <w:szCs w:val="24"/>
        </w:rPr>
        <w:t>,</w:t>
      </w:r>
      <w:r w:rsidR="00816C87" w:rsidRPr="00860957">
        <w:rPr>
          <w:rFonts w:ascii="Times New Roman" w:hAnsi="Times New Roman" w:cs="Times New Roman"/>
          <w:sz w:val="24"/>
          <w:szCs w:val="24"/>
        </w:rPr>
        <w:t xml:space="preserve"> ndon</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se n</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 xml:space="preserve"> raportin për rezultatet e hetimit administrativ, për kontrollin e figurës nuk janë pasqyruar formalisht</w:t>
      </w:r>
      <w:r w:rsidR="00406B13" w:rsidRPr="00860957">
        <w:rPr>
          <w:rFonts w:ascii="Times New Roman" w:hAnsi="Times New Roman" w:cs="Times New Roman"/>
          <w:sz w:val="24"/>
          <w:szCs w:val="24"/>
        </w:rPr>
        <w:t xml:space="preserve"> gjetjet</w:t>
      </w:r>
      <w:r w:rsidR="00816C87" w:rsidRPr="00860957">
        <w:rPr>
          <w:rFonts w:ascii="Times New Roman" w:hAnsi="Times New Roman" w:cs="Times New Roman"/>
          <w:sz w:val="24"/>
          <w:szCs w:val="24"/>
        </w:rPr>
        <w:t xml:space="preserve">, </w:t>
      </w:r>
      <w:r w:rsidR="008154D4" w:rsidRPr="00860957">
        <w:rPr>
          <w:rFonts w:ascii="Times New Roman" w:hAnsi="Times New Roman" w:cs="Times New Roman"/>
          <w:sz w:val="24"/>
          <w:szCs w:val="24"/>
        </w:rPr>
        <w:t>p</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r t</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 xml:space="preserve"> cilat ti jet</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 xml:space="preserve"> kaluar barra e prov</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s subjektit t</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 xml:space="preserve"> rivler</w:t>
      </w:r>
      <w:r w:rsidR="00B551E5" w:rsidRPr="00860957">
        <w:rPr>
          <w:rFonts w:ascii="Times New Roman" w:hAnsi="Times New Roman" w:cs="Times New Roman"/>
          <w:sz w:val="24"/>
          <w:szCs w:val="24"/>
        </w:rPr>
        <w:t>ë</w:t>
      </w:r>
      <w:r w:rsidR="008154D4" w:rsidRPr="00860957">
        <w:rPr>
          <w:rFonts w:ascii="Times New Roman" w:hAnsi="Times New Roman" w:cs="Times New Roman"/>
          <w:sz w:val="24"/>
          <w:szCs w:val="24"/>
        </w:rPr>
        <w:t xml:space="preserve">simit, </w:t>
      </w:r>
      <w:r w:rsidR="00816C87" w:rsidRPr="00860957">
        <w:rPr>
          <w:rFonts w:ascii="Times New Roman" w:hAnsi="Times New Roman" w:cs="Times New Roman"/>
          <w:sz w:val="24"/>
          <w:szCs w:val="24"/>
        </w:rPr>
        <w:t>Komisioni është shprehur se një pjesë e rezultateve të hetimit për këtë kriter jan</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 xml:space="preserve"> trajtuar </w:t>
      </w:r>
      <w:ins w:id="495" w:author="Admin" w:date="2025-07-08T11:03:00Z">
        <w:r w:rsidR="0041430F">
          <w:rPr>
            <w:rFonts w:ascii="Times New Roman" w:hAnsi="Times New Roman" w:cs="Times New Roman"/>
            <w:sz w:val="24"/>
            <w:szCs w:val="24"/>
          </w:rPr>
          <w:t>n</w:t>
        </w:r>
        <w:r w:rsidR="003D67A9">
          <w:rPr>
            <w:rFonts w:ascii="Times New Roman" w:hAnsi="Times New Roman" w:cs="Times New Roman"/>
            <w:sz w:val="24"/>
            <w:szCs w:val="24"/>
          </w:rPr>
          <w:t>ë</w:t>
        </w:r>
        <w:r w:rsidR="0041430F">
          <w:rPr>
            <w:rFonts w:ascii="Times New Roman" w:hAnsi="Times New Roman" w:cs="Times New Roman"/>
            <w:sz w:val="24"/>
            <w:szCs w:val="24"/>
          </w:rPr>
          <w:t xml:space="preserve"> </w:t>
        </w:r>
      </w:ins>
      <w:r w:rsidR="00816C87" w:rsidRPr="00860957">
        <w:rPr>
          <w:rFonts w:ascii="Times New Roman" w:hAnsi="Times New Roman" w:cs="Times New Roman"/>
          <w:sz w:val="24"/>
          <w:szCs w:val="24"/>
        </w:rPr>
        <w:t>pjes</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n e vler</w:t>
      </w:r>
      <w:r w:rsidR="00406B13" w:rsidRPr="00860957">
        <w:rPr>
          <w:rFonts w:ascii="Times New Roman" w:hAnsi="Times New Roman" w:cs="Times New Roman"/>
          <w:sz w:val="24"/>
          <w:szCs w:val="24"/>
        </w:rPr>
        <w:t>ë</w:t>
      </w:r>
      <w:r w:rsidR="00816C87" w:rsidRPr="00860957">
        <w:rPr>
          <w:rFonts w:ascii="Times New Roman" w:hAnsi="Times New Roman" w:cs="Times New Roman"/>
          <w:sz w:val="24"/>
          <w:szCs w:val="24"/>
        </w:rPr>
        <w:t>simit profesional</w:t>
      </w:r>
      <w:r w:rsidR="008154D4" w:rsidRPr="00860957">
        <w:rPr>
          <w:rFonts w:ascii="Times New Roman" w:hAnsi="Times New Roman" w:cs="Times New Roman"/>
          <w:sz w:val="24"/>
          <w:szCs w:val="24"/>
        </w:rPr>
        <w:t>,</w:t>
      </w:r>
      <w:r w:rsidR="00816C87" w:rsidRPr="00860957">
        <w:rPr>
          <w:rFonts w:ascii="Times New Roman" w:hAnsi="Times New Roman" w:cs="Times New Roman"/>
          <w:sz w:val="24"/>
          <w:szCs w:val="24"/>
        </w:rPr>
        <w:t xml:space="preserve"> duke ndërlidhur rezultatet e hetimit administrativ për kontrollin e figurës me ato të vlerësimit të aftësive profesionale</w:t>
      </w:r>
      <w:ins w:id="496" w:author="Admin" w:date="2025-07-08T11:03:00Z">
        <w:r w:rsidR="0041430F">
          <w:rPr>
            <w:rFonts w:ascii="Times New Roman" w:hAnsi="Times New Roman" w:cs="Times New Roman"/>
            <w:sz w:val="24"/>
            <w:szCs w:val="24"/>
          </w:rPr>
          <w:t>,</w:t>
        </w:r>
      </w:ins>
      <w:r w:rsidR="00816C87" w:rsidRPr="00860957">
        <w:rPr>
          <w:rFonts w:ascii="Times New Roman" w:hAnsi="Times New Roman" w:cs="Times New Roman"/>
          <w:sz w:val="24"/>
          <w:szCs w:val="24"/>
        </w:rPr>
        <w:t xml:space="preserve"> për të cilat subjektit i ka kaluar barra e provës.</w:t>
      </w:r>
      <w:r w:rsidR="00406B13" w:rsidRPr="00860957">
        <w:rPr>
          <w:rFonts w:ascii="Times New Roman" w:hAnsi="Times New Roman" w:cs="Times New Roman"/>
          <w:sz w:val="24"/>
          <w:szCs w:val="24"/>
        </w:rPr>
        <w:t xml:space="preserve"> Në këto kushte</w:t>
      </w:r>
      <w:r w:rsidR="00800D7E" w:rsidRPr="00860957">
        <w:rPr>
          <w:rFonts w:ascii="Times New Roman" w:hAnsi="Times New Roman" w:cs="Times New Roman"/>
          <w:sz w:val="24"/>
          <w:szCs w:val="24"/>
        </w:rPr>
        <w:t>,</w:t>
      </w:r>
      <w:r w:rsidR="00406B13" w:rsidRPr="00860957">
        <w:rPr>
          <w:rFonts w:ascii="Times New Roman" w:hAnsi="Times New Roman" w:cs="Times New Roman"/>
          <w:sz w:val="24"/>
          <w:szCs w:val="24"/>
        </w:rPr>
        <w:t xml:space="preserve"> NJSHL e gje</w:t>
      </w:r>
      <w:r w:rsidR="009F5679" w:rsidRPr="00860957">
        <w:rPr>
          <w:rFonts w:ascii="Times New Roman" w:hAnsi="Times New Roman" w:cs="Times New Roman"/>
          <w:sz w:val="24"/>
          <w:szCs w:val="24"/>
        </w:rPr>
        <w:t xml:space="preserve">n </w:t>
      </w:r>
      <w:r w:rsidR="00406B13" w:rsidRPr="00860957">
        <w:rPr>
          <w:rFonts w:ascii="Times New Roman" w:hAnsi="Times New Roman" w:cs="Times New Roman"/>
          <w:sz w:val="24"/>
          <w:szCs w:val="24"/>
        </w:rPr>
        <w:t xml:space="preserve">të pabazuar pretendimin e subjektit në lidhje </w:t>
      </w:r>
      <w:r w:rsidR="00DB79AA" w:rsidRPr="00860957">
        <w:rPr>
          <w:rFonts w:ascii="Times New Roman" w:hAnsi="Times New Roman" w:cs="Times New Roman"/>
          <w:sz w:val="24"/>
          <w:szCs w:val="24"/>
        </w:rPr>
        <w:t>me barrën e provës.</w:t>
      </w:r>
      <w:r w:rsidR="00406B13" w:rsidRPr="00860957">
        <w:rPr>
          <w:rFonts w:ascii="Times New Roman" w:hAnsi="Times New Roman" w:cs="Times New Roman"/>
          <w:sz w:val="24"/>
          <w:szCs w:val="24"/>
        </w:rPr>
        <w:t xml:space="preserve"> </w:t>
      </w:r>
    </w:p>
    <w:p w14:paraId="56876481" w14:textId="77777777" w:rsidR="00A66B4D" w:rsidRPr="00860957" w:rsidRDefault="00A66B4D" w:rsidP="00C03AA8">
      <w:pPr>
        <w:pStyle w:val="ListParagraph"/>
        <w:spacing w:after="0" w:line="240" w:lineRule="auto"/>
        <w:ind w:left="0"/>
        <w:jc w:val="both"/>
        <w:rPr>
          <w:rFonts w:ascii="Times New Roman" w:hAnsi="Times New Roman" w:cs="Times New Roman"/>
          <w:sz w:val="16"/>
          <w:szCs w:val="16"/>
        </w:rPr>
      </w:pPr>
    </w:p>
    <w:p w14:paraId="6D5C11F1" w14:textId="5551F628" w:rsidR="008B53B6" w:rsidRPr="00860957" w:rsidRDefault="00A66B4D" w:rsidP="00C03AA8">
      <w:pPr>
        <w:pStyle w:val="ListParagraph"/>
        <w:spacing w:after="0" w:line="240" w:lineRule="auto"/>
        <w:ind w:left="0"/>
        <w:jc w:val="both"/>
        <w:rPr>
          <w:rFonts w:ascii="Times New Roman" w:hAnsi="Times New Roman" w:cs="Times New Roman"/>
          <w:b/>
          <w:bCs/>
          <w:i/>
          <w:iCs/>
          <w:sz w:val="24"/>
          <w:szCs w:val="24"/>
        </w:rPr>
      </w:pPr>
      <w:r w:rsidRPr="00860957">
        <w:rPr>
          <w:rFonts w:ascii="Times New Roman" w:hAnsi="Times New Roman" w:cs="Times New Roman"/>
          <w:b/>
          <w:bCs/>
          <w:i/>
          <w:iCs/>
          <w:sz w:val="24"/>
          <w:szCs w:val="24"/>
        </w:rPr>
        <w:t>Vler</w:t>
      </w:r>
      <w:r w:rsidR="00406B13"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simi i shkaqeve t</w:t>
      </w:r>
      <w:r w:rsidR="00406B13"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 ankimit q</w:t>
      </w:r>
      <w:r w:rsidR="00406B13"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 xml:space="preserve"> lidhen me cenimin e besimit t</w:t>
      </w:r>
      <w:r w:rsidR="00926704" w:rsidRPr="00860957">
        <w:rPr>
          <w:rFonts w:ascii="Times New Roman" w:hAnsi="Times New Roman" w:cs="Times New Roman"/>
          <w:b/>
          <w:bCs/>
          <w:i/>
          <w:iCs/>
          <w:sz w:val="24"/>
          <w:szCs w:val="24"/>
        </w:rPr>
        <w:t>ë</w:t>
      </w:r>
      <w:r w:rsidR="008B53B6" w:rsidRPr="00860957">
        <w:rPr>
          <w:rFonts w:ascii="Times New Roman" w:hAnsi="Times New Roman" w:cs="Times New Roman"/>
          <w:b/>
          <w:bCs/>
          <w:i/>
          <w:iCs/>
          <w:sz w:val="24"/>
          <w:szCs w:val="24"/>
        </w:rPr>
        <w:t xml:space="preserve"> </w:t>
      </w:r>
      <w:r w:rsidRPr="00860957">
        <w:rPr>
          <w:rFonts w:ascii="Times New Roman" w:hAnsi="Times New Roman" w:cs="Times New Roman"/>
          <w:b/>
          <w:bCs/>
          <w:i/>
          <w:iCs/>
          <w:sz w:val="24"/>
          <w:szCs w:val="24"/>
        </w:rPr>
        <w:t>publikut te sistemi i drejt</w:t>
      </w:r>
      <w:r w:rsidR="00406B13" w:rsidRPr="00860957">
        <w:rPr>
          <w:rFonts w:ascii="Times New Roman" w:hAnsi="Times New Roman" w:cs="Times New Roman"/>
          <w:b/>
          <w:bCs/>
          <w:i/>
          <w:iCs/>
          <w:sz w:val="24"/>
          <w:szCs w:val="24"/>
        </w:rPr>
        <w:t>ë</w:t>
      </w:r>
      <w:r w:rsidRPr="00860957">
        <w:rPr>
          <w:rFonts w:ascii="Times New Roman" w:hAnsi="Times New Roman" w:cs="Times New Roman"/>
          <w:b/>
          <w:bCs/>
          <w:i/>
          <w:iCs/>
          <w:sz w:val="24"/>
          <w:szCs w:val="24"/>
        </w:rPr>
        <w:t>sis</w:t>
      </w:r>
      <w:r w:rsidR="00406B13" w:rsidRPr="00860957">
        <w:rPr>
          <w:rFonts w:ascii="Times New Roman" w:hAnsi="Times New Roman" w:cs="Times New Roman"/>
          <w:b/>
          <w:bCs/>
          <w:i/>
          <w:iCs/>
          <w:sz w:val="24"/>
          <w:szCs w:val="24"/>
        </w:rPr>
        <w:t>ë</w:t>
      </w:r>
    </w:p>
    <w:p w14:paraId="74198F6C" w14:textId="3F5D5F22" w:rsidR="00A66B4D" w:rsidRPr="00860957" w:rsidRDefault="00A66B4D" w:rsidP="00C03AA8">
      <w:pPr>
        <w:pStyle w:val="ListParagraph"/>
        <w:spacing w:after="0" w:line="240" w:lineRule="auto"/>
        <w:ind w:left="0"/>
        <w:jc w:val="both"/>
        <w:rPr>
          <w:rFonts w:ascii="Times New Roman" w:hAnsi="Times New Roman" w:cs="Times New Roman"/>
          <w:sz w:val="16"/>
          <w:szCs w:val="16"/>
        </w:rPr>
      </w:pPr>
    </w:p>
    <w:p w14:paraId="3EFB3F5C" w14:textId="6FD844F7" w:rsidR="008154D4" w:rsidRDefault="000C55F3" w:rsidP="008154D4">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Subjekti i rivlerësimit, në ankim pretendon se dh</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nia e mas</w:t>
      </w:r>
      <w:r w:rsidR="00732598" w:rsidRPr="00860957">
        <w:rPr>
          <w:rFonts w:ascii="Times New Roman" w:hAnsi="Times New Roman" w:cs="Times New Roman"/>
          <w:sz w:val="24"/>
          <w:szCs w:val="24"/>
        </w:rPr>
        <w:t>ës</w:t>
      </w:r>
      <w:r w:rsidRPr="00860957">
        <w:rPr>
          <w:rFonts w:ascii="Times New Roman" w:hAnsi="Times New Roman" w:cs="Times New Roman"/>
          <w:sz w:val="24"/>
          <w:szCs w:val="24"/>
        </w:rPr>
        <w:t xml:space="preserve"> disiplinore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shkarkimit nga detyra ndaj tij </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sht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dh</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bazuar vet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m 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rfundimet mbi kriterin e aft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sive profesional</w:t>
      </w:r>
      <w:r w:rsidR="008154D4" w:rsidRPr="00860957">
        <w:rPr>
          <w:rFonts w:ascii="Times New Roman" w:hAnsi="Times New Roman" w:cs="Times New Roman"/>
          <w:sz w:val="24"/>
          <w:szCs w:val="24"/>
        </w:rPr>
        <w:t>e</w:t>
      </w:r>
      <w:r w:rsidR="00A90242" w:rsidRPr="00860957">
        <w:rPr>
          <w:rFonts w:ascii="Times New Roman" w:hAnsi="Times New Roman" w:cs="Times New Roman"/>
          <w:sz w:val="24"/>
          <w:szCs w:val="24"/>
        </w:rPr>
        <w:t>, n</w:t>
      </w:r>
      <w:r w:rsidR="00732598" w:rsidRPr="00860957">
        <w:rPr>
          <w:rFonts w:ascii="Times New Roman" w:hAnsi="Times New Roman" w:cs="Times New Roman"/>
          <w:sz w:val="24"/>
          <w:szCs w:val="24"/>
        </w:rPr>
        <w:t>d</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rkoh</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q</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sipas tij</w:t>
      </w:r>
      <w:r w:rsidR="008154D4" w:rsidRPr="00860957">
        <w:rPr>
          <w:rFonts w:ascii="Times New Roman" w:hAnsi="Times New Roman" w:cs="Times New Roman"/>
          <w:sz w:val="24"/>
          <w:szCs w:val="24"/>
        </w:rPr>
        <w:t>,</w:t>
      </w:r>
      <w:r w:rsidRPr="00860957">
        <w:rPr>
          <w:rFonts w:ascii="Times New Roman" w:hAnsi="Times New Roman" w:cs="Times New Roman"/>
          <w:sz w:val="24"/>
          <w:szCs w:val="24"/>
        </w:rPr>
        <w:t xml:space="preserve"> aplikimi i pik</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 5</w:t>
      </w:r>
      <w:ins w:id="497" w:author="Admin" w:date="2025-07-08T11:03:00Z">
        <w:r w:rsidR="0041430F">
          <w:rPr>
            <w:rFonts w:ascii="Times New Roman" w:hAnsi="Times New Roman" w:cs="Times New Roman"/>
            <w:sz w:val="24"/>
            <w:szCs w:val="24"/>
          </w:rPr>
          <w:t>,</w:t>
        </w:r>
      </w:ins>
      <w:r w:rsidRPr="00860957">
        <w:rPr>
          <w:rFonts w:ascii="Times New Roman" w:hAnsi="Times New Roman" w:cs="Times New Roman"/>
          <w:sz w:val="24"/>
          <w:szCs w:val="24"/>
        </w:rPr>
        <w:t xml:space="preserve">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nenit 61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ligjit nr. 84/2016</w:t>
      </w:r>
      <w:r w:rsidR="00732598" w:rsidRPr="00860957">
        <w:rPr>
          <w:rFonts w:ascii="Times New Roman" w:hAnsi="Times New Roman" w:cs="Times New Roman"/>
          <w:sz w:val="24"/>
          <w:szCs w:val="24"/>
        </w:rPr>
        <w:t xml:space="preserve"> </w:t>
      </w:r>
      <w:r w:rsidRPr="00860957">
        <w:rPr>
          <w:rFonts w:ascii="Times New Roman" w:hAnsi="Times New Roman" w:cs="Times New Roman"/>
          <w:sz w:val="24"/>
          <w:szCs w:val="24"/>
        </w:rPr>
        <w:t>duhet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ndodh</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r shkelje q</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vetvete nuk p</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rb</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jn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shkaqe p</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r aplikimin e rasteve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tjera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shkarkimit</w:t>
      </w:r>
      <w:r w:rsidR="00732598" w:rsidRPr="00860957">
        <w:rPr>
          <w:rFonts w:ascii="Times New Roman" w:hAnsi="Times New Roman" w:cs="Times New Roman"/>
          <w:sz w:val="24"/>
          <w:szCs w:val="24"/>
        </w:rPr>
        <w:t>,</w:t>
      </w:r>
      <w:r w:rsidRPr="00860957">
        <w:rPr>
          <w:rFonts w:ascii="Times New Roman" w:hAnsi="Times New Roman" w:cs="Times New Roman"/>
          <w:sz w:val="24"/>
          <w:szCs w:val="24"/>
        </w:rPr>
        <w:t xml:space="preserve">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parashikuara prej nenit 61, pikat 1, 2, 3 dhe 4 dhe se </w:t>
      </w:r>
      <w:r w:rsidR="00732598" w:rsidRPr="00860957">
        <w:rPr>
          <w:rFonts w:ascii="Times New Roman" w:hAnsi="Times New Roman" w:cs="Times New Roman"/>
          <w:sz w:val="24"/>
          <w:szCs w:val="24"/>
        </w:rPr>
        <w:t>cenimi</w:t>
      </w:r>
      <w:r w:rsidRPr="00860957">
        <w:rPr>
          <w:rFonts w:ascii="Times New Roman" w:hAnsi="Times New Roman" w:cs="Times New Roman"/>
          <w:sz w:val="24"/>
          <w:szCs w:val="24"/>
        </w:rPr>
        <w:t xml:space="preserve"> i besimit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publikut te drejt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sia, 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kuptim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k</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saj dispozite</w:t>
      </w:r>
      <w:r w:rsidR="008154D4" w:rsidRPr="00860957">
        <w:rPr>
          <w:rFonts w:ascii="Times New Roman" w:hAnsi="Times New Roman" w:cs="Times New Roman"/>
          <w:sz w:val="24"/>
          <w:szCs w:val="24"/>
        </w:rPr>
        <w:t>,</w:t>
      </w:r>
      <w:r w:rsidR="00732598" w:rsidRPr="00860957">
        <w:rPr>
          <w:rFonts w:ascii="Times New Roman" w:hAnsi="Times New Roman" w:cs="Times New Roman"/>
          <w:sz w:val="24"/>
          <w:szCs w:val="24"/>
        </w:rPr>
        <w:t xml:space="preserve"> </w:t>
      </w:r>
      <w:r w:rsidRPr="00860957">
        <w:rPr>
          <w:rFonts w:ascii="Times New Roman" w:hAnsi="Times New Roman" w:cs="Times New Roman"/>
          <w:sz w:val="24"/>
          <w:szCs w:val="24"/>
        </w:rPr>
        <w:t>duhet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mb</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shtetet n</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vler</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simin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r</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sor t</w:t>
      </w:r>
      <w:r w:rsidR="00732598" w:rsidRPr="00860957">
        <w:rPr>
          <w:rFonts w:ascii="Times New Roman" w:hAnsi="Times New Roman" w:cs="Times New Roman"/>
          <w:sz w:val="24"/>
          <w:szCs w:val="24"/>
        </w:rPr>
        <w:t>ë</w:t>
      </w:r>
      <w:r w:rsidRPr="00860957">
        <w:rPr>
          <w:rFonts w:ascii="Times New Roman" w:hAnsi="Times New Roman" w:cs="Times New Roman"/>
          <w:sz w:val="24"/>
          <w:szCs w:val="24"/>
        </w:rPr>
        <w:t xml:space="preserve"> tri kritereve</w:t>
      </w:r>
      <w:r w:rsidR="00732598" w:rsidRPr="00860957">
        <w:rPr>
          <w:rFonts w:ascii="Times New Roman" w:hAnsi="Times New Roman" w:cs="Times New Roman"/>
          <w:sz w:val="24"/>
          <w:szCs w:val="24"/>
        </w:rPr>
        <w:t xml:space="preserve"> të rivlerësimit apo në vlerësimin e përgjithshëm të </w:t>
      </w:r>
      <w:del w:id="498" w:author="Admin" w:date="2025-07-08T11:03:00Z">
        <w:r w:rsidR="00732598" w:rsidRPr="007038D9">
          <w:rPr>
            <w:rFonts w:ascii="Times New Roman" w:hAnsi="Times New Roman" w:cs="Times New Roman"/>
            <w:sz w:val="24"/>
            <w:szCs w:val="24"/>
          </w:rPr>
          <w:delText xml:space="preserve"> </w:delText>
        </w:r>
      </w:del>
      <w:r w:rsidR="00732598" w:rsidRPr="00860957">
        <w:rPr>
          <w:rFonts w:ascii="Times New Roman" w:hAnsi="Times New Roman" w:cs="Times New Roman"/>
          <w:sz w:val="24"/>
          <w:szCs w:val="24"/>
        </w:rPr>
        <w:t>procedurave në raport me sjelljen e subjektit gjatë procesit e jo duke analizuar në mënyrë të veçantë kriterin e vlerësimit të aftësive profesionale. Subjekti po ashtu pretendon se</w:t>
      </w:r>
      <w:r w:rsidR="008154D4" w:rsidRPr="00860957">
        <w:rPr>
          <w:rFonts w:ascii="Times New Roman" w:hAnsi="Times New Roman" w:cs="Times New Roman"/>
          <w:sz w:val="24"/>
          <w:szCs w:val="24"/>
        </w:rPr>
        <w:t>,</w:t>
      </w:r>
      <w:r w:rsidR="00732598" w:rsidRPr="00860957">
        <w:rPr>
          <w:rFonts w:ascii="Times New Roman" w:hAnsi="Times New Roman" w:cs="Times New Roman"/>
          <w:sz w:val="24"/>
          <w:szCs w:val="24"/>
        </w:rPr>
        <w:t xml:space="preserve"> vendimi duhet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jepet vet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m mbi prova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q</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ndrueshme dhe duhet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jet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objektivisht i justifikuar</w:t>
      </w:r>
      <w:ins w:id="499" w:author="Admin" w:date="2025-07-08T11:03:00Z">
        <w:r w:rsidR="0041430F">
          <w:rPr>
            <w:rFonts w:ascii="Times New Roman" w:hAnsi="Times New Roman" w:cs="Times New Roman"/>
            <w:sz w:val="24"/>
            <w:szCs w:val="24"/>
          </w:rPr>
          <w:t>,</w:t>
        </w:r>
      </w:ins>
      <w:r w:rsidR="00732598" w:rsidRPr="00860957">
        <w:rPr>
          <w:rFonts w:ascii="Times New Roman" w:hAnsi="Times New Roman" w:cs="Times New Roman"/>
          <w:sz w:val="24"/>
          <w:szCs w:val="24"/>
        </w:rPr>
        <w:t xml:space="preserve"> bazuar n</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w:t>
      </w:r>
      <w:r w:rsidR="00DB79AA" w:rsidRPr="00860957">
        <w:rPr>
          <w:rFonts w:ascii="Times New Roman" w:hAnsi="Times New Roman" w:cs="Times New Roman"/>
          <w:sz w:val="24"/>
          <w:szCs w:val="24"/>
        </w:rPr>
        <w:t>nj</w:t>
      </w:r>
      <w:r w:rsidR="00926704" w:rsidRPr="00860957">
        <w:rPr>
          <w:rFonts w:ascii="Times New Roman" w:hAnsi="Times New Roman" w:cs="Times New Roman"/>
          <w:sz w:val="24"/>
          <w:szCs w:val="24"/>
        </w:rPr>
        <w:t>ë</w:t>
      </w:r>
      <w:r w:rsidR="00DB79AA" w:rsidRPr="00860957">
        <w:rPr>
          <w:rFonts w:ascii="Times New Roman" w:hAnsi="Times New Roman" w:cs="Times New Roman"/>
          <w:sz w:val="24"/>
          <w:szCs w:val="24"/>
        </w:rPr>
        <w:t xml:space="preserve"> </w:t>
      </w:r>
      <w:r w:rsidR="00732598" w:rsidRPr="00860957">
        <w:rPr>
          <w:rFonts w:ascii="Times New Roman" w:hAnsi="Times New Roman" w:cs="Times New Roman"/>
          <w:sz w:val="24"/>
          <w:szCs w:val="24"/>
        </w:rPr>
        <w:t>vler</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sim </w:t>
      </w:r>
      <w:proofErr w:type="spellStart"/>
      <w:r w:rsidR="00A90242" w:rsidRPr="00860957">
        <w:rPr>
          <w:rFonts w:ascii="Times New Roman" w:hAnsi="Times New Roman" w:cs="Times New Roman"/>
          <w:sz w:val="24"/>
          <w:szCs w:val="24"/>
        </w:rPr>
        <w:t>joparagjykues</w:t>
      </w:r>
      <w:proofErr w:type="spellEnd"/>
      <w:r w:rsidR="00732598" w:rsidRPr="00860957">
        <w:rPr>
          <w:rFonts w:ascii="Times New Roman" w:hAnsi="Times New Roman" w:cs="Times New Roman"/>
          <w:sz w:val="24"/>
          <w:szCs w:val="24"/>
        </w:rPr>
        <w:t xml:space="preserve"> dhe mbi kritere objektive dhe jo mbi vler</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simin subjektiv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autoritetit shtet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ror. Q</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ndrimi dhe zgjidhja duhet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jen</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argumentuara e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analizuara duke shpjeguar </w:t>
      </w:r>
      <w:r w:rsidR="00A90242" w:rsidRPr="00860957">
        <w:rPr>
          <w:rFonts w:ascii="Times New Roman" w:hAnsi="Times New Roman" w:cs="Times New Roman"/>
          <w:sz w:val="24"/>
          <w:szCs w:val="24"/>
        </w:rPr>
        <w:t>shkeljen dh</w:t>
      </w:r>
      <w:r w:rsidR="00732598" w:rsidRPr="00860957">
        <w:rPr>
          <w:rFonts w:ascii="Times New Roman" w:hAnsi="Times New Roman" w:cs="Times New Roman"/>
          <w:sz w:val="24"/>
          <w:szCs w:val="24"/>
        </w:rPr>
        <w:t>e m</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nyr</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n se si </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sht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cenuar potencialisht besimi i publikut te sistemi i drejt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sis</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gjithashtu nevojitet q</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argumentohet </w:t>
      </w:r>
      <w:r w:rsidR="00A90242" w:rsidRPr="00860957">
        <w:rPr>
          <w:rFonts w:ascii="Times New Roman" w:hAnsi="Times New Roman" w:cs="Times New Roman"/>
          <w:sz w:val="24"/>
          <w:szCs w:val="24"/>
        </w:rPr>
        <w:t>bindshëm</w:t>
      </w:r>
      <w:r w:rsidR="00732598" w:rsidRPr="00860957">
        <w:rPr>
          <w:rFonts w:ascii="Times New Roman" w:hAnsi="Times New Roman" w:cs="Times New Roman"/>
          <w:sz w:val="24"/>
          <w:szCs w:val="24"/>
        </w:rPr>
        <w:t xml:space="preserve"> dhe n</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nj</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nivel 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k</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naqsh</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m se ky ceni</w:t>
      </w:r>
      <w:r w:rsidR="00DB79AA" w:rsidRPr="00860957">
        <w:rPr>
          <w:rFonts w:ascii="Times New Roman" w:hAnsi="Times New Roman" w:cs="Times New Roman"/>
          <w:sz w:val="24"/>
          <w:szCs w:val="24"/>
        </w:rPr>
        <w:t>m</w:t>
      </w:r>
      <w:r w:rsidR="00732598" w:rsidRPr="00860957">
        <w:rPr>
          <w:rFonts w:ascii="Times New Roman" w:hAnsi="Times New Roman" w:cs="Times New Roman"/>
          <w:sz w:val="24"/>
          <w:szCs w:val="24"/>
        </w:rPr>
        <w:t xml:space="preserve"> </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sht</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i konsideruesh</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m, i </w:t>
      </w:r>
      <w:r w:rsidR="00A90242" w:rsidRPr="00860957">
        <w:rPr>
          <w:rFonts w:ascii="Times New Roman" w:hAnsi="Times New Roman" w:cs="Times New Roman"/>
          <w:sz w:val="24"/>
          <w:szCs w:val="24"/>
        </w:rPr>
        <w:t>perceptueshëm</w:t>
      </w:r>
      <w:r w:rsidR="00732598" w:rsidRPr="00860957">
        <w:rPr>
          <w:rFonts w:ascii="Times New Roman" w:hAnsi="Times New Roman" w:cs="Times New Roman"/>
          <w:sz w:val="24"/>
          <w:szCs w:val="24"/>
        </w:rPr>
        <w:t xml:space="preserve"> nga masa e njer</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zve q</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p</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rb</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jn</w:t>
      </w:r>
      <w:r w:rsidR="00A90242" w:rsidRPr="00860957">
        <w:rPr>
          <w:rFonts w:ascii="Times New Roman" w:hAnsi="Times New Roman" w:cs="Times New Roman"/>
          <w:sz w:val="24"/>
          <w:szCs w:val="24"/>
        </w:rPr>
        <w:t>ë</w:t>
      </w:r>
      <w:r w:rsidR="00732598" w:rsidRPr="00860957">
        <w:rPr>
          <w:rFonts w:ascii="Times New Roman" w:hAnsi="Times New Roman" w:cs="Times New Roman"/>
          <w:sz w:val="24"/>
          <w:szCs w:val="24"/>
        </w:rPr>
        <w:t xml:space="preserve"> publikun e gjer</w:t>
      </w:r>
      <w:r w:rsidR="00A90242" w:rsidRPr="00860957">
        <w:rPr>
          <w:rFonts w:ascii="Times New Roman" w:hAnsi="Times New Roman" w:cs="Times New Roman"/>
          <w:sz w:val="24"/>
          <w:szCs w:val="24"/>
        </w:rPr>
        <w:t>ë. Sipas subjektit, ligji nr. 84/2016 është deficitar sa i përket qart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sis</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dhe kuptueshm</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ris</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së kritereve që përcaktojnë sjellje të aftë për cenimin e besimit të publikut te sistemi i drejtësisë dhe kan</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sakt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si 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kufizuar n</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lidhje me indikator</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t dhe </w:t>
      </w:r>
      <w:proofErr w:type="spellStart"/>
      <w:r w:rsidR="00A90242" w:rsidRPr="00860957">
        <w:rPr>
          <w:rFonts w:ascii="Times New Roman" w:hAnsi="Times New Roman" w:cs="Times New Roman"/>
          <w:sz w:val="24"/>
          <w:szCs w:val="24"/>
        </w:rPr>
        <w:t>n</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nindikator</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t</w:t>
      </w:r>
      <w:proofErr w:type="spellEnd"/>
      <w:r w:rsidR="00A90242" w:rsidRPr="00860957">
        <w:rPr>
          <w:rFonts w:ascii="Times New Roman" w:hAnsi="Times New Roman" w:cs="Times New Roman"/>
          <w:sz w:val="24"/>
          <w:szCs w:val="24"/>
        </w:rPr>
        <w:t xml:space="preserve"> mbi 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cilat duhet 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 xml:space="preserve"> kryhet vler</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simi t</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r</w:t>
      </w:r>
      <w:r w:rsidR="009D3DDE" w:rsidRPr="00860957">
        <w:rPr>
          <w:rFonts w:ascii="Times New Roman" w:hAnsi="Times New Roman" w:cs="Times New Roman"/>
          <w:sz w:val="24"/>
          <w:szCs w:val="24"/>
        </w:rPr>
        <w:t>ë</w:t>
      </w:r>
      <w:r w:rsidR="00A90242" w:rsidRPr="00860957">
        <w:rPr>
          <w:rFonts w:ascii="Times New Roman" w:hAnsi="Times New Roman" w:cs="Times New Roman"/>
          <w:sz w:val="24"/>
          <w:szCs w:val="24"/>
        </w:rPr>
        <w:t>sor i procedurave</w:t>
      </w:r>
      <w:r w:rsidR="00DB79AA" w:rsidRPr="00860957">
        <w:rPr>
          <w:rFonts w:ascii="Times New Roman" w:hAnsi="Times New Roman" w:cs="Times New Roman"/>
          <w:sz w:val="24"/>
          <w:szCs w:val="24"/>
        </w:rPr>
        <w:t xml:space="preserve"> </w:t>
      </w:r>
      <w:r w:rsidR="009D3DDE" w:rsidRPr="00860957">
        <w:rPr>
          <w:rFonts w:ascii="Times New Roman" w:hAnsi="Times New Roman" w:cs="Times New Roman"/>
          <w:sz w:val="24"/>
          <w:szCs w:val="24"/>
        </w:rPr>
        <w:t>dhe as nuk parashiko</w:t>
      </w:r>
      <w:r w:rsidR="00DB79AA" w:rsidRPr="00860957">
        <w:rPr>
          <w:rFonts w:ascii="Times New Roman" w:hAnsi="Times New Roman" w:cs="Times New Roman"/>
          <w:sz w:val="24"/>
          <w:szCs w:val="24"/>
        </w:rPr>
        <w:t>n</w:t>
      </w:r>
      <w:r w:rsidR="009D3DDE" w:rsidRPr="00860957">
        <w:rPr>
          <w:rFonts w:ascii="Times New Roman" w:hAnsi="Times New Roman" w:cs="Times New Roman"/>
          <w:sz w:val="24"/>
          <w:szCs w:val="24"/>
        </w:rPr>
        <w:t xml:space="preserve"> kritere</w:t>
      </w:r>
      <w:r w:rsidR="00DB79AA" w:rsidRPr="00860957">
        <w:rPr>
          <w:rFonts w:ascii="Times New Roman" w:hAnsi="Times New Roman" w:cs="Times New Roman"/>
          <w:sz w:val="24"/>
          <w:szCs w:val="24"/>
        </w:rPr>
        <w:t>t</w:t>
      </w:r>
      <w:r w:rsidR="009D3DDE" w:rsidRPr="00860957">
        <w:rPr>
          <w:rFonts w:ascii="Times New Roman" w:hAnsi="Times New Roman" w:cs="Times New Roman"/>
          <w:sz w:val="24"/>
          <w:szCs w:val="24"/>
        </w:rPr>
        <w:t xml:space="preserve"> konkrete mbi të cilat do të matet niveli i cenimit të besimit të sistemi i drejtësisë.</w:t>
      </w:r>
      <w:r w:rsidR="00DB79AA" w:rsidRPr="00860957">
        <w:rPr>
          <w:rFonts w:ascii="Times New Roman" w:hAnsi="Times New Roman" w:cs="Times New Roman"/>
          <w:sz w:val="24"/>
          <w:szCs w:val="24"/>
        </w:rPr>
        <w:t xml:space="preserve"> </w:t>
      </w:r>
    </w:p>
    <w:p w14:paraId="4A5BCBE7" w14:textId="77777777" w:rsidR="00F3349F" w:rsidRPr="00F3349F" w:rsidRDefault="00F3349F" w:rsidP="00F3349F">
      <w:pPr>
        <w:pStyle w:val="ListParagraph"/>
        <w:spacing w:after="0" w:line="240" w:lineRule="auto"/>
        <w:ind w:left="0"/>
        <w:jc w:val="both"/>
        <w:rPr>
          <w:ins w:id="500" w:author="Admin" w:date="2025-07-08T11:03:00Z"/>
          <w:rFonts w:ascii="Times New Roman" w:hAnsi="Times New Roman" w:cs="Times New Roman"/>
          <w:sz w:val="12"/>
          <w:szCs w:val="12"/>
        </w:rPr>
      </w:pPr>
    </w:p>
    <w:p w14:paraId="02797A45" w14:textId="56DA9B29" w:rsidR="00902C87" w:rsidRPr="00860957" w:rsidRDefault="00DB79AA" w:rsidP="008154D4">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N</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 xml:space="preserve"> p</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rfundim subjekti pretendon se</w:t>
      </w:r>
      <w:r w:rsidR="00A90242" w:rsidRPr="00860957">
        <w:rPr>
          <w:rFonts w:ascii="Times New Roman" w:hAnsi="Times New Roman" w:cs="Times New Roman"/>
          <w:sz w:val="24"/>
          <w:szCs w:val="24"/>
        </w:rPr>
        <w:t xml:space="preserve"> </w:t>
      </w:r>
      <w:r w:rsidR="0097574D" w:rsidRPr="00860957">
        <w:rPr>
          <w:rFonts w:ascii="Times New Roman" w:hAnsi="Times New Roman" w:cs="Times New Roman"/>
          <w:sz w:val="24"/>
          <w:szCs w:val="24"/>
        </w:rPr>
        <w:t>ka arritur nivel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besuesh</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m n</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kriterin e vler</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simit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pasuris</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dhe n</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kriterin e kontrollit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figur</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w:t>
      </w:r>
      <w:r w:rsidR="008154D4" w:rsidRPr="00860957">
        <w:rPr>
          <w:rFonts w:ascii="Times New Roman" w:hAnsi="Times New Roman" w:cs="Times New Roman"/>
          <w:sz w:val="24"/>
          <w:szCs w:val="24"/>
        </w:rPr>
        <w:t>.</w:t>
      </w:r>
      <w:r w:rsidR="0097574D" w:rsidRPr="00860957">
        <w:rPr>
          <w:rFonts w:ascii="Times New Roman" w:hAnsi="Times New Roman" w:cs="Times New Roman"/>
          <w:sz w:val="24"/>
          <w:szCs w:val="24"/>
        </w:rPr>
        <w:t xml:space="preserve"> Komisioni nuk ka nj</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vler</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sim negativ p</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r kriterin e aft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sive profesionale pasi ndaj tij nuk </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sht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aplikuar neni 61, pika 4 e ligjit nr. 84/2016 si shkak shkarkimi</w:t>
      </w:r>
      <w:r w:rsidR="008154D4" w:rsidRPr="00860957">
        <w:rPr>
          <w:rFonts w:ascii="Times New Roman" w:hAnsi="Times New Roman" w:cs="Times New Roman"/>
          <w:sz w:val="24"/>
          <w:szCs w:val="24"/>
        </w:rPr>
        <w:t xml:space="preserve">. </w:t>
      </w:r>
      <w:r w:rsidR="0097574D" w:rsidRPr="00860957">
        <w:rPr>
          <w:rFonts w:ascii="Times New Roman" w:hAnsi="Times New Roman" w:cs="Times New Roman"/>
          <w:sz w:val="24"/>
          <w:szCs w:val="24"/>
        </w:rPr>
        <w:t>Sipas</w:t>
      </w:r>
      <w:r w:rsidR="008154D4" w:rsidRPr="00860957">
        <w:rPr>
          <w:rFonts w:ascii="Times New Roman" w:hAnsi="Times New Roman" w:cs="Times New Roman"/>
          <w:sz w:val="24"/>
          <w:szCs w:val="24"/>
        </w:rPr>
        <w:t xml:space="preserve"> </w:t>
      </w:r>
      <w:r w:rsidR="0097574D" w:rsidRPr="00860957">
        <w:rPr>
          <w:rFonts w:ascii="Times New Roman" w:hAnsi="Times New Roman" w:cs="Times New Roman"/>
          <w:sz w:val="24"/>
          <w:szCs w:val="24"/>
        </w:rPr>
        <w:t>subjektit</w:t>
      </w:r>
      <w:r w:rsidR="008154D4" w:rsidRPr="00860957">
        <w:rPr>
          <w:rFonts w:ascii="Times New Roman" w:hAnsi="Times New Roman" w:cs="Times New Roman"/>
          <w:sz w:val="24"/>
          <w:szCs w:val="24"/>
        </w:rPr>
        <w:t>,</w:t>
      </w:r>
      <w:r w:rsidR="0097574D" w:rsidRPr="00860957">
        <w:rPr>
          <w:rFonts w:ascii="Times New Roman" w:hAnsi="Times New Roman" w:cs="Times New Roman"/>
          <w:sz w:val="24"/>
          <w:szCs w:val="24"/>
        </w:rPr>
        <w:t xml:space="preserve"> referuar ligjit nr. 84/2016 dhe </w:t>
      </w:r>
      <w:r w:rsidR="00D20A38" w:rsidRPr="00860957">
        <w:rPr>
          <w:rFonts w:ascii="Times New Roman" w:hAnsi="Times New Roman" w:cs="Times New Roman"/>
          <w:sz w:val="24"/>
          <w:szCs w:val="24"/>
        </w:rPr>
        <w:t>jurisprudencës</w:t>
      </w:r>
      <w:r w:rsidR="0097574D" w:rsidRPr="00860957">
        <w:rPr>
          <w:rFonts w:ascii="Times New Roman" w:hAnsi="Times New Roman" w:cs="Times New Roman"/>
          <w:sz w:val="24"/>
          <w:szCs w:val="24"/>
        </w:rPr>
        <w:t xml:space="preserve"> s</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KPA ankuesi</w:t>
      </w:r>
      <w:r w:rsidR="008154D4" w:rsidRPr="00860957">
        <w:rPr>
          <w:rFonts w:ascii="Times New Roman" w:hAnsi="Times New Roman" w:cs="Times New Roman"/>
          <w:sz w:val="24"/>
          <w:szCs w:val="24"/>
        </w:rPr>
        <w:t xml:space="preserve"> nuk </w:t>
      </w:r>
      <w:r w:rsidR="0097574D" w:rsidRPr="00860957">
        <w:rPr>
          <w:rFonts w:ascii="Times New Roman" w:hAnsi="Times New Roman" w:cs="Times New Roman"/>
          <w:sz w:val="24"/>
          <w:szCs w:val="24"/>
        </w:rPr>
        <w:t xml:space="preserve"> mund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shkarkohet sipas parashikimeve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nenit 61, pika 5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ligjit </w:t>
      </w:r>
      <w:del w:id="501" w:author="Admin" w:date="2025-07-08T11:03:00Z">
        <w:r w:rsidR="0097574D" w:rsidRPr="008154D4">
          <w:rPr>
            <w:rFonts w:ascii="Times New Roman" w:hAnsi="Times New Roman" w:cs="Times New Roman"/>
            <w:sz w:val="24"/>
            <w:szCs w:val="24"/>
          </w:rPr>
          <w:delText>duhe</w:delText>
        </w:r>
        <w:r w:rsidR="00D20A38" w:rsidRPr="008154D4">
          <w:rPr>
            <w:rFonts w:ascii="Times New Roman" w:hAnsi="Times New Roman" w:cs="Times New Roman"/>
            <w:sz w:val="24"/>
            <w:szCs w:val="24"/>
          </w:rPr>
          <w:delText>t</w:delText>
        </w:r>
      </w:del>
      <w:ins w:id="502" w:author="Admin" w:date="2025-07-08T11:03:00Z">
        <w:r w:rsidR="0097574D" w:rsidRPr="00860957">
          <w:rPr>
            <w:rFonts w:ascii="Times New Roman" w:hAnsi="Times New Roman" w:cs="Times New Roman"/>
            <w:sz w:val="24"/>
            <w:szCs w:val="24"/>
          </w:rPr>
          <w:t>du</w:t>
        </w:r>
        <w:r w:rsidR="00F3349F">
          <w:rPr>
            <w:rFonts w:ascii="Times New Roman" w:hAnsi="Times New Roman" w:cs="Times New Roman"/>
            <w:sz w:val="24"/>
            <w:szCs w:val="24"/>
          </w:rPr>
          <w:t>k</w:t>
        </w:r>
        <w:r w:rsidR="0097574D" w:rsidRPr="00860957">
          <w:rPr>
            <w:rFonts w:ascii="Times New Roman" w:hAnsi="Times New Roman" w:cs="Times New Roman"/>
            <w:sz w:val="24"/>
            <w:szCs w:val="24"/>
          </w:rPr>
          <w:t>e</w:t>
        </w:r>
      </w:ins>
      <w:r w:rsidR="0097574D" w:rsidRPr="00860957">
        <w:rPr>
          <w:rFonts w:ascii="Times New Roman" w:hAnsi="Times New Roman" w:cs="Times New Roman"/>
          <w:sz w:val="24"/>
          <w:szCs w:val="24"/>
        </w:rPr>
        <w:t xml:space="preserve"> analizuar n</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m</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nyr</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w:t>
      </w:r>
      <w:r w:rsidR="00D20A38" w:rsidRPr="00860957">
        <w:rPr>
          <w:rFonts w:ascii="Times New Roman" w:hAnsi="Times New Roman" w:cs="Times New Roman"/>
          <w:sz w:val="24"/>
          <w:szCs w:val="24"/>
        </w:rPr>
        <w:t>veçantë</w:t>
      </w:r>
      <w:r w:rsidR="0097574D" w:rsidRPr="00860957">
        <w:rPr>
          <w:rFonts w:ascii="Times New Roman" w:hAnsi="Times New Roman" w:cs="Times New Roman"/>
          <w:sz w:val="24"/>
          <w:szCs w:val="24"/>
        </w:rPr>
        <w:t xml:space="preserve"> vet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m</w:t>
      </w:r>
      <w:r w:rsidR="00A25ABF" w:rsidRPr="00860957">
        <w:rPr>
          <w:rFonts w:ascii="Times New Roman" w:hAnsi="Times New Roman" w:cs="Times New Roman"/>
          <w:sz w:val="24"/>
          <w:szCs w:val="24"/>
        </w:rPr>
        <w:t xml:space="preserve"> mbi</w:t>
      </w:r>
      <w:r w:rsidR="0097574D" w:rsidRPr="00860957">
        <w:rPr>
          <w:rFonts w:ascii="Times New Roman" w:hAnsi="Times New Roman" w:cs="Times New Roman"/>
          <w:sz w:val="24"/>
          <w:szCs w:val="24"/>
        </w:rPr>
        <w:t xml:space="preserve"> kriterin e vler</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simit 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aft</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sive profesionale dhe p</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r rrjedhoj</w:t>
      </w:r>
      <w:r w:rsidR="009A45D2" w:rsidRPr="00860957">
        <w:rPr>
          <w:rFonts w:ascii="Times New Roman" w:hAnsi="Times New Roman" w:cs="Times New Roman"/>
          <w:sz w:val="24"/>
          <w:szCs w:val="24"/>
        </w:rPr>
        <w:t>ë</w:t>
      </w:r>
      <w:r w:rsidR="0097574D" w:rsidRPr="00860957">
        <w:rPr>
          <w:rFonts w:ascii="Times New Roman" w:hAnsi="Times New Roman" w:cs="Times New Roman"/>
          <w:sz w:val="24"/>
          <w:szCs w:val="24"/>
        </w:rPr>
        <w:t xml:space="preserve"> </w:t>
      </w:r>
      <w:r w:rsidR="009D3DDE" w:rsidRPr="00860957">
        <w:rPr>
          <w:rFonts w:ascii="Times New Roman" w:hAnsi="Times New Roman" w:cs="Times New Roman"/>
          <w:sz w:val="24"/>
          <w:szCs w:val="24"/>
        </w:rPr>
        <w:t>shkarkimi i tij është i pabazuar në rrethanat e faktit</w:t>
      </w:r>
      <w:r w:rsidRPr="00860957">
        <w:rPr>
          <w:rFonts w:ascii="Times New Roman" w:hAnsi="Times New Roman" w:cs="Times New Roman"/>
          <w:sz w:val="24"/>
          <w:szCs w:val="24"/>
        </w:rPr>
        <w:t>,</w:t>
      </w:r>
      <w:r w:rsidR="009D3DDE" w:rsidRPr="00860957">
        <w:rPr>
          <w:rFonts w:ascii="Times New Roman" w:hAnsi="Times New Roman" w:cs="Times New Roman"/>
          <w:sz w:val="24"/>
          <w:szCs w:val="24"/>
        </w:rPr>
        <w:t xml:space="preserve"> në Aneksin e Kushtetutës dhe në ligj.</w:t>
      </w:r>
    </w:p>
    <w:p w14:paraId="1D47ED64" w14:textId="77777777" w:rsidR="00E26E56" w:rsidRPr="00860957" w:rsidRDefault="00E26E56" w:rsidP="00C03AA8">
      <w:pPr>
        <w:pStyle w:val="ListParagraph"/>
        <w:spacing w:after="0" w:line="240" w:lineRule="auto"/>
        <w:ind w:left="0"/>
        <w:jc w:val="both"/>
        <w:rPr>
          <w:rFonts w:ascii="Times New Roman" w:hAnsi="Times New Roman" w:cs="Times New Roman"/>
          <w:sz w:val="16"/>
          <w:szCs w:val="16"/>
        </w:rPr>
      </w:pPr>
    </w:p>
    <w:p w14:paraId="51CC5BF8" w14:textId="1B7F4F3C" w:rsidR="00C05211" w:rsidRPr="00860957" w:rsidRDefault="00B2120A" w:rsidP="00C03AA8">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N</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lidhje me sa m</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 xml:space="preserve"> sip</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r NJSHL v</w:t>
      </w:r>
      <w:r w:rsidR="00926704" w:rsidRPr="00860957">
        <w:rPr>
          <w:rFonts w:ascii="Times New Roman" w:hAnsi="Times New Roman" w:cs="Times New Roman"/>
          <w:sz w:val="24"/>
          <w:szCs w:val="24"/>
        </w:rPr>
        <w:t>ë</w:t>
      </w:r>
      <w:r w:rsidRPr="00860957">
        <w:rPr>
          <w:rFonts w:ascii="Times New Roman" w:hAnsi="Times New Roman" w:cs="Times New Roman"/>
          <w:sz w:val="24"/>
          <w:szCs w:val="24"/>
        </w:rPr>
        <w:t>ren se</w:t>
      </w:r>
      <w:ins w:id="503" w:author="Admin" w:date="2025-07-08T11:03:00Z">
        <w:r w:rsidR="00F3349F">
          <w:rPr>
            <w:rFonts w:ascii="Times New Roman" w:hAnsi="Times New Roman" w:cs="Times New Roman"/>
            <w:sz w:val="24"/>
            <w:szCs w:val="24"/>
          </w:rPr>
          <w:t>,</w:t>
        </w:r>
      </w:ins>
      <w:r w:rsidRPr="00860957">
        <w:rPr>
          <w:rFonts w:ascii="Times New Roman" w:hAnsi="Times New Roman" w:cs="Times New Roman"/>
          <w:sz w:val="24"/>
          <w:szCs w:val="24"/>
        </w:rPr>
        <w:t xml:space="preserve"> Komisioni, konkluzionin mbi cenimin e besimit të publikut, referon se e ka mbështetur në vlerësimin e rasteve të rezultuara gjatë hetimit të vlerësimit profesional, por </w:t>
      </w:r>
      <w:r w:rsidR="00E26E56" w:rsidRPr="00860957">
        <w:rPr>
          <w:rFonts w:ascii="Times New Roman" w:hAnsi="Times New Roman" w:cs="Times New Roman"/>
          <w:sz w:val="24"/>
          <w:szCs w:val="24"/>
        </w:rPr>
        <w:t>edhe n</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 xml:space="preserve"> nj</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 xml:space="preserve"> vler</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sim t</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r</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sor t</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 xml:space="preserve"> </w:t>
      </w:r>
      <w:r w:rsidR="00D20A38" w:rsidRPr="00860957">
        <w:rPr>
          <w:rFonts w:ascii="Times New Roman" w:hAnsi="Times New Roman" w:cs="Times New Roman"/>
          <w:sz w:val="24"/>
          <w:szCs w:val="24"/>
        </w:rPr>
        <w:t>çështjes</w:t>
      </w:r>
      <w:r w:rsidR="00E26E56" w:rsidRPr="00860957">
        <w:rPr>
          <w:rFonts w:ascii="Times New Roman" w:hAnsi="Times New Roman" w:cs="Times New Roman"/>
          <w:sz w:val="24"/>
          <w:szCs w:val="24"/>
        </w:rPr>
        <w:t xml:space="preserve"> referuar veprimeve dhe mosveprimeve t</w:t>
      </w:r>
      <w:r w:rsidR="00C05211" w:rsidRPr="00860957">
        <w:rPr>
          <w:rFonts w:ascii="Times New Roman" w:hAnsi="Times New Roman" w:cs="Times New Roman"/>
          <w:sz w:val="24"/>
          <w:szCs w:val="24"/>
        </w:rPr>
        <w:t>ë</w:t>
      </w:r>
      <w:r w:rsidR="00E26E56" w:rsidRPr="00860957">
        <w:rPr>
          <w:rFonts w:ascii="Times New Roman" w:hAnsi="Times New Roman" w:cs="Times New Roman"/>
          <w:sz w:val="24"/>
          <w:szCs w:val="24"/>
        </w:rPr>
        <w:t xml:space="preserve"> subjektit </w:t>
      </w:r>
      <w:r w:rsidR="001E7460" w:rsidRPr="00860957">
        <w:rPr>
          <w:rFonts w:ascii="Times New Roman" w:hAnsi="Times New Roman" w:cs="Times New Roman"/>
          <w:sz w:val="24"/>
          <w:szCs w:val="24"/>
        </w:rPr>
        <w:t>t</w:t>
      </w:r>
      <w:r w:rsidR="00C05211" w:rsidRPr="00860957">
        <w:rPr>
          <w:rFonts w:ascii="Times New Roman" w:hAnsi="Times New Roman" w:cs="Times New Roman"/>
          <w:sz w:val="24"/>
          <w:szCs w:val="24"/>
        </w:rPr>
        <w:t>ë</w:t>
      </w:r>
      <w:r w:rsidR="001E7460" w:rsidRPr="00860957">
        <w:rPr>
          <w:rFonts w:ascii="Times New Roman" w:hAnsi="Times New Roman" w:cs="Times New Roman"/>
          <w:sz w:val="24"/>
          <w:szCs w:val="24"/>
        </w:rPr>
        <w:t xml:space="preserve"> </w:t>
      </w:r>
      <w:proofErr w:type="spellStart"/>
      <w:r w:rsidR="001E7460" w:rsidRPr="00860957">
        <w:rPr>
          <w:rFonts w:ascii="Times New Roman" w:hAnsi="Times New Roman" w:cs="Times New Roman"/>
          <w:sz w:val="24"/>
          <w:szCs w:val="24"/>
        </w:rPr>
        <w:t>listuara</w:t>
      </w:r>
      <w:proofErr w:type="spellEnd"/>
      <w:r w:rsidR="001E7460" w:rsidRPr="00860957">
        <w:rPr>
          <w:rFonts w:ascii="Times New Roman" w:hAnsi="Times New Roman" w:cs="Times New Roman"/>
          <w:sz w:val="24"/>
          <w:szCs w:val="24"/>
        </w:rPr>
        <w:t xml:space="preserve"> n</w:t>
      </w:r>
      <w:r w:rsidR="00C05211" w:rsidRPr="00860957">
        <w:rPr>
          <w:rFonts w:ascii="Times New Roman" w:hAnsi="Times New Roman" w:cs="Times New Roman"/>
          <w:sz w:val="24"/>
          <w:szCs w:val="24"/>
        </w:rPr>
        <w:t>ë</w:t>
      </w:r>
      <w:r w:rsidR="001E7460" w:rsidRPr="00860957">
        <w:rPr>
          <w:rFonts w:ascii="Times New Roman" w:hAnsi="Times New Roman" w:cs="Times New Roman"/>
          <w:sz w:val="24"/>
          <w:szCs w:val="24"/>
        </w:rPr>
        <w:t xml:space="preserve"> paragrafin nr. 176 t</w:t>
      </w:r>
      <w:r w:rsidR="00C05211" w:rsidRPr="00860957">
        <w:rPr>
          <w:rFonts w:ascii="Times New Roman" w:hAnsi="Times New Roman" w:cs="Times New Roman"/>
          <w:sz w:val="24"/>
          <w:szCs w:val="24"/>
        </w:rPr>
        <w:t>ë</w:t>
      </w:r>
      <w:r w:rsidR="001E7460" w:rsidRPr="00860957">
        <w:rPr>
          <w:rFonts w:ascii="Times New Roman" w:hAnsi="Times New Roman" w:cs="Times New Roman"/>
          <w:sz w:val="24"/>
          <w:szCs w:val="24"/>
        </w:rPr>
        <w:t xml:space="preserve"> vendimit</w:t>
      </w:r>
      <w:r w:rsidRPr="00860957">
        <w:rPr>
          <w:rFonts w:ascii="Times New Roman" w:hAnsi="Times New Roman" w:cs="Times New Roman"/>
          <w:sz w:val="24"/>
          <w:szCs w:val="24"/>
        </w:rPr>
        <w:t>,</w:t>
      </w:r>
      <w:r w:rsidR="00926704" w:rsidRPr="00860957">
        <w:rPr>
          <w:rFonts w:ascii="Times New Roman" w:hAnsi="Times New Roman" w:cs="Times New Roman"/>
          <w:sz w:val="24"/>
          <w:szCs w:val="24"/>
        </w:rPr>
        <w:t xml:space="preserve"> parë edhe nën këndvështrimin e orientimeve </w:t>
      </w:r>
      <w:r w:rsidR="002109D8" w:rsidRPr="00860957">
        <w:rPr>
          <w:rFonts w:ascii="Times New Roman" w:hAnsi="Times New Roman" w:cs="Times New Roman"/>
          <w:sz w:val="24"/>
          <w:szCs w:val="24"/>
        </w:rPr>
        <w:t>dhe t</w:t>
      </w:r>
      <w:r w:rsidR="00FB73CF" w:rsidRPr="00860957">
        <w:rPr>
          <w:rFonts w:ascii="Times New Roman" w:hAnsi="Times New Roman" w:cs="Times New Roman"/>
          <w:sz w:val="24"/>
          <w:szCs w:val="24"/>
        </w:rPr>
        <w:t>ë</w:t>
      </w:r>
      <w:r w:rsidR="002109D8" w:rsidRPr="00860957">
        <w:rPr>
          <w:rFonts w:ascii="Times New Roman" w:hAnsi="Times New Roman" w:cs="Times New Roman"/>
          <w:sz w:val="24"/>
          <w:szCs w:val="24"/>
        </w:rPr>
        <w:t xml:space="preserve"> opinionit </w:t>
      </w:r>
      <w:r w:rsidR="00926704" w:rsidRPr="00860957">
        <w:rPr>
          <w:rFonts w:ascii="Times New Roman" w:hAnsi="Times New Roman" w:cs="Times New Roman"/>
          <w:sz w:val="24"/>
          <w:szCs w:val="24"/>
        </w:rPr>
        <w:t xml:space="preserve">të </w:t>
      </w:r>
      <w:del w:id="504" w:author="Admin" w:date="2025-07-08T11:03:00Z">
        <w:r w:rsidR="00926704" w:rsidRPr="007038D9">
          <w:rPr>
            <w:rFonts w:ascii="Times New Roman" w:hAnsi="Times New Roman" w:cs="Times New Roman"/>
            <w:sz w:val="24"/>
            <w:szCs w:val="24"/>
          </w:rPr>
          <w:delText>ONM</w:delText>
        </w:r>
      </w:del>
      <w:ins w:id="505" w:author="Admin" w:date="2025-07-08T11:03:00Z">
        <w:r w:rsidR="00F3349F">
          <w:rPr>
            <w:rFonts w:ascii="Times New Roman" w:hAnsi="Times New Roman" w:cs="Times New Roman"/>
            <w:sz w:val="24"/>
            <w:szCs w:val="24"/>
          </w:rPr>
          <w:t>V</w:t>
        </w:r>
        <w:r w:rsidR="003D67A9">
          <w:rPr>
            <w:rFonts w:ascii="Times New Roman" w:hAnsi="Times New Roman" w:cs="Times New Roman"/>
            <w:sz w:val="24"/>
            <w:szCs w:val="24"/>
          </w:rPr>
          <w:t>ë</w:t>
        </w:r>
        <w:r w:rsidR="00F3349F">
          <w:rPr>
            <w:rFonts w:ascii="Times New Roman" w:hAnsi="Times New Roman" w:cs="Times New Roman"/>
            <w:sz w:val="24"/>
            <w:szCs w:val="24"/>
          </w:rPr>
          <w:t>zhguesit Nd</w:t>
        </w:r>
        <w:r w:rsidR="003D67A9">
          <w:rPr>
            <w:rFonts w:ascii="Times New Roman" w:hAnsi="Times New Roman" w:cs="Times New Roman"/>
            <w:sz w:val="24"/>
            <w:szCs w:val="24"/>
          </w:rPr>
          <w:t>ë</w:t>
        </w:r>
        <w:r w:rsidR="00F3349F">
          <w:rPr>
            <w:rFonts w:ascii="Times New Roman" w:hAnsi="Times New Roman" w:cs="Times New Roman"/>
            <w:sz w:val="24"/>
            <w:szCs w:val="24"/>
          </w:rPr>
          <w:t>rkomb</w:t>
        </w:r>
        <w:r w:rsidR="003D67A9">
          <w:rPr>
            <w:rFonts w:ascii="Times New Roman" w:hAnsi="Times New Roman" w:cs="Times New Roman"/>
            <w:sz w:val="24"/>
            <w:szCs w:val="24"/>
          </w:rPr>
          <w:t>ë</w:t>
        </w:r>
        <w:r w:rsidR="00F3349F">
          <w:rPr>
            <w:rFonts w:ascii="Times New Roman" w:hAnsi="Times New Roman" w:cs="Times New Roman"/>
            <w:sz w:val="24"/>
            <w:szCs w:val="24"/>
          </w:rPr>
          <w:t>tar</w:t>
        </w:r>
      </w:ins>
      <w:r w:rsidR="002109D8" w:rsidRPr="00860957">
        <w:rPr>
          <w:rStyle w:val="FootnoteReference"/>
          <w:rFonts w:ascii="Times New Roman" w:hAnsi="Times New Roman" w:cs="Times New Roman"/>
          <w:sz w:val="24"/>
          <w:szCs w:val="24"/>
        </w:rPr>
        <w:footnoteReference w:id="49"/>
      </w:r>
      <w:r w:rsidR="00926704" w:rsidRPr="00860957">
        <w:rPr>
          <w:rFonts w:ascii="Times New Roman" w:hAnsi="Times New Roman" w:cs="Times New Roman"/>
          <w:sz w:val="24"/>
          <w:szCs w:val="24"/>
        </w:rPr>
        <w:t xml:space="preserve"> </w:t>
      </w:r>
      <w:r w:rsidR="00205047" w:rsidRPr="00860957">
        <w:rPr>
          <w:rFonts w:ascii="Times New Roman" w:hAnsi="Times New Roman" w:cs="Times New Roman"/>
          <w:sz w:val="24"/>
          <w:szCs w:val="24"/>
        </w:rPr>
        <w:t xml:space="preserve">si dhe informacioneve nga organet </w:t>
      </w:r>
      <w:proofErr w:type="spellStart"/>
      <w:r w:rsidR="00205047" w:rsidRPr="00860957">
        <w:rPr>
          <w:rFonts w:ascii="Times New Roman" w:hAnsi="Times New Roman" w:cs="Times New Roman"/>
          <w:sz w:val="24"/>
          <w:szCs w:val="24"/>
        </w:rPr>
        <w:t>ligjzbatuese</w:t>
      </w:r>
      <w:proofErr w:type="spellEnd"/>
      <w:r w:rsidR="00926704" w:rsidRPr="00860957">
        <w:rPr>
          <w:rFonts w:ascii="Times New Roman" w:hAnsi="Times New Roman" w:cs="Times New Roman"/>
          <w:sz w:val="24"/>
          <w:szCs w:val="24"/>
        </w:rPr>
        <w:t>.</w:t>
      </w:r>
      <w:r w:rsidRPr="00860957">
        <w:rPr>
          <w:rFonts w:ascii="Times New Roman" w:hAnsi="Times New Roman" w:cs="Times New Roman"/>
          <w:sz w:val="24"/>
          <w:szCs w:val="24"/>
        </w:rPr>
        <w:t xml:space="preserve"> Komisioni, </w:t>
      </w:r>
      <w:r w:rsidR="001E7460" w:rsidRPr="00860957">
        <w:rPr>
          <w:rFonts w:ascii="Times New Roman" w:hAnsi="Times New Roman" w:cs="Times New Roman"/>
          <w:sz w:val="24"/>
          <w:szCs w:val="24"/>
        </w:rPr>
        <w:t>n</w:t>
      </w:r>
      <w:r w:rsidR="00C05211" w:rsidRPr="00860957">
        <w:rPr>
          <w:rFonts w:ascii="Times New Roman" w:hAnsi="Times New Roman" w:cs="Times New Roman"/>
          <w:sz w:val="24"/>
          <w:szCs w:val="24"/>
        </w:rPr>
        <w:t>ë</w:t>
      </w:r>
      <w:r w:rsidR="001E7460" w:rsidRPr="00860957">
        <w:rPr>
          <w:rFonts w:ascii="Times New Roman" w:hAnsi="Times New Roman" w:cs="Times New Roman"/>
          <w:sz w:val="24"/>
          <w:szCs w:val="24"/>
        </w:rPr>
        <w:t xml:space="preserve"> p</w:t>
      </w:r>
      <w:r w:rsidR="00C05211" w:rsidRPr="00860957">
        <w:rPr>
          <w:rFonts w:ascii="Times New Roman" w:hAnsi="Times New Roman" w:cs="Times New Roman"/>
          <w:sz w:val="24"/>
          <w:szCs w:val="24"/>
        </w:rPr>
        <w:t>ë</w:t>
      </w:r>
      <w:r w:rsidR="001E7460" w:rsidRPr="00860957">
        <w:rPr>
          <w:rFonts w:ascii="Times New Roman" w:hAnsi="Times New Roman" w:cs="Times New Roman"/>
          <w:sz w:val="24"/>
          <w:szCs w:val="24"/>
        </w:rPr>
        <w:t xml:space="preserve">rfundim </w:t>
      </w:r>
      <w:r w:rsidR="00926704" w:rsidRPr="00860957">
        <w:rPr>
          <w:rFonts w:ascii="Times New Roman" w:hAnsi="Times New Roman" w:cs="Times New Roman"/>
          <w:sz w:val="24"/>
          <w:szCs w:val="24"/>
        </w:rPr>
        <w:t>ka çmuar se subjekti ka cenuar etikën dhe angazhimin ndaj vlerave profesionale sipas parashikimeve të nenit 75, të ligjit nr. 96/2016</w:t>
      </w:r>
      <w:r w:rsidR="008154D4" w:rsidRPr="00860957">
        <w:rPr>
          <w:rFonts w:ascii="Times New Roman" w:hAnsi="Times New Roman" w:cs="Times New Roman"/>
          <w:sz w:val="24"/>
          <w:szCs w:val="24"/>
        </w:rPr>
        <w:t>,</w:t>
      </w:r>
      <w:r w:rsidR="00926704" w:rsidRPr="00860957">
        <w:rPr>
          <w:rFonts w:ascii="Times New Roman" w:hAnsi="Times New Roman" w:cs="Times New Roman"/>
          <w:sz w:val="24"/>
          <w:szCs w:val="24"/>
        </w:rPr>
        <w:t xml:space="preserve"> duke cenuar besimin e publikut te figura e tij, si pjesë e sistemit të drejtësisë dhe për rrjedhojë ai nuk ndodhet në kushtet e nenit 58, pika 1/b të ligjit nr. 84/2016, i cili </w:t>
      </w:r>
      <w:r w:rsidR="00926704" w:rsidRPr="00860957">
        <w:rPr>
          <w:rFonts w:ascii="Times New Roman" w:hAnsi="Times New Roman" w:cs="Times New Roman"/>
          <w:sz w:val="24"/>
          <w:szCs w:val="24"/>
        </w:rPr>
        <w:lastRenderedPageBreak/>
        <w:t xml:space="preserve">parashikon marrjen e masës disiplinore pezullim nga detyra për një periudhë 1 vjeçare dhe detyrimin për të ndjekur programin e trajnimit </w:t>
      </w:r>
      <w:r w:rsidR="001E7460" w:rsidRPr="00860957">
        <w:rPr>
          <w:rFonts w:ascii="Times New Roman" w:hAnsi="Times New Roman" w:cs="Times New Roman"/>
          <w:sz w:val="24"/>
          <w:szCs w:val="24"/>
        </w:rPr>
        <w:t>n</w:t>
      </w:r>
      <w:r w:rsidR="00C05211" w:rsidRPr="00860957">
        <w:rPr>
          <w:rFonts w:ascii="Times New Roman" w:hAnsi="Times New Roman" w:cs="Times New Roman"/>
          <w:sz w:val="24"/>
          <w:szCs w:val="24"/>
        </w:rPr>
        <w:t>ë</w:t>
      </w:r>
      <w:r w:rsidR="00926704" w:rsidRPr="00860957">
        <w:rPr>
          <w:rFonts w:ascii="Times New Roman" w:hAnsi="Times New Roman" w:cs="Times New Roman"/>
          <w:sz w:val="24"/>
          <w:szCs w:val="24"/>
        </w:rPr>
        <w:t xml:space="preserve"> Shkollë</w:t>
      </w:r>
      <w:r w:rsidR="001E7460" w:rsidRPr="00860957">
        <w:rPr>
          <w:rFonts w:ascii="Times New Roman" w:hAnsi="Times New Roman" w:cs="Times New Roman"/>
          <w:sz w:val="24"/>
          <w:szCs w:val="24"/>
        </w:rPr>
        <w:t>n</w:t>
      </w:r>
      <w:r w:rsidR="00926704" w:rsidRPr="00860957">
        <w:rPr>
          <w:rFonts w:ascii="Times New Roman" w:hAnsi="Times New Roman" w:cs="Times New Roman"/>
          <w:sz w:val="24"/>
          <w:szCs w:val="24"/>
        </w:rPr>
        <w:t xml:space="preserve"> </w:t>
      </w:r>
      <w:r w:rsidR="001E7460" w:rsidRPr="00860957">
        <w:rPr>
          <w:rFonts w:ascii="Times New Roman" w:hAnsi="Times New Roman" w:cs="Times New Roman"/>
          <w:sz w:val="24"/>
          <w:szCs w:val="24"/>
        </w:rPr>
        <w:t>e</w:t>
      </w:r>
      <w:r w:rsidR="00926704" w:rsidRPr="00860957">
        <w:rPr>
          <w:rFonts w:ascii="Times New Roman" w:hAnsi="Times New Roman" w:cs="Times New Roman"/>
          <w:sz w:val="24"/>
          <w:szCs w:val="24"/>
        </w:rPr>
        <w:t xml:space="preserve"> Magjistraturës, pasi mangësitë e evidentuara dhe sjelljet e papërshtatshme të subjektit</w:t>
      </w:r>
      <w:r w:rsidR="008154D4" w:rsidRPr="00860957">
        <w:rPr>
          <w:rFonts w:ascii="Times New Roman" w:hAnsi="Times New Roman" w:cs="Times New Roman"/>
          <w:sz w:val="24"/>
          <w:szCs w:val="24"/>
        </w:rPr>
        <w:t xml:space="preserve"> </w:t>
      </w:r>
      <w:r w:rsidR="00926704" w:rsidRPr="00860957">
        <w:rPr>
          <w:rFonts w:ascii="Times New Roman" w:hAnsi="Times New Roman" w:cs="Times New Roman"/>
          <w:sz w:val="24"/>
          <w:szCs w:val="24"/>
        </w:rPr>
        <w:t xml:space="preserve">të rivlerësimit nuk mund të korrigjohen përmes programit të trajnimit 1 </w:t>
      </w:r>
      <w:r w:rsidR="001E7460" w:rsidRPr="00860957">
        <w:rPr>
          <w:rFonts w:ascii="Times New Roman" w:hAnsi="Times New Roman" w:cs="Times New Roman"/>
          <w:sz w:val="24"/>
          <w:szCs w:val="24"/>
        </w:rPr>
        <w:t>vjeçar</w:t>
      </w:r>
      <w:r w:rsidR="00926704" w:rsidRPr="00860957">
        <w:rPr>
          <w:rFonts w:ascii="Times New Roman" w:hAnsi="Times New Roman" w:cs="Times New Roman"/>
          <w:sz w:val="24"/>
          <w:szCs w:val="24"/>
        </w:rPr>
        <w:t xml:space="preserve"> të edukimit. </w:t>
      </w:r>
      <w:r w:rsidR="00C05211" w:rsidRPr="00860957">
        <w:rPr>
          <w:rFonts w:ascii="Times New Roman" w:hAnsi="Times New Roman" w:cs="Times New Roman"/>
          <w:sz w:val="24"/>
          <w:szCs w:val="24"/>
        </w:rPr>
        <w:t>Në përfundim të procesit, pavarësisht se mangësitë procedurale të evidentuara nuk u vlerësuan të tilla që subjekti të vlerësohet “i papërshtatshëm” sipas nenit 44/c të ligjit nr. 84/2016, n</w:t>
      </w:r>
      <w:r w:rsidR="00B551E5" w:rsidRPr="00860957">
        <w:rPr>
          <w:rFonts w:ascii="Times New Roman" w:hAnsi="Times New Roman" w:cs="Times New Roman"/>
          <w:sz w:val="24"/>
          <w:szCs w:val="24"/>
        </w:rPr>
        <w:t>ë</w:t>
      </w:r>
      <w:r w:rsidR="00C05211" w:rsidRPr="00860957">
        <w:rPr>
          <w:rFonts w:ascii="Times New Roman" w:hAnsi="Times New Roman" w:cs="Times New Roman"/>
          <w:sz w:val="24"/>
          <w:szCs w:val="24"/>
        </w:rPr>
        <w:t xml:space="preserve"> një vlerësim tërësor t</w:t>
      </w:r>
      <w:r w:rsidR="00B551E5" w:rsidRPr="00860957">
        <w:rPr>
          <w:rFonts w:ascii="Times New Roman" w:hAnsi="Times New Roman" w:cs="Times New Roman"/>
          <w:sz w:val="24"/>
          <w:szCs w:val="24"/>
        </w:rPr>
        <w:t>ë</w:t>
      </w:r>
      <w:r w:rsidR="00C05211" w:rsidRPr="00860957">
        <w:rPr>
          <w:rFonts w:ascii="Times New Roman" w:hAnsi="Times New Roman" w:cs="Times New Roman"/>
          <w:sz w:val="24"/>
          <w:szCs w:val="24"/>
        </w:rPr>
        <w:t xml:space="preserve"> rrethanave, këto mangësi</w:t>
      </w:r>
      <w:ins w:id="509" w:author="Admin" w:date="2025-07-08T11:03:00Z">
        <w:r w:rsidR="00F3349F">
          <w:rPr>
            <w:rFonts w:ascii="Times New Roman" w:hAnsi="Times New Roman" w:cs="Times New Roman"/>
            <w:sz w:val="24"/>
            <w:szCs w:val="24"/>
          </w:rPr>
          <w:t>,</w:t>
        </w:r>
      </w:ins>
      <w:r w:rsidR="00C05211" w:rsidRPr="00860957">
        <w:rPr>
          <w:rFonts w:ascii="Times New Roman" w:hAnsi="Times New Roman" w:cs="Times New Roman"/>
          <w:sz w:val="24"/>
          <w:szCs w:val="24"/>
        </w:rPr>
        <w:t xml:space="preserve"> gërshetuar me rastet e cenimit të etikës nga ana e subjektit, çmohen se kanë çuar në cenimin e besimit të publikut të subjektit si pjesë e sistemit të drejtësisë dhe subjekti ndodhet në kushtet e parashikimit te nenit 61</w:t>
      </w:r>
      <w:r w:rsidR="006D3871" w:rsidRPr="00860957">
        <w:rPr>
          <w:rFonts w:ascii="Times New Roman" w:hAnsi="Times New Roman" w:cs="Times New Roman"/>
          <w:sz w:val="24"/>
          <w:szCs w:val="24"/>
        </w:rPr>
        <w:t xml:space="preserve">, pika </w:t>
      </w:r>
      <w:r w:rsidR="00C05211" w:rsidRPr="00860957">
        <w:rPr>
          <w:rFonts w:ascii="Times New Roman" w:hAnsi="Times New Roman" w:cs="Times New Roman"/>
          <w:sz w:val="24"/>
          <w:szCs w:val="24"/>
        </w:rPr>
        <w:t>5 të ligjit nr. 84/2016 dhe atij duhet t’i jepet masa disiplinore e shkarkimit nga detyra.</w:t>
      </w:r>
    </w:p>
    <w:p w14:paraId="7EA7FE69" w14:textId="77777777" w:rsidR="00D856CD" w:rsidRPr="00860957" w:rsidRDefault="00D856CD" w:rsidP="00C03AA8">
      <w:pPr>
        <w:pStyle w:val="ListParagraph"/>
        <w:spacing w:after="0" w:line="240" w:lineRule="auto"/>
        <w:ind w:left="0"/>
        <w:jc w:val="both"/>
        <w:rPr>
          <w:rFonts w:ascii="Times New Roman" w:hAnsi="Times New Roman" w:cs="Times New Roman"/>
          <w:color w:val="EE0000"/>
          <w:sz w:val="16"/>
          <w:szCs w:val="16"/>
        </w:rPr>
      </w:pPr>
    </w:p>
    <w:p w14:paraId="32AF1E4D" w14:textId="31F0A74C" w:rsidR="00800D7E" w:rsidRDefault="00A016CF" w:rsidP="00FB73CF">
      <w:pPr>
        <w:pStyle w:val="ListParagraph"/>
        <w:numPr>
          <w:ilvl w:val="0"/>
          <w:numId w:val="1"/>
        </w:numPr>
        <w:spacing w:after="0" w:line="240" w:lineRule="auto"/>
        <w:ind w:left="0"/>
        <w:jc w:val="both"/>
        <w:rPr>
          <w:rFonts w:ascii="Times New Roman" w:hAnsi="Times New Roman" w:cs="Times New Roman"/>
          <w:sz w:val="24"/>
          <w:szCs w:val="24"/>
        </w:rPr>
      </w:pPr>
      <w:r w:rsidRPr="00860957">
        <w:rPr>
          <w:rFonts w:ascii="Times New Roman" w:hAnsi="Times New Roman" w:cs="Times New Roman"/>
          <w:sz w:val="24"/>
          <w:szCs w:val="24"/>
        </w:rPr>
        <w:t xml:space="preserve">Në konsideratë të qëndrimit të mbajtur nga Kolegji në </w:t>
      </w:r>
      <w:r w:rsidR="006D3871" w:rsidRPr="00860957">
        <w:rPr>
          <w:rFonts w:ascii="Times New Roman" w:hAnsi="Times New Roman" w:cs="Times New Roman"/>
          <w:sz w:val="24"/>
          <w:szCs w:val="24"/>
        </w:rPr>
        <w:t xml:space="preserve">lidhje me </w:t>
      </w:r>
      <w:r w:rsidRPr="00860957">
        <w:rPr>
          <w:rFonts w:ascii="Times New Roman" w:hAnsi="Times New Roman" w:cs="Times New Roman"/>
          <w:sz w:val="24"/>
          <w:szCs w:val="24"/>
        </w:rPr>
        <w:t>interpretim</w:t>
      </w:r>
      <w:r w:rsidR="006D3871" w:rsidRPr="00860957">
        <w:rPr>
          <w:rFonts w:ascii="Times New Roman" w:hAnsi="Times New Roman" w:cs="Times New Roman"/>
          <w:sz w:val="24"/>
          <w:szCs w:val="24"/>
        </w:rPr>
        <w:t>in e</w:t>
      </w:r>
      <w:r w:rsidRPr="00860957">
        <w:rPr>
          <w:rFonts w:ascii="Times New Roman" w:hAnsi="Times New Roman" w:cs="Times New Roman"/>
          <w:sz w:val="24"/>
          <w:szCs w:val="24"/>
        </w:rPr>
        <w:t xml:space="preserve"> nenit 61, pika 5 </w:t>
      </w:r>
      <w:r w:rsidR="006D3871" w:rsidRPr="00860957">
        <w:rPr>
          <w:rFonts w:ascii="Times New Roman" w:hAnsi="Times New Roman" w:cs="Times New Roman"/>
          <w:sz w:val="24"/>
          <w:szCs w:val="24"/>
        </w:rPr>
        <w:t>t</w:t>
      </w:r>
      <w:r w:rsidR="000C7CD0" w:rsidRPr="00860957">
        <w:rPr>
          <w:rFonts w:ascii="Times New Roman" w:hAnsi="Times New Roman" w:cs="Times New Roman"/>
          <w:sz w:val="24"/>
          <w:szCs w:val="24"/>
        </w:rPr>
        <w:t>ë</w:t>
      </w:r>
      <w:r w:rsidRPr="00860957">
        <w:rPr>
          <w:rFonts w:ascii="Times New Roman" w:hAnsi="Times New Roman" w:cs="Times New Roman"/>
          <w:sz w:val="24"/>
          <w:szCs w:val="24"/>
        </w:rPr>
        <w:t xml:space="preserve"> ligjit nr. 84/2016, që cenimi i besimit të publikut të ketë ndodhur, të jetë i arsyeshëm, i konsiderueshëm apo i perceptueshëm si i tillë, duhet që të ekzistojnë shkelje që në vetvete nuk përbëjnë shkaqe për aplikimin e rasteve të tjera të shkarkimit, të parashikuara nga pikat 1, 2, 3 e 4, të nenit 61 të ligjit nr. 84/201</w:t>
      </w:r>
      <w:r w:rsidR="00323202" w:rsidRPr="00860957">
        <w:rPr>
          <w:rFonts w:ascii="Times New Roman" w:hAnsi="Times New Roman" w:cs="Times New Roman"/>
          <w:sz w:val="24"/>
          <w:szCs w:val="24"/>
        </w:rPr>
        <w:t>6</w:t>
      </w:r>
      <w:r w:rsidR="0021405E" w:rsidRPr="00860957">
        <w:rPr>
          <w:rFonts w:ascii="Times New Roman" w:hAnsi="Times New Roman" w:cs="Times New Roman"/>
          <w:sz w:val="24"/>
          <w:szCs w:val="24"/>
        </w:rPr>
        <w:t xml:space="preserve">, </w:t>
      </w:r>
      <w:r w:rsidR="00205047" w:rsidRPr="00860957">
        <w:rPr>
          <w:rFonts w:ascii="Times New Roman" w:hAnsi="Times New Roman" w:cs="Times New Roman"/>
          <w:sz w:val="24"/>
          <w:szCs w:val="24"/>
        </w:rPr>
        <w:t>NJSHL vler</w:t>
      </w:r>
      <w:r w:rsidR="00B551E5" w:rsidRPr="00860957">
        <w:rPr>
          <w:rFonts w:ascii="Times New Roman" w:hAnsi="Times New Roman" w:cs="Times New Roman"/>
          <w:sz w:val="24"/>
          <w:szCs w:val="24"/>
        </w:rPr>
        <w:t>ë</w:t>
      </w:r>
      <w:r w:rsidR="00205047" w:rsidRPr="00860957">
        <w:rPr>
          <w:rFonts w:ascii="Times New Roman" w:hAnsi="Times New Roman" w:cs="Times New Roman"/>
          <w:sz w:val="24"/>
          <w:szCs w:val="24"/>
        </w:rPr>
        <w:t xml:space="preserve">son se </w:t>
      </w:r>
      <w:r w:rsidR="00C97B54" w:rsidRPr="00860957">
        <w:rPr>
          <w:rFonts w:ascii="Times New Roman" w:hAnsi="Times New Roman" w:cs="Times New Roman"/>
          <w:sz w:val="24"/>
          <w:szCs w:val="24"/>
        </w:rPr>
        <w:t>situata faktike, gjetjet e Komisionit dhe t</w:t>
      </w:r>
      <w:r w:rsidR="00FB73CF" w:rsidRPr="00860957">
        <w:rPr>
          <w:rFonts w:ascii="Times New Roman" w:hAnsi="Times New Roman" w:cs="Times New Roman"/>
          <w:sz w:val="24"/>
          <w:szCs w:val="24"/>
        </w:rPr>
        <w:t>ë</w:t>
      </w:r>
      <w:r w:rsidR="00C97B54" w:rsidRPr="00860957">
        <w:rPr>
          <w:rFonts w:ascii="Times New Roman" w:hAnsi="Times New Roman" w:cs="Times New Roman"/>
          <w:sz w:val="24"/>
          <w:szCs w:val="24"/>
        </w:rPr>
        <w:t xml:space="preserve"> </w:t>
      </w:r>
      <w:del w:id="510" w:author="Admin" w:date="2025-07-08T11:03:00Z">
        <w:r w:rsidR="00C97B54" w:rsidRPr="003C50CA">
          <w:rPr>
            <w:rFonts w:ascii="Times New Roman" w:hAnsi="Times New Roman" w:cs="Times New Roman"/>
            <w:sz w:val="24"/>
            <w:szCs w:val="24"/>
          </w:rPr>
          <w:delText>ONM</w:delText>
        </w:r>
      </w:del>
      <w:ins w:id="511" w:author="Admin" w:date="2025-07-08T11:03:00Z">
        <w:r w:rsidR="00F3349F">
          <w:rPr>
            <w:rFonts w:ascii="Times New Roman" w:hAnsi="Times New Roman" w:cs="Times New Roman"/>
            <w:sz w:val="24"/>
            <w:szCs w:val="24"/>
          </w:rPr>
          <w:t>V</w:t>
        </w:r>
        <w:r w:rsidR="003D67A9">
          <w:rPr>
            <w:rFonts w:ascii="Times New Roman" w:hAnsi="Times New Roman" w:cs="Times New Roman"/>
            <w:sz w:val="24"/>
            <w:szCs w:val="24"/>
          </w:rPr>
          <w:t>ë</w:t>
        </w:r>
        <w:r w:rsidR="00F3349F">
          <w:rPr>
            <w:rFonts w:ascii="Times New Roman" w:hAnsi="Times New Roman" w:cs="Times New Roman"/>
            <w:sz w:val="24"/>
            <w:szCs w:val="24"/>
          </w:rPr>
          <w:t>zhguesit Nd</w:t>
        </w:r>
        <w:r w:rsidR="003D67A9">
          <w:rPr>
            <w:rFonts w:ascii="Times New Roman" w:hAnsi="Times New Roman" w:cs="Times New Roman"/>
            <w:sz w:val="24"/>
            <w:szCs w:val="24"/>
          </w:rPr>
          <w:t>ë</w:t>
        </w:r>
        <w:r w:rsidR="00F3349F">
          <w:rPr>
            <w:rFonts w:ascii="Times New Roman" w:hAnsi="Times New Roman" w:cs="Times New Roman"/>
            <w:sz w:val="24"/>
            <w:szCs w:val="24"/>
          </w:rPr>
          <w:t>rkomb</w:t>
        </w:r>
        <w:r w:rsidR="003D67A9">
          <w:rPr>
            <w:rFonts w:ascii="Times New Roman" w:hAnsi="Times New Roman" w:cs="Times New Roman"/>
            <w:sz w:val="24"/>
            <w:szCs w:val="24"/>
          </w:rPr>
          <w:t>ë</w:t>
        </w:r>
        <w:r w:rsidR="00F3349F">
          <w:rPr>
            <w:rFonts w:ascii="Times New Roman" w:hAnsi="Times New Roman" w:cs="Times New Roman"/>
            <w:sz w:val="24"/>
            <w:szCs w:val="24"/>
          </w:rPr>
          <w:t>tar</w:t>
        </w:r>
      </w:ins>
      <w:r w:rsidR="00C97B54" w:rsidRPr="00860957">
        <w:rPr>
          <w:rFonts w:ascii="Times New Roman" w:hAnsi="Times New Roman" w:cs="Times New Roman"/>
          <w:sz w:val="24"/>
          <w:szCs w:val="24"/>
        </w:rPr>
        <w:t xml:space="preserve"> përgjatë hetimit administrativ, disa prej t</w:t>
      </w:r>
      <w:r w:rsidR="00FB73CF" w:rsidRPr="00860957">
        <w:rPr>
          <w:rFonts w:ascii="Times New Roman" w:hAnsi="Times New Roman" w:cs="Times New Roman"/>
          <w:sz w:val="24"/>
          <w:szCs w:val="24"/>
        </w:rPr>
        <w:t>ë</w:t>
      </w:r>
      <w:r w:rsidR="00C97B54" w:rsidRPr="00860957">
        <w:rPr>
          <w:rFonts w:ascii="Times New Roman" w:hAnsi="Times New Roman" w:cs="Times New Roman"/>
          <w:sz w:val="24"/>
          <w:szCs w:val="24"/>
        </w:rPr>
        <w:t xml:space="preserve"> cilave konfirmohen edhe nga informacioni nga </w:t>
      </w:r>
      <w:r w:rsidR="0021405E" w:rsidRPr="00860957">
        <w:rPr>
          <w:rFonts w:ascii="Times New Roman" w:hAnsi="Times New Roman" w:cs="Times New Roman"/>
          <w:sz w:val="24"/>
          <w:szCs w:val="24"/>
        </w:rPr>
        <w:t>agjencit</w:t>
      </w:r>
      <w:r w:rsidR="00FB73CF" w:rsidRPr="00860957">
        <w:rPr>
          <w:rFonts w:ascii="Times New Roman" w:hAnsi="Times New Roman" w:cs="Times New Roman"/>
          <w:sz w:val="24"/>
          <w:szCs w:val="24"/>
        </w:rPr>
        <w:t>ë</w:t>
      </w:r>
      <w:r w:rsidR="00C97B54" w:rsidRPr="00860957">
        <w:rPr>
          <w:rFonts w:ascii="Times New Roman" w:hAnsi="Times New Roman" w:cs="Times New Roman"/>
          <w:sz w:val="24"/>
          <w:szCs w:val="24"/>
        </w:rPr>
        <w:t xml:space="preserve"> </w:t>
      </w:r>
      <w:proofErr w:type="spellStart"/>
      <w:r w:rsidR="00C97B54" w:rsidRPr="00860957">
        <w:rPr>
          <w:rFonts w:ascii="Times New Roman" w:hAnsi="Times New Roman" w:cs="Times New Roman"/>
          <w:sz w:val="24"/>
          <w:szCs w:val="24"/>
        </w:rPr>
        <w:t>ligjzbatuese</w:t>
      </w:r>
      <w:proofErr w:type="spellEnd"/>
      <w:r w:rsidR="00C97B54" w:rsidRPr="00860957">
        <w:rPr>
          <w:rFonts w:ascii="Times New Roman" w:hAnsi="Times New Roman" w:cs="Times New Roman"/>
          <w:sz w:val="24"/>
          <w:szCs w:val="24"/>
        </w:rPr>
        <w:t xml:space="preserve">, </w:t>
      </w:r>
      <w:r w:rsidR="006D3871" w:rsidRPr="00860957">
        <w:rPr>
          <w:rFonts w:ascii="Times New Roman" w:hAnsi="Times New Roman" w:cs="Times New Roman"/>
          <w:sz w:val="24"/>
          <w:szCs w:val="24"/>
        </w:rPr>
        <w:t>konsiderohen</w:t>
      </w:r>
      <w:r w:rsidR="00C27089" w:rsidRPr="00860957">
        <w:rPr>
          <w:rFonts w:ascii="Times New Roman" w:hAnsi="Times New Roman" w:cs="Times New Roman"/>
          <w:sz w:val="24"/>
          <w:szCs w:val="24"/>
        </w:rPr>
        <w:t xml:space="preserve"> të mjaftueshme për tu </w:t>
      </w:r>
      <w:r w:rsidR="003C50CA" w:rsidRPr="00860957">
        <w:rPr>
          <w:rFonts w:ascii="Times New Roman" w:hAnsi="Times New Roman" w:cs="Times New Roman"/>
          <w:sz w:val="24"/>
          <w:szCs w:val="24"/>
        </w:rPr>
        <w:t xml:space="preserve">vlerësuar në tërësi, në </w:t>
      </w:r>
      <w:del w:id="512" w:author="Admin" w:date="2025-07-08T11:03:00Z">
        <w:r w:rsidR="003C50CA" w:rsidRPr="003C50CA">
          <w:rPr>
            <w:rFonts w:ascii="Times New Roman" w:hAnsi="Times New Roman" w:cs="Times New Roman"/>
            <w:sz w:val="24"/>
            <w:szCs w:val="24"/>
          </w:rPr>
          <w:delText>zbatim</w:delText>
        </w:r>
      </w:del>
      <w:ins w:id="513" w:author="Admin" w:date="2025-07-08T11:03:00Z">
        <w:r w:rsidR="00F3349F">
          <w:rPr>
            <w:rFonts w:ascii="Times New Roman" w:hAnsi="Times New Roman" w:cs="Times New Roman"/>
            <w:sz w:val="24"/>
            <w:szCs w:val="24"/>
          </w:rPr>
          <w:t>kuptim</w:t>
        </w:r>
      </w:ins>
      <w:r w:rsidR="00F3349F">
        <w:rPr>
          <w:rFonts w:ascii="Times New Roman" w:hAnsi="Times New Roman" w:cs="Times New Roman"/>
          <w:sz w:val="24"/>
          <w:szCs w:val="24"/>
        </w:rPr>
        <w:t xml:space="preserve"> </w:t>
      </w:r>
      <w:r w:rsidR="003C50CA" w:rsidRPr="00860957">
        <w:rPr>
          <w:rFonts w:ascii="Times New Roman" w:hAnsi="Times New Roman" w:cs="Times New Roman"/>
          <w:sz w:val="24"/>
          <w:szCs w:val="24"/>
        </w:rPr>
        <w:t xml:space="preserve">të nenit 4, pika 2 </w:t>
      </w:r>
      <w:r w:rsidR="006D3871" w:rsidRPr="00860957">
        <w:rPr>
          <w:rFonts w:ascii="Times New Roman" w:hAnsi="Times New Roman" w:cs="Times New Roman"/>
          <w:sz w:val="24"/>
          <w:szCs w:val="24"/>
        </w:rPr>
        <w:t>e</w:t>
      </w:r>
      <w:r w:rsidR="003C50CA" w:rsidRPr="00860957">
        <w:rPr>
          <w:rFonts w:ascii="Times New Roman" w:hAnsi="Times New Roman" w:cs="Times New Roman"/>
          <w:sz w:val="24"/>
          <w:szCs w:val="24"/>
        </w:rPr>
        <w:t xml:space="preserve"> ligjit nr. 84/2016, si një nga alternativat e vlerësimit të kritereve të procesit të rivlerësimit të parashikuar nga ligji</w:t>
      </w:r>
      <w:r w:rsidR="006D3871" w:rsidRPr="00860957">
        <w:rPr>
          <w:rFonts w:ascii="Times New Roman" w:hAnsi="Times New Roman" w:cs="Times New Roman"/>
          <w:sz w:val="24"/>
          <w:szCs w:val="24"/>
        </w:rPr>
        <w:t xml:space="preserve">, </w:t>
      </w:r>
      <w:r w:rsidR="00B551E5" w:rsidRPr="00860957">
        <w:rPr>
          <w:rFonts w:ascii="Times New Roman" w:hAnsi="Times New Roman" w:cs="Times New Roman"/>
          <w:sz w:val="24"/>
          <w:szCs w:val="24"/>
        </w:rPr>
        <w:t>p</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r sa koh</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nuk kan</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marr</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nj</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kualifikim sipas pikave t</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tjera t</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nenit 61 t</w:t>
      </w:r>
      <w:r w:rsidR="002235C0" w:rsidRPr="00860957">
        <w:rPr>
          <w:rFonts w:ascii="Times New Roman" w:hAnsi="Times New Roman" w:cs="Times New Roman"/>
          <w:sz w:val="24"/>
          <w:szCs w:val="24"/>
        </w:rPr>
        <w:t>ë</w:t>
      </w:r>
      <w:r w:rsidR="00B551E5" w:rsidRPr="00860957">
        <w:rPr>
          <w:rFonts w:ascii="Times New Roman" w:hAnsi="Times New Roman" w:cs="Times New Roman"/>
          <w:sz w:val="24"/>
          <w:szCs w:val="24"/>
        </w:rPr>
        <w:t xml:space="preserve"> ligjit nr. 84/2016</w:t>
      </w:r>
      <w:r w:rsidR="0072534C" w:rsidRPr="00860957">
        <w:rPr>
          <w:rFonts w:ascii="Times New Roman" w:hAnsi="Times New Roman" w:cs="Times New Roman"/>
          <w:sz w:val="24"/>
          <w:szCs w:val="24"/>
        </w:rPr>
        <w:t>.</w:t>
      </w:r>
      <w:r w:rsidR="00B551E5" w:rsidRPr="00860957">
        <w:rPr>
          <w:rFonts w:ascii="Times New Roman" w:hAnsi="Times New Roman" w:cs="Times New Roman"/>
          <w:sz w:val="24"/>
          <w:szCs w:val="24"/>
        </w:rPr>
        <w:t xml:space="preserve"> </w:t>
      </w:r>
    </w:p>
    <w:p w14:paraId="66AE89C3" w14:textId="77777777" w:rsidR="00E74627" w:rsidRPr="00F3349F" w:rsidRDefault="00E74627" w:rsidP="00E74627">
      <w:pPr>
        <w:pStyle w:val="ListParagraph"/>
        <w:spacing w:after="0" w:line="240" w:lineRule="auto"/>
        <w:ind w:left="0"/>
        <w:jc w:val="both"/>
        <w:rPr>
          <w:rFonts w:ascii="Times New Roman" w:hAnsi="Times New Roman"/>
          <w:sz w:val="24"/>
          <w:rPrChange w:id="514" w:author="Admin" w:date="2025-07-08T11:03:00Z">
            <w:rPr>
              <w:rFonts w:ascii="Times New Roman" w:hAnsi="Times New Roman"/>
              <w:color w:val="EE0000"/>
              <w:sz w:val="24"/>
            </w:rPr>
          </w:rPrChange>
        </w:rPr>
      </w:pPr>
    </w:p>
    <w:p w14:paraId="784EE466" w14:textId="77777777" w:rsidR="00800D7E" w:rsidRDefault="00800D7E" w:rsidP="00FB73CF">
      <w:pPr>
        <w:pStyle w:val="ListParagraph"/>
        <w:spacing w:after="0" w:line="240" w:lineRule="auto"/>
        <w:ind w:left="0"/>
        <w:jc w:val="both"/>
        <w:rPr>
          <w:del w:id="515" w:author="Admin" w:date="2025-07-08T11:03:00Z"/>
          <w:rFonts w:ascii="Times New Roman" w:hAnsi="Times New Roman" w:cs="Times New Roman"/>
          <w:color w:val="EE0000"/>
          <w:sz w:val="24"/>
          <w:szCs w:val="24"/>
        </w:rPr>
      </w:pPr>
    </w:p>
    <w:p w14:paraId="059D1C70" w14:textId="77777777" w:rsidR="00800D7E" w:rsidRDefault="00800D7E" w:rsidP="00FB73CF">
      <w:pPr>
        <w:pStyle w:val="ListParagraph"/>
        <w:spacing w:after="0" w:line="240" w:lineRule="auto"/>
        <w:ind w:left="0"/>
        <w:jc w:val="both"/>
        <w:rPr>
          <w:del w:id="516" w:author="Admin" w:date="2025-07-08T11:03:00Z"/>
          <w:rFonts w:ascii="Times New Roman" w:hAnsi="Times New Roman" w:cs="Times New Roman"/>
          <w:color w:val="EE0000"/>
          <w:sz w:val="24"/>
          <w:szCs w:val="24"/>
        </w:rPr>
      </w:pPr>
    </w:p>
    <w:p w14:paraId="700B0251" w14:textId="1EF0012F" w:rsidR="00F3349F" w:rsidRPr="00860957" w:rsidRDefault="00F3349F" w:rsidP="00E74627">
      <w:pPr>
        <w:pStyle w:val="ListParagraph"/>
        <w:spacing w:after="0" w:line="240" w:lineRule="auto"/>
        <w:ind w:left="0"/>
        <w:jc w:val="right"/>
        <w:rPr>
          <w:rFonts w:ascii="Times New Roman" w:hAnsi="Times New Roman" w:cs="Times New Roman"/>
          <w:b/>
          <w:bCs/>
          <w:sz w:val="24"/>
          <w:szCs w:val="24"/>
        </w:rPr>
      </w:pPr>
      <w:proofErr w:type="spellStart"/>
      <w:r w:rsidRPr="00860957">
        <w:rPr>
          <w:rFonts w:ascii="Times New Roman" w:hAnsi="Times New Roman" w:cs="Times New Roman"/>
          <w:b/>
          <w:bCs/>
          <w:sz w:val="24"/>
          <w:szCs w:val="24"/>
        </w:rPr>
        <w:t>Irini</w:t>
      </w:r>
      <w:proofErr w:type="spellEnd"/>
      <w:r w:rsidRPr="00860957">
        <w:rPr>
          <w:rFonts w:ascii="Times New Roman" w:hAnsi="Times New Roman" w:cs="Times New Roman"/>
          <w:b/>
          <w:bCs/>
          <w:sz w:val="24"/>
          <w:szCs w:val="24"/>
        </w:rPr>
        <w:t xml:space="preserve"> Shira</w:t>
      </w:r>
    </w:p>
    <w:p w14:paraId="7164D169" w14:textId="77777777" w:rsidR="00F3349F" w:rsidRPr="00C27089" w:rsidRDefault="00F3349F" w:rsidP="00E74627">
      <w:pPr>
        <w:pStyle w:val="ListParagraph"/>
        <w:spacing w:after="0" w:line="240" w:lineRule="auto"/>
        <w:ind w:left="0"/>
        <w:jc w:val="right"/>
        <w:rPr>
          <w:ins w:id="517" w:author="Admin" w:date="2025-07-08T11:03:00Z"/>
          <w:rFonts w:ascii="Times New Roman" w:hAnsi="Times New Roman" w:cs="Times New Roman"/>
          <w:sz w:val="24"/>
          <w:szCs w:val="24"/>
        </w:rPr>
      </w:pPr>
      <w:r w:rsidRPr="00860957">
        <w:rPr>
          <w:rFonts w:ascii="Times New Roman" w:hAnsi="Times New Roman" w:cs="Times New Roman"/>
          <w:b/>
          <w:bCs/>
          <w:sz w:val="24"/>
          <w:szCs w:val="24"/>
        </w:rPr>
        <w:t>Këshilltar Ligjor</w:t>
      </w:r>
    </w:p>
    <w:p w14:paraId="0897FFA7" w14:textId="43C2B03E" w:rsidR="00800D7E" w:rsidRPr="00860957" w:rsidRDefault="00800D7E" w:rsidP="00E74627">
      <w:pPr>
        <w:pStyle w:val="ListParagraph"/>
        <w:tabs>
          <w:tab w:val="left" w:pos="6899"/>
        </w:tabs>
        <w:spacing w:after="0" w:line="240" w:lineRule="auto"/>
        <w:ind w:left="0"/>
        <w:jc w:val="right"/>
        <w:rPr>
          <w:rFonts w:ascii="Times New Roman" w:hAnsi="Times New Roman"/>
          <w:color w:val="EE0000"/>
          <w:sz w:val="24"/>
          <w:rPrChange w:id="518" w:author="Admin" w:date="2025-07-08T11:03:00Z">
            <w:rPr>
              <w:rFonts w:ascii="Times New Roman" w:hAnsi="Times New Roman"/>
              <w:sz w:val="24"/>
            </w:rPr>
          </w:rPrChange>
        </w:rPr>
        <w:pPrChange w:id="519" w:author="Admin" w:date="2025-07-08T11:03:00Z">
          <w:pPr>
            <w:pStyle w:val="ListParagraph"/>
            <w:spacing w:after="0" w:line="240" w:lineRule="auto"/>
            <w:ind w:left="0"/>
            <w:jc w:val="right"/>
          </w:pPr>
        </w:pPrChange>
      </w:pPr>
    </w:p>
    <w:sectPr w:rsidR="00800D7E" w:rsidRPr="00860957" w:rsidSect="001976FE">
      <w:headerReference w:type="default" r:id="rId9"/>
      <w:footerReference w:type="default" r:id="rId10"/>
      <w:pgSz w:w="11906" w:h="16838" w:code="9"/>
      <w:pgMar w:top="144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049D37" w14:textId="77777777" w:rsidR="00400733" w:rsidRPr="00860957" w:rsidRDefault="00400733" w:rsidP="00112AD7">
      <w:pPr>
        <w:spacing w:after="0" w:line="240" w:lineRule="auto"/>
      </w:pPr>
      <w:r w:rsidRPr="00860957">
        <w:separator/>
      </w:r>
    </w:p>
  </w:endnote>
  <w:endnote w:type="continuationSeparator" w:id="0">
    <w:p w14:paraId="5CDBB209" w14:textId="77777777" w:rsidR="00400733" w:rsidRPr="00860957" w:rsidRDefault="00400733" w:rsidP="00112AD7">
      <w:pPr>
        <w:spacing w:after="0" w:line="240" w:lineRule="auto"/>
      </w:pPr>
      <w:r w:rsidRPr="00860957">
        <w:continuationSeparator/>
      </w:r>
    </w:p>
  </w:endnote>
  <w:endnote w:type="continuationNotice" w:id="1">
    <w:p w14:paraId="745DE536" w14:textId="77777777" w:rsidR="00400733" w:rsidRDefault="004007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6245810"/>
      <w:docPartObj>
        <w:docPartGallery w:val="Page Numbers (Bottom of Page)"/>
        <w:docPartUnique/>
      </w:docPartObj>
    </w:sdtPr>
    <w:sdtEndPr/>
    <w:sdtContent>
      <w:p w14:paraId="1C624D37" w14:textId="0DB77F5A" w:rsidR="00C36C0A" w:rsidRPr="00860957" w:rsidRDefault="00C36C0A">
        <w:pPr>
          <w:pStyle w:val="Footer"/>
          <w:jc w:val="right"/>
        </w:pPr>
        <w:r w:rsidRPr="00860957">
          <w:fldChar w:fldCharType="begin"/>
        </w:r>
        <w:r w:rsidRPr="00860957">
          <w:instrText xml:space="preserve"> PAGE   \* MERGEFORMAT </w:instrText>
        </w:r>
        <w:r w:rsidRPr="00860957">
          <w:fldChar w:fldCharType="separate"/>
        </w:r>
        <w:r w:rsidRPr="00860957">
          <w:t>2</w:t>
        </w:r>
        <w:r w:rsidRPr="00860957">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AC1CC" w14:textId="77777777" w:rsidR="00400733" w:rsidRPr="00860957" w:rsidRDefault="00400733" w:rsidP="00112AD7">
      <w:pPr>
        <w:spacing w:after="0" w:line="240" w:lineRule="auto"/>
      </w:pPr>
      <w:r w:rsidRPr="00860957">
        <w:separator/>
      </w:r>
    </w:p>
  </w:footnote>
  <w:footnote w:type="continuationSeparator" w:id="0">
    <w:p w14:paraId="7BDE30EF" w14:textId="77777777" w:rsidR="00400733" w:rsidRPr="00860957" w:rsidRDefault="00400733" w:rsidP="00112AD7">
      <w:pPr>
        <w:spacing w:after="0" w:line="240" w:lineRule="auto"/>
      </w:pPr>
      <w:r w:rsidRPr="00860957">
        <w:continuationSeparator/>
      </w:r>
    </w:p>
  </w:footnote>
  <w:footnote w:type="continuationNotice" w:id="1">
    <w:p w14:paraId="56D5CE27" w14:textId="77777777" w:rsidR="00400733" w:rsidRDefault="00400733">
      <w:pPr>
        <w:spacing w:after="0" w:line="240" w:lineRule="auto"/>
      </w:pPr>
    </w:p>
  </w:footnote>
  <w:footnote w:id="2">
    <w:p w14:paraId="12D482AE" w14:textId="2971D3FE" w:rsidR="00112AD7" w:rsidRPr="00860957" w:rsidRDefault="00112AD7">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w:t>
      </w:r>
      <w:r w:rsidR="00602880" w:rsidRPr="00860957">
        <w:rPr>
          <w:rFonts w:ascii="Times New Roman" w:hAnsi="Times New Roman" w:cs="Times New Roman"/>
          <w:i/>
          <w:iCs/>
        </w:rPr>
        <w:t xml:space="preserve">të Kolegjit </w:t>
      </w:r>
      <w:r w:rsidRPr="00860957">
        <w:rPr>
          <w:rFonts w:ascii="Times New Roman" w:hAnsi="Times New Roman" w:cs="Times New Roman"/>
          <w:i/>
          <w:iCs/>
        </w:rPr>
        <w:t xml:space="preserve">nr. 42/2022 </w:t>
      </w:r>
      <w:proofErr w:type="spellStart"/>
      <w:r w:rsidR="004A5E68" w:rsidRPr="00860957">
        <w:rPr>
          <w:rFonts w:ascii="Times New Roman" w:hAnsi="Times New Roman" w:cs="Times New Roman"/>
          <w:i/>
          <w:iCs/>
        </w:rPr>
        <w:t>per</w:t>
      </w:r>
      <w:proofErr w:type="spellEnd"/>
      <w:r w:rsidR="004A5E68" w:rsidRPr="00860957">
        <w:rPr>
          <w:rFonts w:ascii="Times New Roman" w:hAnsi="Times New Roman" w:cs="Times New Roman"/>
          <w:i/>
          <w:iCs/>
        </w:rPr>
        <w:t xml:space="preserve"> S</w:t>
      </w:r>
      <w:r w:rsidR="002937BC" w:rsidRPr="00860957">
        <w:rPr>
          <w:rFonts w:ascii="Times New Roman" w:hAnsi="Times New Roman" w:cs="Times New Roman"/>
          <w:i/>
          <w:iCs/>
        </w:rPr>
        <w:t>R</w:t>
      </w:r>
      <w:r w:rsidR="004A5E68" w:rsidRPr="00860957">
        <w:rPr>
          <w:rFonts w:ascii="Times New Roman" w:hAnsi="Times New Roman" w:cs="Times New Roman"/>
          <w:i/>
          <w:iCs/>
        </w:rPr>
        <w:t xml:space="preserve"> </w:t>
      </w:r>
      <w:proofErr w:type="spellStart"/>
      <w:r w:rsidR="004A5E68" w:rsidRPr="00860957">
        <w:rPr>
          <w:rFonts w:ascii="Times New Roman" w:hAnsi="Times New Roman" w:cs="Times New Roman"/>
          <w:i/>
          <w:iCs/>
        </w:rPr>
        <w:t>Niko</w:t>
      </w:r>
      <w:proofErr w:type="spellEnd"/>
      <w:r w:rsidR="004A5E68" w:rsidRPr="00860957">
        <w:rPr>
          <w:rFonts w:ascii="Times New Roman" w:hAnsi="Times New Roman" w:cs="Times New Roman"/>
          <w:i/>
          <w:iCs/>
        </w:rPr>
        <w:t xml:space="preserve"> </w:t>
      </w:r>
      <w:proofErr w:type="spellStart"/>
      <w:r w:rsidR="004A5E68" w:rsidRPr="00860957">
        <w:rPr>
          <w:rFonts w:ascii="Times New Roman" w:hAnsi="Times New Roman" w:cs="Times New Roman"/>
          <w:i/>
          <w:iCs/>
        </w:rPr>
        <w:t>Rapi</w:t>
      </w:r>
      <w:proofErr w:type="spellEnd"/>
      <w:r w:rsidR="009262AD" w:rsidRPr="00860957">
        <w:rPr>
          <w:rFonts w:ascii="Times New Roman" w:hAnsi="Times New Roman" w:cs="Times New Roman"/>
          <w:i/>
          <w:iCs/>
        </w:rPr>
        <w:t>.</w:t>
      </w:r>
      <w:r w:rsidRPr="00860957">
        <w:rPr>
          <w:rFonts w:ascii="Times New Roman" w:hAnsi="Times New Roman" w:cs="Times New Roman"/>
          <w:i/>
          <w:iCs/>
        </w:rPr>
        <w:t xml:space="preserve"> </w:t>
      </w:r>
    </w:p>
  </w:footnote>
  <w:footnote w:id="3">
    <w:p w14:paraId="672DA153" w14:textId="69FBE0CE" w:rsidR="004A5E68" w:rsidRPr="00860957" w:rsidRDefault="004A5E68">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 xml:space="preserve">Shih vendimet e Kolegjit nr. 33/2022, </w:t>
      </w:r>
      <w:r w:rsidR="00602880" w:rsidRPr="00860957">
        <w:rPr>
          <w:rFonts w:ascii="Times New Roman" w:hAnsi="Times New Roman" w:cs="Times New Roman"/>
          <w:i/>
          <w:iCs/>
        </w:rPr>
        <w:t>nr.</w:t>
      </w:r>
      <w:r w:rsidRPr="00860957">
        <w:rPr>
          <w:rFonts w:ascii="Times New Roman" w:hAnsi="Times New Roman" w:cs="Times New Roman"/>
          <w:i/>
          <w:iCs/>
        </w:rPr>
        <w:t xml:space="preserve"> 35/2022</w:t>
      </w:r>
      <w:ins w:id="29" w:author="Admin" w:date="2025-07-08T11:03:00Z">
        <w:r w:rsidR="00DE5552" w:rsidRPr="00860957">
          <w:rPr>
            <w:rFonts w:ascii="Times New Roman" w:hAnsi="Times New Roman" w:cs="Times New Roman"/>
            <w:i/>
            <w:iCs/>
          </w:rPr>
          <w:t>,</w:t>
        </w:r>
      </w:ins>
      <w:r w:rsidRPr="00860957">
        <w:rPr>
          <w:rFonts w:ascii="Times New Roman" w:hAnsi="Times New Roman" w:cs="Times New Roman"/>
          <w:i/>
          <w:iCs/>
        </w:rPr>
        <w:t xml:space="preserve"> etj</w:t>
      </w:r>
      <w:r w:rsidR="009262AD" w:rsidRPr="00860957">
        <w:rPr>
          <w:rFonts w:ascii="Times New Roman" w:hAnsi="Times New Roman" w:cs="Times New Roman"/>
          <w:i/>
          <w:iCs/>
        </w:rPr>
        <w:t>.</w:t>
      </w:r>
    </w:p>
  </w:footnote>
  <w:footnote w:id="4">
    <w:p w14:paraId="363E8FF9" w14:textId="0DC3EEC7" w:rsidR="000314DE" w:rsidRPr="00860957" w:rsidRDefault="000314DE">
      <w:pPr>
        <w:pStyle w:val="FootnoteText"/>
      </w:pPr>
      <w:r w:rsidRPr="00860957">
        <w:rPr>
          <w:rStyle w:val="FootnoteReference"/>
        </w:rPr>
        <w:footnoteRef/>
      </w:r>
      <w:r w:rsidRPr="00860957">
        <w:t xml:space="preserve"> </w:t>
      </w:r>
      <w:r w:rsidRPr="00860957">
        <w:rPr>
          <w:rFonts w:ascii="Times New Roman" w:hAnsi="Times New Roman" w:cs="Times New Roman"/>
          <w:i/>
          <w:iCs/>
        </w:rPr>
        <w:t>Shih vendimin e Kolegjit të Posaçëm të Apelimit nr. 23, datë 28.06.2022.</w:t>
      </w:r>
    </w:p>
  </w:footnote>
  <w:footnote w:id="5">
    <w:p w14:paraId="62AE2C08" w14:textId="15D328CB" w:rsidR="000314DE" w:rsidRPr="00860957" w:rsidRDefault="000314DE" w:rsidP="000314DE">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 xml:space="preserve">Shih vendimin e </w:t>
      </w:r>
      <w:proofErr w:type="spellStart"/>
      <w:r w:rsidRPr="00860957">
        <w:rPr>
          <w:rFonts w:ascii="Times New Roman" w:hAnsi="Times New Roman" w:cs="Times New Roman"/>
          <w:i/>
          <w:iCs/>
        </w:rPr>
        <w:t>GjEDNj</w:t>
      </w:r>
      <w:proofErr w:type="spellEnd"/>
      <w:r w:rsidRPr="00860957">
        <w:rPr>
          <w:rFonts w:ascii="Times New Roman" w:hAnsi="Times New Roman" w:cs="Times New Roman"/>
          <w:i/>
          <w:iCs/>
        </w:rPr>
        <w:t xml:space="preserve">-së, çështja </w:t>
      </w:r>
      <w:proofErr w:type="spellStart"/>
      <w:r w:rsidRPr="00860957">
        <w:rPr>
          <w:rFonts w:ascii="Times New Roman" w:hAnsi="Times New Roman" w:cs="Times New Roman"/>
          <w:i/>
          <w:iCs/>
        </w:rPr>
        <w:t>Xhoxhaj</w:t>
      </w:r>
      <w:proofErr w:type="spellEnd"/>
      <w:r w:rsidRPr="00860957">
        <w:rPr>
          <w:rFonts w:ascii="Times New Roman" w:hAnsi="Times New Roman" w:cs="Times New Roman"/>
          <w:i/>
          <w:iCs/>
        </w:rPr>
        <w:t xml:space="preserve"> Kundër Shqipërisë ku Gjykata ka mbajtur qëndrim: “[...] Ndalimi i përjetshëm i vendosur ndaj kërkueses dhe individëve të tjerë të shkarkuar, për shkak të shkeljeve të rënda etike nuk është në kundërshtim ose në raport të zhdrejtë me objektivin legjitim të ndjekur nga Shteti për të siguruar integritetin e detyrës gjyqësore dhe besimin e publikut në sistemin e drejtësisë</w:t>
      </w:r>
      <w:r w:rsidR="009D3B6D">
        <w:rPr>
          <w:rFonts w:ascii="Times New Roman" w:hAnsi="Times New Roman" w:cs="Times New Roman"/>
          <w:i/>
          <w:iCs/>
        </w:rPr>
        <w:t xml:space="preserve"> (</w:t>
      </w:r>
      <w:r w:rsidRPr="00860957">
        <w:rPr>
          <w:rFonts w:ascii="Times New Roman" w:hAnsi="Times New Roman" w:cs="Times New Roman"/>
          <w:i/>
          <w:iCs/>
        </w:rPr>
        <w:t xml:space="preserve">shih, </w:t>
      </w:r>
      <w:proofErr w:type="spellStart"/>
      <w:r w:rsidRPr="00860957">
        <w:rPr>
          <w:rFonts w:ascii="Times New Roman" w:hAnsi="Times New Roman" w:cs="Times New Roman"/>
          <w:i/>
          <w:iCs/>
        </w:rPr>
        <w:t>mutatis</w:t>
      </w:r>
      <w:proofErr w:type="spellEnd"/>
      <w:r w:rsidRPr="00860957">
        <w:rPr>
          <w:rFonts w:ascii="Times New Roman" w:hAnsi="Times New Roman" w:cs="Times New Roman"/>
          <w:i/>
          <w:iCs/>
        </w:rPr>
        <w:t xml:space="preserve"> </w:t>
      </w:r>
      <w:proofErr w:type="spellStart"/>
      <w:r w:rsidRPr="00860957">
        <w:rPr>
          <w:rFonts w:ascii="Times New Roman" w:hAnsi="Times New Roman" w:cs="Times New Roman"/>
          <w:i/>
          <w:iCs/>
        </w:rPr>
        <w:t>mutandis</w:t>
      </w:r>
      <w:proofErr w:type="spellEnd"/>
      <w:r w:rsidRPr="00860957">
        <w:rPr>
          <w:rFonts w:ascii="Times New Roman" w:hAnsi="Times New Roman" w:cs="Times New Roman"/>
          <w:i/>
          <w:iCs/>
        </w:rPr>
        <w:t xml:space="preserve">, </w:t>
      </w:r>
      <w:proofErr w:type="spellStart"/>
      <w:r w:rsidRPr="00860957">
        <w:rPr>
          <w:rFonts w:ascii="Times New Roman" w:hAnsi="Times New Roman" w:cs="Times New Roman"/>
          <w:i/>
          <w:iCs/>
        </w:rPr>
        <w:t>Naidin</w:t>
      </w:r>
      <w:proofErr w:type="spellEnd"/>
      <w:r w:rsidRPr="00860957">
        <w:rPr>
          <w:rFonts w:ascii="Times New Roman" w:hAnsi="Times New Roman" w:cs="Times New Roman"/>
          <w:i/>
          <w:iCs/>
        </w:rPr>
        <w:t xml:space="preserve"> kundër Rumanisë</w:t>
      </w:r>
      <w:del w:id="32" w:author="Admin" w:date="2025-07-08T11:03:00Z">
        <w:r w:rsidRPr="007038D9">
          <w:rPr>
            <w:rFonts w:ascii="Times New Roman" w:hAnsi="Times New Roman" w:cs="Times New Roman"/>
            <w:i/>
            <w:iCs/>
          </w:rPr>
          <w:delText>.</w:delText>
        </w:r>
      </w:del>
      <w:ins w:id="33" w:author="Admin" w:date="2025-07-08T11:03:00Z">
        <w:r w:rsidR="009D3B6D">
          <w:rPr>
            <w:rFonts w:ascii="Times New Roman" w:hAnsi="Times New Roman" w:cs="Times New Roman"/>
            <w:i/>
            <w:iCs/>
          </w:rPr>
          <w:t>)</w:t>
        </w:r>
        <w:r w:rsidRPr="00860957">
          <w:rPr>
            <w:rFonts w:ascii="Times New Roman" w:hAnsi="Times New Roman" w:cs="Times New Roman"/>
            <w:i/>
            <w:iCs/>
          </w:rPr>
          <w:t>.</w:t>
        </w:r>
      </w:ins>
    </w:p>
  </w:footnote>
  <w:footnote w:id="6">
    <w:p w14:paraId="52A85CE1" w14:textId="2B071B20" w:rsidR="002937BC" w:rsidRPr="00860957" w:rsidRDefault="002937BC">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 xml:space="preserve">Shih paragrafin 402 dhe 403 të vendimit të </w:t>
      </w:r>
      <w:proofErr w:type="spellStart"/>
      <w:r w:rsidRPr="00860957">
        <w:rPr>
          <w:rFonts w:ascii="Times New Roman" w:hAnsi="Times New Roman" w:cs="Times New Roman"/>
          <w:i/>
          <w:iCs/>
        </w:rPr>
        <w:t>GjEDNj</w:t>
      </w:r>
      <w:proofErr w:type="spellEnd"/>
      <w:r w:rsidRPr="00860957">
        <w:rPr>
          <w:rFonts w:ascii="Times New Roman" w:hAnsi="Times New Roman" w:cs="Times New Roman"/>
          <w:i/>
          <w:iCs/>
        </w:rPr>
        <w:t xml:space="preserve">-së në çështjen </w:t>
      </w:r>
      <w:proofErr w:type="spellStart"/>
      <w:r w:rsidRPr="00860957">
        <w:rPr>
          <w:rFonts w:ascii="Times New Roman" w:hAnsi="Times New Roman" w:cs="Times New Roman"/>
          <w:i/>
          <w:iCs/>
        </w:rPr>
        <w:t>Xhoxhaj</w:t>
      </w:r>
      <w:proofErr w:type="spellEnd"/>
      <w:r w:rsidRPr="00860957">
        <w:rPr>
          <w:rFonts w:ascii="Times New Roman" w:hAnsi="Times New Roman" w:cs="Times New Roman"/>
          <w:i/>
          <w:iCs/>
        </w:rPr>
        <w:t xml:space="preserve"> kundër Shqipërisë</w:t>
      </w:r>
      <w:r w:rsidR="00B41D2C" w:rsidRPr="00860957">
        <w:rPr>
          <w:rFonts w:ascii="Times New Roman" w:hAnsi="Times New Roman" w:cs="Times New Roman"/>
          <w:i/>
          <w:iCs/>
        </w:rPr>
        <w:t>.</w:t>
      </w:r>
    </w:p>
  </w:footnote>
  <w:footnote w:id="7">
    <w:p w14:paraId="5F2985F2" w14:textId="2D0A4E1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Shih vendimet e Kolegjit nr. 2/2020, datë 27.02.2020; nr. 20/2020, datë 08.09.2020 dhe nr. 36/2020, datë 16.12.2020.</w:t>
      </w:r>
    </w:p>
  </w:footnote>
  <w:footnote w:id="8">
    <w:p w14:paraId="5842848A" w14:textId="7C0E3C00" w:rsidR="00B53422" w:rsidRPr="00860957" w:rsidRDefault="00B53422" w:rsidP="006A2259">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Të cilat zbatohen rast pas rasti, si: (i) masa disiplinore e shkarkimit të jetë në raport të drejtë me shkeljen e kryer nga subjekti i rivlerësimit; (</w:t>
      </w:r>
      <w:proofErr w:type="spellStart"/>
      <w:r w:rsidRPr="00860957">
        <w:rPr>
          <w:rFonts w:ascii="Times New Roman" w:hAnsi="Times New Roman" w:cs="Times New Roman"/>
          <w:i/>
          <w:iCs/>
        </w:rPr>
        <w:t>ii</w:t>
      </w:r>
      <w:proofErr w:type="spellEnd"/>
      <w:r w:rsidRPr="00860957">
        <w:rPr>
          <w:rFonts w:ascii="Times New Roman" w:hAnsi="Times New Roman" w:cs="Times New Roman"/>
          <w:i/>
          <w:iCs/>
        </w:rPr>
        <w:t>) gjykimi duhet bërë në tërësinë e procesit të tij të rivlerësimit dhe që rëndësia e shkeljes të jetë e tillë që të lejojë ose jo zbatimin e këtij parimi; (</w:t>
      </w:r>
      <w:proofErr w:type="spellStart"/>
      <w:r w:rsidRPr="00860957">
        <w:rPr>
          <w:rFonts w:ascii="Times New Roman" w:hAnsi="Times New Roman" w:cs="Times New Roman"/>
          <w:i/>
          <w:iCs/>
        </w:rPr>
        <w:t>iii</w:t>
      </w:r>
      <w:proofErr w:type="spellEnd"/>
      <w:r w:rsidRPr="00860957">
        <w:rPr>
          <w:rFonts w:ascii="Times New Roman" w:hAnsi="Times New Roman" w:cs="Times New Roman"/>
          <w:i/>
          <w:iCs/>
        </w:rPr>
        <w:t>) dhënia e një mase disiplinore, e cila nxjerr subjektet jashtë sistemit të drejtësisë, bazuar vetëm në standarde objektive, duke u siguruar që masa e dhënë të jetë e nevojshme për të përmbushur qëllimin e ligjit, si dhe duke vlerësuar që masa e dhënë të jetë në proporcion me shkeljet e konstatuara</w:t>
      </w:r>
      <w:r w:rsidR="00F32563" w:rsidRPr="00860957">
        <w:rPr>
          <w:rFonts w:ascii="Times New Roman" w:hAnsi="Times New Roman" w:cs="Times New Roman"/>
          <w:i/>
          <w:iCs/>
        </w:rPr>
        <w:t>.</w:t>
      </w:r>
    </w:p>
  </w:footnote>
  <w:footnote w:id="9">
    <w:p w14:paraId="5FC110AB" w14:textId="66230D2B" w:rsidR="00CC1D1A" w:rsidRPr="00860957" w:rsidRDefault="00CC1D1A" w:rsidP="006A2259">
      <w:pPr>
        <w:pStyle w:val="ListParagraph"/>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SR</w:t>
      </w:r>
      <w:r w:rsidR="00A45EDF" w:rsidRPr="00860957">
        <w:rPr>
          <w:rFonts w:ascii="Times New Roman" w:hAnsi="Times New Roman" w:cs="Times New Roman"/>
          <w:i/>
          <w:iCs/>
          <w:sz w:val="20"/>
          <w:szCs w:val="20"/>
        </w:rPr>
        <w:t xml:space="preserve"> </w:t>
      </w:r>
      <w:r w:rsidRPr="00860957">
        <w:rPr>
          <w:rFonts w:ascii="Times New Roman" w:hAnsi="Times New Roman" w:cs="Times New Roman"/>
          <w:i/>
          <w:iCs/>
          <w:sz w:val="20"/>
          <w:szCs w:val="20"/>
        </w:rPr>
        <w:t>referon vendimin nr. 2/2017 të Gjykatës Kushtetuese dhe opinionin CDL-AD (2016) 036 të Komisionit të Venecias) sipas t</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 xml:space="preserve"> cil</w:t>
      </w:r>
      <w:r w:rsidR="00A45EDF" w:rsidRPr="00860957">
        <w:rPr>
          <w:rFonts w:ascii="Times New Roman" w:hAnsi="Times New Roman" w:cs="Times New Roman"/>
          <w:i/>
          <w:iCs/>
          <w:sz w:val="20"/>
          <w:szCs w:val="20"/>
        </w:rPr>
        <w:t>ë</w:t>
      </w:r>
      <w:r w:rsidRPr="00860957">
        <w:rPr>
          <w:rFonts w:ascii="Times New Roman" w:hAnsi="Times New Roman" w:cs="Times New Roman"/>
          <w:i/>
          <w:iCs/>
          <w:sz w:val="20"/>
          <w:szCs w:val="20"/>
        </w:rPr>
        <w:t>ve vlerësimi negativ në kuadër të aftësive profesionale bëhet vetëm në ato raste e gabimeve thelbësore dhe/ ose serioze, kur ekziston një seri e qartë dhe e vazhdueshme e gjykimeve të gabuara, që tregojnë mangësi të aftësive profesionale.</w:t>
      </w:r>
    </w:p>
  </w:footnote>
  <w:footnote w:id="10">
    <w:p w14:paraId="14684CDA" w14:textId="6CF96980" w:rsidR="00430E71" w:rsidRPr="00860957" w:rsidRDefault="00430E71" w:rsidP="006A2259">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4E1811" w:rsidRPr="00860957">
        <w:rPr>
          <w:rFonts w:ascii="Times New Roman" w:hAnsi="Times New Roman" w:cs="Times New Roman"/>
          <w:i/>
          <w:iCs/>
        </w:rPr>
        <w:t>i</w:t>
      </w:r>
      <w:r w:rsidRPr="00860957">
        <w:rPr>
          <w:rFonts w:ascii="Times New Roman" w:hAnsi="Times New Roman" w:cs="Times New Roman"/>
          <w:i/>
          <w:iCs/>
        </w:rPr>
        <w:t xml:space="preserve"> re</w:t>
      </w:r>
      <w:r w:rsidR="00A45EDF" w:rsidRPr="00860957">
        <w:rPr>
          <w:rFonts w:ascii="Times New Roman" w:hAnsi="Times New Roman" w:cs="Times New Roman"/>
          <w:i/>
          <w:iCs/>
        </w:rPr>
        <w:t>f</w:t>
      </w:r>
      <w:r w:rsidRPr="00860957">
        <w:rPr>
          <w:rFonts w:ascii="Times New Roman" w:hAnsi="Times New Roman" w:cs="Times New Roman"/>
          <w:i/>
          <w:iCs/>
        </w:rPr>
        <w:t>erohet vendimit t</w:t>
      </w:r>
      <w:r w:rsidR="007C3EB6" w:rsidRPr="00860957">
        <w:rPr>
          <w:rFonts w:ascii="Times New Roman" w:hAnsi="Times New Roman" w:cs="Times New Roman"/>
          <w:i/>
          <w:iCs/>
        </w:rPr>
        <w:t>ë</w:t>
      </w:r>
      <w:r w:rsidRPr="00860957">
        <w:rPr>
          <w:rFonts w:ascii="Times New Roman" w:hAnsi="Times New Roman" w:cs="Times New Roman"/>
          <w:i/>
          <w:iCs/>
        </w:rPr>
        <w:t xml:space="preserve"> Kolegjit nr. 21, dat</w:t>
      </w:r>
      <w:r w:rsidR="007C3EB6" w:rsidRPr="00860957">
        <w:rPr>
          <w:rFonts w:ascii="Times New Roman" w:hAnsi="Times New Roman" w:cs="Times New Roman"/>
          <w:i/>
          <w:iCs/>
        </w:rPr>
        <w:t>ë</w:t>
      </w:r>
      <w:r w:rsidRPr="00860957">
        <w:rPr>
          <w:rFonts w:ascii="Times New Roman" w:hAnsi="Times New Roman" w:cs="Times New Roman"/>
          <w:i/>
          <w:iCs/>
        </w:rPr>
        <w:t xml:space="preserve"> 13.09.2019 p</w:t>
      </w:r>
      <w:r w:rsidR="000F26FB" w:rsidRPr="00860957">
        <w:rPr>
          <w:rFonts w:ascii="Times New Roman" w:hAnsi="Times New Roman" w:cs="Times New Roman"/>
          <w:i/>
          <w:iCs/>
        </w:rPr>
        <w:t>ë</w:t>
      </w:r>
      <w:r w:rsidRPr="00860957">
        <w:rPr>
          <w:rFonts w:ascii="Times New Roman" w:hAnsi="Times New Roman" w:cs="Times New Roman"/>
          <w:i/>
          <w:iCs/>
        </w:rPr>
        <w:t xml:space="preserve">r SR Gentian </w:t>
      </w:r>
      <w:proofErr w:type="spellStart"/>
      <w:r w:rsidRPr="00860957">
        <w:rPr>
          <w:rFonts w:ascii="Times New Roman" w:hAnsi="Times New Roman" w:cs="Times New Roman"/>
          <w:i/>
          <w:iCs/>
        </w:rPr>
        <w:t>Medja</w:t>
      </w:r>
      <w:proofErr w:type="spellEnd"/>
      <w:r w:rsidR="006A2259" w:rsidRPr="00860957">
        <w:rPr>
          <w:rFonts w:ascii="Times New Roman" w:hAnsi="Times New Roman" w:cs="Times New Roman"/>
          <w:i/>
          <w:iCs/>
        </w:rPr>
        <w:t xml:space="preserve">. </w:t>
      </w:r>
    </w:p>
  </w:footnote>
  <w:footnote w:id="11">
    <w:p w14:paraId="14D0678C" w14:textId="25BCDCE6" w:rsidR="00DC739B" w:rsidRPr="00860957" w:rsidRDefault="00DC739B">
      <w:pPr>
        <w:pStyle w:val="FootnoteText"/>
      </w:pPr>
      <w:r w:rsidRPr="00860957">
        <w:rPr>
          <w:rStyle w:val="FootnoteReference"/>
        </w:rPr>
        <w:footnoteRef/>
      </w:r>
      <w:r w:rsidRPr="00860957">
        <w:t xml:space="preserve"> </w:t>
      </w:r>
      <w:r w:rsidRPr="00860957">
        <w:rPr>
          <w:rFonts w:ascii="Times New Roman" w:hAnsi="Times New Roman" w:cs="Times New Roman"/>
          <w:i/>
          <w:iCs/>
        </w:rPr>
        <w:t>Dosja nr. 3, si një nga pesë dosjet e përzgjedhura sipas një sistemi objektiv dhe rastësor.</w:t>
      </w:r>
    </w:p>
  </w:footnote>
  <w:footnote w:id="12">
    <w:p w14:paraId="29C61AC2" w14:textId="2BA4E68A" w:rsidR="004266F0" w:rsidRPr="00860957" w:rsidRDefault="004266F0">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Dosja nr. 4, si një nga pesë dosjet e përzgjedhura sipas një sistemi objektiv dhe rastësor.</w:t>
      </w:r>
    </w:p>
  </w:footnote>
  <w:footnote w:id="13">
    <w:p w14:paraId="0AEFA0F0" w14:textId="3E6634D9" w:rsidR="008254A5" w:rsidRPr="00860957" w:rsidRDefault="008254A5" w:rsidP="00213355">
      <w:pPr>
        <w:pStyle w:val="ListParagraph"/>
        <w:spacing w:line="240" w:lineRule="auto"/>
        <w:ind w:left="0"/>
        <w:jc w:val="both"/>
        <w:rPr>
          <w:rFonts w:ascii="Times New Roman" w:hAnsi="Times New Roman" w:cs="Times New Roman"/>
          <w:b/>
          <w:i/>
          <w:iCs/>
          <w:sz w:val="20"/>
          <w:szCs w:val="20"/>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Subjekti ka paraqitur shkresën me nr. 1659/1 prot., datë 20.12.2022, të Gjykatës së Rrethit Gjyqësor Shkodër.</w:t>
      </w:r>
    </w:p>
  </w:footnote>
  <w:footnote w:id="14">
    <w:p w14:paraId="4FD71ED7" w14:textId="31C9B90F" w:rsidR="00471586" w:rsidRPr="00860957" w:rsidRDefault="00471586" w:rsidP="00471586">
      <w:pPr>
        <w:pStyle w:val="ListParagraph"/>
        <w:tabs>
          <w:tab w:val="left" w:pos="450"/>
        </w:tabs>
        <w:spacing w:after="0" w:line="240" w:lineRule="auto"/>
        <w:ind w:left="0"/>
        <w:jc w:val="both"/>
        <w:rPr>
          <w:rFonts w:ascii="Times New Roman" w:eastAsia="Batang" w:hAnsi="Times New Roman" w:cs="Times New Roman"/>
          <w:i/>
          <w:iCs/>
          <w:kern w:val="0"/>
          <w:sz w:val="20"/>
          <w:szCs w:val="20"/>
          <w14:ligatures w14:val="none"/>
        </w:rPr>
      </w:pPr>
      <w:r w:rsidRPr="00860957">
        <w:rPr>
          <w:rStyle w:val="FootnoteReference"/>
        </w:rPr>
        <w:footnoteRef/>
      </w:r>
      <w:bookmarkStart w:id="64" w:name="_Hlk201235926"/>
      <w:r w:rsidR="007637C2" w:rsidRPr="00860957">
        <w:rPr>
          <w:rFonts w:ascii="Times New Roman" w:eastAsia="Batang" w:hAnsi="Times New Roman" w:cs="Times New Roman"/>
          <w:i/>
          <w:iCs/>
          <w:kern w:val="0"/>
          <w:sz w:val="20"/>
          <w:szCs w:val="20"/>
          <w14:ligatures w14:val="none"/>
        </w:rPr>
        <w:t>Q</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Pr="00860957">
        <w:rPr>
          <w:rFonts w:ascii="Times New Roman" w:eastAsia="Batang" w:hAnsi="Times New Roman" w:cs="Times New Roman"/>
          <w:i/>
          <w:iCs/>
          <w:kern w:val="0"/>
          <w:sz w:val="20"/>
          <w:szCs w:val="20"/>
          <w14:ligatures w14:val="none"/>
        </w:rPr>
        <w:t>lidh</w:t>
      </w:r>
      <w:r w:rsidR="007637C2" w:rsidRPr="00860957">
        <w:rPr>
          <w:rFonts w:ascii="Times New Roman" w:eastAsia="Batang" w:hAnsi="Times New Roman" w:cs="Times New Roman"/>
          <w:i/>
          <w:iCs/>
          <w:kern w:val="0"/>
          <w:sz w:val="20"/>
          <w:szCs w:val="20"/>
          <w14:ligatures w14:val="none"/>
        </w:rPr>
        <w:t xml:space="preserve">et </w:t>
      </w:r>
      <w:r w:rsidRPr="00860957">
        <w:rPr>
          <w:rFonts w:ascii="Times New Roman" w:eastAsia="Batang" w:hAnsi="Times New Roman" w:cs="Times New Roman"/>
          <w:i/>
          <w:iCs/>
          <w:kern w:val="0"/>
          <w:sz w:val="20"/>
          <w:szCs w:val="20"/>
          <w14:ligatures w14:val="none"/>
        </w:rPr>
        <w:t>me praktikën nr. 116, datë 28.01.2020</w:t>
      </w:r>
      <w:r w:rsidR="00E62E85" w:rsidRPr="00860957">
        <w:rPr>
          <w:rFonts w:ascii="Times New Roman" w:eastAsia="Batang" w:hAnsi="Times New Roman" w:cs="Times New Roman"/>
          <w:i/>
          <w:iCs/>
          <w:kern w:val="0"/>
          <w:sz w:val="20"/>
          <w:szCs w:val="20"/>
          <w14:ligatures w14:val="none"/>
        </w:rPr>
        <w:t xml:space="preserve"> </w:t>
      </w:r>
      <w:r w:rsidR="007637C2" w:rsidRPr="00860957">
        <w:rPr>
          <w:rFonts w:ascii="Times New Roman" w:eastAsia="Batang" w:hAnsi="Times New Roman" w:cs="Times New Roman"/>
          <w:i/>
          <w:iCs/>
          <w:kern w:val="0"/>
          <w:sz w:val="20"/>
          <w:szCs w:val="20"/>
          <w14:ligatures w14:val="none"/>
        </w:rPr>
        <w:t xml:space="preserve">sipas </w:t>
      </w:r>
      <w:r w:rsidR="00E62E85" w:rsidRPr="00860957">
        <w:rPr>
          <w:rFonts w:ascii="Times New Roman" w:eastAsia="Batang" w:hAnsi="Times New Roman" w:cs="Times New Roman"/>
          <w:i/>
          <w:iCs/>
          <w:kern w:val="0"/>
          <w:sz w:val="20"/>
          <w:szCs w:val="20"/>
          <w14:ligatures w14:val="none"/>
        </w:rPr>
        <w:t>informacion</w:t>
      </w:r>
      <w:r w:rsidR="007637C2" w:rsidRPr="00860957">
        <w:rPr>
          <w:rFonts w:ascii="Times New Roman" w:eastAsia="Batang" w:hAnsi="Times New Roman" w:cs="Times New Roman"/>
          <w:i/>
          <w:iCs/>
          <w:kern w:val="0"/>
          <w:sz w:val="20"/>
          <w:szCs w:val="20"/>
          <w14:ligatures w14:val="none"/>
        </w:rPr>
        <w:t>it t</w:t>
      </w:r>
      <w:r w:rsidR="00695E79" w:rsidRPr="00860957">
        <w:rPr>
          <w:rFonts w:ascii="Times New Roman" w:eastAsia="Batang" w:hAnsi="Times New Roman" w:cs="Times New Roman"/>
          <w:i/>
          <w:iCs/>
          <w:kern w:val="0"/>
          <w:sz w:val="20"/>
          <w:szCs w:val="20"/>
          <w14:ligatures w14:val="none"/>
        </w:rPr>
        <w:t>ë</w:t>
      </w:r>
      <w:r w:rsidR="007637C2" w:rsidRPr="00860957">
        <w:rPr>
          <w:rFonts w:ascii="Times New Roman" w:eastAsia="Batang" w:hAnsi="Times New Roman" w:cs="Times New Roman"/>
          <w:i/>
          <w:iCs/>
          <w:kern w:val="0"/>
          <w:sz w:val="20"/>
          <w:szCs w:val="20"/>
          <w14:ligatures w14:val="none"/>
        </w:rPr>
        <w:t xml:space="preserve"> </w:t>
      </w:r>
      <w:r w:rsidR="00E62E85" w:rsidRPr="00860957">
        <w:rPr>
          <w:rFonts w:ascii="Times New Roman" w:eastAsia="Batang" w:hAnsi="Times New Roman" w:cs="Times New Roman"/>
          <w:i/>
          <w:iCs/>
          <w:kern w:val="0"/>
          <w:sz w:val="20"/>
          <w:szCs w:val="20"/>
          <w14:ligatures w14:val="none"/>
        </w:rPr>
        <w:t>marrë nga burimet arkivore.</w:t>
      </w:r>
    </w:p>
    <w:bookmarkEnd w:id="64"/>
    <w:p w14:paraId="1C32872D" w14:textId="0AC6FC72" w:rsidR="00471586" w:rsidRPr="00860957" w:rsidRDefault="00471586">
      <w:pPr>
        <w:pStyle w:val="FootnoteText"/>
        <w:rPr>
          <w:i/>
          <w:iCs/>
        </w:rPr>
      </w:pPr>
    </w:p>
  </w:footnote>
  <w:footnote w:id="15">
    <w:p w14:paraId="4102144A" w14:textId="6E28E363" w:rsidR="00AD4513" w:rsidRPr="00860957" w:rsidRDefault="00AD4513" w:rsidP="00AD4513">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Ky procedim penal është marrë në shqyrtim në k</w:t>
      </w:r>
      <w:r w:rsidR="00F03D6B" w:rsidRPr="00860957">
        <w:rPr>
          <w:rFonts w:ascii="Times New Roman" w:hAnsi="Times New Roman" w:cs="Times New Roman"/>
          <w:i/>
          <w:iCs/>
        </w:rPr>
        <w:t>ua</w:t>
      </w:r>
      <w:r w:rsidRPr="00860957">
        <w:rPr>
          <w:rFonts w:ascii="Times New Roman" w:hAnsi="Times New Roman" w:cs="Times New Roman"/>
          <w:i/>
          <w:iCs/>
        </w:rPr>
        <w:t xml:space="preserve">dër të verifikimit të </w:t>
      </w:r>
      <w:proofErr w:type="spellStart"/>
      <w:r w:rsidRPr="00860957">
        <w:rPr>
          <w:rFonts w:ascii="Times New Roman" w:hAnsi="Times New Roman" w:cs="Times New Roman"/>
          <w:i/>
          <w:iCs/>
        </w:rPr>
        <w:t>të</w:t>
      </w:r>
      <w:proofErr w:type="spellEnd"/>
      <w:r w:rsidRPr="00860957">
        <w:rPr>
          <w:rFonts w:ascii="Times New Roman" w:hAnsi="Times New Roman" w:cs="Times New Roman"/>
          <w:i/>
          <w:iCs/>
        </w:rPr>
        <w:t xml:space="preserve"> dhënave që kanë buruar nga denoncimet e Shoqatës Shqiptare </w:t>
      </w:r>
      <w:proofErr w:type="spellStart"/>
      <w:r w:rsidRPr="00860957">
        <w:rPr>
          <w:rFonts w:ascii="Times New Roman" w:hAnsi="Times New Roman" w:cs="Times New Roman"/>
          <w:i/>
          <w:iCs/>
        </w:rPr>
        <w:t>Antikorrupsion</w:t>
      </w:r>
      <w:proofErr w:type="spellEnd"/>
      <w:r w:rsidR="003604CE" w:rsidRPr="00860957">
        <w:rPr>
          <w:rFonts w:ascii="Times New Roman" w:hAnsi="Times New Roman" w:cs="Times New Roman"/>
          <w:i/>
          <w:iCs/>
        </w:rPr>
        <w:t>, k</w:t>
      </w:r>
      <w:r w:rsidR="00F03D6B" w:rsidRPr="00860957">
        <w:rPr>
          <w:rFonts w:ascii="Times New Roman" w:hAnsi="Times New Roman" w:cs="Times New Roman"/>
          <w:i/>
          <w:iCs/>
        </w:rPr>
        <w:t xml:space="preserve">u ngrihen pretendime për konflikt interesi të subjektit të rivlerësimit në trajtimin e procedimit penal nr. 877/2009 në kuadër të </w:t>
      </w:r>
      <w:proofErr w:type="spellStart"/>
      <w:r w:rsidR="00F03D6B" w:rsidRPr="00860957">
        <w:rPr>
          <w:rFonts w:ascii="Times New Roman" w:hAnsi="Times New Roman" w:cs="Times New Roman"/>
          <w:i/>
          <w:iCs/>
        </w:rPr>
        <w:t>të</w:t>
      </w:r>
      <w:proofErr w:type="spellEnd"/>
      <w:r w:rsidR="00F03D6B" w:rsidRPr="00860957">
        <w:rPr>
          <w:rFonts w:ascii="Times New Roman" w:hAnsi="Times New Roman" w:cs="Times New Roman"/>
          <w:i/>
          <w:iCs/>
        </w:rPr>
        <w:t xml:space="preserve"> cilit </w:t>
      </w:r>
      <w:r w:rsidR="003604CE" w:rsidRPr="00860957">
        <w:rPr>
          <w:rFonts w:ascii="Times New Roman" w:hAnsi="Times New Roman" w:cs="Times New Roman"/>
          <w:i/>
          <w:iCs/>
        </w:rPr>
        <w:t xml:space="preserve">subjekti </w:t>
      </w:r>
      <w:r w:rsidR="00F03D6B" w:rsidRPr="00860957">
        <w:rPr>
          <w:rFonts w:ascii="Times New Roman" w:hAnsi="Times New Roman" w:cs="Times New Roman"/>
          <w:i/>
          <w:iCs/>
        </w:rPr>
        <w:t xml:space="preserve">ka kryer veprime hetimore në ngarkim të personit nën hetim </w:t>
      </w:r>
      <w:proofErr w:type="spellStart"/>
      <w:r w:rsidR="00F03D6B" w:rsidRPr="00860957">
        <w:rPr>
          <w:rFonts w:ascii="Times New Roman" w:hAnsi="Times New Roman" w:cs="Times New Roman"/>
          <w:i/>
          <w:iCs/>
        </w:rPr>
        <w:t>Paulin</w:t>
      </w:r>
      <w:proofErr w:type="spellEnd"/>
      <w:r w:rsidR="00F03D6B" w:rsidRPr="00860957">
        <w:rPr>
          <w:rFonts w:ascii="Times New Roman" w:hAnsi="Times New Roman" w:cs="Times New Roman"/>
          <w:i/>
          <w:iCs/>
        </w:rPr>
        <w:t xml:space="preserve"> Gega, administrator i shoqërisë “Genklaudis” SHA, nga i cili më pas ka marrë një hua në shumën 50.000 euro.</w:t>
      </w:r>
    </w:p>
  </w:footnote>
  <w:footnote w:id="16">
    <w:p w14:paraId="2C422B55" w14:textId="3089D7E1" w:rsidR="0036674A" w:rsidRPr="00860957" w:rsidRDefault="0036674A" w:rsidP="00D33081">
      <w:pPr>
        <w:pStyle w:val="FootnoteText"/>
        <w:jc w:val="both"/>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Komisioni ka administruar gjithashtu</w:t>
      </w:r>
      <w:r w:rsidR="00D33081" w:rsidRPr="00860957">
        <w:rPr>
          <w:rFonts w:ascii="Times New Roman" w:hAnsi="Times New Roman" w:cs="Times New Roman"/>
          <w:i/>
          <w:iCs/>
        </w:rPr>
        <w:t xml:space="preserve"> </w:t>
      </w:r>
      <w:r w:rsidRPr="00860957">
        <w:rPr>
          <w:rFonts w:ascii="Times New Roman" w:hAnsi="Times New Roman" w:cs="Times New Roman"/>
          <w:i/>
          <w:iCs/>
        </w:rPr>
        <w:t>edhe deklarimet e bashk</w:t>
      </w:r>
      <w:r w:rsidR="00D24C70" w:rsidRPr="00860957">
        <w:rPr>
          <w:rFonts w:ascii="Times New Roman" w:hAnsi="Times New Roman" w:cs="Times New Roman"/>
          <w:i/>
          <w:iCs/>
        </w:rPr>
        <w:t>ë</w:t>
      </w:r>
      <w:r w:rsidRPr="00860957">
        <w:rPr>
          <w:rFonts w:ascii="Times New Roman" w:hAnsi="Times New Roman" w:cs="Times New Roman"/>
          <w:i/>
          <w:iCs/>
        </w:rPr>
        <w:t>shortes s</w:t>
      </w:r>
      <w:r w:rsidR="007E21E5" w:rsidRPr="00860957">
        <w:rPr>
          <w:rFonts w:ascii="Times New Roman" w:hAnsi="Times New Roman" w:cs="Times New Roman"/>
          <w:i/>
          <w:iCs/>
        </w:rPr>
        <w:t>ë</w:t>
      </w:r>
      <w:r w:rsidRPr="00860957">
        <w:rPr>
          <w:rFonts w:ascii="Times New Roman" w:hAnsi="Times New Roman" w:cs="Times New Roman"/>
          <w:i/>
          <w:iCs/>
        </w:rPr>
        <w:t xml:space="preserve"> subjektit n</w:t>
      </w:r>
      <w:r w:rsidR="00D24C70" w:rsidRPr="00860957">
        <w:rPr>
          <w:rFonts w:ascii="Times New Roman" w:hAnsi="Times New Roman" w:cs="Times New Roman"/>
          <w:i/>
          <w:iCs/>
        </w:rPr>
        <w:t>ë</w:t>
      </w:r>
      <w:r w:rsidRPr="00860957">
        <w:rPr>
          <w:rFonts w:ascii="Times New Roman" w:hAnsi="Times New Roman" w:cs="Times New Roman"/>
          <w:i/>
          <w:iCs/>
        </w:rPr>
        <w:t xml:space="preserve"> lidhje me k</w:t>
      </w:r>
      <w:r w:rsidR="00D24C70" w:rsidRPr="00860957">
        <w:rPr>
          <w:rFonts w:ascii="Times New Roman" w:hAnsi="Times New Roman" w:cs="Times New Roman"/>
          <w:i/>
          <w:iCs/>
        </w:rPr>
        <w:t>ë</w:t>
      </w:r>
      <w:r w:rsidRPr="00860957">
        <w:rPr>
          <w:rFonts w:ascii="Times New Roman" w:hAnsi="Times New Roman" w:cs="Times New Roman"/>
          <w:i/>
          <w:iCs/>
        </w:rPr>
        <w:t>t</w:t>
      </w:r>
      <w:r w:rsidR="00D24C70" w:rsidRPr="00860957">
        <w:rPr>
          <w:rFonts w:ascii="Times New Roman" w:hAnsi="Times New Roman" w:cs="Times New Roman"/>
          <w:i/>
          <w:iCs/>
        </w:rPr>
        <w:t>ë</w:t>
      </w:r>
      <w:r w:rsidRPr="00860957">
        <w:rPr>
          <w:rFonts w:ascii="Times New Roman" w:hAnsi="Times New Roman" w:cs="Times New Roman"/>
          <w:i/>
          <w:iCs/>
        </w:rPr>
        <w:t xml:space="preserve"> procedim penal.</w:t>
      </w:r>
      <w:r w:rsidRPr="00860957">
        <w:t xml:space="preserve"> </w:t>
      </w:r>
    </w:p>
  </w:footnote>
  <w:footnote w:id="17">
    <w:p w14:paraId="2E9B76FC" w14:textId="1B89652C" w:rsidR="00277155" w:rsidRPr="00860957" w:rsidRDefault="00277155" w:rsidP="00277155">
      <w:pPr>
        <w:pStyle w:val="FootnoteText"/>
        <w:jc w:val="both"/>
        <w:rPr>
          <w:rFonts w:ascii="Times New Roman" w:hAnsi="Times New Roman" w:cs="Times New Roman"/>
          <w:i/>
          <w:iCs/>
        </w:rPr>
      </w:pPr>
      <w:r w:rsidRPr="00860957">
        <w:rPr>
          <w:rStyle w:val="FootnoteReference"/>
          <w:rFonts w:ascii="Times New Roman" w:hAnsi="Times New Roman"/>
          <w:sz w:val="18"/>
          <w:szCs w:val="18"/>
        </w:rPr>
        <w:footnoteRef/>
      </w:r>
      <w:r w:rsidRPr="00860957">
        <w:rPr>
          <w:rFonts w:ascii="Times New Roman" w:hAnsi="Times New Roman"/>
          <w:sz w:val="18"/>
          <w:szCs w:val="18"/>
        </w:rPr>
        <w:t xml:space="preserve"> </w:t>
      </w:r>
      <w:r w:rsidRPr="00860957">
        <w:rPr>
          <w:rFonts w:ascii="Times New Roman" w:hAnsi="Times New Roman" w:cs="Times New Roman"/>
          <w:i/>
          <w:iCs/>
        </w:rPr>
        <w:t>Shih shkresën kthim përgjigje Nr.4459/1</w:t>
      </w:r>
      <w:r w:rsidR="00570E0A" w:rsidRPr="00860957">
        <w:rPr>
          <w:rFonts w:ascii="Times New Roman" w:hAnsi="Times New Roman" w:cs="Times New Roman"/>
          <w:i/>
          <w:iCs/>
        </w:rPr>
        <w:t>p</w:t>
      </w:r>
      <w:r w:rsidRPr="00860957">
        <w:rPr>
          <w:rFonts w:ascii="Times New Roman" w:hAnsi="Times New Roman" w:cs="Times New Roman"/>
          <w:i/>
          <w:iCs/>
        </w:rPr>
        <w:t xml:space="preserve">rot, dt.24.06.2021 nga Prokuroria e Rrethit Gjyqësor Shkodër dhe dokumentacioni bashkëngjitur, në dosjen e SR </w:t>
      </w:r>
      <w:proofErr w:type="spellStart"/>
      <w:r w:rsidRPr="00860957">
        <w:rPr>
          <w:rFonts w:ascii="Times New Roman" w:hAnsi="Times New Roman" w:cs="Times New Roman"/>
          <w:i/>
          <w:iCs/>
        </w:rPr>
        <w:t>Elfrida</w:t>
      </w:r>
      <w:proofErr w:type="spellEnd"/>
      <w:r w:rsidR="00570E0A" w:rsidRPr="00860957">
        <w:rPr>
          <w:rFonts w:ascii="Times New Roman" w:hAnsi="Times New Roman" w:cs="Times New Roman"/>
          <w:i/>
          <w:iCs/>
        </w:rPr>
        <w:t xml:space="preserve"> </w:t>
      </w:r>
      <w:proofErr w:type="spellStart"/>
      <w:r w:rsidRPr="00860957">
        <w:rPr>
          <w:rFonts w:ascii="Times New Roman" w:hAnsi="Times New Roman" w:cs="Times New Roman"/>
          <w:i/>
          <w:iCs/>
        </w:rPr>
        <w:t>Bregova</w:t>
      </w:r>
      <w:proofErr w:type="spellEnd"/>
      <w:r w:rsidRPr="00860957">
        <w:rPr>
          <w:rFonts w:ascii="Times New Roman" w:hAnsi="Times New Roman" w:cs="Times New Roman"/>
          <w:i/>
          <w:iCs/>
        </w:rPr>
        <w:t>; Shih shkresë kthim përgjigje Nr.7823/1Prot, dt.30.09.2022 nga Prokuroria pranë Gjykatës së Shkallës së Parë Shkodër, në dosjen e Komisionit</w:t>
      </w:r>
      <w:ins w:id="95" w:author="Admin" w:date="2025-07-08T11:03:00Z">
        <w:r w:rsidR="003847AA" w:rsidRPr="00860957">
          <w:rPr>
            <w:rFonts w:ascii="Times New Roman" w:hAnsi="Times New Roman" w:cs="Times New Roman"/>
            <w:i/>
            <w:iCs/>
          </w:rPr>
          <w:t>.</w:t>
        </w:r>
      </w:ins>
    </w:p>
  </w:footnote>
  <w:footnote w:id="18">
    <w:p w14:paraId="5AEE7D5B" w14:textId="3EE826DA" w:rsidR="00BE47CD" w:rsidRPr="00860957" w:rsidRDefault="00BE47CD" w:rsidP="00BE47C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Vendimi p</w:t>
      </w:r>
      <w:r w:rsidR="00D03D5A" w:rsidRPr="00860957">
        <w:rPr>
          <w:rFonts w:ascii="Times New Roman" w:hAnsi="Times New Roman" w:cs="Times New Roman"/>
          <w:i/>
          <w:iCs/>
        </w:rPr>
        <w:t>ë</w:t>
      </w:r>
      <w:r w:rsidRPr="00860957">
        <w:rPr>
          <w:rFonts w:ascii="Times New Roman" w:hAnsi="Times New Roman" w:cs="Times New Roman"/>
          <w:i/>
          <w:iCs/>
        </w:rPr>
        <w:t xml:space="preserve">r pushimin e procedimit penal nr. 140/2019 </w:t>
      </w:r>
      <w:r w:rsidR="00D03D5A" w:rsidRPr="00860957">
        <w:rPr>
          <w:rFonts w:ascii="Times New Roman" w:hAnsi="Times New Roman" w:cs="Times New Roman"/>
          <w:i/>
          <w:iCs/>
        </w:rPr>
        <w:t>ë</w:t>
      </w:r>
      <w:r w:rsidRPr="00860957">
        <w:rPr>
          <w:rFonts w:ascii="Times New Roman" w:hAnsi="Times New Roman" w:cs="Times New Roman"/>
          <w:i/>
          <w:iCs/>
        </w:rPr>
        <w:t>sht</w:t>
      </w:r>
      <w:r w:rsidR="00D03D5A" w:rsidRPr="00860957">
        <w:rPr>
          <w:rFonts w:ascii="Times New Roman" w:hAnsi="Times New Roman" w:cs="Times New Roman"/>
          <w:i/>
          <w:iCs/>
        </w:rPr>
        <w:t>ë</w:t>
      </w:r>
      <w:r w:rsidRPr="00860957">
        <w:rPr>
          <w:rFonts w:ascii="Times New Roman" w:hAnsi="Times New Roman" w:cs="Times New Roman"/>
          <w:i/>
          <w:iCs/>
        </w:rPr>
        <w:t xml:space="preserve"> pranuar nga Gjykata e Rrethit Gjyq</w:t>
      </w:r>
      <w:r w:rsidR="00D03D5A" w:rsidRPr="00860957">
        <w:rPr>
          <w:rFonts w:ascii="Times New Roman" w:hAnsi="Times New Roman" w:cs="Times New Roman"/>
          <w:i/>
          <w:iCs/>
        </w:rPr>
        <w:t>ë</w:t>
      </w:r>
      <w:r w:rsidRPr="00860957">
        <w:rPr>
          <w:rFonts w:ascii="Times New Roman" w:hAnsi="Times New Roman" w:cs="Times New Roman"/>
          <w:i/>
          <w:iCs/>
        </w:rPr>
        <w:t>sor Shkod</w:t>
      </w:r>
      <w:r w:rsidR="00D03D5A" w:rsidRPr="00860957">
        <w:rPr>
          <w:rFonts w:ascii="Times New Roman" w:hAnsi="Times New Roman" w:cs="Times New Roman"/>
          <w:i/>
          <w:iCs/>
        </w:rPr>
        <w:t>ë</w:t>
      </w:r>
      <w:r w:rsidRPr="00860957">
        <w:rPr>
          <w:rFonts w:ascii="Times New Roman" w:hAnsi="Times New Roman" w:cs="Times New Roman"/>
          <w:i/>
          <w:iCs/>
        </w:rPr>
        <w:t>r sipas vendimit nr. 2204</w:t>
      </w:r>
      <w:r w:rsidR="00570E0A" w:rsidRPr="00860957">
        <w:rPr>
          <w:rFonts w:ascii="Times New Roman" w:hAnsi="Times New Roman" w:cs="Times New Roman"/>
          <w:i/>
          <w:iCs/>
        </w:rPr>
        <w:t xml:space="preserve"> </w:t>
      </w:r>
      <w:r w:rsidRPr="00860957">
        <w:rPr>
          <w:rFonts w:ascii="Times New Roman" w:hAnsi="Times New Roman" w:cs="Times New Roman"/>
          <w:i/>
          <w:iCs/>
        </w:rPr>
        <w:t>(6550), dat</w:t>
      </w:r>
      <w:r w:rsidR="00D03D5A" w:rsidRPr="00860957">
        <w:rPr>
          <w:rFonts w:ascii="Times New Roman" w:hAnsi="Times New Roman" w:cs="Times New Roman"/>
          <w:i/>
          <w:iCs/>
        </w:rPr>
        <w:t>ë</w:t>
      </w:r>
      <w:r w:rsidRPr="00860957">
        <w:rPr>
          <w:rFonts w:ascii="Times New Roman" w:hAnsi="Times New Roman" w:cs="Times New Roman"/>
          <w:i/>
          <w:iCs/>
        </w:rPr>
        <w:t xml:space="preserve"> 23.12.2019</w:t>
      </w:r>
      <w:r w:rsidR="00800E4B" w:rsidRPr="00860957">
        <w:rPr>
          <w:rFonts w:ascii="Times New Roman" w:hAnsi="Times New Roman" w:cs="Times New Roman"/>
          <w:i/>
          <w:iCs/>
        </w:rPr>
        <w:t>.</w:t>
      </w:r>
    </w:p>
  </w:footnote>
  <w:footnote w:id="19">
    <w:p w14:paraId="65E1FDF4" w14:textId="5A6732FF" w:rsidR="00691E77" w:rsidRPr="00860957" w:rsidRDefault="00691E77" w:rsidP="00691E77">
      <w:pPr>
        <w:pStyle w:val="FootnoteText"/>
      </w:pPr>
      <w:r w:rsidRPr="00860957">
        <w:rPr>
          <w:rStyle w:val="FootnoteReference"/>
        </w:rPr>
        <w:footnoteRef/>
      </w:r>
      <w:hyperlink r:id="rId1" w:history="1">
        <w:r w:rsidR="005F66F7" w:rsidRPr="00C66CE1">
          <w:rPr>
            <w:rStyle w:val="Hyperlink"/>
            <w:rFonts w:ascii="Times New Roman" w:hAnsi="Times New Roman" w:cs="Times New Roman"/>
            <w:i/>
            <w:iCs/>
          </w:rPr>
          <w:t>http://www.pp.gov.al/ëeb/19.06.14rregullate_etikes_dhe_sjelljes_se_prokuroreve_rsh_qershor_2014_2_827.pdf</w:t>
        </w:r>
      </w:hyperlink>
      <w:r w:rsidR="000031F1" w:rsidRPr="00860957">
        <w:rPr>
          <w:rFonts w:ascii="Times New Roman" w:hAnsi="Times New Roman" w:cs="Times New Roman"/>
          <w:i/>
          <w:iCs/>
        </w:rPr>
        <w:t xml:space="preserve"> </w:t>
      </w:r>
    </w:p>
  </w:footnote>
  <w:footnote w:id="20">
    <w:p w14:paraId="406B8B87" w14:textId="1FA9E721" w:rsidR="00691E77" w:rsidRPr="00860957" w:rsidRDefault="00691E77">
      <w:pPr>
        <w:pStyle w:val="FootnoteText"/>
      </w:pPr>
      <w:r w:rsidRPr="00860957">
        <w:rPr>
          <w:rStyle w:val="FootnoteReference"/>
        </w:rPr>
        <w:footnoteRef/>
      </w:r>
      <w:hyperlink r:id="rId2" w:history="1">
        <w:r w:rsidR="005F66F7" w:rsidRPr="00C66CE1">
          <w:rPr>
            <w:rStyle w:val="Hyperlink"/>
          </w:rPr>
          <w:t>https://www.unodc.org/res/ji/import/international_standards/commentary_on_the_bangalore_principles_of_judicial_conduct/bangalore_principles_english.pdf</w:t>
        </w:r>
      </w:hyperlink>
      <w:r w:rsidRPr="00860957">
        <w:t xml:space="preserve"> </w:t>
      </w:r>
    </w:p>
  </w:footnote>
  <w:footnote w:id="21">
    <w:p w14:paraId="19D0BC4D" w14:textId="1BCDACE7" w:rsidR="000031F1" w:rsidRPr="00860957" w:rsidRDefault="000031F1">
      <w:pPr>
        <w:pStyle w:val="FootnoteText"/>
      </w:pPr>
      <w:r w:rsidRPr="00860957">
        <w:rPr>
          <w:rStyle w:val="FootnoteReference"/>
        </w:rPr>
        <w:footnoteRef/>
      </w:r>
      <w:r w:rsidRPr="00860957">
        <w:t xml:space="preserve"> </w:t>
      </w:r>
      <w:hyperlink r:id="rId3" w:history="1">
        <w:r w:rsidRPr="00860957">
          <w:rPr>
            <w:rStyle w:val="Hyperlink"/>
          </w:rPr>
          <w:t>https://rm.coe.int/conference-of-prosecutors-general-of-europe-6th-session-organised-by-t/16807204b5</w:t>
        </w:r>
      </w:hyperlink>
      <w:r w:rsidRPr="00860957">
        <w:t xml:space="preserve"> </w:t>
      </w:r>
    </w:p>
  </w:footnote>
  <w:footnote w:id="22">
    <w:p w14:paraId="3921FE8A" w14:textId="29FEC4FC" w:rsidR="00B543DF" w:rsidRPr="00860957" w:rsidRDefault="00B543DF">
      <w:pPr>
        <w:pStyle w:val="FootnoteText"/>
      </w:pPr>
      <w:r w:rsidRPr="00860957">
        <w:rPr>
          <w:rStyle w:val="FootnoteReference"/>
        </w:rPr>
        <w:footnoteRef/>
      </w:r>
      <w:r w:rsidRPr="00860957">
        <w:t xml:space="preserve"> </w:t>
      </w:r>
      <w:r w:rsidRPr="00860957">
        <w:rPr>
          <w:rFonts w:ascii="Times New Roman" w:hAnsi="Times New Roman" w:cs="Times New Roman"/>
          <w:i/>
          <w:iCs/>
        </w:rPr>
        <w:t>Marr</w:t>
      </w:r>
      <w:r w:rsidR="00D06C57" w:rsidRPr="00860957">
        <w:rPr>
          <w:rFonts w:ascii="Times New Roman" w:hAnsi="Times New Roman" w:cs="Times New Roman"/>
          <w:i/>
          <w:iCs/>
        </w:rPr>
        <w:t>ë</w:t>
      </w:r>
      <w:r w:rsidRPr="00860957">
        <w:rPr>
          <w:rFonts w:ascii="Times New Roman" w:hAnsi="Times New Roman" w:cs="Times New Roman"/>
          <w:i/>
          <w:iCs/>
        </w:rPr>
        <w:t xml:space="preserve"> n</w:t>
      </w:r>
      <w:r w:rsidR="00D06C57" w:rsidRPr="00860957">
        <w:rPr>
          <w:rFonts w:ascii="Times New Roman" w:hAnsi="Times New Roman" w:cs="Times New Roman"/>
          <w:i/>
          <w:iCs/>
        </w:rPr>
        <w:t>ë</w:t>
      </w:r>
      <w:r w:rsidRPr="00860957">
        <w:rPr>
          <w:rFonts w:ascii="Times New Roman" w:hAnsi="Times New Roman" w:cs="Times New Roman"/>
          <w:i/>
          <w:iCs/>
        </w:rPr>
        <w:t xml:space="preserve"> shqyrtim n</w:t>
      </w:r>
      <w:r w:rsidR="00D06C57" w:rsidRPr="00860957">
        <w:rPr>
          <w:rFonts w:ascii="Times New Roman" w:hAnsi="Times New Roman" w:cs="Times New Roman"/>
          <w:i/>
          <w:iCs/>
        </w:rPr>
        <w:t>ë</w:t>
      </w:r>
      <w:r w:rsidRPr="00860957">
        <w:rPr>
          <w:rFonts w:ascii="Times New Roman" w:hAnsi="Times New Roman" w:cs="Times New Roman"/>
          <w:i/>
          <w:iCs/>
        </w:rPr>
        <w:t xml:space="preserve"> kuad</w:t>
      </w:r>
      <w:r w:rsidR="00D06C57" w:rsidRPr="00860957">
        <w:rPr>
          <w:rFonts w:ascii="Times New Roman" w:hAnsi="Times New Roman" w:cs="Times New Roman"/>
          <w:i/>
          <w:iCs/>
        </w:rPr>
        <w:t>ë</w:t>
      </w:r>
      <w:r w:rsidRPr="00860957">
        <w:rPr>
          <w:rFonts w:ascii="Times New Roman" w:hAnsi="Times New Roman" w:cs="Times New Roman"/>
          <w:i/>
          <w:iCs/>
        </w:rPr>
        <w:t>r t</w:t>
      </w:r>
      <w:r w:rsidR="00D06C57" w:rsidRPr="00860957">
        <w:rPr>
          <w:rFonts w:ascii="Times New Roman" w:hAnsi="Times New Roman" w:cs="Times New Roman"/>
          <w:i/>
          <w:iCs/>
        </w:rPr>
        <w:t>ë</w:t>
      </w:r>
      <w:r w:rsidRPr="00860957">
        <w:rPr>
          <w:rFonts w:ascii="Times New Roman" w:hAnsi="Times New Roman" w:cs="Times New Roman"/>
          <w:i/>
          <w:iCs/>
        </w:rPr>
        <w:t xml:space="preserve"> denoncimeve nga Shoqata Shqiptare </w:t>
      </w:r>
      <w:proofErr w:type="spellStart"/>
      <w:r w:rsidRPr="00860957">
        <w:rPr>
          <w:rFonts w:ascii="Times New Roman" w:hAnsi="Times New Roman" w:cs="Times New Roman"/>
          <w:i/>
          <w:iCs/>
        </w:rPr>
        <w:t>Antikorrupsion</w:t>
      </w:r>
      <w:proofErr w:type="spellEnd"/>
      <w:r w:rsidRPr="00860957">
        <w:rPr>
          <w:rFonts w:ascii="Times New Roman" w:hAnsi="Times New Roman" w:cs="Times New Roman"/>
          <w:i/>
          <w:iCs/>
        </w:rPr>
        <w:t>.</w:t>
      </w:r>
    </w:p>
  </w:footnote>
  <w:footnote w:id="23">
    <w:p w14:paraId="564B7A89" w14:textId="737CBCAE" w:rsidR="00B26369" w:rsidRPr="005F66F7" w:rsidRDefault="00B26369">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5F66F7">
        <w:rPr>
          <w:rFonts w:ascii="Times New Roman" w:hAnsi="Times New Roman" w:cs="Times New Roman"/>
          <w:i/>
          <w:iCs/>
        </w:rPr>
        <w:t>S</w:t>
      </w:r>
      <w:r w:rsidR="00440BC9" w:rsidRPr="005F66F7">
        <w:rPr>
          <w:rFonts w:ascii="Times New Roman" w:hAnsi="Times New Roman" w:cs="Times New Roman"/>
          <w:i/>
          <w:iCs/>
        </w:rPr>
        <w:t>R</w:t>
      </w:r>
      <w:r w:rsidRPr="005F66F7">
        <w:rPr>
          <w:rFonts w:ascii="Times New Roman" w:hAnsi="Times New Roman" w:cs="Times New Roman"/>
          <w:i/>
          <w:iCs/>
        </w:rPr>
        <w:t xml:space="preserve"> i referohet vendimit nr. 176, dat</w:t>
      </w:r>
      <w:r w:rsidR="005C069B" w:rsidRPr="005F66F7">
        <w:rPr>
          <w:rFonts w:ascii="Times New Roman" w:hAnsi="Times New Roman" w:cs="Times New Roman"/>
          <w:i/>
          <w:iCs/>
        </w:rPr>
        <w:t>ë</w:t>
      </w:r>
      <w:r w:rsidRPr="005F66F7">
        <w:rPr>
          <w:rFonts w:ascii="Times New Roman" w:hAnsi="Times New Roman" w:cs="Times New Roman"/>
          <w:i/>
          <w:iCs/>
        </w:rPr>
        <w:t xml:space="preserve"> 08.07.2019 t</w:t>
      </w:r>
      <w:r w:rsidR="005C069B" w:rsidRPr="005F66F7">
        <w:rPr>
          <w:rFonts w:ascii="Times New Roman" w:hAnsi="Times New Roman" w:cs="Times New Roman"/>
          <w:i/>
          <w:iCs/>
        </w:rPr>
        <w:t>ë</w:t>
      </w:r>
      <w:r w:rsidRPr="005F66F7">
        <w:rPr>
          <w:rFonts w:ascii="Times New Roman" w:hAnsi="Times New Roman" w:cs="Times New Roman"/>
          <w:i/>
          <w:iCs/>
        </w:rPr>
        <w:t xml:space="preserve"> KPK si dhe vendimit nr. 42, dat</w:t>
      </w:r>
      <w:r w:rsidR="005C069B" w:rsidRPr="005F66F7">
        <w:rPr>
          <w:rFonts w:ascii="Times New Roman" w:hAnsi="Times New Roman" w:cs="Times New Roman"/>
          <w:i/>
          <w:iCs/>
        </w:rPr>
        <w:t>ë</w:t>
      </w:r>
      <w:r w:rsidRPr="005F66F7">
        <w:rPr>
          <w:rFonts w:ascii="Times New Roman" w:hAnsi="Times New Roman" w:cs="Times New Roman"/>
          <w:i/>
          <w:iCs/>
        </w:rPr>
        <w:t xml:space="preserve"> 08.11.2022 t</w:t>
      </w:r>
      <w:r w:rsidR="005C069B" w:rsidRPr="005F66F7">
        <w:rPr>
          <w:rFonts w:ascii="Times New Roman" w:hAnsi="Times New Roman" w:cs="Times New Roman"/>
          <w:i/>
          <w:iCs/>
        </w:rPr>
        <w:t>ë</w:t>
      </w:r>
      <w:r w:rsidRPr="005F66F7">
        <w:rPr>
          <w:rFonts w:ascii="Times New Roman" w:hAnsi="Times New Roman" w:cs="Times New Roman"/>
          <w:i/>
          <w:iCs/>
        </w:rPr>
        <w:t xml:space="preserve"> KPA.</w:t>
      </w:r>
    </w:p>
  </w:footnote>
  <w:footnote w:id="24">
    <w:p w14:paraId="40F5A92B" w14:textId="49A6D278" w:rsidR="00480ADF" w:rsidRPr="00860957" w:rsidRDefault="00480ADF">
      <w:pPr>
        <w:pStyle w:val="FootnoteText"/>
      </w:pPr>
      <w:r w:rsidRPr="005F66F7">
        <w:rPr>
          <w:rStyle w:val="FootnoteReference"/>
          <w:rFonts w:ascii="Times New Roman" w:hAnsi="Times New Roman"/>
          <w:i/>
          <w:rPrChange w:id="115" w:author="Admin" w:date="2025-07-08T11:03:00Z">
            <w:rPr>
              <w:rStyle w:val="FootnoteReference"/>
            </w:rPr>
          </w:rPrChange>
        </w:rPr>
        <w:footnoteRef/>
      </w:r>
      <w:r w:rsidRPr="005F66F7">
        <w:rPr>
          <w:rFonts w:ascii="Times New Roman" w:hAnsi="Times New Roman"/>
          <w:i/>
          <w:rPrChange w:id="116" w:author="Admin" w:date="2025-07-08T11:03:00Z">
            <w:rPr/>
          </w:rPrChange>
        </w:rPr>
        <w:t xml:space="preserve"> </w:t>
      </w:r>
      <w:r w:rsidR="006F1477" w:rsidRPr="005F66F7">
        <w:rPr>
          <w:rFonts w:ascii="Times New Roman" w:hAnsi="Times New Roman"/>
          <w:i/>
          <w:rPrChange w:id="117" w:author="Admin" w:date="2025-07-08T11:03:00Z">
            <w:rPr/>
          </w:rPrChange>
        </w:rPr>
        <w:t>15.6.2010; 15.9.2010; 15.12.2010; 15.3.2011; 15.9.2011</w:t>
      </w:r>
    </w:p>
  </w:footnote>
  <w:footnote w:id="25">
    <w:p w14:paraId="17DC0398" w14:textId="6FBDBF1E" w:rsidR="00E87E33" w:rsidRPr="00E87E33" w:rsidRDefault="00E87E33">
      <w:pPr>
        <w:pStyle w:val="FootnoteText"/>
        <w:rPr>
          <w:lang w:val="en-US"/>
        </w:rPr>
      </w:pPr>
      <w:ins w:id="140" w:author="Admin" w:date="2025-07-08T11:03:00Z">
        <w:r>
          <w:rPr>
            <w:rStyle w:val="FootnoteReference"/>
          </w:rPr>
          <w:footnoteRef/>
        </w:r>
        <w:r>
          <w:t xml:space="preserve"> </w:t>
        </w:r>
        <w:r w:rsidRPr="00E87E33">
          <w:rPr>
            <w:rFonts w:ascii="Times New Roman" w:hAnsi="Times New Roman" w:cs="Times New Roman"/>
            <w:i/>
            <w:iCs/>
          </w:rPr>
          <w:t>Në këtë datë eshte regjistruar emri i shtetasit Pashko Miculi, si person që i atribuohet vepra penale</w:t>
        </w:r>
        <w:r>
          <w:rPr>
            <w:rFonts w:ascii="Times New Roman" w:hAnsi="Times New Roman" w:cs="Times New Roman"/>
            <w:i/>
            <w:iCs/>
          </w:rPr>
          <w:t>.</w:t>
        </w:r>
      </w:ins>
    </w:p>
  </w:footnote>
  <w:footnote w:id="26">
    <w:p w14:paraId="7B636D56" w14:textId="253650B8" w:rsidR="006821E0" w:rsidRPr="00860957" w:rsidRDefault="006821E0" w:rsidP="00076E0D">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w:t>
      </w:r>
      <w:r w:rsidRPr="00860957">
        <w:rPr>
          <w:rFonts w:ascii="Times New Roman" w:hAnsi="Times New Roman" w:cs="Times New Roman"/>
          <w:b/>
          <w:bCs/>
          <w:i/>
          <w:iCs/>
        </w:rPr>
        <w:t>SQARIM:</w:t>
      </w:r>
      <w:r w:rsidRPr="00860957">
        <w:rPr>
          <w:rFonts w:ascii="Times New Roman" w:hAnsi="Times New Roman" w:cs="Times New Roman"/>
          <w:i/>
          <w:iCs/>
        </w:rPr>
        <w:t xml:space="preserve"> Referuar akteve t</w:t>
      </w:r>
      <w:r w:rsidR="00CA57A0" w:rsidRPr="00860957">
        <w:rPr>
          <w:rFonts w:ascii="Times New Roman" w:hAnsi="Times New Roman" w:cs="Times New Roman"/>
          <w:i/>
          <w:iCs/>
        </w:rPr>
        <w:t>ë</w:t>
      </w:r>
      <w:r w:rsidRPr="00860957">
        <w:rPr>
          <w:rFonts w:ascii="Times New Roman" w:hAnsi="Times New Roman" w:cs="Times New Roman"/>
          <w:i/>
          <w:iCs/>
        </w:rPr>
        <w:t xml:space="preserve"> fshikullit penal bashk</w:t>
      </w:r>
      <w:r w:rsidR="00CA57A0" w:rsidRPr="00860957">
        <w:rPr>
          <w:rFonts w:ascii="Times New Roman" w:hAnsi="Times New Roman" w:cs="Times New Roman"/>
          <w:i/>
          <w:iCs/>
        </w:rPr>
        <w:t>ë</w:t>
      </w:r>
      <w:r w:rsidRPr="00860957">
        <w:rPr>
          <w:rFonts w:ascii="Times New Roman" w:hAnsi="Times New Roman" w:cs="Times New Roman"/>
          <w:i/>
          <w:iCs/>
        </w:rPr>
        <w:t>lidhur shkres</w:t>
      </w:r>
      <w:r w:rsidR="00CA57A0" w:rsidRPr="00860957">
        <w:rPr>
          <w:rFonts w:ascii="Times New Roman" w:hAnsi="Times New Roman" w:cs="Times New Roman"/>
          <w:i/>
          <w:iCs/>
        </w:rPr>
        <w:t>ë</w:t>
      </w:r>
      <w:r w:rsidRPr="00860957">
        <w:rPr>
          <w:rFonts w:ascii="Times New Roman" w:hAnsi="Times New Roman" w:cs="Times New Roman"/>
          <w:i/>
          <w:iCs/>
        </w:rPr>
        <w:t>s nr. 75/3 prot., dat</w:t>
      </w:r>
      <w:r w:rsidR="00CA57A0" w:rsidRPr="00860957">
        <w:rPr>
          <w:rFonts w:ascii="Times New Roman" w:hAnsi="Times New Roman" w:cs="Times New Roman"/>
          <w:i/>
          <w:iCs/>
        </w:rPr>
        <w:t>ë</w:t>
      </w:r>
      <w:r w:rsidRPr="00860957">
        <w:rPr>
          <w:rFonts w:ascii="Times New Roman" w:hAnsi="Times New Roman" w:cs="Times New Roman"/>
          <w:i/>
          <w:iCs/>
        </w:rPr>
        <w:t xml:space="preserve"> 21.07.2022 ky procedim penal mban nr. 1467, regjistruar n</w:t>
      </w:r>
      <w:r w:rsidR="00CA57A0" w:rsidRPr="00860957">
        <w:rPr>
          <w:rFonts w:ascii="Times New Roman" w:hAnsi="Times New Roman" w:cs="Times New Roman"/>
          <w:i/>
          <w:iCs/>
        </w:rPr>
        <w:t>ë</w:t>
      </w:r>
      <w:r w:rsidRPr="00860957">
        <w:rPr>
          <w:rFonts w:ascii="Times New Roman" w:hAnsi="Times New Roman" w:cs="Times New Roman"/>
          <w:i/>
          <w:iCs/>
        </w:rPr>
        <w:t xml:space="preserve"> vitin 2014.</w:t>
      </w:r>
    </w:p>
  </w:footnote>
  <w:footnote w:id="27">
    <w:p w14:paraId="46B3E5B9" w14:textId="1F2627D7" w:rsidR="008E502C" w:rsidRPr="00860957" w:rsidRDefault="008E502C" w:rsidP="008E502C">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006A2427" w:rsidRPr="00860957">
        <w:rPr>
          <w:rFonts w:ascii="Times New Roman" w:hAnsi="Times New Roman" w:cs="Times New Roman"/>
          <w:i/>
          <w:iCs/>
        </w:rPr>
        <w:t xml:space="preserve"> </w:t>
      </w:r>
      <w:r w:rsidR="006A2427" w:rsidRPr="00860957">
        <w:rPr>
          <w:rFonts w:ascii="Times New Roman" w:hAnsi="Times New Roman"/>
          <w:i/>
          <w:rPrChange w:id="171" w:author="Admin" w:date="2025-07-08T11:03:00Z">
            <w:rPr>
              <w:rFonts w:ascii="Times New Roman" w:hAnsi="Times New Roman"/>
              <w:i/>
              <w:shd w:val="clear" w:color="auto" w:fill="FFFFFF"/>
            </w:rPr>
          </w:rPrChange>
        </w:rPr>
        <w:t>Si</w:t>
      </w:r>
      <w:r w:rsidRPr="00860957">
        <w:rPr>
          <w:rFonts w:ascii="Times New Roman" w:hAnsi="Times New Roman"/>
          <w:i/>
          <w:rPrChange w:id="172" w:author="Admin" w:date="2025-07-08T11:03:00Z">
            <w:rPr>
              <w:rFonts w:ascii="Times New Roman" w:hAnsi="Times New Roman"/>
              <w:i/>
              <w:shd w:val="clear" w:color="auto" w:fill="FFFFFF"/>
            </w:rPr>
          </w:rPrChange>
        </w:rPr>
        <w:t xml:space="preserve"> </w:t>
      </w:r>
      <w:r w:rsidR="006A2427" w:rsidRPr="00860957">
        <w:rPr>
          <w:rFonts w:ascii="Times New Roman" w:hAnsi="Times New Roman" w:cs="Times New Roman"/>
          <w:i/>
          <w:iCs/>
          <w:shd w:val="clear" w:color="auto" w:fill="FFFFFF"/>
        </w:rPr>
        <w:t>p</w:t>
      </w:r>
      <w:r w:rsidRPr="00860957">
        <w:rPr>
          <w:rFonts w:ascii="Times New Roman" w:hAnsi="Times New Roman" w:cs="Times New Roman"/>
          <w:i/>
          <w:iCs/>
          <w:shd w:val="clear" w:color="auto" w:fill="FFFFFF"/>
        </w:rPr>
        <w:t xml:space="preserve">ara ndryshimeve të </w:t>
      </w:r>
      <w:del w:id="173" w:author="Admin" w:date="2025-07-08T11:03:00Z">
        <w:r w:rsidRPr="007038D9">
          <w:rPr>
            <w:rFonts w:ascii="Times New Roman" w:hAnsi="Times New Roman" w:cs="Times New Roman"/>
            <w:i/>
            <w:iCs/>
            <w:shd w:val="clear" w:color="auto" w:fill="FFFFFF"/>
          </w:rPr>
          <w:delText>K</w:delText>
        </w:r>
        <w:r w:rsidR="005906E8" w:rsidRPr="007038D9">
          <w:rPr>
            <w:rFonts w:ascii="Times New Roman" w:hAnsi="Times New Roman" w:cs="Times New Roman"/>
            <w:i/>
            <w:iCs/>
            <w:shd w:val="clear" w:color="auto" w:fill="FFFFFF"/>
          </w:rPr>
          <w:delText>odi</w:delText>
        </w:r>
      </w:del>
      <w:ins w:id="174" w:author="Admin" w:date="2025-07-08T11:03:00Z">
        <w:r w:rsidRPr="00860957">
          <w:rPr>
            <w:rFonts w:ascii="Times New Roman" w:hAnsi="Times New Roman" w:cs="Times New Roman"/>
            <w:i/>
            <w:iCs/>
            <w:shd w:val="clear" w:color="auto" w:fill="FFFFFF"/>
          </w:rPr>
          <w:t>K</w:t>
        </w:r>
        <w:r w:rsidR="005906E8" w:rsidRPr="00860957">
          <w:rPr>
            <w:rFonts w:ascii="Times New Roman" w:hAnsi="Times New Roman" w:cs="Times New Roman"/>
            <w:i/>
            <w:iCs/>
            <w:shd w:val="clear" w:color="auto" w:fill="FFFFFF"/>
          </w:rPr>
          <w:t>odi</w:t>
        </w:r>
        <w:r w:rsidR="00474202" w:rsidRPr="00860957">
          <w:rPr>
            <w:rFonts w:ascii="Times New Roman" w:hAnsi="Times New Roman" w:cs="Times New Roman"/>
            <w:i/>
            <w:iCs/>
            <w:shd w:val="clear" w:color="auto" w:fill="FFFFFF"/>
          </w:rPr>
          <w:t>t</w:t>
        </w:r>
      </w:ins>
      <w:r w:rsidR="005906E8" w:rsidRPr="00860957">
        <w:rPr>
          <w:rFonts w:ascii="Times New Roman" w:hAnsi="Times New Roman" w:cs="Times New Roman"/>
          <w:i/>
          <w:iCs/>
          <w:shd w:val="clear" w:color="auto" w:fill="FFFFFF"/>
        </w:rPr>
        <w:t xml:space="preserve"> i </w:t>
      </w:r>
      <w:r w:rsidRPr="00860957">
        <w:rPr>
          <w:rFonts w:ascii="Times New Roman" w:hAnsi="Times New Roman" w:cs="Times New Roman"/>
          <w:i/>
          <w:iCs/>
          <w:shd w:val="clear" w:color="auto" w:fill="FFFFFF"/>
        </w:rPr>
        <w:t>P</w:t>
      </w:r>
      <w:r w:rsidR="005906E8" w:rsidRPr="00860957">
        <w:rPr>
          <w:rFonts w:ascii="Times New Roman" w:hAnsi="Times New Roman" w:cs="Times New Roman"/>
          <w:i/>
          <w:iCs/>
          <w:shd w:val="clear" w:color="auto" w:fill="FFFFFF"/>
        </w:rPr>
        <w:t>rocedur</w:t>
      </w:r>
      <w:r w:rsidR="00770A55" w:rsidRPr="00860957">
        <w:rPr>
          <w:rFonts w:ascii="Times New Roman" w:hAnsi="Times New Roman" w:cs="Times New Roman"/>
          <w:i/>
          <w:iCs/>
          <w:shd w:val="clear" w:color="auto" w:fill="FFFFFF"/>
        </w:rPr>
        <w:t>ë</w:t>
      </w:r>
      <w:r w:rsidR="005906E8" w:rsidRPr="00860957">
        <w:rPr>
          <w:rFonts w:ascii="Times New Roman" w:hAnsi="Times New Roman" w:cs="Times New Roman"/>
          <w:i/>
          <w:iCs/>
          <w:shd w:val="clear" w:color="auto" w:fill="FFFFFF"/>
        </w:rPr>
        <w:t xml:space="preserve">s </w:t>
      </w:r>
      <w:r w:rsidRPr="00860957">
        <w:rPr>
          <w:rFonts w:ascii="Times New Roman" w:hAnsi="Times New Roman" w:cs="Times New Roman"/>
          <w:i/>
          <w:iCs/>
          <w:shd w:val="clear" w:color="auto" w:fill="FFFFFF"/>
        </w:rPr>
        <w:t>Penale, ashtu dhe me kuadrin ligjor aktual, vendimi i pushimit të procedimit penal, nuk ka pasur dhe nuk ka vlerën e vendimit gjyqësor të formës së prerë në kuptimin substancial, për aq kohë sa mund të revokohet nga gjyqtari i seancës paraprake.</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Edhe para ndryshimeve të miratuara me ligjin nr. 35/2017, datë 30.03.2017, vendimi i pushimit i marrë nga prokurori, nuk ka pasur vlerën e një vendimi gjyqësor të formës së prerë, pavarësisht se ndaj tij nuk ushtrohej ankim nga palët.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Fakti që ndaj vendimit të prokurorit për pushimin e procedimit penal parashikohej e drejta e ankimit, duke i dhënë tagrin gjykatës, për të shqyrtuar jo vetëm kërkimet e paraqitura nga ana e ankuesit, por edhe kontrollin e ligjshmërisë së këtij vendimi, duke verifikuar nëse nga ana e prokurorisë ishin respektuar drejt rastet e parashikuara nga ligji, lidhur me pushimin e çështjes penale, dëshmon për vlerën që ka vendimi i pushimit të prokurorit.</w:t>
      </w:r>
      <w:r w:rsidR="005906E8" w:rsidRPr="00860957">
        <w:rPr>
          <w:rFonts w:ascii="Times New Roman" w:hAnsi="Times New Roman" w:cs="Times New Roman"/>
          <w:i/>
          <w:iCs/>
          <w:shd w:val="clear" w:color="auto" w:fill="FFFFFF"/>
        </w:rPr>
        <w:t xml:space="preserve"> </w:t>
      </w:r>
      <w:r w:rsidRPr="00860957">
        <w:rPr>
          <w:rFonts w:ascii="Times New Roman" w:hAnsi="Times New Roman" w:cs="Times New Roman"/>
          <w:i/>
          <w:iCs/>
          <w:shd w:val="clear" w:color="auto" w:fill="FFFFFF"/>
        </w:rPr>
        <w:t xml:space="preserve">Kur vendos shfuqizimin e vendimit, gjykata ka të drejtë të disponojë mbi kryerjen e veprimeve të tjera që kanë lidhje me akuzën dhe me veprimet hetimore të kryera deri në atë çast, në funksion të zbulimit të fakteve dhe të vërtetës për ushtrimin e ndjekjes penale sipas ligjit (vendimi </w:t>
      </w:r>
      <w:proofErr w:type="spellStart"/>
      <w:r w:rsidRPr="00860957">
        <w:rPr>
          <w:rFonts w:ascii="Times New Roman" w:hAnsi="Times New Roman" w:cs="Times New Roman"/>
          <w:i/>
          <w:iCs/>
          <w:shd w:val="clear" w:color="auto" w:fill="FFFFFF"/>
        </w:rPr>
        <w:t>unifikues</w:t>
      </w:r>
      <w:proofErr w:type="spellEnd"/>
      <w:r w:rsidRPr="00860957">
        <w:rPr>
          <w:rFonts w:ascii="Times New Roman" w:hAnsi="Times New Roman" w:cs="Times New Roman"/>
          <w:i/>
          <w:iCs/>
          <w:shd w:val="clear" w:color="auto" w:fill="FFFFFF"/>
        </w:rPr>
        <w:t xml:space="preserve"> nr. 3, datë 27.03.2003, i Kolegjeve të Bashkuara të Gjykatës së Lartë)</w:t>
      </w:r>
      <w:r w:rsidR="005906E8" w:rsidRPr="00860957">
        <w:rPr>
          <w:rFonts w:ascii="Times New Roman" w:hAnsi="Times New Roman" w:cs="Times New Roman"/>
          <w:i/>
          <w:iCs/>
          <w:shd w:val="clear" w:color="auto" w:fill="FFFFFF"/>
        </w:rPr>
        <w:t>.</w:t>
      </w:r>
    </w:p>
  </w:footnote>
  <w:footnote w:id="28">
    <w:p w14:paraId="2D0A6AA5" w14:textId="24E5B77A" w:rsidR="000D2883" w:rsidRPr="00860957" w:rsidRDefault="000D2883">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w:t>
      </w:r>
      <w:r w:rsidR="009E4051" w:rsidRPr="00860957">
        <w:rPr>
          <w:rFonts w:ascii="Times New Roman" w:hAnsi="Times New Roman" w:cs="Times New Roman"/>
          <w:i/>
          <w:iCs/>
        </w:rPr>
        <w:t>i</w:t>
      </w:r>
      <w:r w:rsidRPr="00860957">
        <w:rPr>
          <w:rFonts w:ascii="Times New Roman" w:hAnsi="Times New Roman" w:cs="Times New Roman"/>
          <w:i/>
          <w:iCs/>
        </w:rPr>
        <w:t xml:space="preserve"> referohet vendimit nr. 33, dat</w:t>
      </w:r>
      <w:r w:rsidR="009E4051" w:rsidRPr="00860957">
        <w:rPr>
          <w:rFonts w:ascii="Times New Roman" w:hAnsi="Times New Roman" w:cs="Times New Roman"/>
          <w:i/>
          <w:iCs/>
        </w:rPr>
        <w:t>ë</w:t>
      </w:r>
      <w:r w:rsidRPr="00860957">
        <w:rPr>
          <w:rFonts w:ascii="Times New Roman" w:hAnsi="Times New Roman" w:cs="Times New Roman"/>
          <w:i/>
          <w:iCs/>
        </w:rPr>
        <w:t xml:space="preserve"> 03.11.2021 t</w:t>
      </w:r>
      <w:r w:rsidR="009E4051" w:rsidRPr="00860957">
        <w:rPr>
          <w:rFonts w:ascii="Times New Roman" w:hAnsi="Times New Roman" w:cs="Times New Roman"/>
          <w:i/>
          <w:iCs/>
        </w:rPr>
        <w:t>ë</w:t>
      </w:r>
      <w:r w:rsidRPr="00860957">
        <w:rPr>
          <w:rFonts w:ascii="Times New Roman" w:hAnsi="Times New Roman" w:cs="Times New Roman"/>
          <w:i/>
          <w:iCs/>
        </w:rPr>
        <w:t xml:space="preserve"> Kolegjit </w:t>
      </w:r>
      <w:r w:rsidR="009E4051" w:rsidRPr="00860957">
        <w:rPr>
          <w:rFonts w:ascii="Times New Roman" w:hAnsi="Times New Roman" w:cs="Times New Roman"/>
          <w:i/>
          <w:iCs/>
        </w:rPr>
        <w:t>p</w:t>
      </w:r>
      <w:r w:rsidR="00AF61BF" w:rsidRPr="00860957">
        <w:rPr>
          <w:rFonts w:ascii="Times New Roman" w:hAnsi="Times New Roman" w:cs="Times New Roman"/>
          <w:i/>
          <w:iCs/>
        </w:rPr>
        <w:t>ë</w:t>
      </w:r>
      <w:r w:rsidR="009E4051" w:rsidRPr="00860957">
        <w:rPr>
          <w:rFonts w:ascii="Times New Roman" w:hAnsi="Times New Roman" w:cs="Times New Roman"/>
          <w:i/>
          <w:iCs/>
        </w:rPr>
        <w:t>r</w:t>
      </w:r>
      <w:r w:rsidRPr="00860957">
        <w:rPr>
          <w:rFonts w:ascii="Times New Roman" w:hAnsi="Times New Roman" w:cs="Times New Roman"/>
          <w:i/>
          <w:iCs/>
        </w:rPr>
        <w:t xml:space="preserve"> SR </w:t>
      </w:r>
      <w:proofErr w:type="spellStart"/>
      <w:r w:rsidRPr="00860957">
        <w:rPr>
          <w:rFonts w:ascii="Times New Roman" w:hAnsi="Times New Roman" w:cs="Times New Roman"/>
          <w:i/>
          <w:iCs/>
        </w:rPr>
        <w:t>Ndini</w:t>
      </w:r>
      <w:proofErr w:type="spellEnd"/>
      <w:r w:rsidRPr="00860957">
        <w:rPr>
          <w:rFonts w:ascii="Times New Roman" w:hAnsi="Times New Roman" w:cs="Times New Roman"/>
          <w:i/>
          <w:iCs/>
        </w:rPr>
        <w:t xml:space="preserve"> Tavani</w:t>
      </w:r>
      <w:r w:rsidR="009E4051" w:rsidRPr="00860957">
        <w:rPr>
          <w:rFonts w:ascii="Times New Roman" w:hAnsi="Times New Roman" w:cs="Times New Roman"/>
          <w:i/>
          <w:iCs/>
        </w:rPr>
        <w:t>.</w:t>
      </w:r>
    </w:p>
  </w:footnote>
  <w:footnote w:id="29">
    <w:p w14:paraId="65365ACF" w14:textId="5EB2BCC8" w:rsidR="009E4051" w:rsidRPr="00860957" w:rsidRDefault="009E4051">
      <w:pPr>
        <w:pStyle w:val="FootnoteText"/>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SR i referohet vendimit nr. 27, dat</w:t>
      </w:r>
      <w:r w:rsidR="00AF61BF" w:rsidRPr="00860957">
        <w:rPr>
          <w:rFonts w:ascii="Times New Roman" w:hAnsi="Times New Roman" w:cs="Times New Roman"/>
          <w:i/>
          <w:iCs/>
        </w:rPr>
        <w:t>ë</w:t>
      </w:r>
      <w:r w:rsidRPr="00860957">
        <w:rPr>
          <w:rFonts w:ascii="Times New Roman" w:hAnsi="Times New Roman" w:cs="Times New Roman"/>
          <w:i/>
          <w:iCs/>
        </w:rPr>
        <w:t xml:space="preserve"> 21.09.2021 t</w:t>
      </w:r>
      <w:r w:rsidR="00AF61BF" w:rsidRPr="00860957">
        <w:rPr>
          <w:rFonts w:ascii="Times New Roman" w:hAnsi="Times New Roman" w:cs="Times New Roman"/>
          <w:i/>
          <w:iCs/>
        </w:rPr>
        <w:t>ë</w:t>
      </w:r>
      <w:r w:rsidRPr="00860957">
        <w:rPr>
          <w:rFonts w:ascii="Times New Roman" w:hAnsi="Times New Roman" w:cs="Times New Roman"/>
          <w:i/>
          <w:iCs/>
        </w:rPr>
        <w:t xml:space="preserve"> Kolegjit p</w:t>
      </w:r>
      <w:r w:rsidR="00AF61BF" w:rsidRPr="00860957">
        <w:rPr>
          <w:rFonts w:ascii="Times New Roman" w:hAnsi="Times New Roman" w:cs="Times New Roman"/>
          <w:i/>
          <w:iCs/>
        </w:rPr>
        <w:t>ë</w:t>
      </w:r>
      <w:r w:rsidRPr="00860957">
        <w:rPr>
          <w:rFonts w:ascii="Times New Roman" w:hAnsi="Times New Roman" w:cs="Times New Roman"/>
          <w:i/>
          <w:iCs/>
        </w:rPr>
        <w:t xml:space="preserve">r SR Petrit </w:t>
      </w:r>
      <w:proofErr w:type="spellStart"/>
      <w:r w:rsidRPr="00860957">
        <w:rPr>
          <w:rFonts w:ascii="Times New Roman" w:hAnsi="Times New Roman" w:cs="Times New Roman"/>
          <w:i/>
          <w:iCs/>
        </w:rPr>
        <w:t>Çano</w:t>
      </w:r>
      <w:proofErr w:type="spellEnd"/>
      <w:r w:rsidRPr="00860957">
        <w:rPr>
          <w:rFonts w:ascii="Times New Roman" w:hAnsi="Times New Roman" w:cs="Times New Roman"/>
          <w:i/>
          <w:iCs/>
        </w:rPr>
        <w:t>.</w:t>
      </w:r>
    </w:p>
  </w:footnote>
  <w:footnote w:id="30">
    <w:p w14:paraId="44D26068" w14:textId="00C37380" w:rsidR="00AD640C" w:rsidRPr="00860957" w:rsidRDefault="00AD640C" w:rsidP="00AD640C">
      <w:pPr>
        <w:pStyle w:val="FootnoteText"/>
        <w:jc w:val="both"/>
      </w:pPr>
      <w:r w:rsidRPr="00860957">
        <w:rPr>
          <w:rStyle w:val="FootnoteReference"/>
        </w:rPr>
        <w:footnoteRef/>
      </w:r>
      <w:r w:rsidRPr="00860957">
        <w:t xml:space="preserve"> </w:t>
      </w:r>
      <w:r w:rsidRPr="00860957">
        <w:rPr>
          <w:rFonts w:ascii="Times New Roman" w:eastAsia="Batang" w:hAnsi="Times New Roman" w:cs="Times New Roman"/>
          <w:i/>
          <w:iCs/>
          <w:kern w:val="0"/>
          <w14:ligatures w14:val="none"/>
        </w:rPr>
        <w:t>Sipas informacionit në shkresën nr. 281/2 prot., dat</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10.05.2017 të DPPPP për pushimin e disa çështjeve problematike nga ana e subjektit të rivlerësimit, si pushimi i procedimit penal për rastin </w:t>
      </w:r>
      <w:proofErr w:type="spellStart"/>
      <w:r w:rsidRPr="00860957">
        <w:rPr>
          <w:rFonts w:ascii="Times New Roman" w:eastAsia="Batang" w:hAnsi="Times New Roman" w:cs="Times New Roman"/>
          <w:i/>
          <w:iCs/>
          <w:kern w:val="0"/>
          <w14:ligatures w14:val="none"/>
        </w:rPr>
        <w:t>Sallaku</w:t>
      </w:r>
      <w:proofErr w:type="spellEnd"/>
      <w:r w:rsidRPr="00860957">
        <w:rPr>
          <w:rFonts w:ascii="Times New Roman" w:eastAsia="Batang" w:hAnsi="Times New Roman" w:cs="Times New Roman"/>
          <w:i/>
          <w:iCs/>
          <w:kern w:val="0"/>
          <w14:ligatures w14:val="none"/>
        </w:rPr>
        <w:t xml:space="preserve"> </w:t>
      </w:r>
      <w:ins w:id="175" w:author="Admin" w:date="2025-07-08T11:03:00Z">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ins>
      <w:r w:rsidRPr="00860957">
        <w:rPr>
          <w:rFonts w:ascii="Times New Roman" w:eastAsia="Batang" w:hAnsi="Times New Roman" w:cs="Times New Roman"/>
          <w:i/>
          <w:iCs/>
          <w:kern w:val="0"/>
          <w14:ligatures w14:val="none"/>
        </w:rPr>
        <w:t xml:space="preserve">Durrës dhe rastin </w:t>
      </w:r>
      <w:proofErr w:type="spellStart"/>
      <w:r w:rsidRPr="00860957">
        <w:rPr>
          <w:rFonts w:ascii="Times New Roman" w:eastAsia="Batang" w:hAnsi="Times New Roman" w:cs="Times New Roman"/>
          <w:i/>
          <w:iCs/>
          <w:kern w:val="0"/>
          <w14:ligatures w14:val="none"/>
        </w:rPr>
        <w:t>Nd</w:t>
      </w:r>
      <w:r w:rsidR="000C7CD0" w:rsidRPr="00860957">
        <w:rPr>
          <w:rFonts w:ascii="Times New Roman" w:eastAsia="Batang" w:hAnsi="Times New Roman" w:cs="Times New Roman"/>
          <w:i/>
          <w:iCs/>
          <w:kern w:val="0"/>
          <w14:ligatures w14:val="none"/>
        </w:rPr>
        <w:t>e</w:t>
      </w:r>
      <w:r w:rsidRPr="00860957">
        <w:rPr>
          <w:rFonts w:ascii="Times New Roman" w:eastAsia="Batang" w:hAnsi="Times New Roman" w:cs="Times New Roman"/>
          <w:i/>
          <w:iCs/>
          <w:kern w:val="0"/>
          <w14:ligatures w14:val="none"/>
        </w:rPr>
        <w:t>rlita</w:t>
      </w:r>
      <w:proofErr w:type="spellEnd"/>
      <w:r w:rsidRPr="00860957">
        <w:rPr>
          <w:rFonts w:ascii="Times New Roman" w:eastAsia="Batang" w:hAnsi="Times New Roman" w:cs="Times New Roman"/>
          <w:i/>
          <w:iCs/>
          <w:kern w:val="0"/>
          <w14:ligatures w14:val="none"/>
        </w:rPr>
        <w:t xml:space="preserve"> </w:t>
      </w:r>
      <w:ins w:id="176" w:author="Admin" w:date="2025-07-08T11:03:00Z">
        <w:r w:rsidR="00751564" w:rsidRPr="00860957">
          <w:rPr>
            <w:rFonts w:ascii="Times New Roman" w:eastAsia="Batang" w:hAnsi="Times New Roman" w:cs="Times New Roman"/>
            <w:i/>
            <w:iCs/>
            <w:kern w:val="0"/>
            <w14:ligatures w14:val="none"/>
          </w:rPr>
          <w:t>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w:t>
        </w:r>
      </w:ins>
      <w:r w:rsidRPr="00860957">
        <w:rPr>
          <w:rFonts w:ascii="Times New Roman" w:eastAsia="Batang" w:hAnsi="Times New Roman" w:cs="Times New Roman"/>
          <w:i/>
          <w:iCs/>
          <w:kern w:val="0"/>
          <w14:ligatures w14:val="none"/>
        </w:rPr>
        <w:t>Shkodër Komisioni k</w:t>
      </w:r>
      <w:r w:rsidR="00002526"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rkoi informacion</w:t>
      </w:r>
      <w:r w:rsidR="00751564" w:rsidRPr="00860957">
        <w:rPr>
          <w:rFonts w:ascii="Times New Roman" w:eastAsia="Batang" w:hAnsi="Times New Roman" w:cs="Times New Roman"/>
          <w:i/>
          <w:iCs/>
          <w:kern w:val="0"/>
          <w14:ligatures w14:val="none"/>
        </w:rPr>
        <w:t xml:space="preserve"> </w:t>
      </w:r>
      <w:ins w:id="177" w:author="Admin" w:date="2025-07-08T11:03:00Z">
        <w:r w:rsidR="00751564" w:rsidRPr="00860957">
          <w:rPr>
            <w:rFonts w:ascii="Times New Roman" w:eastAsia="Batang" w:hAnsi="Times New Roman" w:cs="Times New Roman"/>
            <w:i/>
            <w:iCs/>
            <w:kern w:val="0"/>
            <w14:ligatures w14:val="none"/>
          </w:rPr>
          <w:t>dhe dokumentacion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 penale 1467/2014 </w:t>
        </w:r>
      </w:ins>
      <w:r w:rsidR="00751564" w:rsidRPr="00860957">
        <w:rPr>
          <w:rFonts w:ascii="Times New Roman" w:eastAsia="Batang" w:hAnsi="Times New Roman" w:cs="Times New Roman"/>
          <w:i/>
          <w:iCs/>
          <w:kern w:val="0"/>
          <w14:ligatures w14:val="none"/>
        </w:rPr>
        <w:t xml:space="preserve">nga </w:t>
      </w:r>
      <w:ins w:id="178" w:author="Admin" w:date="2025-07-08T11:03:00Z">
        <w:r w:rsidR="00751564" w:rsidRPr="00860957">
          <w:rPr>
            <w:rFonts w:ascii="Times New Roman" w:eastAsia="Batang" w:hAnsi="Times New Roman" w:cs="Times New Roman"/>
            <w:i/>
            <w:iCs/>
            <w:kern w:val="0"/>
            <w14:ligatures w14:val="none"/>
          </w:rPr>
          <w:t>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Gjyq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Durr</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dhe 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lidhje me procedimin penal nr. 236/2011 </w:t>
        </w:r>
        <w:r w:rsidRPr="00860957">
          <w:rPr>
            <w:rFonts w:ascii="Times New Roman" w:eastAsia="Batang" w:hAnsi="Times New Roman" w:cs="Times New Roman"/>
            <w:i/>
            <w:iCs/>
            <w:kern w:val="0"/>
            <w14:ligatures w14:val="none"/>
          </w:rPr>
          <w:t xml:space="preserve"> </w:t>
        </w:r>
        <w:r w:rsidR="00751564" w:rsidRPr="00860957">
          <w:rPr>
            <w:rFonts w:ascii="Times New Roman" w:eastAsia="Batang" w:hAnsi="Times New Roman" w:cs="Times New Roman"/>
            <w:i/>
            <w:iCs/>
            <w:kern w:val="0"/>
            <w14:ligatures w14:val="none"/>
          </w:rPr>
          <w:t>Prokuroria Pran</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Gjykat</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 s</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 xml:space="preserve"> Rrethit </w:t>
        </w:r>
        <w:r w:rsidR="005B6296" w:rsidRPr="00860957">
          <w:rPr>
            <w:rFonts w:ascii="Times New Roman" w:eastAsia="Batang" w:hAnsi="Times New Roman" w:cs="Times New Roman"/>
            <w:i/>
            <w:iCs/>
            <w:kern w:val="0"/>
            <w14:ligatures w14:val="none"/>
          </w:rPr>
          <w:t>G</w:t>
        </w:r>
        <w:r w:rsidR="00751564" w:rsidRPr="00860957">
          <w:rPr>
            <w:rFonts w:ascii="Times New Roman" w:eastAsia="Batang" w:hAnsi="Times New Roman" w:cs="Times New Roman"/>
            <w:i/>
            <w:iCs/>
            <w:kern w:val="0"/>
            <w14:ligatures w14:val="none"/>
          </w:rPr>
          <w:t>jyq</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sor Shkod</w:t>
        </w:r>
        <w:r w:rsidR="005B6296" w:rsidRPr="00860957">
          <w:rPr>
            <w:rFonts w:ascii="Times New Roman" w:eastAsia="Batang" w:hAnsi="Times New Roman" w:cs="Times New Roman"/>
            <w:i/>
            <w:iCs/>
            <w:kern w:val="0"/>
            <w14:ligatures w14:val="none"/>
          </w:rPr>
          <w:t>ë</w:t>
        </w:r>
        <w:r w:rsidR="00751564" w:rsidRPr="00860957">
          <w:rPr>
            <w:rFonts w:ascii="Times New Roman" w:eastAsia="Batang" w:hAnsi="Times New Roman" w:cs="Times New Roman"/>
            <w:i/>
            <w:iCs/>
            <w:kern w:val="0"/>
            <w14:ligatures w14:val="none"/>
          </w:rPr>
          <w:t>r.</w:t>
        </w:r>
      </w:ins>
    </w:p>
  </w:footnote>
  <w:footnote w:id="31">
    <w:p w14:paraId="17094B10" w14:textId="585710A3" w:rsidR="00F53CC5" w:rsidRPr="00860957" w:rsidRDefault="00F53CC5" w:rsidP="00F53CC5">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eastAsia="Batang" w:hAnsi="Times New Roman" w:cs="Times New Roman"/>
          <w:i/>
          <w:iCs/>
          <w:kern w:val="0"/>
          <w14:ligatures w14:val="none"/>
        </w:rPr>
        <w:t>Në dt.23.07.2014, në llogarinë e shtetasit Gëzim</w:t>
      </w:r>
      <w:r w:rsidR="009B03BE" w:rsidRPr="00860957">
        <w:rPr>
          <w:rFonts w:ascii="Times New Roman" w:eastAsia="Batang" w:hAnsi="Times New Roman" w:cs="Times New Roman"/>
          <w:i/>
          <w:iCs/>
          <w:kern w:val="0"/>
          <w14:ligatures w14:val="none"/>
        </w:rPr>
        <w:t xml:space="preserve"> </w:t>
      </w:r>
      <w:proofErr w:type="spellStart"/>
      <w:r w:rsidRPr="00860957">
        <w:rPr>
          <w:rFonts w:ascii="Times New Roman" w:eastAsia="Batang" w:hAnsi="Times New Roman" w:cs="Times New Roman"/>
          <w:i/>
          <w:iCs/>
          <w:kern w:val="0"/>
          <w14:ligatures w14:val="none"/>
        </w:rPr>
        <w:t>Sallaku</w:t>
      </w:r>
      <w:proofErr w:type="spellEnd"/>
      <w:r w:rsidRPr="00860957">
        <w:rPr>
          <w:rFonts w:ascii="Times New Roman" w:eastAsia="Batang" w:hAnsi="Times New Roman" w:cs="Times New Roman"/>
          <w:i/>
          <w:iCs/>
          <w:kern w:val="0"/>
          <w14:ligatures w14:val="none"/>
        </w:rPr>
        <w:t xml:space="preserve"> </w:t>
      </w:r>
      <w:del w:id="180" w:author="Admin" w:date="2025-07-08T11:03:00Z">
        <w:r w:rsidRPr="007038D9">
          <w:rPr>
            <w:rFonts w:ascii="Times New Roman" w:eastAsia="Batang" w:hAnsi="Times New Roman" w:cs="Times New Roman"/>
            <w:i/>
            <w:iCs/>
            <w:kern w:val="0"/>
            <w14:ligatures w14:val="none"/>
          </w:rPr>
          <w:delText>t</w:delText>
        </w:r>
        <w:r w:rsidR="009B03BE" w:rsidRPr="007038D9">
          <w:rPr>
            <w:rFonts w:ascii="Times New Roman" w:eastAsia="Batang" w:hAnsi="Times New Roman" w:cs="Times New Roman"/>
            <w:i/>
            <w:iCs/>
            <w:kern w:val="0"/>
            <w14:ligatures w14:val="none"/>
          </w:rPr>
          <w:delText>n</w:delText>
        </w:r>
        <w:r w:rsidR="00CA57A0" w:rsidRPr="007038D9">
          <w:rPr>
            <w:rFonts w:ascii="Times New Roman" w:eastAsia="Batang" w:hAnsi="Times New Roman" w:cs="Times New Roman"/>
            <w:i/>
            <w:iCs/>
            <w:kern w:val="0"/>
            <w14:ligatures w14:val="none"/>
          </w:rPr>
          <w:delText>ë</w:delText>
        </w:r>
      </w:del>
      <w:ins w:id="181" w:author="Admin" w:date="2025-07-08T11:03:00Z">
        <w:r w:rsidR="009B03BE" w:rsidRPr="00860957">
          <w:rPr>
            <w:rFonts w:ascii="Times New Roman" w:eastAsia="Batang" w:hAnsi="Times New Roman" w:cs="Times New Roman"/>
            <w:i/>
            <w:iCs/>
            <w:kern w:val="0"/>
            <w14:ligatures w14:val="none"/>
          </w:rPr>
          <w:t>n</w:t>
        </w:r>
        <w:r w:rsidR="00CA57A0" w:rsidRPr="00860957">
          <w:rPr>
            <w:rFonts w:ascii="Times New Roman" w:eastAsia="Batang" w:hAnsi="Times New Roman" w:cs="Times New Roman"/>
            <w:i/>
            <w:iCs/>
            <w:kern w:val="0"/>
            <w14:ligatures w14:val="none"/>
          </w:rPr>
          <w:t>ë</w:t>
        </w:r>
      </w:ins>
      <w:r w:rsidRPr="00860957">
        <w:rPr>
          <w:rFonts w:ascii="Times New Roman" w:eastAsia="Batang" w:hAnsi="Times New Roman" w:cs="Times New Roman"/>
          <w:i/>
          <w:iCs/>
          <w:kern w:val="0"/>
          <w14:ligatures w14:val="none"/>
        </w:rPr>
        <w:t xml:space="preserve"> BKT është kredituar shuma 199</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 xml:space="preserve">972 euro. Urdhëruesi i kësaj </w:t>
      </w:r>
      <w:proofErr w:type="spellStart"/>
      <w:r w:rsidRPr="00860957">
        <w:rPr>
          <w:rFonts w:ascii="Times New Roman" w:eastAsia="Batang" w:hAnsi="Times New Roman" w:cs="Times New Roman"/>
          <w:i/>
          <w:iCs/>
          <w:kern w:val="0"/>
          <w14:ligatures w14:val="none"/>
        </w:rPr>
        <w:t>transfert</w:t>
      </w:r>
      <w:r w:rsidR="000C7CD0" w:rsidRPr="00860957">
        <w:rPr>
          <w:rFonts w:ascii="Times New Roman" w:eastAsia="Batang" w:hAnsi="Times New Roman" w:cs="Times New Roman"/>
          <w:i/>
          <w:iCs/>
          <w:kern w:val="0"/>
          <w14:ligatures w14:val="none"/>
        </w:rPr>
        <w:t>ë</w:t>
      </w:r>
      <w:proofErr w:type="spellEnd"/>
      <w:r w:rsidRPr="00860957">
        <w:rPr>
          <w:rFonts w:ascii="Times New Roman" w:eastAsia="Batang" w:hAnsi="Times New Roman" w:cs="Times New Roman"/>
          <w:i/>
          <w:iCs/>
          <w:kern w:val="0"/>
          <w14:ligatures w14:val="none"/>
        </w:rPr>
        <w:t xml:space="preserve"> ka qenë subjekti “</w:t>
      </w:r>
      <w:proofErr w:type="spellStart"/>
      <w:r w:rsidRPr="00860957">
        <w:rPr>
          <w:rFonts w:ascii="Times New Roman" w:eastAsia="Batang" w:hAnsi="Times New Roman" w:cs="Times New Roman"/>
          <w:i/>
          <w:iCs/>
          <w:kern w:val="0"/>
          <w14:ligatures w14:val="none"/>
        </w:rPr>
        <w:t>Capriasca</w:t>
      </w:r>
      <w:proofErr w:type="spellEnd"/>
      <w:r w:rsidRPr="00860957">
        <w:rPr>
          <w:rFonts w:ascii="Times New Roman" w:eastAsia="Batang" w:hAnsi="Times New Roman" w:cs="Times New Roman"/>
          <w:i/>
          <w:iCs/>
          <w:kern w:val="0"/>
          <w14:ligatures w14:val="none"/>
        </w:rPr>
        <w:t xml:space="preserve"> </w:t>
      </w:r>
      <w:proofErr w:type="spellStart"/>
      <w:r w:rsidRPr="00860957">
        <w:rPr>
          <w:rFonts w:ascii="Times New Roman" w:eastAsia="Batang" w:hAnsi="Times New Roman" w:cs="Times New Roman"/>
          <w:i/>
          <w:iCs/>
          <w:kern w:val="0"/>
          <w14:ligatures w14:val="none"/>
        </w:rPr>
        <w:t>Trading</w:t>
      </w:r>
      <w:proofErr w:type="spellEnd"/>
      <w:r w:rsidRPr="00860957">
        <w:rPr>
          <w:rFonts w:ascii="Times New Roman" w:eastAsia="Batang" w:hAnsi="Times New Roman" w:cs="Times New Roman"/>
          <w:i/>
          <w:iCs/>
          <w:kern w:val="0"/>
          <w14:ligatures w14:val="none"/>
        </w:rPr>
        <w:t xml:space="preserve"> Sa” me adresë Panama. Banka urdhëruese ka qenë “Union </w:t>
      </w:r>
      <w:proofErr w:type="spellStart"/>
      <w:r w:rsidRPr="00860957">
        <w:rPr>
          <w:rFonts w:ascii="Times New Roman" w:eastAsia="Batang" w:hAnsi="Times New Roman" w:cs="Times New Roman"/>
          <w:i/>
          <w:iCs/>
          <w:kern w:val="0"/>
          <w14:ligatures w14:val="none"/>
        </w:rPr>
        <w:t>bancaire</w:t>
      </w:r>
      <w:proofErr w:type="spellEnd"/>
      <w:r w:rsidRPr="00860957">
        <w:rPr>
          <w:rFonts w:ascii="Times New Roman" w:eastAsia="Batang" w:hAnsi="Times New Roman" w:cs="Times New Roman"/>
          <w:i/>
          <w:iCs/>
          <w:kern w:val="0"/>
          <w14:ligatures w14:val="none"/>
        </w:rPr>
        <w:t xml:space="preserve"> </w:t>
      </w:r>
      <w:proofErr w:type="spellStart"/>
      <w:r w:rsidRPr="00860957">
        <w:rPr>
          <w:rFonts w:ascii="Times New Roman" w:eastAsia="Batang" w:hAnsi="Times New Roman" w:cs="Times New Roman"/>
          <w:i/>
          <w:iCs/>
          <w:kern w:val="0"/>
          <w14:ligatures w14:val="none"/>
        </w:rPr>
        <w:t>Privee</w:t>
      </w:r>
      <w:proofErr w:type="spellEnd"/>
      <w:r w:rsidRPr="00860957">
        <w:rPr>
          <w:rFonts w:ascii="Times New Roman" w:eastAsia="Batang" w:hAnsi="Times New Roman" w:cs="Times New Roman"/>
          <w:i/>
          <w:iCs/>
          <w:kern w:val="0"/>
          <w14:ligatures w14:val="none"/>
        </w:rPr>
        <w:t xml:space="preserve">, </w:t>
      </w:r>
      <w:proofErr w:type="spellStart"/>
      <w:r w:rsidRPr="00860957">
        <w:rPr>
          <w:rFonts w:ascii="Times New Roman" w:eastAsia="Batang" w:hAnsi="Times New Roman" w:cs="Times New Roman"/>
          <w:i/>
          <w:iCs/>
          <w:kern w:val="0"/>
          <w14:ligatures w14:val="none"/>
        </w:rPr>
        <w:t>Geneva</w:t>
      </w:r>
      <w:proofErr w:type="spellEnd"/>
      <w:r w:rsidRPr="00860957">
        <w:rPr>
          <w:rFonts w:ascii="Times New Roman" w:eastAsia="Batang" w:hAnsi="Times New Roman" w:cs="Times New Roman"/>
          <w:i/>
          <w:iCs/>
          <w:kern w:val="0"/>
          <w14:ligatures w14:val="none"/>
        </w:rPr>
        <w:t xml:space="preserve">” Zvicër. Përshkrimi i transaksionit është blerje vile Durrës, zona Plazh. Në dt.24.07.2014 në llogarinë e shtetasit Gëzim </w:t>
      </w:r>
      <w:proofErr w:type="spellStart"/>
      <w:r w:rsidRPr="00860957">
        <w:rPr>
          <w:rFonts w:ascii="Times New Roman" w:eastAsia="Batang" w:hAnsi="Times New Roman" w:cs="Times New Roman"/>
          <w:i/>
          <w:iCs/>
          <w:kern w:val="0"/>
          <w14:ligatures w14:val="none"/>
        </w:rPr>
        <w:t>Sallaku</w:t>
      </w:r>
      <w:proofErr w:type="spellEnd"/>
      <w:r w:rsidRPr="00860957">
        <w:rPr>
          <w:rFonts w:ascii="Times New Roman" w:eastAsia="Batang" w:hAnsi="Times New Roman" w:cs="Times New Roman"/>
          <w:i/>
          <w:iCs/>
          <w:kern w:val="0"/>
          <w14:ligatures w14:val="none"/>
        </w:rPr>
        <w:t xml:space="preserve"> </w:t>
      </w:r>
      <w:r w:rsidR="00A02B3A" w:rsidRPr="00860957">
        <w:rPr>
          <w:rFonts w:ascii="Times New Roman" w:eastAsia="Batang" w:hAnsi="Times New Roman" w:cs="Times New Roman"/>
          <w:i/>
          <w:iCs/>
          <w:kern w:val="0"/>
          <w14:ligatures w14:val="none"/>
        </w:rPr>
        <w:t>n</w:t>
      </w:r>
      <w:r w:rsidR="00ED22AB" w:rsidRPr="00860957">
        <w:rPr>
          <w:rFonts w:ascii="Times New Roman" w:eastAsia="Batang" w:hAnsi="Times New Roman" w:cs="Times New Roman"/>
          <w:i/>
          <w:iCs/>
          <w:kern w:val="0"/>
          <w14:ligatures w14:val="none"/>
        </w:rPr>
        <w:t>ë</w:t>
      </w:r>
      <w:r w:rsidRPr="00860957">
        <w:rPr>
          <w:rFonts w:ascii="Times New Roman" w:eastAsia="Batang" w:hAnsi="Times New Roman" w:cs="Times New Roman"/>
          <w:i/>
          <w:iCs/>
          <w:kern w:val="0"/>
          <w14:ligatures w14:val="none"/>
        </w:rPr>
        <w:t xml:space="preserve"> BKT është kredituar shuma 242</w:t>
      </w:r>
      <w:r w:rsidR="009B03BE" w:rsidRPr="00860957">
        <w:rPr>
          <w:rFonts w:ascii="Times New Roman" w:eastAsia="Batang" w:hAnsi="Times New Roman" w:cs="Times New Roman"/>
          <w:i/>
          <w:iCs/>
          <w:kern w:val="0"/>
          <w14:ligatures w14:val="none"/>
        </w:rPr>
        <w:t>.</w:t>
      </w:r>
      <w:r w:rsidRPr="00860957">
        <w:rPr>
          <w:rFonts w:ascii="Times New Roman" w:eastAsia="Batang" w:hAnsi="Times New Roman" w:cs="Times New Roman"/>
          <w:i/>
          <w:iCs/>
          <w:kern w:val="0"/>
          <w14:ligatures w14:val="none"/>
        </w:rPr>
        <w:t xml:space="preserve">972 euro, nga i njëjti urdhërues dhe bankë urdhëruese dhe me të njëjtin përshkrim të transaksionit. Në dt.30.07.2014, shtetasi Gëzim </w:t>
      </w:r>
      <w:proofErr w:type="spellStart"/>
      <w:r w:rsidRPr="00860957">
        <w:rPr>
          <w:rFonts w:ascii="Times New Roman" w:eastAsia="Batang" w:hAnsi="Times New Roman" w:cs="Times New Roman"/>
          <w:i/>
          <w:iCs/>
          <w:kern w:val="0"/>
          <w14:ligatures w14:val="none"/>
        </w:rPr>
        <w:t>Sallaku</w:t>
      </w:r>
      <w:proofErr w:type="spellEnd"/>
      <w:r w:rsidRPr="00860957">
        <w:rPr>
          <w:rFonts w:ascii="Times New Roman" w:eastAsia="Batang" w:hAnsi="Times New Roman" w:cs="Times New Roman"/>
          <w:i/>
          <w:iCs/>
          <w:kern w:val="0"/>
          <w14:ligatures w14:val="none"/>
        </w:rPr>
        <w:t xml:space="preserve"> është paraqitur në bankën BKT dhe ka bërë kërkesë për transferimin e shumës prej 345.000 euro tek subjekti tregtar “AMA”SHPK për të realizuar këmbimin nga euro në lekë. Ndërsa pjesën e mbetur të shumave të </w:t>
      </w:r>
      <w:proofErr w:type="spellStart"/>
      <w:r w:rsidRPr="00860957">
        <w:rPr>
          <w:rFonts w:ascii="Times New Roman" w:eastAsia="Batang" w:hAnsi="Times New Roman" w:cs="Times New Roman"/>
          <w:i/>
          <w:iCs/>
          <w:kern w:val="0"/>
          <w14:ligatures w14:val="none"/>
        </w:rPr>
        <w:t>kredituara</w:t>
      </w:r>
      <w:proofErr w:type="spellEnd"/>
      <w:r w:rsidRPr="00860957">
        <w:rPr>
          <w:rFonts w:ascii="Times New Roman" w:eastAsia="Batang" w:hAnsi="Times New Roman" w:cs="Times New Roman"/>
          <w:i/>
          <w:iCs/>
          <w:kern w:val="0"/>
          <w14:ligatures w14:val="none"/>
        </w:rPr>
        <w:t xml:space="preserve"> në datat 23 dhe 24 korrik, ka kërkuar ta tërheqë në dorë </w:t>
      </w:r>
      <w:proofErr w:type="spellStart"/>
      <w:r w:rsidRPr="00860957">
        <w:rPr>
          <w:rFonts w:ascii="Times New Roman" w:eastAsia="Batang" w:hAnsi="Times New Roman" w:cs="Times New Roman"/>
          <w:i/>
          <w:iCs/>
          <w:kern w:val="0"/>
          <w14:ligatures w14:val="none"/>
        </w:rPr>
        <w:t>cash</w:t>
      </w:r>
      <w:proofErr w:type="spellEnd"/>
      <w:r w:rsidR="009B03BE" w:rsidRPr="00860957">
        <w:rPr>
          <w:rFonts w:ascii="Times New Roman" w:hAnsi="Times New Roman" w:cs="Times New Roman"/>
          <w:i/>
          <w:iCs/>
        </w:rPr>
        <w:t>.</w:t>
      </w:r>
    </w:p>
  </w:footnote>
  <w:footnote w:id="32">
    <w:p w14:paraId="486F1D73" w14:textId="3A1C56F4" w:rsidR="00A64744" w:rsidRPr="00860957" w:rsidRDefault="00A64744" w:rsidP="003003AA">
      <w:pPr>
        <w:pStyle w:val="FootnoteText"/>
        <w:jc w:val="both"/>
        <w:rPr>
          <w:rFonts w:ascii="Times New Roman" w:hAnsi="Times New Roman" w:cs="Times New Roman"/>
          <w:i/>
          <w:iCs/>
        </w:rPr>
      </w:pPr>
      <w:r w:rsidRPr="00860957">
        <w:rPr>
          <w:rStyle w:val="FootnoteReference"/>
        </w:rPr>
        <w:footnoteRef/>
      </w:r>
      <w:r w:rsidRPr="00860957">
        <w:t xml:space="preserve"> </w:t>
      </w:r>
      <w:r w:rsidRPr="00860957">
        <w:rPr>
          <w:rFonts w:ascii="Times New Roman" w:hAnsi="Times New Roman" w:cs="Times New Roman"/>
          <w:i/>
          <w:iCs/>
        </w:rPr>
        <w:t xml:space="preserve">Subjekti </w:t>
      </w:r>
      <w:r w:rsidR="003003AA" w:rsidRPr="00860957">
        <w:rPr>
          <w:rFonts w:ascii="Times New Roman" w:hAnsi="Times New Roman" w:cs="Times New Roman"/>
          <w:i/>
          <w:iCs/>
        </w:rPr>
        <w:t>i</w:t>
      </w:r>
      <w:r w:rsidRPr="00860957">
        <w:rPr>
          <w:rFonts w:ascii="Times New Roman" w:hAnsi="Times New Roman" w:cs="Times New Roman"/>
          <w:i/>
          <w:iCs/>
        </w:rPr>
        <w:t xml:space="preserve"> referohet vendimeve nr. 33/2021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i </w:t>
      </w:r>
      <w:r w:rsidR="003003AA" w:rsidRPr="00860957">
        <w:rPr>
          <w:rFonts w:ascii="Times New Roman" w:hAnsi="Times New Roman" w:cs="Times New Roman"/>
          <w:i/>
          <w:iCs/>
        </w:rPr>
        <w:t>përket</w:t>
      </w:r>
      <w:r w:rsidRPr="00860957">
        <w:rPr>
          <w:rFonts w:ascii="Times New Roman" w:hAnsi="Times New Roman" w:cs="Times New Roman"/>
          <w:i/>
          <w:iCs/>
        </w:rPr>
        <w:t xml:space="preserve"> </w:t>
      </w:r>
      <w:r w:rsidR="003003AA" w:rsidRPr="00860957">
        <w:rPr>
          <w:rFonts w:ascii="Times New Roman" w:hAnsi="Times New Roman" w:cs="Times New Roman"/>
          <w:i/>
          <w:iCs/>
        </w:rPr>
        <w:t>SR</w:t>
      </w:r>
      <w:r w:rsidRPr="00860957">
        <w:rPr>
          <w:rFonts w:ascii="Times New Roman" w:hAnsi="Times New Roman" w:cs="Times New Roman"/>
          <w:i/>
          <w:iCs/>
        </w:rPr>
        <w:t xml:space="preserve"> </w:t>
      </w:r>
      <w:proofErr w:type="spellStart"/>
      <w:r w:rsidRPr="00860957">
        <w:rPr>
          <w:rFonts w:ascii="Times New Roman" w:hAnsi="Times New Roman" w:cs="Times New Roman"/>
          <w:i/>
          <w:iCs/>
        </w:rPr>
        <w:t>Ndini</w:t>
      </w:r>
      <w:proofErr w:type="spellEnd"/>
      <w:r w:rsidRPr="00860957">
        <w:rPr>
          <w:rFonts w:ascii="Times New Roman" w:hAnsi="Times New Roman" w:cs="Times New Roman"/>
          <w:i/>
          <w:iCs/>
        </w:rPr>
        <w:t xml:space="preserve"> Tavani si dhe vendimit 27/2021 t</w:t>
      </w:r>
      <w:r w:rsidR="002304A9" w:rsidRPr="00860957">
        <w:rPr>
          <w:rFonts w:ascii="Times New Roman" w:hAnsi="Times New Roman" w:cs="Times New Roman"/>
          <w:i/>
          <w:iCs/>
        </w:rPr>
        <w:t>ë</w:t>
      </w:r>
      <w:r w:rsidRPr="00860957">
        <w:rPr>
          <w:rFonts w:ascii="Times New Roman" w:hAnsi="Times New Roman" w:cs="Times New Roman"/>
          <w:i/>
          <w:iCs/>
        </w:rPr>
        <w:t xml:space="preserve"> KPA q</w:t>
      </w:r>
      <w:r w:rsidR="002304A9" w:rsidRPr="00860957">
        <w:rPr>
          <w:rFonts w:ascii="Times New Roman" w:hAnsi="Times New Roman" w:cs="Times New Roman"/>
          <w:i/>
          <w:iCs/>
        </w:rPr>
        <w:t>ë</w:t>
      </w:r>
      <w:r w:rsidRPr="00860957">
        <w:rPr>
          <w:rFonts w:ascii="Times New Roman" w:hAnsi="Times New Roman" w:cs="Times New Roman"/>
          <w:i/>
          <w:iCs/>
        </w:rPr>
        <w:t xml:space="preserve"> </w:t>
      </w:r>
      <w:r w:rsidR="003003AA" w:rsidRPr="00860957">
        <w:rPr>
          <w:rFonts w:ascii="Times New Roman" w:hAnsi="Times New Roman" w:cs="Times New Roman"/>
          <w:i/>
          <w:iCs/>
        </w:rPr>
        <w:t>i</w:t>
      </w:r>
      <w:r w:rsidRPr="00860957">
        <w:rPr>
          <w:rFonts w:ascii="Times New Roman" w:hAnsi="Times New Roman" w:cs="Times New Roman"/>
          <w:i/>
          <w:iCs/>
        </w:rPr>
        <w:t xml:space="preserve"> p</w:t>
      </w:r>
      <w:r w:rsidR="002304A9" w:rsidRPr="00860957">
        <w:rPr>
          <w:rFonts w:ascii="Times New Roman" w:hAnsi="Times New Roman" w:cs="Times New Roman"/>
          <w:i/>
          <w:iCs/>
        </w:rPr>
        <w:t>ë</w:t>
      </w:r>
      <w:r w:rsidRPr="00860957">
        <w:rPr>
          <w:rFonts w:ascii="Times New Roman" w:hAnsi="Times New Roman" w:cs="Times New Roman"/>
          <w:i/>
          <w:iCs/>
        </w:rPr>
        <w:t xml:space="preserve">rket SR Petrit </w:t>
      </w:r>
      <w:proofErr w:type="spellStart"/>
      <w:r w:rsidR="003003AA" w:rsidRPr="00860957">
        <w:rPr>
          <w:rFonts w:ascii="Times New Roman" w:hAnsi="Times New Roman" w:cs="Times New Roman"/>
          <w:i/>
          <w:iCs/>
        </w:rPr>
        <w:t>Ç</w:t>
      </w:r>
      <w:r w:rsidRPr="00860957">
        <w:rPr>
          <w:rFonts w:ascii="Times New Roman" w:hAnsi="Times New Roman" w:cs="Times New Roman"/>
          <w:i/>
          <w:iCs/>
        </w:rPr>
        <w:t>ano</w:t>
      </w:r>
      <w:proofErr w:type="spellEnd"/>
      <w:r w:rsidR="003003AA" w:rsidRPr="00860957">
        <w:rPr>
          <w:rFonts w:ascii="Times New Roman" w:hAnsi="Times New Roman" w:cs="Times New Roman"/>
          <w:i/>
          <w:iCs/>
        </w:rPr>
        <w:t>.</w:t>
      </w:r>
    </w:p>
  </w:footnote>
  <w:footnote w:id="33">
    <w:p w14:paraId="3058FFBC" w14:textId="7BEA5145" w:rsidR="003003AA" w:rsidRPr="00860957" w:rsidRDefault="003003AA" w:rsidP="003003AA">
      <w:pPr>
        <w:pStyle w:val="FootnoteText"/>
        <w:jc w:val="both"/>
      </w:pPr>
      <w:r w:rsidRPr="00860957">
        <w:rPr>
          <w:rStyle w:val="FootnoteReference"/>
        </w:rPr>
        <w:footnoteRef/>
      </w:r>
      <w:r w:rsidRPr="00860957">
        <w:t xml:space="preserve"> </w:t>
      </w:r>
      <w:r w:rsidRPr="00860957">
        <w:rPr>
          <w:rFonts w:ascii="Times New Roman" w:hAnsi="Times New Roman" w:cs="Times New Roman"/>
          <w:i/>
          <w:iCs/>
        </w:rPr>
        <w:t>Në vendimin nr. 2, datë 20.6.2013, Kolegjet e Bashkuara të Gjykatës së Lartë kanë trajtuar konceptim e subjektit procedural “person të cilit i atribuohet vepra penale”, duke arsyetuar se “...Cilësia e personit, të cilit i atribuohet vepra penale, fillon: a) ose kur njoftuesi i saj mendon se e di se cili mund të jetë autori i veprës penale dhe prokurori shënon paralelisht në regjistrin e njoftimeve të veprave penale, krahas veprës edhe emrin e personit kur ai njihet, ose b) mbasi është bërë regjistrimi i veprës penale, që nga çasti i mëtejshëm kur nga hetimet rezulton një emër personi të cilit i atribuohet vepra penale. Në këto kushte, nuk ka asnjë dyshim se ky cilësim i përket fazës fillestare të procedimit penal... Emri i personit, të cilit i atribuohet vepra penale shënohet në regjistër vetëm në ato raste kur ai është i njohur, por mund të këtë edhe raste kur, shpeshherë, kallëzuesi apo autoriteti referues nuk është akoma në gjendje të tregojë se kush mund të mendohet si autor i mundshëm i një vepre penale në fillimin e hetimeve”.</w:t>
      </w:r>
    </w:p>
  </w:footnote>
  <w:footnote w:id="34">
    <w:p w14:paraId="3E37D4B5" w14:textId="6778D75B" w:rsidR="000C6E66" w:rsidRPr="00860957" w:rsidRDefault="000C6E66" w:rsidP="00A3289A">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Subjekti ka parashtruar të njëjt</w:t>
      </w:r>
      <w:r w:rsidR="00A3289A" w:rsidRPr="00860957">
        <w:rPr>
          <w:rFonts w:ascii="Times New Roman" w:hAnsi="Times New Roman" w:cs="Times New Roman"/>
          <w:i/>
          <w:iCs/>
        </w:rPr>
        <w:t>at</w:t>
      </w:r>
      <w:r w:rsidRPr="00860957">
        <w:rPr>
          <w:rFonts w:ascii="Times New Roman" w:hAnsi="Times New Roman" w:cs="Times New Roman"/>
          <w:i/>
          <w:iCs/>
        </w:rPr>
        <w:t xml:space="preserve"> pretendime si dhe ka dhënë të një</w:t>
      </w:r>
      <w:r w:rsidR="00A3289A" w:rsidRPr="00860957">
        <w:rPr>
          <w:rFonts w:ascii="Times New Roman" w:hAnsi="Times New Roman" w:cs="Times New Roman"/>
          <w:i/>
          <w:iCs/>
        </w:rPr>
        <w:t>j</w:t>
      </w:r>
      <w:r w:rsidRPr="00860957">
        <w:rPr>
          <w:rFonts w:ascii="Times New Roman" w:hAnsi="Times New Roman" w:cs="Times New Roman"/>
          <w:i/>
          <w:iCs/>
        </w:rPr>
        <w:t>tat shp</w:t>
      </w:r>
      <w:r w:rsidR="00A3289A" w:rsidRPr="00860957">
        <w:rPr>
          <w:rFonts w:ascii="Times New Roman" w:hAnsi="Times New Roman" w:cs="Times New Roman"/>
          <w:i/>
          <w:iCs/>
        </w:rPr>
        <w:t>j</w:t>
      </w:r>
      <w:r w:rsidRPr="00860957">
        <w:rPr>
          <w:rFonts w:ascii="Times New Roman" w:hAnsi="Times New Roman" w:cs="Times New Roman"/>
          <w:i/>
          <w:iCs/>
        </w:rPr>
        <w:t>egime të detajuara në lidhje me veprimet hetimore që ka kryer sikurse me prapësimet ndaj rezultateve të hetimit.</w:t>
      </w:r>
      <w:r w:rsidRPr="00860957">
        <w:rPr>
          <w:i/>
          <w:iCs/>
        </w:rPr>
        <w:t xml:space="preserve"> </w:t>
      </w:r>
    </w:p>
  </w:footnote>
  <w:footnote w:id="35">
    <w:p w14:paraId="4CB5E5C2" w14:textId="128AF2B3" w:rsidR="00A3289A" w:rsidRPr="00860957" w:rsidRDefault="00A3289A" w:rsidP="00A3289A">
      <w:pPr>
        <w:pStyle w:val="FootnoteText"/>
        <w:jc w:val="both"/>
        <w:rPr>
          <w:rFonts w:ascii="Times New Roman" w:hAnsi="Times New Roman" w:cs="Times New Roman"/>
          <w:i/>
          <w:iCs/>
        </w:rPr>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SR i referohet shkres</w:t>
      </w:r>
      <w:r w:rsidR="00C0392F" w:rsidRPr="00860957">
        <w:rPr>
          <w:rFonts w:ascii="Times New Roman" w:hAnsi="Times New Roman" w:cs="Times New Roman"/>
          <w:i/>
          <w:iCs/>
        </w:rPr>
        <w:t>ë</w:t>
      </w:r>
      <w:r w:rsidRPr="00860957">
        <w:rPr>
          <w:rFonts w:ascii="Times New Roman" w:hAnsi="Times New Roman" w:cs="Times New Roman"/>
          <w:i/>
          <w:iCs/>
        </w:rPr>
        <w:t xml:space="preserve">s </w:t>
      </w:r>
      <w:r w:rsidRPr="00860957">
        <w:rPr>
          <w:rFonts w:ascii="Times New Roman" w:eastAsia="Calibri" w:hAnsi="Times New Roman" w:cs="Times New Roman"/>
          <w:i/>
          <w:iCs/>
          <w:kern w:val="0"/>
          <w14:ligatures w14:val="none"/>
        </w:rPr>
        <w:t>nr.1748 prot., dt.20.12.2022 t</w:t>
      </w:r>
      <w:r w:rsidR="00C0392F" w:rsidRPr="00860957">
        <w:rPr>
          <w:rFonts w:ascii="Times New Roman" w:eastAsia="Calibri" w:hAnsi="Times New Roman" w:cs="Times New Roman"/>
          <w:i/>
          <w:iCs/>
          <w:kern w:val="0"/>
          <w14:ligatures w14:val="none"/>
        </w:rPr>
        <w:t>ë</w:t>
      </w:r>
      <w:r w:rsidRPr="00860957">
        <w:rPr>
          <w:rFonts w:ascii="Times New Roman" w:eastAsia="Calibri" w:hAnsi="Times New Roman" w:cs="Times New Roman"/>
          <w:i/>
          <w:iCs/>
          <w:kern w:val="0"/>
          <w14:ligatures w14:val="none"/>
        </w:rPr>
        <w:t xml:space="preserve"> Prokurorisë pranë Gjykatës së Shkallës së Parë Shkodër.</w:t>
      </w:r>
    </w:p>
  </w:footnote>
  <w:footnote w:id="36">
    <w:p w14:paraId="5A3D0392" w14:textId="7DDB1239" w:rsidR="00293349" w:rsidRPr="00B032D0" w:rsidRDefault="00293349" w:rsidP="000B0930">
      <w:pPr>
        <w:pStyle w:val="FootnoteText"/>
        <w:jc w:val="both"/>
        <w:rPr>
          <w:rFonts w:ascii="Times New Roman" w:hAnsi="Times New Roman" w:cs="Times New Roman"/>
          <w:i/>
          <w:iCs/>
        </w:rPr>
      </w:pPr>
      <w:r w:rsidRPr="00B032D0">
        <w:rPr>
          <w:rStyle w:val="FootnoteReference"/>
          <w:rFonts w:ascii="Times New Roman" w:hAnsi="Times New Roman"/>
          <w:i/>
          <w:rPrChange w:id="332" w:author="Admin" w:date="2025-07-08T11:03:00Z">
            <w:rPr>
              <w:rStyle w:val="FootnoteReference"/>
              <w:rFonts w:ascii="Times New Roman" w:hAnsi="Times New Roman"/>
            </w:rPr>
          </w:rPrChange>
        </w:rPr>
        <w:footnoteRef/>
      </w:r>
      <w:r w:rsidRPr="00B032D0">
        <w:rPr>
          <w:rFonts w:ascii="Times New Roman" w:hAnsi="Times New Roman"/>
          <w:i/>
          <w:rPrChange w:id="333" w:author="Admin" w:date="2025-07-08T11:03:00Z">
            <w:rPr>
              <w:rFonts w:ascii="Times New Roman" w:hAnsi="Times New Roman"/>
            </w:rPr>
          </w:rPrChange>
        </w:rPr>
        <w:t xml:space="preserve"> </w:t>
      </w:r>
      <w:r w:rsidRPr="00B032D0">
        <w:rPr>
          <w:rFonts w:ascii="Times New Roman" w:hAnsi="Times New Roman" w:cs="Times New Roman"/>
          <w:i/>
          <w:iCs/>
        </w:rPr>
        <w:t xml:space="preserve">Rasti </w:t>
      </w:r>
      <w:r w:rsidR="00276BD7" w:rsidRPr="00B032D0">
        <w:rPr>
          <w:rFonts w:ascii="Times New Roman" w:hAnsi="Times New Roman" w:cs="Times New Roman"/>
          <w:i/>
          <w:iCs/>
        </w:rPr>
        <w:t>ë</w:t>
      </w:r>
      <w:r w:rsidRPr="00B032D0">
        <w:rPr>
          <w:rFonts w:ascii="Times New Roman" w:hAnsi="Times New Roman" w:cs="Times New Roman"/>
          <w:i/>
          <w:iCs/>
        </w:rPr>
        <w:t>sht</w:t>
      </w:r>
      <w:r w:rsidR="00276BD7" w:rsidRPr="00B032D0">
        <w:rPr>
          <w:rFonts w:ascii="Times New Roman" w:hAnsi="Times New Roman" w:cs="Times New Roman"/>
          <w:i/>
          <w:iCs/>
        </w:rPr>
        <w:t>ë</w:t>
      </w:r>
      <w:r w:rsidRPr="00B032D0">
        <w:rPr>
          <w:rFonts w:ascii="Times New Roman" w:hAnsi="Times New Roman" w:cs="Times New Roman"/>
          <w:i/>
          <w:iCs/>
        </w:rPr>
        <w:t xml:space="preserve"> v</w:t>
      </w:r>
      <w:r w:rsidR="00276BD7" w:rsidRPr="00B032D0">
        <w:rPr>
          <w:rFonts w:ascii="Times New Roman" w:hAnsi="Times New Roman" w:cs="Times New Roman"/>
          <w:i/>
          <w:iCs/>
        </w:rPr>
        <w:t>ë</w:t>
      </w:r>
      <w:r w:rsidRPr="00B032D0">
        <w:rPr>
          <w:rFonts w:ascii="Times New Roman" w:hAnsi="Times New Roman" w:cs="Times New Roman"/>
          <w:i/>
          <w:iCs/>
        </w:rPr>
        <w:t>n</w:t>
      </w:r>
      <w:r w:rsidR="00276BD7" w:rsidRPr="00B032D0">
        <w:rPr>
          <w:rFonts w:ascii="Times New Roman" w:hAnsi="Times New Roman" w:cs="Times New Roman"/>
          <w:i/>
          <w:iCs/>
        </w:rPr>
        <w:t>ë</w:t>
      </w:r>
      <w:r w:rsidRPr="00B032D0">
        <w:rPr>
          <w:rFonts w:ascii="Times New Roman" w:hAnsi="Times New Roman" w:cs="Times New Roman"/>
          <w:i/>
          <w:iCs/>
        </w:rPr>
        <w:t xml:space="preserve"> n</w:t>
      </w:r>
      <w:r w:rsidR="00276BD7" w:rsidRPr="00B032D0">
        <w:rPr>
          <w:rFonts w:ascii="Times New Roman" w:hAnsi="Times New Roman" w:cs="Times New Roman"/>
          <w:i/>
          <w:iCs/>
        </w:rPr>
        <w:t>ë</w:t>
      </w:r>
      <w:r w:rsidRPr="00B032D0">
        <w:rPr>
          <w:rFonts w:ascii="Times New Roman" w:hAnsi="Times New Roman" w:cs="Times New Roman"/>
          <w:i/>
          <w:iCs/>
        </w:rPr>
        <w:t xml:space="preserve"> l</w:t>
      </w:r>
      <w:r w:rsidR="00276BD7" w:rsidRPr="00B032D0">
        <w:rPr>
          <w:rFonts w:ascii="Times New Roman" w:hAnsi="Times New Roman" w:cs="Times New Roman"/>
          <w:i/>
          <w:iCs/>
        </w:rPr>
        <w:t>ë</w:t>
      </w:r>
      <w:r w:rsidRPr="00B032D0">
        <w:rPr>
          <w:rFonts w:ascii="Times New Roman" w:hAnsi="Times New Roman" w:cs="Times New Roman"/>
          <w:i/>
          <w:iCs/>
        </w:rPr>
        <w:t>vizje n</w:t>
      </w:r>
      <w:r w:rsidR="00276BD7" w:rsidRPr="00B032D0">
        <w:rPr>
          <w:rFonts w:ascii="Times New Roman" w:hAnsi="Times New Roman" w:cs="Times New Roman"/>
          <w:i/>
          <w:iCs/>
        </w:rPr>
        <w:t>ë</w:t>
      </w:r>
      <w:r w:rsidRPr="00B032D0">
        <w:rPr>
          <w:rFonts w:ascii="Times New Roman" w:hAnsi="Times New Roman" w:cs="Times New Roman"/>
          <w:i/>
          <w:iCs/>
        </w:rPr>
        <w:t xml:space="preserve"> baz</w:t>
      </w:r>
      <w:r w:rsidR="00276BD7" w:rsidRPr="00B032D0">
        <w:rPr>
          <w:rFonts w:ascii="Times New Roman" w:hAnsi="Times New Roman" w:cs="Times New Roman"/>
          <w:i/>
          <w:iCs/>
        </w:rPr>
        <w:t>ë</w:t>
      </w:r>
      <w:r w:rsidRPr="00B032D0">
        <w:rPr>
          <w:rFonts w:ascii="Times New Roman" w:hAnsi="Times New Roman" w:cs="Times New Roman"/>
          <w:i/>
          <w:iCs/>
        </w:rPr>
        <w:t xml:space="preserve"> t</w:t>
      </w:r>
      <w:r w:rsidR="00276BD7" w:rsidRPr="00B032D0">
        <w:rPr>
          <w:rFonts w:ascii="Times New Roman" w:hAnsi="Times New Roman" w:cs="Times New Roman"/>
          <w:i/>
          <w:iCs/>
        </w:rPr>
        <w:t>ë</w:t>
      </w:r>
      <w:r w:rsidRPr="00B032D0">
        <w:rPr>
          <w:rFonts w:ascii="Times New Roman" w:hAnsi="Times New Roman" w:cs="Times New Roman"/>
          <w:i/>
          <w:iCs/>
        </w:rPr>
        <w:t xml:space="preserve"> informacioneve t</w:t>
      </w:r>
      <w:r w:rsidR="00276BD7" w:rsidRPr="00B032D0">
        <w:rPr>
          <w:rFonts w:ascii="Times New Roman" w:hAnsi="Times New Roman" w:cs="Times New Roman"/>
          <w:i/>
          <w:iCs/>
        </w:rPr>
        <w:t>ë</w:t>
      </w:r>
      <w:r w:rsidRPr="00B032D0">
        <w:rPr>
          <w:rFonts w:ascii="Times New Roman" w:hAnsi="Times New Roman" w:cs="Times New Roman"/>
          <w:i/>
          <w:iCs/>
        </w:rPr>
        <w:t xml:space="preserve"> p</w:t>
      </w:r>
      <w:r w:rsidR="00276BD7" w:rsidRPr="00B032D0">
        <w:rPr>
          <w:rFonts w:ascii="Times New Roman" w:hAnsi="Times New Roman" w:cs="Times New Roman"/>
          <w:i/>
          <w:iCs/>
        </w:rPr>
        <w:t>ë</w:t>
      </w:r>
      <w:r w:rsidRPr="00B032D0">
        <w:rPr>
          <w:rFonts w:ascii="Times New Roman" w:hAnsi="Times New Roman" w:cs="Times New Roman"/>
          <w:i/>
          <w:iCs/>
        </w:rPr>
        <w:t>rftuara nga DPPPP nga verifikimet e s</w:t>
      </w:r>
      <w:r w:rsidR="00276BD7" w:rsidRPr="00B032D0">
        <w:rPr>
          <w:rFonts w:ascii="Times New Roman" w:hAnsi="Times New Roman" w:cs="Times New Roman"/>
          <w:i/>
          <w:iCs/>
        </w:rPr>
        <w:t>ë</w:t>
      </w:r>
      <w:r w:rsidRPr="00B032D0">
        <w:rPr>
          <w:rFonts w:ascii="Times New Roman" w:hAnsi="Times New Roman" w:cs="Times New Roman"/>
          <w:i/>
          <w:iCs/>
        </w:rPr>
        <w:t xml:space="preserve"> cil</w:t>
      </w:r>
      <w:r w:rsidR="00276BD7" w:rsidRPr="00B032D0">
        <w:rPr>
          <w:rFonts w:ascii="Times New Roman" w:hAnsi="Times New Roman" w:cs="Times New Roman"/>
          <w:i/>
          <w:iCs/>
        </w:rPr>
        <w:t>ë</w:t>
      </w:r>
      <w:r w:rsidRPr="00B032D0">
        <w:rPr>
          <w:rFonts w:ascii="Times New Roman" w:hAnsi="Times New Roman" w:cs="Times New Roman"/>
          <w:i/>
          <w:iCs/>
        </w:rPr>
        <w:t>s n</w:t>
      </w:r>
      <w:r w:rsidR="00276BD7" w:rsidRPr="00B032D0">
        <w:rPr>
          <w:rFonts w:ascii="Times New Roman" w:hAnsi="Times New Roman" w:cs="Times New Roman"/>
          <w:i/>
          <w:iCs/>
        </w:rPr>
        <w:t>ë</w:t>
      </w:r>
      <w:r w:rsidRPr="00B032D0">
        <w:rPr>
          <w:rFonts w:ascii="Times New Roman" w:hAnsi="Times New Roman" w:cs="Times New Roman"/>
          <w:i/>
          <w:iCs/>
        </w:rPr>
        <w:t xml:space="preserve"> bashk</w:t>
      </w:r>
      <w:r w:rsidR="00276BD7" w:rsidRPr="00B032D0">
        <w:rPr>
          <w:rFonts w:ascii="Times New Roman" w:hAnsi="Times New Roman" w:cs="Times New Roman"/>
          <w:i/>
          <w:iCs/>
        </w:rPr>
        <w:t>ë</w:t>
      </w:r>
      <w:r w:rsidRPr="00B032D0">
        <w:rPr>
          <w:rFonts w:ascii="Times New Roman" w:hAnsi="Times New Roman" w:cs="Times New Roman"/>
          <w:i/>
          <w:iCs/>
        </w:rPr>
        <w:t>punim me Policin</w:t>
      </w:r>
      <w:r w:rsidR="00276BD7" w:rsidRPr="00B032D0">
        <w:rPr>
          <w:rFonts w:ascii="Times New Roman" w:hAnsi="Times New Roman" w:cs="Times New Roman"/>
          <w:i/>
          <w:iCs/>
        </w:rPr>
        <w:t>ë</w:t>
      </w:r>
      <w:r w:rsidRPr="00B032D0">
        <w:rPr>
          <w:rFonts w:ascii="Times New Roman" w:hAnsi="Times New Roman" w:cs="Times New Roman"/>
          <w:i/>
          <w:iCs/>
        </w:rPr>
        <w:t xml:space="preserve"> e </w:t>
      </w:r>
      <w:r w:rsidR="00942264" w:rsidRPr="00B032D0">
        <w:rPr>
          <w:rFonts w:ascii="Times New Roman" w:hAnsi="Times New Roman" w:cs="Times New Roman"/>
          <w:i/>
          <w:iCs/>
        </w:rPr>
        <w:t>Shtetit</w:t>
      </w:r>
      <w:r w:rsidRPr="00B032D0">
        <w:rPr>
          <w:rFonts w:ascii="Times New Roman" w:hAnsi="Times New Roman" w:cs="Times New Roman"/>
          <w:i/>
          <w:iCs/>
        </w:rPr>
        <w:t xml:space="preserve"> b</w:t>
      </w:r>
      <w:r w:rsidR="00276BD7" w:rsidRPr="00B032D0">
        <w:rPr>
          <w:rFonts w:ascii="Times New Roman" w:hAnsi="Times New Roman" w:cs="Times New Roman"/>
          <w:i/>
          <w:iCs/>
        </w:rPr>
        <w:t>ë</w:t>
      </w:r>
      <w:r w:rsidRPr="00B032D0">
        <w:rPr>
          <w:rFonts w:ascii="Times New Roman" w:hAnsi="Times New Roman" w:cs="Times New Roman"/>
          <w:i/>
          <w:iCs/>
        </w:rPr>
        <w:t xml:space="preserve">het me dije se pasuria e shtetasi Altin </w:t>
      </w:r>
      <w:proofErr w:type="spellStart"/>
      <w:r w:rsidRPr="00B032D0">
        <w:rPr>
          <w:rFonts w:ascii="Times New Roman" w:hAnsi="Times New Roman" w:cs="Times New Roman"/>
          <w:i/>
          <w:iCs/>
        </w:rPr>
        <w:t>Nd</w:t>
      </w:r>
      <w:r w:rsidR="00942264" w:rsidRPr="00B032D0">
        <w:rPr>
          <w:rFonts w:ascii="Times New Roman" w:hAnsi="Times New Roman" w:cs="Times New Roman"/>
          <w:i/>
          <w:iCs/>
        </w:rPr>
        <w:t>e</w:t>
      </w:r>
      <w:r w:rsidRPr="00B032D0">
        <w:rPr>
          <w:rFonts w:ascii="Times New Roman" w:hAnsi="Times New Roman" w:cs="Times New Roman"/>
          <w:i/>
          <w:iCs/>
        </w:rPr>
        <w:t>rlita</w:t>
      </w:r>
      <w:proofErr w:type="spellEnd"/>
      <w:r w:rsidRPr="00B032D0">
        <w:rPr>
          <w:rFonts w:ascii="Times New Roman" w:hAnsi="Times New Roman" w:cs="Times New Roman"/>
          <w:i/>
          <w:iCs/>
        </w:rPr>
        <w:t xml:space="preserve"> dhe </w:t>
      </w:r>
      <w:del w:id="334" w:author="Admin" w:date="2025-07-08T11:03:00Z">
        <w:r w:rsidR="00942264" w:rsidRPr="00942264">
          <w:rPr>
            <w:rFonts w:ascii="Times New Roman" w:hAnsi="Times New Roman" w:cs="Times New Roman"/>
            <w:i/>
            <w:iCs/>
          </w:rPr>
          <w:delText>P</w:delText>
        </w:r>
        <w:r w:rsidRPr="00942264">
          <w:rPr>
            <w:rFonts w:ascii="Times New Roman" w:hAnsi="Times New Roman" w:cs="Times New Roman"/>
            <w:i/>
            <w:iCs/>
          </w:rPr>
          <w:delText>ashk</w:delText>
        </w:r>
        <w:r w:rsidR="00276BD7" w:rsidRPr="00942264">
          <w:rPr>
            <w:rFonts w:ascii="Times New Roman" w:hAnsi="Times New Roman" w:cs="Times New Roman"/>
            <w:i/>
            <w:iCs/>
          </w:rPr>
          <w:delText>ë</w:delText>
        </w:r>
      </w:del>
      <w:ins w:id="335" w:author="Admin" w:date="2025-07-08T11:03:00Z">
        <w:r w:rsidR="00942264" w:rsidRPr="00B032D0">
          <w:rPr>
            <w:rFonts w:ascii="Times New Roman" w:hAnsi="Times New Roman" w:cs="Times New Roman"/>
            <w:i/>
            <w:iCs/>
          </w:rPr>
          <w:t>P</w:t>
        </w:r>
        <w:r w:rsidRPr="00B032D0">
          <w:rPr>
            <w:rFonts w:ascii="Times New Roman" w:hAnsi="Times New Roman" w:cs="Times New Roman"/>
            <w:i/>
            <w:iCs/>
          </w:rPr>
          <w:t>ashk</w:t>
        </w:r>
        <w:r w:rsidR="003E4A07" w:rsidRPr="00B032D0">
          <w:rPr>
            <w:rFonts w:ascii="Times New Roman" w:hAnsi="Times New Roman" w:cs="Times New Roman"/>
            <w:i/>
            <w:iCs/>
          </w:rPr>
          <w:t>e</w:t>
        </w:r>
      </w:ins>
      <w:r w:rsidRPr="00B032D0">
        <w:rPr>
          <w:rFonts w:ascii="Times New Roman" w:hAnsi="Times New Roman" w:cs="Times New Roman"/>
          <w:i/>
          <w:iCs/>
        </w:rPr>
        <w:t xml:space="preserve"> Podgorica kap vler</w:t>
      </w:r>
      <w:r w:rsidR="00276BD7" w:rsidRPr="00B032D0">
        <w:rPr>
          <w:rFonts w:ascii="Times New Roman" w:hAnsi="Times New Roman" w:cs="Times New Roman"/>
          <w:i/>
          <w:iCs/>
        </w:rPr>
        <w:t>ë</w:t>
      </w:r>
      <w:r w:rsidRPr="00B032D0">
        <w:rPr>
          <w:rFonts w:ascii="Times New Roman" w:hAnsi="Times New Roman" w:cs="Times New Roman"/>
          <w:i/>
          <w:iCs/>
        </w:rPr>
        <w:t>n 420.000 euro n</w:t>
      </w:r>
      <w:r w:rsidR="00276BD7" w:rsidRPr="00B032D0">
        <w:rPr>
          <w:rFonts w:ascii="Times New Roman" w:hAnsi="Times New Roman" w:cs="Times New Roman"/>
          <w:i/>
          <w:iCs/>
        </w:rPr>
        <w:t>ë</w:t>
      </w:r>
      <w:r w:rsidRPr="00B032D0">
        <w:rPr>
          <w:rFonts w:ascii="Times New Roman" w:hAnsi="Times New Roman" w:cs="Times New Roman"/>
          <w:i/>
          <w:iCs/>
        </w:rPr>
        <w:t xml:space="preserve"> transaksione bankare dhe pasuri t</w:t>
      </w:r>
      <w:r w:rsidR="00276BD7" w:rsidRPr="00B032D0">
        <w:rPr>
          <w:rFonts w:ascii="Times New Roman" w:hAnsi="Times New Roman" w:cs="Times New Roman"/>
          <w:i/>
          <w:iCs/>
        </w:rPr>
        <w:t>ë</w:t>
      </w:r>
      <w:r w:rsidRPr="00B032D0">
        <w:rPr>
          <w:rFonts w:ascii="Times New Roman" w:hAnsi="Times New Roman" w:cs="Times New Roman"/>
          <w:i/>
          <w:iCs/>
        </w:rPr>
        <w:t xml:space="preserve"> paluajtshme</w:t>
      </w:r>
      <w:r w:rsidR="00942264" w:rsidRPr="00B032D0">
        <w:rPr>
          <w:rFonts w:ascii="Times New Roman" w:hAnsi="Times New Roman" w:cs="Times New Roman"/>
          <w:i/>
          <w:iCs/>
        </w:rPr>
        <w:t>.</w:t>
      </w:r>
    </w:p>
  </w:footnote>
  <w:footnote w:id="37">
    <w:p w14:paraId="297C4846" w14:textId="108129E7" w:rsidR="000B0930" w:rsidRPr="00B032D0" w:rsidRDefault="000B0930" w:rsidP="000B0930">
      <w:pPr>
        <w:pStyle w:val="FootnoteText"/>
        <w:jc w:val="both"/>
        <w:rPr>
          <w:rFonts w:ascii="Times New Roman" w:hAnsi="Times New Roman"/>
          <w:i/>
          <w:rPrChange w:id="338" w:author="Admin" w:date="2025-07-08T11:03:00Z">
            <w:rPr>
              <w:rFonts w:ascii="Times New Roman" w:hAnsi="Times New Roman"/>
            </w:rPr>
          </w:rPrChange>
        </w:rPr>
      </w:pPr>
      <w:r w:rsidRPr="00B032D0">
        <w:rPr>
          <w:rStyle w:val="FootnoteReference"/>
          <w:rFonts w:ascii="Times New Roman" w:hAnsi="Times New Roman" w:cs="Times New Roman"/>
          <w:i/>
          <w:iCs/>
        </w:rPr>
        <w:footnoteRef/>
      </w:r>
      <w:r w:rsidRPr="00B032D0">
        <w:rPr>
          <w:rFonts w:ascii="Times New Roman" w:hAnsi="Times New Roman" w:cs="Times New Roman"/>
          <w:i/>
          <w:iCs/>
        </w:rPr>
        <w:t xml:space="preserve"> </w:t>
      </w:r>
      <w:r w:rsidR="00942264" w:rsidRPr="00B032D0">
        <w:rPr>
          <w:rFonts w:ascii="Times New Roman" w:hAnsi="Times New Roman" w:cs="Times New Roman"/>
          <w:i/>
          <w:iCs/>
        </w:rPr>
        <w:t>NJSHL konstaton se r</w:t>
      </w:r>
      <w:r w:rsidRPr="00B032D0">
        <w:rPr>
          <w:rFonts w:ascii="Times New Roman" w:hAnsi="Times New Roman" w:cs="Times New Roman"/>
          <w:i/>
          <w:iCs/>
        </w:rPr>
        <w:t xml:space="preserve">eferuar </w:t>
      </w:r>
      <w:r w:rsidR="00942264" w:rsidRPr="00B032D0">
        <w:rPr>
          <w:rFonts w:ascii="Times New Roman" w:hAnsi="Times New Roman" w:cs="Times New Roman"/>
          <w:i/>
          <w:iCs/>
        </w:rPr>
        <w:t>Certifikatës 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Lindjes 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dat</w:t>
      </w:r>
      <w:r w:rsidR="00174F6E" w:rsidRPr="00B032D0">
        <w:rPr>
          <w:rFonts w:ascii="Times New Roman" w:hAnsi="Times New Roman" w:cs="Times New Roman"/>
          <w:i/>
          <w:iCs/>
        </w:rPr>
        <w:t>ë</w:t>
      </w:r>
      <w:r w:rsidR="00942264" w:rsidRPr="00B032D0">
        <w:rPr>
          <w:rFonts w:ascii="Times New Roman" w:hAnsi="Times New Roman" w:cs="Times New Roman"/>
          <w:i/>
          <w:iCs/>
        </w:rPr>
        <w:t>s 24.10.2006, pjes</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e</w:t>
      </w:r>
      <w:r w:rsidRPr="00B032D0">
        <w:rPr>
          <w:rFonts w:ascii="Times New Roman" w:hAnsi="Times New Roman" w:cs="Times New Roman"/>
          <w:i/>
          <w:iCs/>
        </w:rPr>
        <w:t xml:space="preserve"> fashiku</w:t>
      </w:r>
      <w:r w:rsidR="00942264" w:rsidRPr="00B032D0">
        <w:rPr>
          <w:rFonts w:ascii="Times New Roman" w:hAnsi="Times New Roman" w:cs="Times New Roman"/>
          <w:i/>
          <w:iCs/>
        </w:rPr>
        <w:t>llit t</w:t>
      </w:r>
      <w:r w:rsidR="00174F6E" w:rsidRPr="00B032D0">
        <w:rPr>
          <w:rFonts w:ascii="Times New Roman" w:hAnsi="Times New Roman" w:cs="Times New Roman"/>
          <w:i/>
          <w:iCs/>
        </w:rPr>
        <w:t>ë</w:t>
      </w:r>
      <w:r w:rsidRPr="00B032D0">
        <w:rPr>
          <w:rFonts w:ascii="Times New Roman" w:hAnsi="Times New Roman" w:cs="Times New Roman"/>
          <w:i/>
          <w:iCs/>
        </w:rPr>
        <w:t xml:space="preserve"> procedimit penal</w:t>
      </w:r>
      <w:r w:rsidR="00942264" w:rsidRPr="00B032D0">
        <w:rPr>
          <w:rFonts w:ascii="Times New Roman" w:hAnsi="Times New Roman" w:cs="Times New Roman"/>
          <w:i/>
          <w:iCs/>
        </w:rPr>
        <w:t xml:space="preserve"> </w:t>
      </w:r>
      <w:r w:rsidR="00276BD7" w:rsidRPr="00B032D0">
        <w:rPr>
          <w:rFonts w:ascii="Times New Roman" w:hAnsi="Times New Roman" w:cs="Times New Roman"/>
          <w:i/>
          <w:iCs/>
        </w:rPr>
        <w:t>nr. 236/2011</w:t>
      </w:r>
      <w:r w:rsidR="00942264" w:rsidRPr="00B032D0">
        <w:rPr>
          <w:rFonts w:ascii="Times New Roman" w:hAnsi="Times New Roman" w:cs="Times New Roman"/>
          <w:i/>
          <w:iCs/>
        </w:rPr>
        <w:t>,</w:t>
      </w:r>
      <w:r w:rsidRPr="00B032D0">
        <w:rPr>
          <w:rFonts w:ascii="Times New Roman" w:hAnsi="Times New Roman" w:cs="Times New Roman"/>
          <w:i/>
          <w:iCs/>
        </w:rPr>
        <w:t xml:space="preserve"> ky shtetas ka nd</w:t>
      </w:r>
      <w:r w:rsidR="00276BD7" w:rsidRPr="00B032D0">
        <w:rPr>
          <w:rFonts w:ascii="Times New Roman" w:hAnsi="Times New Roman" w:cs="Times New Roman"/>
          <w:i/>
          <w:iCs/>
        </w:rPr>
        <w:t>ë</w:t>
      </w:r>
      <w:r w:rsidRPr="00B032D0">
        <w:rPr>
          <w:rFonts w:ascii="Times New Roman" w:hAnsi="Times New Roman" w:cs="Times New Roman"/>
          <w:i/>
          <w:iCs/>
        </w:rPr>
        <w:t>rruar mbiemrin nga Podgorica n</w:t>
      </w:r>
      <w:r w:rsidR="00276BD7" w:rsidRPr="00B032D0">
        <w:rPr>
          <w:rFonts w:ascii="Times New Roman" w:hAnsi="Times New Roman" w:cs="Times New Roman"/>
          <w:i/>
          <w:iCs/>
        </w:rPr>
        <w:t>ë</w:t>
      </w:r>
      <w:r w:rsidRPr="00B032D0">
        <w:rPr>
          <w:rFonts w:ascii="Times New Roman" w:hAnsi="Times New Roman" w:cs="Times New Roman"/>
          <w:i/>
          <w:iCs/>
        </w:rPr>
        <w:t xml:space="preserve"> </w:t>
      </w:r>
      <w:proofErr w:type="spellStart"/>
      <w:r w:rsidRPr="00B032D0">
        <w:rPr>
          <w:rFonts w:ascii="Times New Roman" w:hAnsi="Times New Roman" w:cs="Times New Roman"/>
          <w:i/>
          <w:iCs/>
        </w:rPr>
        <w:t>Nd</w:t>
      </w:r>
      <w:r w:rsidR="00942264" w:rsidRPr="00B032D0">
        <w:rPr>
          <w:rFonts w:ascii="Times New Roman" w:hAnsi="Times New Roman" w:cs="Times New Roman"/>
          <w:i/>
          <w:iCs/>
        </w:rPr>
        <w:t>e</w:t>
      </w:r>
      <w:r w:rsidRPr="00B032D0">
        <w:rPr>
          <w:rFonts w:ascii="Times New Roman" w:hAnsi="Times New Roman" w:cs="Times New Roman"/>
          <w:i/>
          <w:iCs/>
        </w:rPr>
        <w:t>rlita</w:t>
      </w:r>
      <w:proofErr w:type="spellEnd"/>
      <w:r w:rsidR="00942264" w:rsidRPr="00B032D0">
        <w:rPr>
          <w:rFonts w:ascii="Times New Roman" w:hAnsi="Times New Roman" w:cs="Times New Roman"/>
          <w:i/>
          <w:iCs/>
        </w:rPr>
        <w:t>, nd</w:t>
      </w:r>
      <w:r w:rsidR="00174F6E" w:rsidRPr="00B032D0">
        <w:rPr>
          <w:rFonts w:ascii="Times New Roman" w:hAnsi="Times New Roman" w:cs="Times New Roman"/>
          <w:i/>
          <w:iCs/>
        </w:rPr>
        <w:t>ë</w:t>
      </w:r>
      <w:r w:rsidR="00942264" w:rsidRPr="00B032D0">
        <w:rPr>
          <w:rFonts w:ascii="Times New Roman" w:hAnsi="Times New Roman" w:cs="Times New Roman"/>
          <w:i/>
          <w:iCs/>
        </w:rPr>
        <w:t>rkoh</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referuar 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dh</w:t>
      </w:r>
      <w:r w:rsidR="00174F6E" w:rsidRPr="00B032D0">
        <w:rPr>
          <w:rFonts w:ascii="Times New Roman" w:hAnsi="Times New Roman" w:cs="Times New Roman"/>
          <w:i/>
          <w:iCs/>
        </w:rPr>
        <w:t>ë</w:t>
      </w:r>
      <w:r w:rsidR="00942264" w:rsidRPr="00B032D0">
        <w:rPr>
          <w:rFonts w:ascii="Times New Roman" w:hAnsi="Times New Roman" w:cs="Times New Roman"/>
          <w:i/>
          <w:iCs/>
        </w:rPr>
        <w:t>nave 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pasaport</w:t>
      </w:r>
      <w:r w:rsidR="00174F6E" w:rsidRPr="00B032D0">
        <w:rPr>
          <w:rFonts w:ascii="Times New Roman" w:hAnsi="Times New Roman" w:cs="Times New Roman"/>
          <w:i/>
          <w:iCs/>
        </w:rPr>
        <w:t>ë</w:t>
      </w:r>
      <w:r w:rsidR="00942264" w:rsidRPr="00B032D0">
        <w:rPr>
          <w:rFonts w:ascii="Times New Roman" w:hAnsi="Times New Roman" w:cs="Times New Roman"/>
          <w:i/>
          <w:iCs/>
        </w:rPr>
        <w:t>s me  nr. Z1828175, lëshuar m</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dat</w:t>
      </w:r>
      <w:r w:rsidR="00174F6E" w:rsidRPr="00B032D0">
        <w:rPr>
          <w:rFonts w:ascii="Times New Roman" w:hAnsi="Times New Roman" w:cs="Times New Roman"/>
          <w:i/>
          <w:iCs/>
        </w:rPr>
        <w:t>ë</w:t>
      </w:r>
      <w:r w:rsidR="00942264" w:rsidRPr="00B032D0">
        <w:rPr>
          <w:rFonts w:ascii="Times New Roman" w:hAnsi="Times New Roman" w:cs="Times New Roman"/>
          <w:i/>
          <w:iCs/>
        </w:rPr>
        <w:t xml:space="preserve"> 29 prill 2006, ky shtetas mban mbiemrin </w:t>
      </w:r>
      <w:proofErr w:type="spellStart"/>
      <w:r w:rsidR="00942264" w:rsidRPr="00B032D0">
        <w:rPr>
          <w:rFonts w:ascii="Times New Roman" w:hAnsi="Times New Roman" w:cs="Times New Roman"/>
          <w:i/>
          <w:iCs/>
        </w:rPr>
        <w:t>Ndrelita</w:t>
      </w:r>
      <w:proofErr w:type="spellEnd"/>
      <w:r w:rsidR="00942264" w:rsidRPr="00B032D0">
        <w:rPr>
          <w:rFonts w:ascii="Times New Roman" w:hAnsi="Times New Roman" w:cs="Times New Roman"/>
          <w:i/>
          <w:iCs/>
        </w:rPr>
        <w:t>.</w:t>
      </w:r>
    </w:p>
  </w:footnote>
  <w:footnote w:id="38">
    <w:p w14:paraId="39D82279" w14:textId="4C3E640D" w:rsidR="000B0930" w:rsidRPr="00860957" w:rsidRDefault="000B0930" w:rsidP="00276BD7">
      <w:pPr>
        <w:pStyle w:val="FootnoteText"/>
        <w:jc w:val="both"/>
      </w:pPr>
      <w:r w:rsidRPr="00B032D0">
        <w:rPr>
          <w:rStyle w:val="FootnoteReference"/>
          <w:rFonts w:ascii="Times New Roman" w:hAnsi="Times New Roman"/>
          <w:i/>
          <w:rPrChange w:id="344" w:author="Admin" w:date="2025-07-08T11:03:00Z">
            <w:rPr>
              <w:rStyle w:val="FootnoteReference"/>
              <w:rFonts w:ascii="Times New Roman" w:hAnsi="Times New Roman"/>
            </w:rPr>
          </w:rPrChange>
        </w:rPr>
        <w:footnoteRef/>
      </w:r>
      <w:r w:rsidRPr="00B032D0">
        <w:rPr>
          <w:rFonts w:ascii="Times New Roman" w:hAnsi="Times New Roman"/>
          <w:i/>
          <w:rPrChange w:id="345" w:author="Admin" w:date="2025-07-08T11:03:00Z">
            <w:rPr>
              <w:rFonts w:ascii="Times New Roman" w:hAnsi="Times New Roman"/>
            </w:rPr>
          </w:rPrChange>
        </w:rPr>
        <w:t xml:space="preserve"> </w:t>
      </w:r>
      <w:r w:rsidR="00276BD7" w:rsidRPr="00B032D0">
        <w:rPr>
          <w:rFonts w:ascii="Times New Roman" w:hAnsi="Times New Roman"/>
          <w:i/>
          <w:rPrChange w:id="346" w:author="Admin" w:date="2025-07-08T11:03:00Z">
            <w:rPr>
              <w:rFonts w:ascii="Times New Roman" w:hAnsi="Times New Roman"/>
            </w:rPr>
          </w:rPrChange>
        </w:rPr>
        <w:t xml:space="preserve">NJSHL vëren se në </w:t>
      </w:r>
      <w:proofErr w:type="spellStart"/>
      <w:r w:rsidR="00276BD7" w:rsidRPr="00B032D0">
        <w:rPr>
          <w:rFonts w:ascii="Times New Roman" w:hAnsi="Times New Roman"/>
          <w:i/>
          <w:rPrChange w:id="347" w:author="Admin" w:date="2025-07-08T11:03:00Z">
            <w:rPr>
              <w:rFonts w:ascii="Times New Roman" w:hAnsi="Times New Roman"/>
            </w:rPr>
          </w:rPrChange>
        </w:rPr>
        <w:t>letërporositë</w:t>
      </w:r>
      <w:proofErr w:type="spellEnd"/>
      <w:r w:rsidR="00276BD7" w:rsidRPr="00B032D0">
        <w:rPr>
          <w:rFonts w:ascii="Times New Roman" w:hAnsi="Times New Roman"/>
          <w:i/>
          <w:rPrChange w:id="348" w:author="Admin" w:date="2025-07-08T11:03:00Z">
            <w:rPr>
              <w:rFonts w:ascii="Times New Roman" w:hAnsi="Times New Roman"/>
            </w:rPr>
          </w:rPrChange>
        </w:rPr>
        <w:t xml:space="preserve"> e drejtuara autoriteteve gjyqësore belge, gjermane dhe holandeze subjekti ka kërkuar informacion mbi këtë shtetas me </w:t>
      </w:r>
      <w:proofErr w:type="spellStart"/>
      <w:r w:rsidR="00276BD7" w:rsidRPr="00B032D0">
        <w:rPr>
          <w:rFonts w:ascii="Times New Roman" w:hAnsi="Times New Roman"/>
          <w:i/>
          <w:rPrChange w:id="349" w:author="Admin" w:date="2025-07-08T11:03:00Z">
            <w:rPr>
              <w:rFonts w:ascii="Times New Roman" w:hAnsi="Times New Roman"/>
            </w:rPr>
          </w:rPrChange>
        </w:rPr>
        <w:t>gjenealitetet</w:t>
      </w:r>
      <w:proofErr w:type="spellEnd"/>
      <w:r w:rsidR="00276BD7" w:rsidRPr="00B032D0">
        <w:rPr>
          <w:rFonts w:ascii="Times New Roman" w:hAnsi="Times New Roman"/>
          <w:i/>
          <w:rPrChange w:id="350" w:author="Admin" w:date="2025-07-08T11:03:00Z">
            <w:rPr>
              <w:rFonts w:ascii="Times New Roman" w:hAnsi="Times New Roman"/>
            </w:rPr>
          </w:rPrChange>
        </w:rPr>
        <w:t xml:space="preserve"> Altin </w:t>
      </w:r>
      <w:proofErr w:type="spellStart"/>
      <w:r w:rsidR="00276BD7" w:rsidRPr="00B032D0">
        <w:rPr>
          <w:rFonts w:ascii="Times New Roman" w:hAnsi="Times New Roman"/>
          <w:i/>
          <w:rPrChange w:id="351" w:author="Admin" w:date="2025-07-08T11:03:00Z">
            <w:rPr>
              <w:rFonts w:ascii="Times New Roman" w:hAnsi="Times New Roman"/>
            </w:rPr>
          </w:rPrChange>
        </w:rPr>
        <w:t>Nderlita</w:t>
      </w:r>
      <w:proofErr w:type="spellEnd"/>
      <w:r w:rsidR="00276BD7" w:rsidRPr="00B032D0">
        <w:rPr>
          <w:rFonts w:ascii="Times New Roman" w:hAnsi="Times New Roman"/>
          <w:i/>
          <w:rPrChange w:id="352" w:author="Admin" w:date="2025-07-08T11:03:00Z">
            <w:rPr>
              <w:rFonts w:ascii="Times New Roman" w:hAnsi="Times New Roman"/>
            </w:rPr>
          </w:rPrChange>
        </w:rPr>
        <w:t xml:space="preserve"> ( Podgorica)</w:t>
      </w:r>
      <w:r w:rsidR="00174F6E" w:rsidRPr="00B032D0">
        <w:rPr>
          <w:rFonts w:ascii="Times New Roman" w:hAnsi="Times New Roman"/>
          <w:i/>
          <w:rPrChange w:id="353" w:author="Admin" w:date="2025-07-08T11:03:00Z">
            <w:rPr>
              <w:rFonts w:ascii="Times New Roman" w:hAnsi="Times New Roman"/>
            </w:rPr>
          </w:rPrChange>
        </w:rPr>
        <w:t xml:space="preserve"> dhe se autoritetet gjermane kanë kthyer përgjigje për</w:t>
      </w:r>
      <w:r w:rsidR="0073408A" w:rsidRPr="00B032D0">
        <w:rPr>
          <w:rFonts w:ascii="Times New Roman" w:hAnsi="Times New Roman"/>
          <w:i/>
          <w:rPrChange w:id="354" w:author="Admin" w:date="2025-07-08T11:03:00Z">
            <w:rPr>
              <w:rFonts w:ascii="Times New Roman" w:hAnsi="Times New Roman"/>
            </w:rPr>
          </w:rPrChange>
        </w:rPr>
        <w:t xml:space="preserve"> </w:t>
      </w:r>
      <w:ins w:id="355" w:author="Admin" w:date="2025-07-08T11:03:00Z">
        <w:r w:rsidR="0073408A" w:rsidRPr="00B032D0">
          <w:rPr>
            <w:rFonts w:ascii="Times New Roman" w:hAnsi="Times New Roman" w:cs="Times New Roman"/>
            <w:i/>
            <w:iCs/>
          </w:rPr>
          <w:t>shtetasin</w:t>
        </w:r>
        <w:r w:rsidR="00174F6E" w:rsidRPr="00B032D0">
          <w:rPr>
            <w:rFonts w:ascii="Times New Roman" w:hAnsi="Times New Roman" w:cs="Times New Roman"/>
            <w:i/>
            <w:iCs/>
          </w:rPr>
          <w:t xml:space="preserve"> </w:t>
        </w:r>
      </w:ins>
      <w:r w:rsidR="00174F6E" w:rsidRPr="00B032D0">
        <w:rPr>
          <w:rFonts w:ascii="Times New Roman" w:hAnsi="Times New Roman"/>
          <w:i/>
          <w:rPrChange w:id="356" w:author="Admin" w:date="2025-07-08T11:03:00Z">
            <w:rPr>
              <w:rFonts w:ascii="Times New Roman" w:hAnsi="Times New Roman"/>
            </w:rPr>
          </w:rPrChange>
        </w:rPr>
        <w:t xml:space="preserve">Altin </w:t>
      </w:r>
      <w:ins w:id="357" w:author="Admin" w:date="2025-07-08T11:03:00Z">
        <w:r w:rsidR="0073408A" w:rsidRPr="00B032D0">
          <w:rPr>
            <w:rFonts w:ascii="Times New Roman" w:hAnsi="Times New Roman" w:cs="Times New Roman"/>
            <w:i/>
            <w:iCs/>
          </w:rPr>
          <w:t>(</w:t>
        </w:r>
      </w:ins>
      <w:proofErr w:type="spellStart"/>
      <w:r w:rsidR="00174F6E" w:rsidRPr="00B032D0">
        <w:rPr>
          <w:rFonts w:ascii="Times New Roman" w:hAnsi="Times New Roman"/>
          <w:i/>
          <w:rPrChange w:id="358" w:author="Admin" w:date="2025-07-08T11:03:00Z">
            <w:rPr>
              <w:rFonts w:ascii="Times New Roman" w:hAnsi="Times New Roman"/>
            </w:rPr>
          </w:rPrChange>
        </w:rPr>
        <w:t>N</w:t>
      </w:r>
      <w:r w:rsidR="00CB10C7" w:rsidRPr="00B032D0">
        <w:rPr>
          <w:rFonts w:ascii="Times New Roman" w:hAnsi="Times New Roman"/>
          <w:i/>
          <w:rPrChange w:id="359" w:author="Admin" w:date="2025-07-08T11:03:00Z">
            <w:rPr>
              <w:rFonts w:ascii="Times New Roman" w:hAnsi="Times New Roman"/>
            </w:rPr>
          </w:rPrChange>
        </w:rPr>
        <w:t>d</w:t>
      </w:r>
      <w:r w:rsidR="00174F6E" w:rsidRPr="00B032D0">
        <w:rPr>
          <w:rFonts w:ascii="Times New Roman" w:hAnsi="Times New Roman"/>
          <w:i/>
          <w:rPrChange w:id="360" w:author="Admin" w:date="2025-07-08T11:03:00Z">
            <w:rPr>
              <w:rFonts w:ascii="Times New Roman" w:hAnsi="Times New Roman"/>
            </w:rPr>
          </w:rPrChange>
        </w:rPr>
        <w:t>relita</w:t>
      </w:r>
      <w:proofErr w:type="spellEnd"/>
      <w:ins w:id="361" w:author="Admin" w:date="2025-07-08T11:03:00Z">
        <w:r w:rsidR="0073408A" w:rsidRPr="00B032D0">
          <w:rPr>
            <w:rFonts w:ascii="Times New Roman" w:hAnsi="Times New Roman" w:cs="Times New Roman"/>
            <w:i/>
            <w:iCs/>
          </w:rPr>
          <w:t>)</w:t>
        </w:r>
      </w:ins>
      <w:r w:rsidR="00174F6E" w:rsidRPr="00B032D0">
        <w:rPr>
          <w:rFonts w:ascii="Times New Roman" w:hAnsi="Times New Roman"/>
          <w:i/>
          <w:rPrChange w:id="362" w:author="Admin" w:date="2025-07-08T11:03:00Z">
            <w:rPr>
              <w:rFonts w:ascii="Times New Roman" w:hAnsi="Times New Roman"/>
            </w:rPr>
          </w:rPrChange>
        </w:rPr>
        <w:t xml:space="preserve"> </w:t>
      </w:r>
      <w:proofErr w:type="spellStart"/>
      <w:r w:rsidR="00174F6E" w:rsidRPr="00B032D0">
        <w:rPr>
          <w:rFonts w:ascii="Times New Roman" w:hAnsi="Times New Roman"/>
          <w:i/>
          <w:rPrChange w:id="363" w:author="Admin" w:date="2025-07-08T11:03:00Z">
            <w:rPr>
              <w:rFonts w:ascii="Times New Roman" w:hAnsi="Times New Roman"/>
            </w:rPr>
          </w:rPrChange>
        </w:rPr>
        <w:t>Nderlita</w:t>
      </w:r>
      <w:proofErr w:type="spellEnd"/>
      <w:ins w:id="364" w:author="Admin" w:date="2025-07-08T11:03:00Z">
        <w:r w:rsidR="0073408A" w:rsidRPr="00B032D0">
          <w:rPr>
            <w:rFonts w:ascii="Times New Roman" w:hAnsi="Times New Roman" w:cs="Times New Roman"/>
            <w:i/>
            <w:iCs/>
          </w:rPr>
          <w:t xml:space="preserve"> me t</w:t>
        </w:r>
        <w:r w:rsidR="00D74248" w:rsidRPr="00B032D0">
          <w:rPr>
            <w:rFonts w:ascii="Times New Roman" w:hAnsi="Times New Roman" w:cs="Times New Roman"/>
            <w:i/>
            <w:iCs/>
          </w:rPr>
          <w:t>ë</w:t>
        </w:r>
        <w:r w:rsidR="0073408A" w:rsidRPr="00B032D0">
          <w:rPr>
            <w:rFonts w:ascii="Times New Roman" w:hAnsi="Times New Roman" w:cs="Times New Roman"/>
            <w:i/>
            <w:iCs/>
          </w:rPr>
          <w:t xml:space="preserve"> dy mbiemrat.</w:t>
        </w:r>
      </w:ins>
    </w:p>
  </w:footnote>
  <w:footnote w:id="39">
    <w:p w14:paraId="78797245" w14:textId="6F07AAFF"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Style w:val="FootnoteReference"/>
        </w:rPr>
        <w:footnoteRef/>
      </w:r>
      <w:r w:rsidRPr="00860957">
        <w:t xml:space="preserve"> </w:t>
      </w:r>
      <w:r w:rsidRPr="00860957">
        <w:rPr>
          <w:rFonts w:ascii="Times New Roman" w:eastAsia="Times New Roman" w:hAnsi="Times New Roman" w:cs="Times New Roman"/>
          <w:i/>
          <w:iCs/>
          <w:spacing w:val="-2"/>
          <w:kern w:val="0"/>
          <w:sz w:val="20"/>
          <w:szCs w:val="20"/>
          <w14:ligatures w14:val="none"/>
        </w:rPr>
        <w:t>Pastrimi i produkteve të veprës penale ose veprimtarisë kriminale (Ndryshuar me ligjin nr. 9086, datë 19.6.2003; shtuar shkronja “dh”, me ligjin nr. 9275, datë 16.9.2004; ndryshuar shkronja “a” e pikës 1, shfuqizuar shkronja “ç” me ligjin nr. 9686, datë 26.2.2007; ndryshuar me ligjin nr. 23/2012, datë 1.3.2012; shfuqizuar pjesa që parashikon edhe dënimin me gjobë, si dënim kryesor, krahas dënimit me burgim, me ligjin nr. 144, datë 2.5.2013)</w:t>
      </w:r>
    </w:p>
    <w:p w14:paraId="6621AD69" w14:textId="77777777"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Pastrimi i produkteve të veprës penale ose veprimtarisë kriminale, nëpërmjet:</w:t>
      </w:r>
    </w:p>
    <w:p w14:paraId="56A25FC4" w14:textId="37009ED3"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a) këmbimit ose transferimit të pasurisë, me qëllim fshehjen ose mbulimin e origjinës së paligjshme 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saj, duke ditur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se kjo pasuri është produkt i veprës penale ose i veprimtarisë kriminale;</w:t>
      </w:r>
    </w:p>
    <w:p w14:paraId="31D6FA6A" w14:textId="758F0F40"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 xml:space="preserve">b) fshehjes ose mbulimit të natyrës së vërtetë, burimit, vendndodhjes, </w:t>
      </w:r>
      <w:proofErr w:type="spellStart"/>
      <w:r w:rsidRPr="00860957">
        <w:rPr>
          <w:rFonts w:ascii="Times New Roman" w:eastAsia="Times New Roman" w:hAnsi="Times New Roman" w:cs="Times New Roman"/>
          <w:i/>
          <w:iCs/>
          <w:spacing w:val="-2"/>
          <w:kern w:val="0"/>
          <w:sz w:val="20"/>
          <w:szCs w:val="20"/>
          <w14:ligatures w14:val="none"/>
        </w:rPr>
        <w:t>disponimit</w:t>
      </w:r>
      <w:proofErr w:type="spellEnd"/>
      <w:r w:rsidRPr="00860957">
        <w:rPr>
          <w:rFonts w:ascii="Times New Roman" w:eastAsia="Times New Roman" w:hAnsi="Times New Roman" w:cs="Times New Roman"/>
          <w:i/>
          <w:iCs/>
          <w:spacing w:val="-2"/>
          <w:kern w:val="0"/>
          <w:sz w:val="20"/>
          <w:szCs w:val="20"/>
          <w14:ligatures w14:val="none"/>
        </w:rPr>
        <w:t>, zhvendosjes,</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 xml:space="preserve">pronësisë ose të drejtave në lidhje me pasurinë, duke ditur që kjo pasuri është produkt i veprës penale ose </w:t>
      </w:r>
      <w:r w:rsidR="00324753" w:rsidRPr="00860957">
        <w:rPr>
          <w:rFonts w:ascii="Times New Roman" w:eastAsia="Times New Roman" w:hAnsi="Times New Roman" w:cs="Times New Roman"/>
          <w:i/>
          <w:iCs/>
          <w:spacing w:val="-2"/>
          <w:kern w:val="0"/>
          <w:sz w:val="20"/>
          <w:szCs w:val="20"/>
          <w14:ligatures w14:val="none"/>
        </w:rPr>
        <w:t xml:space="preserve">I </w:t>
      </w:r>
      <w:r w:rsidRPr="00860957">
        <w:rPr>
          <w:rFonts w:ascii="Times New Roman" w:eastAsia="Times New Roman" w:hAnsi="Times New Roman" w:cs="Times New Roman"/>
          <w:i/>
          <w:iCs/>
          <w:spacing w:val="-2"/>
          <w:kern w:val="0"/>
          <w:sz w:val="20"/>
          <w:szCs w:val="20"/>
          <w14:ligatures w14:val="none"/>
        </w:rPr>
        <w:t>veprimtarisë kriminale;</w:t>
      </w:r>
    </w:p>
    <w:p w14:paraId="17C8D2C1" w14:textId="69E08D5A"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c) fitimit të pronësisë, posedimit ose përdorimit të pasurisë, duke e ditur në çastin e marrjes në dorëzim</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të saj, që kjo pasuri është produkt i veprës penale ose i veprimtarisë kriminale;</w:t>
      </w:r>
    </w:p>
    <w:p w14:paraId="4844CCFB" w14:textId="79542723"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 xml:space="preserve">ç) kryerjes së veprimeve financiare ose transaksioneve të </w:t>
      </w:r>
      <w:proofErr w:type="spellStart"/>
      <w:r w:rsidRPr="00860957">
        <w:rPr>
          <w:rFonts w:ascii="Times New Roman" w:eastAsia="Times New Roman" w:hAnsi="Times New Roman" w:cs="Times New Roman"/>
          <w:i/>
          <w:iCs/>
          <w:spacing w:val="-2"/>
          <w:kern w:val="0"/>
          <w:sz w:val="20"/>
          <w:szCs w:val="20"/>
          <w14:ligatures w14:val="none"/>
        </w:rPr>
        <w:t>copëzuara</w:t>
      </w:r>
      <w:proofErr w:type="spellEnd"/>
      <w:r w:rsidRPr="00860957">
        <w:rPr>
          <w:rFonts w:ascii="Times New Roman" w:eastAsia="Times New Roman" w:hAnsi="Times New Roman" w:cs="Times New Roman"/>
          <w:i/>
          <w:iCs/>
          <w:spacing w:val="-2"/>
          <w:kern w:val="0"/>
          <w:sz w:val="20"/>
          <w:szCs w:val="20"/>
          <w14:ligatures w14:val="none"/>
        </w:rPr>
        <w:t xml:space="preserve"> për shmangien nga raportimi, sipas</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legjislacionit për parandalimin e pastrimit të parave;</w:t>
      </w:r>
    </w:p>
    <w:p w14:paraId="34A4D643" w14:textId="207DE9BE"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 investimit në veprimtari ekonomike ose financiare të parave a sendeve, duke ditur se janë produkte 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veprës penale ose veprimtarisë kriminale;</w:t>
      </w:r>
    </w:p>
    <w:p w14:paraId="7BF37ACE" w14:textId="0E429B3C"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dh) këshillimit, ndihmës, nxitjes ose thirrjes publike për kryerjen e secilës prej veprave të përcaktuara më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sipër;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dënohet me burgim nga pesë gjer në dhjetë vjet.</w:t>
      </w:r>
    </w:p>
    <w:p w14:paraId="40D21397" w14:textId="2984E0DA"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Kur kjo vepër kryhet gjatë ushtrimit të një veprimtarie profesionale, në bashkëpunim ose më shumë se</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një herë, dënohet me burgim nga shtatë gjer në pesëmbëdhjetë vjet.</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E njëjta vepër, kur ka sjellë pasoja të rënda, dënohet jo</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më pak se pesëmbëdhjetë vjet me burgim.</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Dispozitat e këtij neni zbatohen edhe kur:</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a) vepra penale, produktet e s</w:t>
      </w:r>
      <w:r w:rsidR="00F45343" w:rsidRPr="00860957">
        <w:rPr>
          <w:rFonts w:ascii="Times New Roman" w:eastAsia="Times New Roman" w:hAnsi="Times New Roman" w:cs="Times New Roman"/>
          <w:i/>
          <w:iCs/>
          <w:spacing w:val="-2"/>
          <w:kern w:val="0"/>
          <w:sz w:val="20"/>
          <w:szCs w:val="20"/>
          <w14:ligatures w14:val="none"/>
        </w:rPr>
        <w:t>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 xml:space="preserve">cilës pastrohen, është kryer nga një person që nuk mund të merret si </w:t>
      </w:r>
      <w:r w:rsidR="00324753" w:rsidRPr="00860957">
        <w:rPr>
          <w:rFonts w:ascii="Times New Roman" w:eastAsia="Times New Roman" w:hAnsi="Times New Roman" w:cs="Times New Roman"/>
          <w:i/>
          <w:iCs/>
          <w:spacing w:val="-2"/>
          <w:kern w:val="0"/>
          <w:sz w:val="20"/>
          <w:szCs w:val="20"/>
          <w14:ligatures w14:val="none"/>
        </w:rPr>
        <w:t xml:space="preserve">I </w:t>
      </w:r>
      <w:r w:rsidRPr="00860957">
        <w:rPr>
          <w:rFonts w:ascii="Times New Roman" w:eastAsia="Times New Roman" w:hAnsi="Times New Roman" w:cs="Times New Roman"/>
          <w:i/>
          <w:iCs/>
          <w:spacing w:val="-2"/>
          <w:kern w:val="0"/>
          <w:sz w:val="20"/>
          <w:szCs w:val="20"/>
          <w14:ligatures w14:val="none"/>
        </w:rPr>
        <w:t>pandehur ose që nuk mund të dënohet;</w:t>
      </w:r>
    </w:p>
    <w:p w14:paraId="56465D46" w14:textId="77777777"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b) ndjekja penale për veprën, produktet e së cilës pastrohen, është parashkruar ose amnistuar;</w:t>
      </w:r>
    </w:p>
    <w:p w14:paraId="7CCB4414" w14:textId="0A044DEE"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c) personi që kryen pastrimin e produkteve është i njëjtë me personin që ka kryer veprën, nga e cila kanë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rrjedhur produktet;</w:t>
      </w:r>
    </w:p>
    <w:p w14:paraId="19470C53" w14:textId="29ACC5A0" w:rsidR="001B0F1D" w:rsidRPr="00860957" w:rsidRDefault="001B0F1D" w:rsidP="001B0F1D">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ç) për veprën penale, nga e cila kanë ardhur produktet, nuk është filluar asnjëherë çështja penale apo nuk</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është dhënë një dënim me vendim penal të formës së prerë;</w:t>
      </w:r>
    </w:p>
    <w:p w14:paraId="6D738B32" w14:textId="0DA6BAB2" w:rsidR="001B0F1D" w:rsidRPr="00860957" w:rsidRDefault="001B0F1D" w:rsidP="00DE12B7">
      <w:pPr>
        <w:shd w:val="clear" w:color="auto" w:fill="FFFFFF"/>
        <w:spacing w:after="0" w:line="240" w:lineRule="auto"/>
        <w:jc w:val="both"/>
        <w:rPr>
          <w:rFonts w:ascii="Times New Roman" w:eastAsia="Times New Roman" w:hAnsi="Times New Roman" w:cs="Times New Roman"/>
          <w:i/>
          <w:iCs/>
          <w:spacing w:val="-2"/>
          <w:kern w:val="0"/>
          <w:sz w:val="20"/>
          <w:szCs w:val="20"/>
          <w14:ligatures w14:val="none"/>
        </w:rPr>
      </w:pPr>
      <w:r w:rsidRPr="00860957">
        <w:rPr>
          <w:rFonts w:ascii="Times New Roman" w:eastAsia="Times New Roman" w:hAnsi="Times New Roman" w:cs="Times New Roman"/>
          <w:i/>
          <w:iCs/>
          <w:spacing w:val="-2"/>
          <w:kern w:val="0"/>
          <w:sz w:val="20"/>
          <w:szCs w:val="20"/>
          <w14:ligatures w14:val="none"/>
        </w:rPr>
        <w:t>d) vepra penale, produktet e së cilës pastrohen, është kryer nga një person, pavarësisht shtetësisë së tij,</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jashtë territorit</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të Republikës së Shqipërisë dhe është njëkohësisht e dënueshme, si në shtetin e huaj, ashtu</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edhe në Republikën e Shqipërisë.</w:t>
      </w:r>
      <w:r w:rsidR="00324753" w:rsidRPr="00860957">
        <w:rPr>
          <w:rFonts w:ascii="Times New Roman" w:eastAsia="Times New Roman" w:hAnsi="Times New Roman" w:cs="Times New Roman"/>
          <w:i/>
          <w:iCs/>
          <w:spacing w:val="-2"/>
          <w:kern w:val="0"/>
          <w:sz w:val="20"/>
          <w:szCs w:val="20"/>
          <w14:ligatures w14:val="none"/>
        </w:rPr>
        <w:t xml:space="preserve"> </w:t>
      </w:r>
      <w:r w:rsidRPr="00860957">
        <w:rPr>
          <w:rFonts w:ascii="Times New Roman" w:eastAsia="Times New Roman" w:hAnsi="Times New Roman" w:cs="Times New Roman"/>
          <w:i/>
          <w:iCs/>
          <w:spacing w:val="-2"/>
          <w:kern w:val="0"/>
          <w:sz w:val="20"/>
          <w:szCs w:val="20"/>
          <w14:ligatures w14:val="none"/>
        </w:rPr>
        <w:t>Dijenia dhe qëllimi, sipas paragrafit të parë të këtij neni, nxirren nga rrethana fakti objektive.</w:t>
      </w:r>
    </w:p>
  </w:footnote>
  <w:footnote w:id="40">
    <w:p w14:paraId="4BBEB6D1" w14:textId="77777777" w:rsidR="00D74248" w:rsidRPr="00D064E8" w:rsidRDefault="00D74248" w:rsidP="00D74248">
      <w:pPr>
        <w:pStyle w:val="FootnoteText"/>
        <w:jc w:val="both"/>
        <w:rPr>
          <w:lang w:val="en-US"/>
        </w:rPr>
      </w:pPr>
      <w:ins w:id="387" w:author="Admin" w:date="2025-07-08T11:03:00Z">
        <w:r>
          <w:rPr>
            <w:rStyle w:val="FootnoteReference"/>
          </w:rPr>
          <w:footnoteRef/>
        </w:r>
        <w:r>
          <w:t xml:space="preserve"> </w:t>
        </w:r>
        <w:r w:rsidRPr="00D74248">
          <w:rPr>
            <w:rFonts w:ascii="Times New Roman" w:hAnsi="Times New Roman" w:cs="Times New Roman"/>
            <w:i/>
            <w:iCs/>
            <w:lang w:val="en-US"/>
          </w:rPr>
          <w:t>N</w:t>
        </w:r>
        <w:r>
          <w:rPr>
            <w:rFonts w:ascii="Times New Roman" w:hAnsi="Times New Roman" w:cs="Times New Roman"/>
            <w:i/>
            <w:iCs/>
            <w:lang w:val="en-US"/>
          </w:rPr>
          <w:t>ë</w:t>
        </w:r>
        <w:r w:rsidRPr="00D74248">
          <w:rPr>
            <w:rFonts w:ascii="Times New Roman" w:hAnsi="Times New Roman" w:cs="Times New Roman"/>
            <w:i/>
            <w:iCs/>
            <w:lang w:val="en-US"/>
          </w:rPr>
          <w:t xml:space="preserve"> k</w:t>
        </w:r>
        <w:r>
          <w:rPr>
            <w:rFonts w:ascii="Times New Roman" w:hAnsi="Times New Roman" w:cs="Times New Roman"/>
            <w:i/>
            <w:iCs/>
            <w:lang w:val="en-US"/>
          </w:rPr>
          <w:t>ë</w:t>
        </w:r>
        <w:r w:rsidRPr="00D74248">
          <w:rPr>
            <w:rFonts w:ascii="Times New Roman" w:hAnsi="Times New Roman" w:cs="Times New Roman"/>
            <w:i/>
            <w:iCs/>
            <w:lang w:val="en-US"/>
          </w:rPr>
          <w:t>t</w:t>
        </w:r>
        <w:r>
          <w:rPr>
            <w:rFonts w:ascii="Times New Roman" w:hAnsi="Times New Roman" w:cs="Times New Roman"/>
            <w:i/>
            <w:iCs/>
            <w:lang w:val="en-US"/>
          </w:rPr>
          <w:t>ë</w:t>
        </w:r>
        <w:r w:rsidRPr="00D74248">
          <w:rPr>
            <w:rFonts w:ascii="Times New Roman" w:hAnsi="Times New Roman" w:cs="Times New Roman"/>
            <w:i/>
            <w:iCs/>
            <w:lang w:val="en-US"/>
          </w:rPr>
          <w:t xml:space="preserve"> shkres</w:t>
        </w:r>
        <w:r>
          <w:rPr>
            <w:rFonts w:ascii="Times New Roman" w:hAnsi="Times New Roman" w:cs="Times New Roman"/>
            <w:i/>
            <w:iCs/>
            <w:lang w:val="en-US"/>
          </w:rPr>
          <w:t>ë</w:t>
        </w:r>
        <w:r w:rsidRPr="00D74248">
          <w:rPr>
            <w:rFonts w:ascii="Times New Roman" w:hAnsi="Times New Roman" w:cs="Times New Roman"/>
            <w:i/>
            <w:iCs/>
            <w:lang w:val="en-US"/>
          </w:rPr>
          <w:t xml:space="preserve"> me l</w:t>
        </w:r>
        <w:r>
          <w:rPr>
            <w:rFonts w:ascii="Times New Roman" w:hAnsi="Times New Roman" w:cs="Times New Roman"/>
            <w:i/>
            <w:iCs/>
            <w:lang w:val="en-US"/>
          </w:rPr>
          <w:t>ë</w:t>
        </w:r>
        <w:r w:rsidRPr="00D74248">
          <w:rPr>
            <w:rFonts w:ascii="Times New Roman" w:hAnsi="Times New Roman" w:cs="Times New Roman"/>
            <w:i/>
            <w:iCs/>
            <w:lang w:val="en-US"/>
          </w:rPr>
          <w:t>nd</w:t>
        </w:r>
        <w:r>
          <w:rPr>
            <w:rFonts w:ascii="Times New Roman" w:hAnsi="Times New Roman" w:cs="Times New Roman"/>
            <w:i/>
            <w:iCs/>
            <w:lang w:val="en-US"/>
          </w:rPr>
          <w:t>ë</w:t>
        </w:r>
        <w:r w:rsidRPr="00D74248">
          <w:rPr>
            <w:rFonts w:ascii="Times New Roman" w:hAnsi="Times New Roman" w:cs="Times New Roman"/>
            <w:i/>
            <w:iCs/>
            <w:lang w:val="en-US"/>
          </w:rPr>
          <w:t xml:space="preserve"> “Kthim Dosje”, Drejtoria Task Forc</w:t>
        </w:r>
        <w:r>
          <w:rPr>
            <w:rFonts w:ascii="Times New Roman" w:hAnsi="Times New Roman" w:cs="Times New Roman"/>
            <w:i/>
            <w:iCs/>
            <w:lang w:val="en-US"/>
          </w:rPr>
          <w:t>ë</w:t>
        </w:r>
        <w:r w:rsidRPr="00D74248">
          <w:rPr>
            <w:rFonts w:ascii="Times New Roman" w:hAnsi="Times New Roman" w:cs="Times New Roman"/>
            <w:i/>
            <w:iCs/>
            <w:lang w:val="en-US"/>
          </w:rPr>
          <w:t>, pran</w:t>
        </w:r>
        <w:r>
          <w:rPr>
            <w:rFonts w:ascii="Times New Roman" w:hAnsi="Times New Roman" w:cs="Times New Roman"/>
            <w:i/>
            <w:iCs/>
            <w:lang w:val="en-US"/>
          </w:rPr>
          <w:t>ë</w:t>
        </w:r>
        <w:r w:rsidRPr="00D74248">
          <w:rPr>
            <w:rFonts w:ascii="Times New Roman" w:hAnsi="Times New Roman" w:cs="Times New Roman"/>
            <w:i/>
            <w:iCs/>
            <w:lang w:val="en-US"/>
          </w:rPr>
          <w:t xml:space="preserve"> Prokuroris</w:t>
        </w:r>
        <w:r>
          <w:rPr>
            <w:rFonts w:ascii="Times New Roman" w:hAnsi="Times New Roman" w:cs="Times New Roman"/>
            <w:i/>
            <w:iCs/>
            <w:lang w:val="en-US"/>
          </w:rPr>
          <w:t>ë</w:t>
        </w:r>
        <w:r w:rsidRPr="00D74248">
          <w:rPr>
            <w:rFonts w:ascii="Times New Roman" w:hAnsi="Times New Roman" w:cs="Times New Roman"/>
            <w:i/>
            <w:iCs/>
            <w:lang w:val="en-US"/>
          </w:rPr>
          <w:t xml:space="preserve"> s</w:t>
        </w:r>
        <w:r>
          <w:rPr>
            <w:rFonts w:ascii="Times New Roman" w:hAnsi="Times New Roman" w:cs="Times New Roman"/>
            <w:i/>
            <w:iCs/>
            <w:lang w:val="en-US"/>
          </w:rPr>
          <w:t>ë</w:t>
        </w:r>
        <w:r w:rsidRPr="00D74248">
          <w:rPr>
            <w:rFonts w:ascii="Times New Roman" w:hAnsi="Times New Roman" w:cs="Times New Roman"/>
            <w:i/>
            <w:iCs/>
            <w:lang w:val="en-US"/>
          </w:rPr>
          <w:t xml:space="preserve"> P</w:t>
        </w:r>
        <w:r>
          <w:rPr>
            <w:rFonts w:ascii="Times New Roman" w:hAnsi="Times New Roman" w:cs="Times New Roman"/>
            <w:i/>
            <w:iCs/>
            <w:lang w:val="en-US"/>
          </w:rPr>
          <w:t>ë</w:t>
        </w:r>
        <w:r w:rsidRPr="00D74248">
          <w:rPr>
            <w:rFonts w:ascii="Times New Roman" w:hAnsi="Times New Roman" w:cs="Times New Roman"/>
            <w:i/>
            <w:iCs/>
            <w:lang w:val="en-US"/>
          </w:rPr>
          <w:t xml:space="preserve">rgjithshme </w:t>
        </w:r>
        <w:r>
          <w:rPr>
            <w:rFonts w:ascii="Times New Roman" w:hAnsi="Times New Roman" w:cs="Times New Roman"/>
            <w:i/>
            <w:iCs/>
            <w:lang w:val="en-US"/>
          </w:rPr>
          <w:t>ë</w:t>
        </w:r>
        <w:r w:rsidRPr="00D74248">
          <w:rPr>
            <w:rFonts w:ascii="Times New Roman" w:hAnsi="Times New Roman" w:cs="Times New Roman"/>
            <w:i/>
            <w:iCs/>
            <w:lang w:val="en-US"/>
          </w:rPr>
          <w:t>sht</w:t>
        </w:r>
        <w:r>
          <w:rPr>
            <w:rFonts w:ascii="Times New Roman" w:hAnsi="Times New Roman" w:cs="Times New Roman"/>
            <w:i/>
            <w:iCs/>
            <w:lang w:val="en-US"/>
          </w:rPr>
          <w:t>ë</w:t>
        </w:r>
        <w:r w:rsidRPr="00D74248">
          <w:rPr>
            <w:rFonts w:ascii="Times New Roman" w:hAnsi="Times New Roman" w:cs="Times New Roman"/>
            <w:i/>
            <w:iCs/>
            <w:lang w:val="en-US"/>
          </w:rPr>
          <w:t xml:space="preserve"> shprehur se “pas shqyrtimit t</w:t>
        </w:r>
        <w:r>
          <w:rPr>
            <w:rFonts w:ascii="Times New Roman" w:hAnsi="Times New Roman" w:cs="Times New Roman"/>
            <w:i/>
            <w:iCs/>
            <w:lang w:val="en-US"/>
          </w:rPr>
          <w:t>ë</w:t>
        </w:r>
        <w:r w:rsidRPr="00D74248">
          <w:rPr>
            <w:rFonts w:ascii="Times New Roman" w:hAnsi="Times New Roman" w:cs="Times New Roman"/>
            <w:i/>
            <w:iCs/>
            <w:lang w:val="en-US"/>
          </w:rPr>
          <w:t xml:space="preserve"> ankimit ndaj vendimit t</w:t>
        </w:r>
        <w:r>
          <w:rPr>
            <w:rFonts w:ascii="Times New Roman" w:hAnsi="Times New Roman" w:cs="Times New Roman"/>
            <w:i/>
            <w:iCs/>
            <w:lang w:val="en-US"/>
          </w:rPr>
          <w:t>ë</w:t>
        </w:r>
        <w:r w:rsidRPr="00D74248">
          <w:rPr>
            <w:rFonts w:ascii="Times New Roman" w:hAnsi="Times New Roman" w:cs="Times New Roman"/>
            <w:i/>
            <w:iCs/>
            <w:lang w:val="en-US"/>
          </w:rPr>
          <w:t xml:space="preserve"> procedimit penal nr. 236/2011 procedimit penal…” por nuk ka referuar se ndaj cilit vendim pushimi </w:t>
        </w:r>
        <w:r>
          <w:rPr>
            <w:rFonts w:ascii="Times New Roman" w:hAnsi="Times New Roman" w:cs="Times New Roman"/>
            <w:i/>
            <w:iCs/>
            <w:lang w:val="en-US"/>
          </w:rPr>
          <w:t>ë</w:t>
        </w:r>
        <w:r w:rsidRPr="00D74248">
          <w:rPr>
            <w:rFonts w:ascii="Times New Roman" w:hAnsi="Times New Roman" w:cs="Times New Roman"/>
            <w:i/>
            <w:iCs/>
            <w:lang w:val="en-US"/>
          </w:rPr>
          <w:t>sht</w:t>
        </w:r>
        <w:r>
          <w:rPr>
            <w:rFonts w:ascii="Times New Roman" w:hAnsi="Times New Roman" w:cs="Times New Roman"/>
            <w:i/>
            <w:iCs/>
            <w:lang w:val="en-US"/>
          </w:rPr>
          <w:t>ë</w:t>
        </w:r>
        <w:r w:rsidRPr="00D74248">
          <w:rPr>
            <w:rFonts w:ascii="Times New Roman" w:hAnsi="Times New Roman" w:cs="Times New Roman"/>
            <w:i/>
            <w:iCs/>
            <w:lang w:val="en-US"/>
          </w:rPr>
          <w:t xml:space="preserve"> kryer ankimi dhe bashk</w:t>
        </w:r>
        <w:r>
          <w:rPr>
            <w:rFonts w:ascii="Times New Roman" w:hAnsi="Times New Roman" w:cs="Times New Roman"/>
            <w:i/>
            <w:iCs/>
            <w:lang w:val="en-US"/>
          </w:rPr>
          <w:t>ë</w:t>
        </w:r>
        <w:r w:rsidRPr="00D74248">
          <w:rPr>
            <w:rFonts w:ascii="Times New Roman" w:hAnsi="Times New Roman" w:cs="Times New Roman"/>
            <w:i/>
            <w:iCs/>
            <w:lang w:val="en-US"/>
          </w:rPr>
          <w:t>lidhur akteve n</w:t>
        </w:r>
        <w:r>
          <w:rPr>
            <w:rFonts w:ascii="Times New Roman" w:hAnsi="Times New Roman" w:cs="Times New Roman"/>
            <w:i/>
            <w:iCs/>
            <w:lang w:val="en-US"/>
          </w:rPr>
          <w:t>ë</w:t>
        </w:r>
        <w:r w:rsidRPr="00D74248">
          <w:rPr>
            <w:rFonts w:ascii="Times New Roman" w:hAnsi="Times New Roman" w:cs="Times New Roman"/>
            <w:i/>
            <w:iCs/>
            <w:lang w:val="en-US"/>
          </w:rPr>
          <w:t xml:space="preserve"> fashikullin e procedimit penal nuk ndodhet ankimi </w:t>
        </w:r>
        <w:r>
          <w:rPr>
            <w:rFonts w:ascii="Times New Roman" w:hAnsi="Times New Roman" w:cs="Times New Roman"/>
            <w:i/>
            <w:iCs/>
            <w:lang w:val="en-US"/>
          </w:rPr>
          <w:t>i</w:t>
        </w:r>
        <w:r w:rsidRPr="00D74248">
          <w:rPr>
            <w:rFonts w:ascii="Times New Roman" w:hAnsi="Times New Roman" w:cs="Times New Roman"/>
            <w:i/>
            <w:iCs/>
            <w:lang w:val="en-US"/>
          </w:rPr>
          <w:t xml:space="preserve"> DPPPP.</w:t>
        </w:r>
      </w:ins>
    </w:p>
  </w:footnote>
  <w:footnote w:id="41">
    <w:p w14:paraId="43C451D2" w14:textId="172ED641" w:rsidR="003B6988" w:rsidRPr="00860957" w:rsidRDefault="003B6988">
      <w:pPr>
        <w:pStyle w:val="FootnoteText"/>
      </w:pPr>
      <w:r w:rsidRPr="00860957">
        <w:rPr>
          <w:rStyle w:val="FootnoteReference"/>
          <w:rFonts w:ascii="Times New Roman" w:hAnsi="Times New Roman" w:cs="Times New Roman"/>
        </w:rPr>
        <w:footnoteRef/>
      </w:r>
      <w:r w:rsidRPr="00860957">
        <w:rPr>
          <w:rFonts w:ascii="Times New Roman" w:hAnsi="Times New Roman" w:cs="Times New Roman"/>
        </w:rPr>
        <w:t xml:space="preserve"> </w:t>
      </w:r>
      <w:r w:rsidRPr="00860957">
        <w:rPr>
          <w:rFonts w:ascii="Times New Roman" w:hAnsi="Times New Roman" w:cs="Times New Roman"/>
          <w:i/>
          <w:iCs/>
        </w:rPr>
        <w:t>SR</w:t>
      </w:r>
      <w:r w:rsidR="00054E79" w:rsidRPr="00860957">
        <w:rPr>
          <w:rFonts w:ascii="Times New Roman" w:hAnsi="Times New Roman" w:cs="Times New Roman"/>
          <w:i/>
          <w:iCs/>
        </w:rPr>
        <w:t xml:space="preserve"> i</w:t>
      </w:r>
      <w:r w:rsidRPr="00860957">
        <w:rPr>
          <w:rFonts w:ascii="Times New Roman" w:hAnsi="Times New Roman" w:cs="Times New Roman"/>
          <w:i/>
          <w:iCs/>
        </w:rPr>
        <w:t xml:space="preserve"> referohet vendimit nr. 15, dat</w:t>
      </w:r>
      <w:r w:rsidR="00054E79" w:rsidRPr="00860957">
        <w:rPr>
          <w:rFonts w:ascii="Times New Roman" w:hAnsi="Times New Roman" w:cs="Times New Roman"/>
          <w:i/>
          <w:iCs/>
        </w:rPr>
        <w:t>ë</w:t>
      </w:r>
      <w:r w:rsidRPr="00860957">
        <w:rPr>
          <w:rFonts w:ascii="Times New Roman" w:hAnsi="Times New Roman" w:cs="Times New Roman"/>
          <w:i/>
          <w:iCs/>
        </w:rPr>
        <w:t xml:space="preserve"> 17.07.2019 t</w:t>
      </w:r>
      <w:r w:rsidR="00054E79" w:rsidRPr="00860957">
        <w:rPr>
          <w:rFonts w:ascii="Times New Roman" w:hAnsi="Times New Roman" w:cs="Times New Roman"/>
          <w:i/>
          <w:iCs/>
        </w:rPr>
        <w:t>ë</w:t>
      </w:r>
      <w:r w:rsidRPr="00860957">
        <w:rPr>
          <w:rFonts w:ascii="Times New Roman" w:hAnsi="Times New Roman" w:cs="Times New Roman"/>
          <w:i/>
          <w:iCs/>
        </w:rPr>
        <w:t xml:space="preserve"> Kolegjit p</w:t>
      </w:r>
      <w:r w:rsidR="00054E79" w:rsidRPr="00860957">
        <w:rPr>
          <w:rFonts w:ascii="Times New Roman" w:hAnsi="Times New Roman" w:cs="Times New Roman"/>
          <w:i/>
          <w:iCs/>
        </w:rPr>
        <w:t>ë</w:t>
      </w:r>
      <w:r w:rsidRPr="00860957">
        <w:rPr>
          <w:rFonts w:ascii="Times New Roman" w:hAnsi="Times New Roman" w:cs="Times New Roman"/>
          <w:i/>
          <w:iCs/>
        </w:rPr>
        <w:t>r SR Dritan Rreshka si dhe vendimit nr. 20, dat</w:t>
      </w:r>
      <w:r w:rsidR="00054E79" w:rsidRPr="00860957">
        <w:rPr>
          <w:rFonts w:ascii="Times New Roman" w:hAnsi="Times New Roman" w:cs="Times New Roman"/>
          <w:i/>
          <w:iCs/>
        </w:rPr>
        <w:t>ë</w:t>
      </w:r>
      <w:r w:rsidRPr="00860957">
        <w:rPr>
          <w:rFonts w:ascii="Times New Roman" w:hAnsi="Times New Roman" w:cs="Times New Roman"/>
          <w:i/>
          <w:iCs/>
        </w:rPr>
        <w:t xml:space="preserve"> 31.07.2019 t</w:t>
      </w:r>
      <w:r w:rsidR="00054E79" w:rsidRPr="00860957">
        <w:rPr>
          <w:rFonts w:ascii="Times New Roman" w:hAnsi="Times New Roman" w:cs="Times New Roman"/>
          <w:i/>
          <w:iCs/>
        </w:rPr>
        <w:t>ë</w:t>
      </w:r>
      <w:r w:rsidRPr="00860957">
        <w:rPr>
          <w:rFonts w:ascii="Times New Roman" w:hAnsi="Times New Roman" w:cs="Times New Roman"/>
          <w:i/>
          <w:iCs/>
        </w:rPr>
        <w:t xml:space="preserve"> Kolegjit p</w:t>
      </w:r>
      <w:r w:rsidR="00054E79" w:rsidRPr="00860957">
        <w:rPr>
          <w:rFonts w:ascii="Times New Roman" w:hAnsi="Times New Roman" w:cs="Times New Roman"/>
          <w:i/>
          <w:iCs/>
        </w:rPr>
        <w:t>ë</w:t>
      </w:r>
      <w:r w:rsidRPr="00860957">
        <w:rPr>
          <w:rFonts w:ascii="Times New Roman" w:hAnsi="Times New Roman" w:cs="Times New Roman"/>
          <w:i/>
          <w:iCs/>
        </w:rPr>
        <w:t>r SR Gentian Osmani</w:t>
      </w:r>
      <w:r w:rsidR="00054E79" w:rsidRPr="00860957">
        <w:rPr>
          <w:rFonts w:ascii="Times New Roman" w:hAnsi="Times New Roman" w:cs="Times New Roman"/>
          <w:i/>
          <w:iCs/>
        </w:rPr>
        <w:t>.</w:t>
      </w:r>
    </w:p>
  </w:footnote>
  <w:footnote w:id="42">
    <w:p w14:paraId="010FA0A1" w14:textId="62915E49" w:rsidR="00661897" w:rsidRPr="005C12E2" w:rsidRDefault="00661897" w:rsidP="00661897">
      <w:pPr>
        <w:pStyle w:val="FootnoteText"/>
        <w:jc w:val="both"/>
        <w:rPr>
          <w:rFonts w:ascii="Times New Roman" w:hAnsi="Times New Roman"/>
          <w:i/>
          <w:sz w:val="18"/>
          <w:rPrChange w:id="430" w:author="Admin" w:date="2025-07-08T11:03:00Z">
            <w:rPr>
              <w:rFonts w:ascii="Times New Roman" w:hAnsi="Times New Roman"/>
              <w:sz w:val="18"/>
            </w:rPr>
          </w:rPrChange>
        </w:rPr>
      </w:pPr>
      <w:r w:rsidRPr="00860957">
        <w:rPr>
          <w:rStyle w:val="FootnoteReference"/>
          <w:rFonts w:ascii="Times New Roman" w:hAnsi="Times New Roman"/>
          <w:sz w:val="18"/>
          <w:szCs w:val="18"/>
        </w:rPr>
        <w:footnoteRef/>
      </w:r>
      <w:r w:rsidRPr="00860957">
        <w:rPr>
          <w:rFonts w:ascii="Times New Roman" w:hAnsi="Times New Roman"/>
          <w:sz w:val="18"/>
          <w:szCs w:val="18"/>
        </w:rPr>
        <w:t xml:space="preserve"> </w:t>
      </w:r>
      <w:r w:rsidRPr="005C12E2">
        <w:rPr>
          <w:rFonts w:ascii="Times New Roman" w:hAnsi="Times New Roman"/>
          <w:i/>
          <w:sz w:val="18"/>
          <w:rPrChange w:id="431" w:author="Admin" w:date="2025-07-08T11:03:00Z">
            <w:rPr>
              <w:rFonts w:ascii="Times New Roman" w:hAnsi="Times New Roman"/>
              <w:sz w:val="18"/>
            </w:rPr>
          </w:rPrChange>
        </w:rPr>
        <w:t>Kërkesë nr.3322 prot</w:t>
      </w:r>
      <w:del w:id="432" w:author="Admin" w:date="2025-07-08T11:03:00Z">
        <w:r w:rsidRPr="007038D9">
          <w:rPr>
            <w:rFonts w:ascii="Times New Roman" w:hAnsi="Times New Roman"/>
            <w:sz w:val="18"/>
            <w:szCs w:val="18"/>
          </w:rPr>
          <w:delText>.</w:delText>
        </w:r>
      </w:del>
      <w:ins w:id="433" w:author="Admin" w:date="2025-07-08T11:03:00Z">
        <w:r w:rsidR="00685DD0">
          <w:rPr>
            <w:rFonts w:ascii="Times New Roman" w:hAnsi="Times New Roman"/>
            <w:i/>
            <w:iCs/>
            <w:sz w:val="18"/>
            <w:szCs w:val="18"/>
          </w:rPr>
          <w:t>.,</w:t>
        </w:r>
      </w:ins>
      <w:r w:rsidRPr="005C12E2">
        <w:rPr>
          <w:rFonts w:ascii="Times New Roman" w:hAnsi="Times New Roman"/>
          <w:i/>
          <w:sz w:val="18"/>
          <w:rPrChange w:id="434" w:author="Admin" w:date="2025-07-08T11:03:00Z">
            <w:rPr>
              <w:rFonts w:ascii="Times New Roman" w:hAnsi="Times New Roman"/>
              <w:sz w:val="18"/>
            </w:rPr>
          </w:rPrChange>
        </w:rPr>
        <w:t xml:space="preserve"> datë 20.04.2021 drejtuar ILDKPKI; kthim përgjigje nr.2661 prot</w:t>
      </w:r>
      <w:del w:id="435" w:author="Admin" w:date="2025-07-08T11:03:00Z">
        <w:r w:rsidRPr="007038D9">
          <w:rPr>
            <w:rFonts w:ascii="Times New Roman" w:hAnsi="Times New Roman"/>
            <w:sz w:val="18"/>
            <w:szCs w:val="18"/>
          </w:rPr>
          <w:delText>.</w:delText>
        </w:r>
      </w:del>
      <w:ins w:id="436" w:author="Admin" w:date="2025-07-08T11:03:00Z">
        <w:r w:rsidRPr="005C12E2">
          <w:rPr>
            <w:rFonts w:ascii="Times New Roman" w:hAnsi="Times New Roman"/>
            <w:i/>
            <w:iCs/>
            <w:sz w:val="18"/>
            <w:szCs w:val="18"/>
          </w:rPr>
          <w:t>.</w:t>
        </w:r>
        <w:r w:rsidR="005C12E2" w:rsidRPr="005C12E2">
          <w:rPr>
            <w:rFonts w:ascii="Times New Roman" w:hAnsi="Times New Roman"/>
            <w:i/>
            <w:iCs/>
            <w:sz w:val="18"/>
            <w:szCs w:val="18"/>
          </w:rPr>
          <w:t>,</w:t>
        </w:r>
      </w:ins>
      <w:r w:rsidRPr="005C12E2">
        <w:rPr>
          <w:rFonts w:ascii="Times New Roman" w:hAnsi="Times New Roman"/>
          <w:i/>
          <w:sz w:val="18"/>
          <w:rPrChange w:id="437" w:author="Admin" w:date="2025-07-08T11:03:00Z">
            <w:rPr>
              <w:rFonts w:ascii="Times New Roman" w:hAnsi="Times New Roman"/>
              <w:sz w:val="18"/>
            </w:rPr>
          </w:rPrChange>
        </w:rPr>
        <w:t xml:space="preserve"> datë 23.04.2021</w:t>
      </w:r>
      <w:ins w:id="438" w:author="Admin" w:date="2025-07-08T11:03:00Z">
        <w:r w:rsidR="005C12E2" w:rsidRPr="005C12E2">
          <w:rPr>
            <w:rFonts w:ascii="Times New Roman" w:hAnsi="Times New Roman"/>
            <w:i/>
            <w:iCs/>
            <w:sz w:val="18"/>
            <w:szCs w:val="18"/>
          </w:rPr>
          <w:t>.</w:t>
        </w:r>
      </w:ins>
    </w:p>
  </w:footnote>
  <w:footnote w:id="43">
    <w:p w14:paraId="1036A9AA" w14:textId="1D3B170E" w:rsidR="0055118B" w:rsidRPr="005C12E2" w:rsidRDefault="0055118B" w:rsidP="00223020">
      <w:pPr>
        <w:pStyle w:val="FootnoteText"/>
        <w:jc w:val="both"/>
        <w:rPr>
          <w:rFonts w:ascii="Times New Roman" w:hAnsi="Times New Roman" w:cs="Times New Roman"/>
          <w:i/>
          <w:iCs/>
        </w:rPr>
      </w:pPr>
      <w:r w:rsidRPr="005C12E2">
        <w:rPr>
          <w:rStyle w:val="FootnoteReference"/>
          <w:rFonts w:ascii="Times New Roman" w:hAnsi="Times New Roman" w:cs="Times New Roman"/>
          <w:i/>
          <w:iCs/>
        </w:rPr>
        <w:footnoteRef/>
      </w:r>
      <w:r w:rsidRPr="005C12E2">
        <w:rPr>
          <w:rFonts w:ascii="Times New Roman" w:hAnsi="Times New Roman" w:cs="Times New Roman"/>
          <w:i/>
          <w:iCs/>
        </w:rPr>
        <w:t xml:space="preserve"> K</w:t>
      </w:r>
      <w:r w:rsidRPr="005C12E2">
        <w:rPr>
          <w:rFonts w:ascii="Times New Roman" w:eastAsia="MS Mincho" w:hAnsi="Times New Roman" w:cs="Times New Roman"/>
          <w:i/>
          <w:iCs/>
        </w:rPr>
        <w:t>ë</w:t>
      </w:r>
      <w:r w:rsidRPr="005C12E2">
        <w:rPr>
          <w:rFonts w:ascii="Times New Roman" w:hAnsi="Times New Roman" w:cs="Times New Roman"/>
          <w:i/>
          <w:iCs/>
        </w:rPr>
        <w:t>rkes</w:t>
      </w:r>
      <w:r w:rsidRPr="005C12E2">
        <w:rPr>
          <w:rFonts w:ascii="Times New Roman" w:eastAsia="MS Mincho" w:hAnsi="Times New Roman" w:cs="Times New Roman"/>
          <w:i/>
          <w:iCs/>
        </w:rPr>
        <w:t>ë</w:t>
      </w:r>
      <w:r w:rsidRPr="005C12E2">
        <w:rPr>
          <w:rFonts w:ascii="Times New Roman" w:hAnsi="Times New Roman" w:cs="Times New Roman"/>
          <w:i/>
          <w:iCs/>
        </w:rPr>
        <w:t xml:space="preserve"> nr.3322 prot</w:t>
      </w:r>
      <w:del w:id="442" w:author="Admin" w:date="2025-07-08T11:03:00Z">
        <w:r w:rsidRPr="007038D9">
          <w:rPr>
            <w:rFonts w:ascii="Times New Roman" w:hAnsi="Times New Roman" w:cs="Times New Roman"/>
            <w:i/>
            <w:iCs/>
          </w:rPr>
          <w:delText>.</w:delText>
        </w:r>
      </w:del>
      <w:ins w:id="443" w:author="Admin" w:date="2025-07-08T11:03:00Z">
        <w:r w:rsidRPr="005C12E2">
          <w:rPr>
            <w:rFonts w:ascii="Times New Roman" w:hAnsi="Times New Roman" w:cs="Times New Roman"/>
            <w:i/>
            <w:iCs/>
          </w:rPr>
          <w:t>.</w:t>
        </w:r>
        <w:r w:rsidR="00685DD0">
          <w:rPr>
            <w:rFonts w:ascii="Times New Roman" w:hAnsi="Times New Roman" w:cs="Times New Roman"/>
            <w:i/>
            <w:iCs/>
          </w:rPr>
          <w:t>,</w:t>
        </w:r>
      </w:ins>
      <w:r w:rsidRPr="005C12E2">
        <w:rPr>
          <w:rFonts w:ascii="Times New Roman" w:hAnsi="Times New Roman" w:cs="Times New Roman"/>
          <w:i/>
          <w:iCs/>
        </w:rPr>
        <w:t xml:space="preserve"> dat</w:t>
      </w:r>
      <w:r w:rsidRPr="005C12E2">
        <w:rPr>
          <w:rFonts w:ascii="Times New Roman" w:eastAsia="MS Mincho" w:hAnsi="Times New Roman" w:cs="Times New Roman"/>
          <w:i/>
          <w:iCs/>
        </w:rPr>
        <w:t>ë</w:t>
      </w:r>
      <w:r w:rsidRPr="005C12E2">
        <w:rPr>
          <w:rFonts w:ascii="Times New Roman" w:hAnsi="Times New Roman" w:cs="Times New Roman"/>
          <w:i/>
          <w:iCs/>
        </w:rPr>
        <w:t xml:space="preserve"> 20.04.2021 drejtuar ILDKPKI; kthim p</w:t>
      </w:r>
      <w:r w:rsidRPr="005C12E2">
        <w:rPr>
          <w:rFonts w:ascii="Times New Roman" w:eastAsia="MS Mincho" w:hAnsi="Times New Roman" w:cs="Times New Roman"/>
          <w:i/>
          <w:iCs/>
        </w:rPr>
        <w:t>ë</w:t>
      </w:r>
      <w:r w:rsidRPr="005C12E2">
        <w:rPr>
          <w:rFonts w:ascii="Times New Roman" w:hAnsi="Times New Roman" w:cs="Times New Roman"/>
          <w:i/>
          <w:iCs/>
        </w:rPr>
        <w:t>rgjigje nr.2661 pro</w:t>
      </w:r>
      <w:r w:rsidR="00685DD0">
        <w:rPr>
          <w:rFonts w:ascii="Times New Roman" w:hAnsi="Times New Roman" w:cs="Times New Roman"/>
          <w:i/>
          <w:iCs/>
        </w:rPr>
        <w:t>t</w:t>
      </w:r>
      <w:del w:id="444" w:author="Admin" w:date="2025-07-08T11:03:00Z">
        <w:r w:rsidRPr="007038D9">
          <w:rPr>
            <w:rFonts w:ascii="Times New Roman" w:hAnsi="Times New Roman" w:cs="Times New Roman"/>
            <w:i/>
            <w:iCs/>
          </w:rPr>
          <w:delText>.</w:delText>
        </w:r>
      </w:del>
      <w:ins w:id="445" w:author="Admin" w:date="2025-07-08T11:03:00Z">
        <w:r w:rsidR="00685DD0">
          <w:rPr>
            <w:rFonts w:ascii="Times New Roman" w:hAnsi="Times New Roman" w:cs="Times New Roman"/>
            <w:i/>
            <w:iCs/>
          </w:rPr>
          <w:t>.,</w:t>
        </w:r>
      </w:ins>
      <w:r w:rsidRPr="005C12E2">
        <w:rPr>
          <w:rFonts w:ascii="Times New Roman" w:hAnsi="Times New Roman" w:cs="Times New Roman"/>
          <w:i/>
          <w:iCs/>
        </w:rPr>
        <w:t xml:space="preserve"> dat</w:t>
      </w:r>
      <w:r w:rsidRPr="005C12E2">
        <w:rPr>
          <w:rFonts w:ascii="Times New Roman" w:eastAsia="MS Mincho" w:hAnsi="Times New Roman" w:cs="Times New Roman"/>
          <w:i/>
          <w:iCs/>
        </w:rPr>
        <w:t>ë</w:t>
      </w:r>
      <w:r w:rsidRPr="005C12E2">
        <w:rPr>
          <w:rFonts w:ascii="Times New Roman" w:hAnsi="Times New Roman" w:cs="Times New Roman"/>
          <w:i/>
          <w:iCs/>
        </w:rPr>
        <w:t xml:space="preserve"> 23.04.2021</w:t>
      </w:r>
    </w:p>
  </w:footnote>
  <w:footnote w:id="44">
    <w:p w14:paraId="1C178CFE" w14:textId="30509CD5" w:rsidR="0055118B" w:rsidRPr="00860957" w:rsidRDefault="0055118B" w:rsidP="00223020">
      <w:pPr>
        <w:pStyle w:val="FootnoteText"/>
        <w:jc w:val="both"/>
        <w:rPr>
          <w:rFonts w:ascii="Times New Roman" w:hAnsi="Times New Roman" w:cs="Times New Roman"/>
          <w:i/>
          <w:iC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Shih përgjigjet e pyetësorit të datës 20.09.2021 në dosjen e SR </w:t>
      </w:r>
      <w:proofErr w:type="spellStart"/>
      <w:r w:rsidRPr="00860957">
        <w:rPr>
          <w:rFonts w:ascii="Times New Roman" w:hAnsi="Times New Roman" w:cs="Times New Roman"/>
          <w:i/>
          <w:iCs/>
        </w:rPr>
        <w:t>Elfrida</w:t>
      </w:r>
      <w:proofErr w:type="spellEnd"/>
      <w:r w:rsidRPr="00860957">
        <w:rPr>
          <w:rFonts w:ascii="Times New Roman" w:hAnsi="Times New Roman" w:cs="Times New Roman"/>
          <w:i/>
          <w:iCs/>
        </w:rPr>
        <w:t xml:space="preserve"> </w:t>
      </w:r>
      <w:proofErr w:type="spellStart"/>
      <w:r w:rsidRPr="00860957">
        <w:rPr>
          <w:rFonts w:ascii="Times New Roman" w:hAnsi="Times New Roman" w:cs="Times New Roman"/>
          <w:i/>
          <w:iCs/>
        </w:rPr>
        <w:t>Bregova</w:t>
      </w:r>
      <w:proofErr w:type="spellEnd"/>
      <w:r w:rsidR="004C1282" w:rsidRPr="00860957">
        <w:rPr>
          <w:rFonts w:ascii="Times New Roman" w:hAnsi="Times New Roman" w:cs="Times New Roman"/>
          <w:i/>
          <w:iCs/>
        </w:rPr>
        <w:t>.</w:t>
      </w:r>
    </w:p>
  </w:footnote>
  <w:footnote w:id="45">
    <w:p w14:paraId="7198D1C4" w14:textId="4EBE8172" w:rsidR="00C64493" w:rsidRPr="00860957" w:rsidRDefault="00C64493" w:rsidP="00223020">
      <w:pPr>
        <w:spacing w:after="0" w:line="240" w:lineRule="auto"/>
        <w:jc w:val="both"/>
        <w:rPr>
          <w:sz w:val="18"/>
          <w:szCs w:val="18"/>
        </w:rPr>
      </w:pP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Instituti i Sigurimeve Shoq</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rore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nr.3724 prot</w:t>
      </w:r>
      <w:del w:id="447" w:author="Admin" w:date="2025-07-08T11:03:00Z">
        <w:r w:rsidRPr="007038D9">
          <w:rPr>
            <w:rFonts w:ascii="Times New Roman" w:hAnsi="Times New Roman" w:cs="Times New Roman"/>
            <w:i/>
            <w:iCs/>
            <w:sz w:val="20"/>
            <w:szCs w:val="20"/>
          </w:rPr>
          <w:delText>.</w:delText>
        </w:r>
      </w:del>
      <w:ins w:id="448" w:author="Admin" w:date="2025-07-08T11:03:00Z">
        <w:r w:rsidRPr="00860957">
          <w:rPr>
            <w:rFonts w:ascii="Times New Roman" w:hAnsi="Times New Roman" w:cs="Times New Roman"/>
            <w:i/>
            <w:iCs/>
            <w:sz w:val="20"/>
            <w:szCs w:val="20"/>
          </w:rPr>
          <w:t>.</w:t>
        </w:r>
        <w:r w:rsidR="005C12E2">
          <w:rPr>
            <w:rFonts w:ascii="Times New Roman" w:hAnsi="Times New Roman" w:cs="Times New Roman"/>
            <w:i/>
            <w:iCs/>
            <w:sz w:val="20"/>
            <w:szCs w:val="20"/>
          </w:rPr>
          <w:t>,</w:t>
        </w:r>
      </w:ins>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11.06.2021 informon lidhur me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ardhurat nga paga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rfituara nga z. </w:t>
      </w:r>
      <w:proofErr w:type="spellStart"/>
      <w:r w:rsidRPr="00860957">
        <w:rPr>
          <w:rFonts w:ascii="Times New Roman" w:hAnsi="Times New Roman" w:cs="Times New Roman"/>
          <w:i/>
          <w:iCs/>
          <w:sz w:val="20"/>
          <w:szCs w:val="20"/>
        </w:rPr>
        <w:t>Alliu</w:t>
      </w:r>
      <w:proofErr w:type="spellEnd"/>
      <w:r w:rsidRPr="00860957">
        <w:rPr>
          <w:rFonts w:ascii="Times New Roman" w:hAnsi="Times New Roman" w:cs="Times New Roman"/>
          <w:i/>
          <w:iCs/>
          <w:sz w:val="20"/>
          <w:szCs w:val="20"/>
        </w:rPr>
        <w:t xml:space="preserve"> nga muaji janar 2012 e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vijim; Drejtoria 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rgjithshme e Tatimeve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nr.10337</w:t>
      </w:r>
      <w:ins w:id="449" w:author="Admin" w:date="2025-07-08T11:03:00Z">
        <w:r w:rsidR="005C12E2">
          <w:rPr>
            <w:rFonts w:ascii="Times New Roman" w:hAnsi="Times New Roman" w:cs="Times New Roman"/>
            <w:i/>
            <w:iCs/>
            <w:sz w:val="20"/>
            <w:szCs w:val="20"/>
          </w:rPr>
          <w:t>,</w:t>
        </w:r>
      </w:ins>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21.06.2021 informon se shtetasi </w:t>
      </w:r>
      <w:proofErr w:type="spellStart"/>
      <w:r w:rsidRPr="00860957">
        <w:rPr>
          <w:rFonts w:ascii="Times New Roman" w:hAnsi="Times New Roman" w:cs="Times New Roman"/>
          <w:i/>
          <w:iCs/>
          <w:sz w:val="20"/>
          <w:szCs w:val="20"/>
        </w:rPr>
        <w:t>S.Alliu</w:t>
      </w:r>
      <w:proofErr w:type="spellEnd"/>
      <w:r w:rsidRPr="00860957">
        <w:rPr>
          <w:rFonts w:ascii="Times New Roman" w:hAnsi="Times New Roman" w:cs="Times New Roman"/>
          <w:i/>
          <w:iCs/>
          <w:sz w:val="20"/>
          <w:szCs w:val="20"/>
        </w:rPr>
        <w:t xml:space="preserve"> nuk rezulton i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organin tatimor me aktivitet privat; DPSHTRR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ës</w:t>
      </w:r>
      <w:r w:rsidRPr="00860957">
        <w:rPr>
          <w:rFonts w:ascii="Times New Roman" w:hAnsi="Times New Roman" w:cs="Times New Roman"/>
          <w:i/>
          <w:iCs/>
          <w:sz w:val="20"/>
          <w:szCs w:val="20"/>
        </w:rPr>
        <w:t xml:space="preserve"> nr.4302 prot</w:t>
      </w:r>
      <w:del w:id="450" w:author="Admin" w:date="2025-07-08T11:03:00Z">
        <w:r w:rsidRPr="007038D9">
          <w:rPr>
            <w:rFonts w:ascii="Times New Roman" w:hAnsi="Times New Roman" w:cs="Times New Roman"/>
            <w:i/>
            <w:iCs/>
            <w:sz w:val="20"/>
            <w:szCs w:val="20"/>
          </w:rPr>
          <w:delText>.</w:delText>
        </w:r>
      </w:del>
      <w:ins w:id="451" w:author="Admin" w:date="2025-07-08T11:03:00Z">
        <w:r w:rsidRPr="00860957">
          <w:rPr>
            <w:rFonts w:ascii="Times New Roman" w:hAnsi="Times New Roman" w:cs="Times New Roman"/>
            <w:i/>
            <w:iCs/>
            <w:sz w:val="20"/>
            <w:szCs w:val="20"/>
          </w:rPr>
          <w:t>.</w:t>
        </w:r>
        <w:r w:rsidR="005C12E2">
          <w:rPr>
            <w:rFonts w:ascii="Times New Roman" w:hAnsi="Times New Roman" w:cs="Times New Roman"/>
            <w:i/>
            <w:iCs/>
            <w:sz w:val="20"/>
            <w:szCs w:val="20"/>
          </w:rPr>
          <w:t>,</w:t>
        </w:r>
      </w:ins>
      <w:r w:rsidRPr="00860957">
        <w:rPr>
          <w:rFonts w:ascii="Times New Roman" w:hAnsi="Times New Roman" w:cs="Times New Roman"/>
          <w:i/>
          <w:iCs/>
          <w:sz w:val="20"/>
          <w:szCs w:val="20"/>
        </w:rPr>
        <w:t xml:space="preserve">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04.06.2021 informon se z. </w:t>
      </w:r>
      <w:proofErr w:type="spellStart"/>
      <w:r w:rsidRPr="00860957">
        <w:rPr>
          <w:rFonts w:ascii="Times New Roman" w:hAnsi="Times New Roman" w:cs="Times New Roman"/>
          <w:i/>
          <w:iCs/>
          <w:sz w:val="20"/>
          <w:szCs w:val="20"/>
        </w:rPr>
        <w:t>Alliu</w:t>
      </w:r>
      <w:proofErr w:type="spellEnd"/>
      <w:r w:rsidRPr="00860957">
        <w:rPr>
          <w:rFonts w:ascii="Times New Roman" w:hAnsi="Times New Roman" w:cs="Times New Roman"/>
          <w:i/>
          <w:iCs/>
          <w:sz w:val="20"/>
          <w:szCs w:val="20"/>
        </w:rPr>
        <w:t xml:space="preserve"> nuk ka mjet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k</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institucion; Q</w:t>
      </w:r>
      <w:r w:rsidRPr="00860957">
        <w:rPr>
          <w:rFonts w:ascii="Times New Roman" w:hAnsi="Times New Roman" w:cs="Times New Roman"/>
          <w:i/>
          <w:iCs/>
          <w:sz w:val="20"/>
          <w:szCs w:val="20"/>
          <w:lang w:eastAsia="ja-JP"/>
        </w:rPr>
        <w:t>e</w:t>
      </w:r>
      <w:r w:rsidRPr="00860957">
        <w:rPr>
          <w:rFonts w:ascii="Times New Roman" w:hAnsi="Times New Roman" w:cs="Times New Roman"/>
          <w:i/>
          <w:iCs/>
          <w:sz w:val="20"/>
          <w:szCs w:val="20"/>
        </w:rPr>
        <w:t>ndra Komb</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tare e Biznesit,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rmes shkres</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 nr.5581 prot.,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10.06.2021 informon se shtetasi S. </w:t>
      </w:r>
      <w:proofErr w:type="spellStart"/>
      <w:r w:rsidRPr="00860957">
        <w:rPr>
          <w:rFonts w:ascii="Times New Roman" w:hAnsi="Times New Roman" w:cs="Times New Roman"/>
          <w:i/>
          <w:iCs/>
          <w:sz w:val="20"/>
          <w:szCs w:val="20"/>
        </w:rPr>
        <w:t>Alliu</w:t>
      </w:r>
      <w:proofErr w:type="spellEnd"/>
      <w:r w:rsidRPr="00860957">
        <w:rPr>
          <w:rFonts w:ascii="Times New Roman" w:hAnsi="Times New Roman" w:cs="Times New Roman"/>
          <w:i/>
          <w:iCs/>
          <w:sz w:val="20"/>
          <w:szCs w:val="20"/>
        </w:rPr>
        <w:t xml:space="preserve"> nuk figuron i regjistruar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regjistrin tregtar; ASHK</w:t>
      </w:r>
      <w:r w:rsidRPr="00860957">
        <w:rPr>
          <w:rStyle w:val="FootnoteReference"/>
          <w:rFonts w:ascii="Times New Roman" w:hAnsi="Times New Roman" w:cs="Times New Roman"/>
          <w:i/>
          <w:iCs/>
          <w:sz w:val="20"/>
          <w:szCs w:val="20"/>
        </w:rPr>
        <w:footnoteRef/>
      </w:r>
      <w:r w:rsidRPr="00860957">
        <w:rPr>
          <w:rFonts w:ascii="Times New Roman" w:hAnsi="Times New Roman" w:cs="Times New Roman"/>
          <w:i/>
          <w:iCs/>
          <w:sz w:val="20"/>
          <w:szCs w:val="20"/>
        </w:rPr>
        <w:t xml:space="preserve"> informon se Saimir </w:t>
      </w:r>
      <w:proofErr w:type="spellStart"/>
      <w:r w:rsidRPr="00860957">
        <w:rPr>
          <w:rFonts w:ascii="Times New Roman" w:hAnsi="Times New Roman" w:cs="Times New Roman"/>
          <w:i/>
          <w:iCs/>
          <w:sz w:val="20"/>
          <w:szCs w:val="20"/>
        </w:rPr>
        <w:t>Alliu</w:t>
      </w:r>
      <w:proofErr w:type="spellEnd"/>
      <w:r w:rsidRPr="00860957">
        <w:rPr>
          <w:rFonts w:ascii="Times New Roman" w:hAnsi="Times New Roman" w:cs="Times New Roman"/>
          <w:i/>
          <w:iCs/>
          <w:sz w:val="20"/>
          <w:szCs w:val="20"/>
        </w:rPr>
        <w:t xml:space="preserve"> ka 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pron</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si Apartament nr. pasurie 3/491 +4-18 me sip.80.3m2 dhe Garazh nr. pasurie 3/491-G68 me sip.13.1m2, 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p</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rfituar me kontrat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shitblerje nr.2797/1001, dat</w:t>
      </w:r>
      <w:r w:rsidRPr="00860957">
        <w:rPr>
          <w:rFonts w:ascii="Times New Roman" w:hAnsi="Times New Roman" w:cs="Times New Roman"/>
          <w:i/>
          <w:iCs/>
          <w:sz w:val="20"/>
          <w:szCs w:val="20"/>
          <w:lang w:eastAsia="ja-JP"/>
        </w:rPr>
        <w:t>ë</w:t>
      </w:r>
      <w:r w:rsidRPr="00860957">
        <w:rPr>
          <w:rFonts w:ascii="Times New Roman" w:hAnsi="Times New Roman" w:cs="Times New Roman"/>
          <w:i/>
          <w:iCs/>
          <w:sz w:val="20"/>
          <w:szCs w:val="20"/>
        </w:rPr>
        <w:t xml:space="preserve"> 15.09.2020.</w:t>
      </w:r>
    </w:p>
  </w:footnote>
  <w:footnote w:id="46">
    <w:p w14:paraId="3219F655" w14:textId="1480826F" w:rsidR="00C13A3F" w:rsidRPr="00860957" w:rsidRDefault="00C13A3F" w:rsidP="00C13A3F">
      <w:pPr>
        <w:pStyle w:val="FootnoteText"/>
        <w:jc w:val="both"/>
        <w:rPr>
          <w:i/>
          <w:iCs/>
        </w:rPr>
      </w:pPr>
      <w:r w:rsidRPr="00860957">
        <w:rPr>
          <w:rStyle w:val="FootnoteReference"/>
        </w:rPr>
        <w:footnoteRef/>
      </w:r>
      <w:r w:rsidRPr="00860957">
        <w:t xml:space="preserve"> </w:t>
      </w:r>
      <w:r w:rsidRPr="00860957">
        <w:rPr>
          <w:rFonts w:ascii="Times New Roman" w:hAnsi="Times New Roman" w:cs="Times New Roman"/>
          <w:i/>
          <w:iCs/>
        </w:rPr>
        <w:t>Në përmbajtje të këtij raporti referohen të dhëna për përfshirje në veprimtari të kundërligjshme t</w:t>
      </w:r>
      <w:r w:rsidR="00732598" w:rsidRPr="00860957">
        <w:rPr>
          <w:rFonts w:ascii="Times New Roman" w:hAnsi="Times New Roman" w:cs="Times New Roman"/>
          <w:i/>
          <w:iCs/>
        </w:rPr>
        <w:t>ë</w:t>
      </w:r>
      <w:r w:rsidRPr="00860957">
        <w:rPr>
          <w:rFonts w:ascii="Times New Roman" w:hAnsi="Times New Roman" w:cs="Times New Roman"/>
          <w:i/>
          <w:iCs/>
        </w:rPr>
        <w:t xml:space="preserve"> subjektit, si veprime </w:t>
      </w:r>
      <w:proofErr w:type="spellStart"/>
      <w:r w:rsidRPr="00860957">
        <w:rPr>
          <w:rFonts w:ascii="Times New Roman" w:hAnsi="Times New Roman" w:cs="Times New Roman"/>
          <w:i/>
          <w:iCs/>
        </w:rPr>
        <w:t>korruptive</w:t>
      </w:r>
      <w:proofErr w:type="spellEnd"/>
      <w:r w:rsidRPr="00860957">
        <w:rPr>
          <w:rFonts w:ascii="Times New Roman" w:hAnsi="Times New Roman" w:cs="Times New Roman"/>
          <w:i/>
          <w:iCs/>
        </w:rPr>
        <w:t xml:space="preserve"> shfaqur në formën e shpërdorimit të detyrës, me qëllim dhënien e vendimeve për pushimin e hetimeve në favor të një pale, si dhe kontakte të papërshtatshme, </w:t>
      </w:r>
      <w:proofErr w:type="spellStart"/>
      <w:r w:rsidRPr="00860957">
        <w:rPr>
          <w:rFonts w:ascii="Times New Roman" w:hAnsi="Times New Roman" w:cs="Times New Roman"/>
          <w:i/>
          <w:iCs/>
        </w:rPr>
        <w:t>jorastësore</w:t>
      </w:r>
      <w:proofErr w:type="spellEnd"/>
      <w:r w:rsidRPr="00860957">
        <w:rPr>
          <w:rFonts w:ascii="Times New Roman" w:hAnsi="Times New Roman" w:cs="Times New Roman"/>
          <w:i/>
          <w:iCs/>
        </w:rPr>
        <w:t xml:space="preserve">, me persona të përfshirë në afera </w:t>
      </w:r>
      <w:proofErr w:type="spellStart"/>
      <w:r w:rsidRPr="00860957">
        <w:rPr>
          <w:rFonts w:ascii="Times New Roman" w:hAnsi="Times New Roman" w:cs="Times New Roman"/>
          <w:i/>
          <w:iCs/>
        </w:rPr>
        <w:t>korruptive</w:t>
      </w:r>
      <w:proofErr w:type="spellEnd"/>
      <w:r w:rsidRPr="00860957">
        <w:rPr>
          <w:rFonts w:ascii="Times New Roman" w:hAnsi="Times New Roman" w:cs="Times New Roman"/>
          <w:i/>
          <w:iCs/>
        </w:rPr>
        <w:t>, pjesë e të cilave është edhe vetë subjekti si përfitues i shumave monetare, kundrejt pushimit të hetimeve në shkelje të ligjit</w:t>
      </w:r>
    </w:p>
  </w:footnote>
  <w:footnote w:id="47">
    <w:p w14:paraId="6F688CE3" w14:textId="4268EB43" w:rsidR="00867C3B" w:rsidRPr="0041430F" w:rsidRDefault="00867C3B" w:rsidP="00902C87">
      <w:pPr>
        <w:pStyle w:val="ListParagraph"/>
        <w:spacing w:after="0" w:line="240" w:lineRule="auto"/>
        <w:ind w:left="0"/>
        <w:jc w:val="both"/>
        <w:rPr>
          <w:rFonts w:ascii="Times New Roman" w:hAnsi="Times New Roman"/>
          <w:b/>
          <w:i/>
          <w:sz w:val="20"/>
          <w:rPrChange w:id="478" w:author="Admin" w:date="2025-07-08T11:03:00Z">
            <w:rPr>
              <w:rFonts w:ascii="Times New Roman" w:hAnsi="Times New Roman"/>
              <w:b/>
              <w:sz w:val="20"/>
            </w:rPr>
          </w:rPrChange>
        </w:rPr>
      </w:pPr>
      <w:r w:rsidRPr="00860957">
        <w:rPr>
          <w:rStyle w:val="FootnoteReference"/>
        </w:rPr>
        <w:footnoteRef/>
      </w:r>
      <w:r w:rsidRPr="00860957">
        <w:rPr>
          <w:rFonts w:ascii="Times New Roman" w:hAnsi="Times New Roman" w:cs="Times New Roman"/>
          <w:sz w:val="20"/>
          <w:szCs w:val="20"/>
        </w:rPr>
        <w:t xml:space="preserve"> </w:t>
      </w:r>
      <w:r w:rsidRPr="0041430F">
        <w:rPr>
          <w:rFonts w:ascii="Times New Roman" w:hAnsi="Times New Roman"/>
          <w:i/>
          <w:sz w:val="20"/>
          <w:rPrChange w:id="479" w:author="Admin" w:date="2025-07-08T11:03:00Z">
            <w:rPr>
              <w:rFonts w:ascii="Times New Roman" w:hAnsi="Times New Roman"/>
              <w:sz w:val="20"/>
            </w:rPr>
          </w:rPrChange>
        </w:rPr>
        <w:t xml:space="preserve">Komisioni nuk ka përcaktuar se cilat çështje janë marrë në analizë sipas informacionit bazuar në të dhënat </w:t>
      </w:r>
      <w:proofErr w:type="spellStart"/>
      <w:r w:rsidRPr="0041430F">
        <w:rPr>
          <w:rFonts w:ascii="Times New Roman" w:hAnsi="Times New Roman"/>
          <w:i/>
          <w:sz w:val="20"/>
          <w:rPrChange w:id="480" w:author="Admin" w:date="2025-07-08T11:03:00Z">
            <w:rPr>
              <w:rFonts w:ascii="Times New Roman" w:hAnsi="Times New Roman"/>
              <w:sz w:val="20"/>
            </w:rPr>
          </w:rPrChange>
        </w:rPr>
        <w:t>konfidenciale</w:t>
      </w:r>
      <w:proofErr w:type="spellEnd"/>
      <w:r w:rsidRPr="0041430F">
        <w:rPr>
          <w:rFonts w:ascii="Times New Roman" w:hAnsi="Times New Roman"/>
          <w:i/>
          <w:sz w:val="20"/>
          <w:rPrChange w:id="481" w:author="Admin" w:date="2025-07-08T11:03:00Z">
            <w:rPr>
              <w:rFonts w:ascii="Times New Roman" w:hAnsi="Times New Roman"/>
              <w:sz w:val="20"/>
            </w:rPr>
          </w:rPrChange>
        </w:rPr>
        <w:t xml:space="preserve"> por në rubrikën “Informacione të marra pranë agjencive </w:t>
      </w:r>
      <w:proofErr w:type="spellStart"/>
      <w:r w:rsidRPr="0041430F">
        <w:rPr>
          <w:rFonts w:ascii="Times New Roman" w:hAnsi="Times New Roman"/>
          <w:i/>
          <w:sz w:val="20"/>
          <w:rPrChange w:id="482" w:author="Admin" w:date="2025-07-08T11:03:00Z">
            <w:rPr>
              <w:rFonts w:ascii="Times New Roman" w:hAnsi="Times New Roman"/>
              <w:sz w:val="20"/>
            </w:rPr>
          </w:rPrChange>
        </w:rPr>
        <w:t>ligjzbatuese</w:t>
      </w:r>
      <w:proofErr w:type="spellEnd"/>
      <w:r w:rsidRPr="0041430F">
        <w:rPr>
          <w:rFonts w:ascii="Times New Roman" w:hAnsi="Times New Roman"/>
          <w:i/>
          <w:sz w:val="20"/>
          <w:rPrChange w:id="483" w:author="Admin" w:date="2025-07-08T11:03:00Z">
            <w:rPr>
              <w:rFonts w:ascii="Times New Roman" w:hAnsi="Times New Roman"/>
              <w:sz w:val="20"/>
            </w:rPr>
          </w:rPrChange>
        </w:rPr>
        <w:t xml:space="preserve"> dhe institucione të tjera” ka trajtuar  (rasti </w:t>
      </w:r>
      <w:proofErr w:type="spellStart"/>
      <w:r w:rsidRPr="0041430F">
        <w:rPr>
          <w:rFonts w:ascii="Times New Roman" w:hAnsi="Times New Roman"/>
          <w:i/>
          <w:sz w:val="20"/>
          <w:rPrChange w:id="484" w:author="Admin" w:date="2025-07-08T11:03:00Z">
            <w:rPr>
              <w:rFonts w:ascii="Times New Roman" w:hAnsi="Times New Roman"/>
              <w:sz w:val="20"/>
            </w:rPr>
          </w:rPrChange>
        </w:rPr>
        <w:t>Sallaku</w:t>
      </w:r>
      <w:proofErr w:type="spellEnd"/>
      <w:r w:rsidRPr="0041430F">
        <w:rPr>
          <w:rFonts w:ascii="Times New Roman" w:hAnsi="Times New Roman"/>
          <w:i/>
          <w:sz w:val="20"/>
          <w:rPrChange w:id="485" w:author="Admin" w:date="2025-07-08T11:03:00Z">
            <w:rPr>
              <w:rFonts w:ascii="Times New Roman" w:hAnsi="Times New Roman"/>
              <w:sz w:val="20"/>
            </w:rPr>
          </w:rPrChange>
        </w:rPr>
        <w:t xml:space="preserve"> dhe rasti </w:t>
      </w:r>
      <w:proofErr w:type="spellStart"/>
      <w:r w:rsidRPr="0041430F">
        <w:rPr>
          <w:rFonts w:ascii="Times New Roman" w:hAnsi="Times New Roman"/>
          <w:i/>
          <w:sz w:val="20"/>
          <w:rPrChange w:id="486" w:author="Admin" w:date="2025-07-08T11:03:00Z">
            <w:rPr>
              <w:rFonts w:ascii="Times New Roman" w:hAnsi="Times New Roman"/>
              <w:sz w:val="20"/>
            </w:rPr>
          </w:rPrChange>
        </w:rPr>
        <w:t>Ndërlita</w:t>
      </w:r>
      <w:proofErr w:type="spellEnd"/>
      <w:r w:rsidRPr="0041430F">
        <w:rPr>
          <w:rFonts w:ascii="Times New Roman" w:hAnsi="Times New Roman"/>
          <w:i/>
          <w:sz w:val="20"/>
          <w:rPrChange w:id="487" w:author="Admin" w:date="2025-07-08T11:03:00Z">
            <w:rPr>
              <w:rFonts w:ascii="Times New Roman" w:hAnsi="Times New Roman"/>
              <w:sz w:val="20"/>
            </w:rPr>
          </w:rPrChange>
        </w:rPr>
        <w:t>).</w:t>
      </w:r>
    </w:p>
  </w:footnote>
  <w:footnote w:id="48">
    <w:p w14:paraId="32F838E9" w14:textId="77777777" w:rsidR="00902C87" w:rsidRPr="0041430F" w:rsidRDefault="00902C87" w:rsidP="00902C87">
      <w:pPr>
        <w:pStyle w:val="FootnoteText"/>
        <w:jc w:val="both"/>
        <w:rPr>
          <w:i/>
          <w:rPrChange w:id="490" w:author="Admin" w:date="2025-07-08T11:03:00Z">
            <w:rPr/>
          </w:rPrChange>
        </w:rPr>
      </w:pPr>
      <w:r w:rsidRPr="0041430F">
        <w:rPr>
          <w:rStyle w:val="FootnoteReference"/>
          <w:rFonts w:ascii="Times New Roman" w:hAnsi="Times New Roman"/>
          <w:i/>
          <w:rPrChange w:id="491" w:author="Admin" w:date="2025-07-08T11:03:00Z">
            <w:rPr>
              <w:rStyle w:val="FootnoteReference"/>
              <w:rFonts w:ascii="Times New Roman" w:hAnsi="Times New Roman"/>
            </w:rPr>
          </w:rPrChange>
        </w:rPr>
        <w:footnoteRef/>
      </w:r>
      <w:r w:rsidRPr="0041430F">
        <w:rPr>
          <w:rFonts w:ascii="Times New Roman" w:hAnsi="Times New Roman"/>
          <w:i/>
          <w:rPrChange w:id="492" w:author="Admin" w:date="2025-07-08T11:03:00Z">
            <w:rPr>
              <w:rFonts w:ascii="Times New Roman" w:hAnsi="Times New Roman"/>
            </w:rPr>
          </w:rPrChange>
        </w:rPr>
        <w:t xml:space="preserve"> Vendimet e Kolegjit të Posaçëm të Apelimit nr. 9/2018 (JR), paragrafi 44; nr. 11/2018 (JR), paragrafi 5; nr. 2/2019 (JR), paragrafi nr. 35.2; nr. 15/2019 (JR), paragrafi 119; nr. 34/2019 (JR), paragrafi nr. 55.1.</w:t>
      </w:r>
    </w:p>
  </w:footnote>
  <w:footnote w:id="49">
    <w:p w14:paraId="1CE9C26A" w14:textId="41C28E91" w:rsidR="002109D8" w:rsidRPr="0072534C" w:rsidRDefault="002109D8" w:rsidP="0072534C">
      <w:pPr>
        <w:pStyle w:val="FootnoteText"/>
        <w:jc w:val="both"/>
        <w:rPr>
          <w:rFonts w:ascii="Times New Roman" w:hAnsi="Times New Roman" w:cs="Times New Roman"/>
          <w:i/>
          <w:iCs/>
          <w:lang w:val="en-US"/>
        </w:rPr>
      </w:pPr>
      <w:r w:rsidRPr="00860957">
        <w:rPr>
          <w:rStyle w:val="FootnoteReference"/>
          <w:rFonts w:ascii="Times New Roman" w:hAnsi="Times New Roman" w:cs="Times New Roman"/>
          <w:i/>
          <w:iCs/>
        </w:rPr>
        <w:footnoteRef/>
      </w:r>
      <w:r w:rsidRPr="00860957">
        <w:rPr>
          <w:rFonts w:ascii="Times New Roman" w:hAnsi="Times New Roman" w:cs="Times New Roman"/>
          <w:i/>
          <w:iCs/>
        </w:rPr>
        <w:t xml:space="preserve"> P</w:t>
      </w:r>
      <w:r w:rsidR="0072534C" w:rsidRPr="00860957">
        <w:rPr>
          <w:rFonts w:ascii="Times New Roman" w:hAnsi="Times New Roman" w:cs="Times New Roman"/>
          <w:i/>
          <w:iCs/>
        </w:rPr>
        <w:t>ë</w:t>
      </w:r>
      <w:r w:rsidRPr="00860957">
        <w:rPr>
          <w:rFonts w:ascii="Times New Roman" w:hAnsi="Times New Roman" w:cs="Times New Roman"/>
          <w:i/>
          <w:iCs/>
        </w:rPr>
        <w:t xml:space="preserve">r gjetjet e </w:t>
      </w:r>
      <w:r w:rsidR="00563490" w:rsidRPr="00860957">
        <w:rPr>
          <w:rFonts w:ascii="Times New Roman" w:hAnsi="Times New Roman" w:cs="Times New Roman"/>
          <w:i/>
          <w:iCs/>
        </w:rPr>
        <w:t>referuara</w:t>
      </w:r>
      <w:r w:rsidRPr="00860957">
        <w:rPr>
          <w:rFonts w:ascii="Times New Roman" w:hAnsi="Times New Roman" w:cs="Times New Roman"/>
          <w:i/>
          <w:iCs/>
        </w:rPr>
        <w:t xml:space="preserve"> n</w:t>
      </w:r>
      <w:r w:rsidR="0072534C" w:rsidRPr="00860957">
        <w:rPr>
          <w:rFonts w:ascii="Times New Roman" w:hAnsi="Times New Roman" w:cs="Times New Roman"/>
          <w:i/>
          <w:iCs/>
        </w:rPr>
        <w:t>ë</w:t>
      </w:r>
      <w:r w:rsidRPr="00860957">
        <w:rPr>
          <w:rFonts w:ascii="Times New Roman" w:hAnsi="Times New Roman" w:cs="Times New Roman"/>
          <w:i/>
          <w:iCs/>
        </w:rPr>
        <w:t xml:space="preserve"> </w:t>
      </w:r>
      <w:r w:rsidR="003C50CA" w:rsidRPr="00860957">
        <w:rPr>
          <w:rFonts w:ascii="Times New Roman" w:hAnsi="Times New Roman" w:cs="Times New Roman"/>
          <w:i/>
          <w:iCs/>
        </w:rPr>
        <w:t>o</w:t>
      </w:r>
      <w:r w:rsidRPr="00860957">
        <w:rPr>
          <w:rFonts w:ascii="Times New Roman" w:hAnsi="Times New Roman" w:cs="Times New Roman"/>
          <w:i/>
          <w:iCs/>
        </w:rPr>
        <w:t>pinionin e dat</w:t>
      </w:r>
      <w:r w:rsidR="0072534C" w:rsidRPr="00860957">
        <w:rPr>
          <w:rFonts w:ascii="Times New Roman" w:hAnsi="Times New Roman" w:cs="Times New Roman"/>
          <w:i/>
          <w:iCs/>
        </w:rPr>
        <w:t>ë</w:t>
      </w:r>
      <w:r w:rsidRPr="00860957">
        <w:rPr>
          <w:rFonts w:ascii="Times New Roman" w:hAnsi="Times New Roman" w:cs="Times New Roman"/>
          <w:i/>
          <w:iCs/>
        </w:rPr>
        <w:t xml:space="preserve">s 07.12.2022, </w:t>
      </w:r>
      <w:del w:id="506" w:author="Admin" w:date="2025-07-08T11:03:00Z">
        <w:r w:rsidRPr="0072534C">
          <w:rPr>
            <w:rFonts w:ascii="Times New Roman" w:hAnsi="Times New Roman" w:cs="Times New Roman"/>
            <w:i/>
            <w:iCs/>
          </w:rPr>
          <w:delText>ONM</w:delText>
        </w:r>
      </w:del>
      <w:ins w:id="507" w:author="Admin" w:date="2025-07-08T11:03:00Z">
        <w:r w:rsidR="00051FCD">
          <w:rPr>
            <w:rFonts w:ascii="Times New Roman" w:hAnsi="Times New Roman" w:cs="Times New Roman"/>
            <w:i/>
            <w:iCs/>
          </w:rPr>
          <w:t>V</w:t>
        </w:r>
        <w:r w:rsidR="003D67A9">
          <w:rPr>
            <w:rFonts w:ascii="Times New Roman" w:hAnsi="Times New Roman" w:cs="Times New Roman"/>
            <w:i/>
            <w:iCs/>
          </w:rPr>
          <w:t>ë</w:t>
        </w:r>
        <w:r w:rsidR="00051FCD">
          <w:rPr>
            <w:rFonts w:ascii="Times New Roman" w:hAnsi="Times New Roman" w:cs="Times New Roman"/>
            <w:i/>
            <w:iCs/>
          </w:rPr>
          <w:t>zhguesi Nd</w:t>
        </w:r>
        <w:r w:rsidR="003D67A9">
          <w:rPr>
            <w:rFonts w:ascii="Times New Roman" w:hAnsi="Times New Roman" w:cs="Times New Roman"/>
            <w:i/>
            <w:iCs/>
          </w:rPr>
          <w:t>ë</w:t>
        </w:r>
        <w:r w:rsidR="00051FCD">
          <w:rPr>
            <w:rFonts w:ascii="Times New Roman" w:hAnsi="Times New Roman" w:cs="Times New Roman"/>
            <w:i/>
            <w:iCs/>
          </w:rPr>
          <w:t>rkomb</w:t>
        </w:r>
        <w:r w:rsidR="003D67A9">
          <w:rPr>
            <w:rFonts w:ascii="Times New Roman" w:hAnsi="Times New Roman" w:cs="Times New Roman"/>
            <w:i/>
            <w:iCs/>
          </w:rPr>
          <w:t>ë</w:t>
        </w:r>
        <w:r w:rsidR="00051FCD">
          <w:rPr>
            <w:rFonts w:ascii="Times New Roman" w:hAnsi="Times New Roman" w:cs="Times New Roman"/>
            <w:i/>
            <w:iCs/>
          </w:rPr>
          <w:t>tar</w:t>
        </w:r>
      </w:ins>
      <w:r w:rsidRPr="00860957">
        <w:rPr>
          <w:rFonts w:ascii="Times New Roman" w:hAnsi="Times New Roman" w:cs="Times New Roman"/>
          <w:i/>
          <w:iCs/>
        </w:rPr>
        <w:t xml:space="preserve"> </w:t>
      </w:r>
      <w:r w:rsidR="00563490" w:rsidRPr="00860957">
        <w:rPr>
          <w:rFonts w:ascii="Times New Roman" w:hAnsi="Times New Roman" w:cs="Times New Roman"/>
          <w:i/>
          <w:iCs/>
        </w:rPr>
        <w:t xml:space="preserve">i </w:t>
      </w:r>
      <w:r w:rsidRPr="00860957">
        <w:rPr>
          <w:rFonts w:ascii="Times New Roman" w:hAnsi="Times New Roman" w:cs="Times New Roman"/>
          <w:i/>
          <w:iCs/>
        </w:rPr>
        <w:t>referohet edhe njohjes me informacionin e klasifikuar</w:t>
      </w:r>
      <w:r w:rsidR="00A40D51" w:rsidRPr="00860957">
        <w:rPr>
          <w:rFonts w:ascii="Times New Roman" w:hAnsi="Times New Roman" w:cs="Times New Roman"/>
          <w:i/>
          <w:iCs/>
        </w:rPr>
        <w:t xml:space="preserve">, </w:t>
      </w:r>
      <w:r w:rsidR="0072534C" w:rsidRPr="00860957">
        <w:rPr>
          <w:rFonts w:ascii="Times New Roman" w:hAnsi="Times New Roman" w:cs="Times New Roman"/>
          <w:i/>
          <w:iCs/>
        </w:rPr>
        <w:t xml:space="preserve">sipas kërkesës së tij </w:t>
      </w:r>
      <w:r w:rsidR="00C27089" w:rsidRPr="00860957">
        <w:rPr>
          <w:rFonts w:ascii="Times New Roman" w:hAnsi="Times New Roman" w:cs="Times New Roman"/>
          <w:i/>
          <w:iCs/>
        </w:rPr>
        <w:t xml:space="preserve">nr. 275 prot, datë 04.07.2022 </w:t>
      </w:r>
      <w:r w:rsidR="0072534C" w:rsidRPr="00860957">
        <w:rPr>
          <w:rFonts w:ascii="Times New Roman" w:hAnsi="Times New Roman" w:cs="Times New Roman"/>
          <w:i/>
          <w:iCs/>
        </w:rPr>
        <w:t>për njohje me informacion t</w:t>
      </w:r>
      <w:r w:rsidR="00FB73CF" w:rsidRPr="00860957">
        <w:rPr>
          <w:rFonts w:ascii="Times New Roman" w:hAnsi="Times New Roman" w:cs="Times New Roman"/>
          <w:i/>
          <w:iCs/>
        </w:rPr>
        <w:t>ë</w:t>
      </w:r>
      <w:r w:rsidR="0072534C" w:rsidRPr="00860957">
        <w:rPr>
          <w:rFonts w:ascii="Times New Roman" w:hAnsi="Times New Roman" w:cs="Times New Roman"/>
          <w:i/>
          <w:iCs/>
        </w:rPr>
        <w:t xml:space="preserve"> klasifikuar që lidhet me subjektin e rivlerësimit Saimir Bahiti</w:t>
      </w:r>
      <w:ins w:id="508" w:author="Admin" w:date="2025-07-08T11:03:00Z">
        <w:r w:rsidR="00051FCD">
          <w:rPr>
            <w:rFonts w:ascii="Times New Roman" w:hAnsi="Times New Roman" w:cs="Times New Roman"/>
            <w:i/>
            <w:iCs/>
          </w:rPr>
          <w:t>,</w:t>
        </w:r>
      </w:ins>
      <w:r w:rsidR="0072534C" w:rsidRPr="00860957">
        <w:rPr>
          <w:rFonts w:ascii="Times New Roman" w:hAnsi="Times New Roman" w:cs="Times New Roman"/>
          <w:i/>
          <w:iCs/>
        </w:rPr>
        <w:t xml:space="preserve"> datë 21.11.2022 drejtuar SHISH.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F477B0" w14:textId="77777777" w:rsidR="00FA590F" w:rsidRDefault="00FA59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15E0"/>
    <w:multiLevelType w:val="hybridMultilevel"/>
    <w:tmpl w:val="144C2FDC"/>
    <w:lvl w:ilvl="0" w:tplc="BDB8EC0E">
      <w:start w:val="1"/>
      <w:numFmt w:val="decimal"/>
      <w:lvlText w:val="%1."/>
      <w:lvlJc w:val="left"/>
      <w:pPr>
        <w:ind w:left="720" w:hanging="360"/>
      </w:pPr>
      <w:rPr>
        <w:b/>
        <w:bCs/>
        <w:i w:val="0"/>
        <w:iCs w:val="0"/>
        <w:color w:val="auto"/>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87069F"/>
    <w:multiLevelType w:val="hybridMultilevel"/>
    <w:tmpl w:val="25DCDF4A"/>
    <w:lvl w:ilvl="0" w:tplc="0809000F">
      <w:start w:val="5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425AC5"/>
    <w:multiLevelType w:val="hybridMultilevel"/>
    <w:tmpl w:val="451E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A48C0"/>
    <w:multiLevelType w:val="hybridMultilevel"/>
    <w:tmpl w:val="D1C03DB4"/>
    <w:lvl w:ilvl="0" w:tplc="041C000B">
      <w:start w:val="1"/>
      <w:numFmt w:val="bullet"/>
      <w:lvlText w:val=""/>
      <w:lvlJc w:val="left"/>
      <w:pPr>
        <w:ind w:left="720" w:hanging="360"/>
      </w:pPr>
      <w:rPr>
        <w:rFonts w:ascii="Wingdings" w:hAnsi="Wingdings" w:hint="default"/>
      </w:rPr>
    </w:lvl>
    <w:lvl w:ilvl="1" w:tplc="041C0003" w:tentative="1">
      <w:start w:val="1"/>
      <w:numFmt w:val="bullet"/>
      <w:lvlText w:val="o"/>
      <w:lvlJc w:val="left"/>
      <w:pPr>
        <w:ind w:left="1440" w:hanging="360"/>
      </w:pPr>
      <w:rPr>
        <w:rFonts w:ascii="Courier New" w:hAnsi="Courier New" w:cs="Courier New" w:hint="default"/>
      </w:rPr>
    </w:lvl>
    <w:lvl w:ilvl="2" w:tplc="041C0005" w:tentative="1">
      <w:start w:val="1"/>
      <w:numFmt w:val="bullet"/>
      <w:lvlText w:val=""/>
      <w:lvlJc w:val="left"/>
      <w:pPr>
        <w:ind w:left="2160" w:hanging="360"/>
      </w:pPr>
      <w:rPr>
        <w:rFonts w:ascii="Wingdings" w:hAnsi="Wingdings" w:hint="default"/>
      </w:rPr>
    </w:lvl>
    <w:lvl w:ilvl="3" w:tplc="041C0001" w:tentative="1">
      <w:start w:val="1"/>
      <w:numFmt w:val="bullet"/>
      <w:lvlText w:val=""/>
      <w:lvlJc w:val="left"/>
      <w:pPr>
        <w:ind w:left="2880" w:hanging="360"/>
      </w:pPr>
      <w:rPr>
        <w:rFonts w:ascii="Symbol" w:hAnsi="Symbol" w:hint="default"/>
      </w:rPr>
    </w:lvl>
    <w:lvl w:ilvl="4" w:tplc="041C0003" w:tentative="1">
      <w:start w:val="1"/>
      <w:numFmt w:val="bullet"/>
      <w:lvlText w:val="o"/>
      <w:lvlJc w:val="left"/>
      <w:pPr>
        <w:ind w:left="3600" w:hanging="360"/>
      </w:pPr>
      <w:rPr>
        <w:rFonts w:ascii="Courier New" w:hAnsi="Courier New" w:cs="Courier New" w:hint="default"/>
      </w:rPr>
    </w:lvl>
    <w:lvl w:ilvl="5" w:tplc="041C0005" w:tentative="1">
      <w:start w:val="1"/>
      <w:numFmt w:val="bullet"/>
      <w:lvlText w:val=""/>
      <w:lvlJc w:val="left"/>
      <w:pPr>
        <w:ind w:left="4320" w:hanging="360"/>
      </w:pPr>
      <w:rPr>
        <w:rFonts w:ascii="Wingdings" w:hAnsi="Wingdings" w:hint="default"/>
      </w:rPr>
    </w:lvl>
    <w:lvl w:ilvl="6" w:tplc="041C0001" w:tentative="1">
      <w:start w:val="1"/>
      <w:numFmt w:val="bullet"/>
      <w:lvlText w:val=""/>
      <w:lvlJc w:val="left"/>
      <w:pPr>
        <w:ind w:left="5040" w:hanging="360"/>
      </w:pPr>
      <w:rPr>
        <w:rFonts w:ascii="Symbol" w:hAnsi="Symbol" w:hint="default"/>
      </w:rPr>
    </w:lvl>
    <w:lvl w:ilvl="7" w:tplc="041C0003" w:tentative="1">
      <w:start w:val="1"/>
      <w:numFmt w:val="bullet"/>
      <w:lvlText w:val="o"/>
      <w:lvlJc w:val="left"/>
      <w:pPr>
        <w:ind w:left="5760" w:hanging="360"/>
      </w:pPr>
      <w:rPr>
        <w:rFonts w:ascii="Courier New" w:hAnsi="Courier New" w:cs="Courier New" w:hint="default"/>
      </w:rPr>
    </w:lvl>
    <w:lvl w:ilvl="8" w:tplc="041C0005" w:tentative="1">
      <w:start w:val="1"/>
      <w:numFmt w:val="bullet"/>
      <w:lvlText w:val=""/>
      <w:lvlJc w:val="left"/>
      <w:pPr>
        <w:ind w:left="6480" w:hanging="360"/>
      </w:pPr>
      <w:rPr>
        <w:rFonts w:ascii="Wingdings" w:hAnsi="Wingdings" w:hint="default"/>
      </w:rPr>
    </w:lvl>
  </w:abstractNum>
  <w:abstractNum w:abstractNumId="4" w15:restartNumberingAfterBreak="0">
    <w:nsid w:val="139860AD"/>
    <w:multiLevelType w:val="hybridMultilevel"/>
    <w:tmpl w:val="EA1A6DCE"/>
    <w:lvl w:ilvl="0" w:tplc="0409000B">
      <w:start w:val="1"/>
      <w:numFmt w:val="bullet"/>
      <w:lvlText w:val=""/>
      <w:lvlJc w:val="left"/>
      <w:pPr>
        <w:ind w:left="1440" w:hanging="360"/>
      </w:pPr>
      <w:rPr>
        <w:rFonts w:ascii="Wingdings" w:hAnsi="Wingdings"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25F5715"/>
    <w:multiLevelType w:val="hybridMultilevel"/>
    <w:tmpl w:val="0442A202"/>
    <w:lvl w:ilvl="0" w:tplc="FD9AA90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F15C0E"/>
    <w:multiLevelType w:val="hybridMultilevel"/>
    <w:tmpl w:val="8A766AD2"/>
    <w:lvl w:ilvl="0" w:tplc="041C000B">
      <w:start w:val="1"/>
      <w:numFmt w:val="bullet"/>
      <w:lvlText w:val=""/>
      <w:lvlJc w:val="left"/>
      <w:pPr>
        <w:ind w:left="360" w:hanging="360"/>
      </w:pPr>
      <w:rPr>
        <w:rFonts w:ascii="Wingdings" w:hAnsi="Wingdings" w:hint="default"/>
      </w:rPr>
    </w:lvl>
    <w:lvl w:ilvl="1" w:tplc="041C0003" w:tentative="1">
      <w:start w:val="1"/>
      <w:numFmt w:val="bullet"/>
      <w:lvlText w:val="o"/>
      <w:lvlJc w:val="left"/>
      <w:pPr>
        <w:ind w:left="1080" w:hanging="360"/>
      </w:pPr>
      <w:rPr>
        <w:rFonts w:ascii="Courier New" w:hAnsi="Courier New" w:cs="Courier New" w:hint="default"/>
      </w:rPr>
    </w:lvl>
    <w:lvl w:ilvl="2" w:tplc="041C0005" w:tentative="1">
      <w:start w:val="1"/>
      <w:numFmt w:val="bullet"/>
      <w:lvlText w:val=""/>
      <w:lvlJc w:val="left"/>
      <w:pPr>
        <w:ind w:left="1800" w:hanging="360"/>
      </w:pPr>
      <w:rPr>
        <w:rFonts w:ascii="Wingdings" w:hAnsi="Wingdings" w:hint="default"/>
      </w:rPr>
    </w:lvl>
    <w:lvl w:ilvl="3" w:tplc="041C0001" w:tentative="1">
      <w:start w:val="1"/>
      <w:numFmt w:val="bullet"/>
      <w:lvlText w:val=""/>
      <w:lvlJc w:val="left"/>
      <w:pPr>
        <w:ind w:left="2520" w:hanging="360"/>
      </w:pPr>
      <w:rPr>
        <w:rFonts w:ascii="Symbol" w:hAnsi="Symbol" w:hint="default"/>
      </w:rPr>
    </w:lvl>
    <w:lvl w:ilvl="4" w:tplc="041C0003" w:tentative="1">
      <w:start w:val="1"/>
      <w:numFmt w:val="bullet"/>
      <w:lvlText w:val="o"/>
      <w:lvlJc w:val="left"/>
      <w:pPr>
        <w:ind w:left="3240" w:hanging="360"/>
      </w:pPr>
      <w:rPr>
        <w:rFonts w:ascii="Courier New" w:hAnsi="Courier New" w:cs="Courier New" w:hint="default"/>
      </w:rPr>
    </w:lvl>
    <w:lvl w:ilvl="5" w:tplc="041C0005" w:tentative="1">
      <w:start w:val="1"/>
      <w:numFmt w:val="bullet"/>
      <w:lvlText w:val=""/>
      <w:lvlJc w:val="left"/>
      <w:pPr>
        <w:ind w:left="3960" w:hanging="360"/>
      </w:pPr>
      <w:rPr>
        <w:rFonts w:ascii="Wingdings" w:hAnsi="Wingdings" w:hint="default"/>
      </w:rPr>
    </w:lvl>
    <w:lvl w:ilvl="6" w:tplc="041C0001" w:tentative="1">
      <w:start w:val="1"/>
      <w:numFmt w:val="bullet"/>
      <w:lvlText w:val=""/>
      <w:lvlJc w:val="left"/>
      <w:pPr>
        <w:ind w:left="4680" w:hanging="360"/>
      </w:pPr>
      <w:rPr>
        <w:rFonts w:ascii="Symbol" w:hAnsi="Symbol" w:hint="default"/>
      </w:rPr>
    </w:lvl>
    <w:lvl w:ilvl="7" w:tplc="041C0003" w:tentative="1">
      <w:start w:val="1"/>
      <w:numFmt w:val="bullet"/>
      <w:lvlText w:val="o"/>
      <w:lvlJc w:val="left"/>
      <w:pPr>
        <w:ind w:left="5400" w:hanging="360"/>
      </w:pPr>
      <w:rPr>
        <w:rFonts w:ascii="Courier New" w:hAnsi="Courier New" w:cs="Courier New" w:hint="default"/>
      </w:rPr>
    </w:lvl>
    <w:lvl w:ilvl="8" w:tplc="041C0005" w:tentative="1">
      <w:start w:val="1"/>
      <w:numFmt w:val="bullet"/>
      <w:lvlText w:val=""/>
      <w:lvlJc w:val="left"/>
      <w:pPr>
        <w:ind w:left="6120" w:hanging="360"/>
      </w:pPr>
      <w:rPr>
        <w:rFonts w:ascii="Wingdings" w:hAnsi="Wingdings" w:hint="default"/>
      </w:rPr>
    </w:lvl>
  </w:abstractNum>
  <w:abstractNum w:abstractNumId="7" w15:restartNumberingAfterBreak="0">
    <w:nsid w:val="2FF509EE"/>
    <w:multiLevelType w:val="hybridMultilevel"/>
    <w:tmpl w:val="6310DCA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34AB4F63"/>
    <w:multiLevelType w:val="hybridMultilevel"/>
    <w:tmpl w:val="D1A64F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005B4D"/>
    <w:multiLevelType w:val="hybridMultilevel"/>
    <w:tmpl w:val="B9B25C78"/>
    <w:lvl w:ilvl="0" w:tplc="0409000B">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70E8A"/>
    <w:multiLevelType w:val="hybridMultilevel"/>
    <w:tmpl w:val="659EEE80"/>
    <w:lvl w:ilvl="0" w:tplc="0B0E64E2">
      <w:start w:val="1"/>
      <w:numFmt w:val="upperRoman"/>
      <w:lvlText w:val="%1."/>
      <w:lvlJc w:val="left"/>
      <w:pPr>
        <w:ind w:left="1080" w:hanging="720"/>
      </w:pPr>
      <w:rPr>
        <w:rFonts w:hint="default"/>
        <w:b/>
        <w:sz w:val="22"/>
        <w:szCs w:val="22"/>
      </w:rPr>
    </w:lvl>
    <w:lvl w:ilvl="1" w:tplc="3B9AF976">
      <w:numFmt w:val="bullet"/>
      <w:lvlText w:val=""/>
      <w:lvlJc w:val="left"/>
      <w:pPr>
        <w:ind w:left="1440" w:hanging="360"/>
      </w:pPr>
      <w:rPr>
        <w:rFonts w:ascii="Symbol" w:eastAsia="Batang"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C258AA"/>
    <w:multiLevelType w:val="hybridMultilevel"/>
    <w:tmpl w:val="FB708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E72980"/>
    <w:multiLevelType w:val="hybridMultilevel"/>
    <w:tmpl w:val="C1E6169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754C69"/>
    <w:multiLevelType w:val="hybridMultilevel"/>
    <w:tmpl w:val="17C64D98"/>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F85AC1"/>
    <w:multiLevelType w:val="hybridMultilevel"/>
    <w:tmpl w:val="4EF45360"/>
    <w:lvl w:ilvl="0" w:tplc="99502E9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8442E1"/>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1816B98"/>
    <w:multiLevelType w:val="hybridMultilevel"/>
    <w:tmpl w:val="ABA085FA"/>
    <w:lvl w:ilvl="0" w:tplc="3F4E20F4">
      <w:start w:val="19"/>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8C46DD1"/>
    <w:multiLevelType w:val="hybridMultilevel"/>
    <w:tmpl w:val="5D74B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480A8D"/>
    <w:multiLevelType w:val="multilevel"/>
    <w:tmpl w:val="B5783F62"/>
    <w:lvl w:ilvl="0">
      <w:start w:val="1"/>
      <w:numFmt w:val="decimal"/>
      <w:lvlText w:val="%1."/>
      <w:lvlJc w:val="left"/>
      <w:pPr>
        <w:ind w:left="360" w:hanging="360"/>
      </w:pPr>
      <w:rPr>
        <w:rFonts w:ascii="Times New Roman"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strike w:val="0"/>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97A0897"/>
    <w:multiLevelType w:val="multilevel"/>
    <w:tmpl w:val="00A655DA"/>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5A2EAA"/>
    <w:multiLevelType w:val="hybridMultilevel"/>
    <w:tmpl w:val="D83CEF56"/>
    <w:lvl w:ilvl="0" w:tplc="FBD23CB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D75A34"/>
    <w:multiLevelType w:val="multilevel"/>
    <w:tmpl w:val="5CEC23D4"/>
    <w:lvl w:ilvl="0">
      <w:start w:val="19"/>
      <w:numFmt w:val="bullet"/>
      <w:lvlText w:val="-"/>
      <w:lvlJc w:val="left"/>
      <w:pPr>
        <w:ind w:left="360" w:hanging="360"/>
      </w:pPr>
      <w:rPr>
        <w:rFonts w:ascii="Times New Roman" w:eastAsiaTheme="minorHAnsi" w:hAnsi="Times New Roman" w:cs="Times New Roman" w:hint="default"/>
        <w:b/>
        <w:bCs w:val="0"/>
        <w:i w:val="0"/>
        <w:color w:val="auto"/>
        <w:sz w:val="22"/>
        <w:szCs w:val="22"/>
      </w:rPr>
    </w:lvl>
    <w:lvl w:ilvl="1">
      <w:start w:val="1"/>
      <w:numFmt w:val="decimal"/>
      <w:isLgl/>
      <w:lvlText w:val="%1.%2."/>
      <w:lvlJc w:val="left"/>
      <w:pPr>
        <w:ind w:left="480" w:hanging="480"/>
      </w:pPr>
      <w:rPr>
        <w:rFonts w:ascii="Times New Roman" w:hAnsi="Times New Roman" w:cs="Times New Roman" w:hint="default"/>
        <w:b/>
        <w:bCs/>
        <w:i w:val="0"/>
        <w:iCs/>
        <w:color w:val="auto"/>
        <w:sz w:val="22"/>
        <w:szCs w:val="22"/>
        <w:vertAlign w:val="baseline"/>
      </w:rPr>
    </w:lvl>
    <w:lvl w:ilvl="2">
      <w:start w:val="1"/>
      <w:numFmt w:val="decimal"/>
      <w:isLgl/>
      <w:lvlText w:val="%1.%2.%3."/>
      <w:lvlJc w:val="left"/>
      <w:pPr>
        <w:ind w:left="720" w:hanging="720"/>
      </w:pPr>
      <w:rPr>
        <w:rFonts w:hint="default"/>
        <w:b/>
        <w:bCs w:val="0"/>
        <w:sz w:val="20"/>
        <w:szCs w:val="20"/>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7D9B08B1"/>
    <w:multiLevelType w:val="hybridMultilevel"/>
    <w:tmpl w:val="2E166DD2"/>
    <w:lvl w:ilvl="0" w:tplc="99D8903A">
      <w:start w:val="1"/>
      <w:numFmt w:val="upperLetter"/>
      <w:lvlText w:val="%1."/>
      <w:lvlJc w:val="left"/>
      <w:pPr>
        <w:ind w:left="720" w:hanging="360"/>
      </w:pPr>
      <w:rPr>
        <w:rFonts w:hint="default"/>
        <w:b/>
        <w:bCs/>
        <w:i/>
        <w:i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ED0B8C"/>
    <w:multiLevelType w:val="hybridMultilevel"/>
    <w:tmpl w:val="BC12978C"/>
    <w:lvl w:ilvl="0" w:tplc="024C76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10"/>
  </w:num>
  <w:num w:numId="3">
    <w:abstractNumId w:val="22"/>
  </w:num>
  <w:num w:numId="4">
    <w:abstractNumId w:val="7"/>
  </w:num>
  <w:num w:numId="5">
    <w:abstractNumId w:val="0"/>
  </w:num>
  <w:num w:numId="6">
    <w:abstractNumId w:val="8"/>
  </w:num>
  <w:num w:numId="7">
    <w:abstractNumId w:val="16"/>
  </w:num>
  <w:num w:numId="8">
    <w:abstractNumId w:val="15"/>
  </w:num>
  <w:num w:numId="9">
    <w:abstractNumId w:val="11"/>
  </w:num>
  <w:num w:numId="10">
    <w:abstractNumId w:val="23"/>
  </w:num>
  <w:num w:numId="11">
    <w:abstractNumId w:val="6"/>
  </w:num>
  <w:num w:numId="12">
    <w:abstractNumId w:val="4"/>
  </w:num>
  <w:num w:numId="13">
    <w:abstractNumId w:val="12"/>
  </w:num>
  <w:num w:numId="14">
    <w:abstractNumId w:val="17"/>
  </w:num>
  <w:num w:numId="15">
    <w:abstractNumId w:val="9"/>
  </w:num>
  <w:num w:numId="16">
    <w:abstractNumId w:val="1"/>
  </w:num>
  <w:num w:numId="17">
    <w:abstractNumId w:val="14"/>
  </w:num>
  <w:num w:numId="18">
    <w:abstractNumId w:val="3"/>
  </w:num>
  <w:num w:numId="19">
    <w:abstractNumId w:val="20"/>
  </w:num>
  <w:num w:numId="20">
    <w:abstractNumId w:val="13"/>
  </w:num>
  <w:num w:numId="21">
    <w:abstractNumId w:val="2"/>
  </w:num>
  <w:num w:numId="22">
    <w:abstractNumId w:val="19"/>
  </w:num>
  <w:num w:numId="23">
    <w:abstractNumId w:val="21"/>
  </w:num>
  <w:num w:numId="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F67"/>
    <w:rsid w:val="000015E4"/>
    <w:rsid w:val="00001E9D"/>
    <w:rsid w:val="00002526"/>
    <w:rsid w:val="000031F1"/>
    <w:rsid w:val="00004418"/>
    <w:rsid w:val="0001000E"/>
    <w:rsid w:val="00012B0A"/>
    <w:rsid w:val="00013A28"/>
    <w:rsid w:val="0001517B"/>
    <w:rsid w:val="00017614"/>
    <w:rsid w:val="0002617C"/>
    <w:rsid w:val="00026748"/>
    <w:rsid w:val="000314DE"/>
    <w:rsid w:val="0003737B"/>
    <w:rsid w:val="00037AD9"/>
    <w:rsid w:val="00037C72"/>
    <w:rsid w:val="00041BFF"/>
    <w:rsid w:val="00051645"/>
    <w:rsid w:val="00051FCD"/>
    <w:rsid w:val="00054E79"/>
    <w:rsid w:val="000565E9"/>
    <w:rsid w:val="00056C17"/>
    <w:rsid w:val="0006167E"/>
    <w:rsid w:val="00065047"/>
    <w:rsid w:val="0007188A"/>
    <w:rsid w:val="00076E0D"/>
    <w:rsid w:val="000863F6"/>
    <w:rsid w:val="00086C96"/>
    <w:rsid w:val="00087840"/>
    <w:rsid w:val="000901EF"/>
    <w:rsid w:val="00091D94"/>
    <w:rsid w:val="00096766"/>
    <w:rsid w:val="00097D5E"/>
    <w:rsid w:val="000A1ACF"/>
    <w:rsid w:val="000A475F"/>
    <w:rsid w:val="000B0930"/>
    <w:rsid w:val="000B0BAC"/>
    <w:rsid w:val="000B1CFB"/>
    <w:rsid w:val="000B299E"/>
    <w:rsid w:val="000B4FC5"/>
    <w:rsid w:val="000B6313"/>
    <w:rsid w:val="000B6998"/>
    <w:rsid w:val="000C1935"/>
    <w:rsid w:val="000C231D"/>
    <w:rsid w:val="000C2FDC"/>
    <w:rsid w:val="000C55F3"/>
    <w:rsid w:val="000C6E66"/>
    <w:rsid w:val="000C7CD0"/>
    <w:rsid w:val="000D2883"/>
    <w:rsid w:val="000D3621"/>
    <w:rsid w:val="000E087D"/>
    <w:rsid w:val="000E129A"/>
    <w:rsid w:val="000E1DED"/>
    <w:rsid w:val="000E3A48"/>
    <w:rsid w:val="000E5CCE"/>
    <w:rsid w:val="000F1B11"/>
    <w:rsid w:val="000F26FB"/>
    <w:rsid w:val="00100429"/>
    <w:rsid w:val="00104207"/>
    <w:rsid w:val="00104237"/>
    <w:rsid w:val="00104328"/>
    <w:rsid w:val="00107A0B"/>
    <w:rsid w:val="00112AD7"/>
    <w:rsid w:val="00114C24"/>
    <w:rsid w:val="00114CC6"/>
    <w:rsid w:val="00114F26"/>
    <w:rsid w:val="001170B6"/>
    <w:rsid w:val="00130757"/>
    <w:rsid w:val="001308A1"/>
    <w:rsid w:val="00134378"/>
    <w:rsid w:val="00135243"/>
    <w:rsid w:val="00135BDE"/>
    <w:rsid w:val="00141460"/>
    <w:rsid w:val="00142DB0"/>
    <w:rsid w:val="0015355C"/>
    <w:rsid w:val="0016037F"/>
    <w:rsid w:val="00165C7D"/>
    <w:rsid w:val="00166AE6"/>
    <w:rsid w:val="00167EAB"/>
    <w:rsid w:val="001724D0"/>
    <w:rsid w:val="00173915"/>
    <w:rsid w:val="00174F6E"/>
    <w:rsid w:val="00177C5A"/>
    <w:rsid w:val="00185444"/>
    <w:rsid w:val="00185BE9"/>
    <w:rsid w:val="00186EA9"/>
    <w:rsid w:val="00187663"/>
    <w:rsid w:val="00191800"/>
    <w:rsid w:val="00195088"/>
    <w:rsid w:val="00196037"/>
    <w:rsid w:val="001976FE"/>
    <w:rsid w:val="001A0AF8"/>
    <w:rsid w:val="001A4016"/>
    <w:rsid w:val="001B0F1D"/>
    <w:rsid w:val="001C05A7"/>
    <w:rsid w:val="001C25FB"/>
    <w:rsid w:val="001C5AB8"/>
    <w:rsid w:val="001C6E2D"/>
    <w:rsid w:val="001D127B"/>
    <w:rsid w:val="001D2E62"/>
    <w:rsid w:val="001E2DF1"/>
    <w:rsid w:val="001E309C"/>
    <w:rsid w:val="001E5A14"/>
    <w:rsid w:val="001E72A7"/>
    <w:rsid w:val="001E7460"/>
    <w:rsid w:val="001F0659"/>
    <w:rsid w:val="001F0B6D"/>
    <w:rsid w:val="001F226D"/>
    <w:rsid w:val="001F373D"/>
    <w:rsid w:val="001F57D0"/>
    <w:rsid w:val="00204511"/>
    <w:rsid w:val="00205047"/>
    <w:rsid w:val="00205F8A"/>
    <w:rsid w:val="002109D8"/>
    <w:rsid w:val="00213355"/>
    <w:rsid w:val="0021405E"/>
    <w:rsid w:val="00223020"/>
    <w:rsid w:val="002235C0"/>
    <w:rsid w:val="0022582B"/>
    <w:rsid w:val="00225E06"/>
    <w:rsid w:val="0023039A"/>
    <w:rsid w:val="002304A9"/>
    <w:rsid w:val="00232301"/>
    <w:rsid w:val="00232EFF"/>
    <w:rsid w:val="00237C02"/>
    <w:rsid w:val="00243EA8"/>
    <w:rsid w:val="0024649D"/>
    <w:rsid w:val="002469F4"/>
    <w:rsid w:val="0025351A"/>
    <w:rsid w:val="00262242"/>
    <w:rsid w:val="0026227C"/>
    <w:rsid w:val="00263951"/>
    <w:rsid w:val="00267179"/>
    <w:rsid w:val="0026724C"/>
    <w:rsid w:val="002703EC"/>
    <w:rsid w:val="00271CF1"/>
    <w:rsid w:val="00276BD7"/>
    <w:rsid w:val="00277155"/>
    <w:rsid w:val="00277BF5"/>
    <w:rsid w:val="00281F5E"/>
    <w:rsid w:val="00285F68"/>
    <w:rsid w:val="00291D03"/>
    <w:rsid w:val="00291F0F"/>
    <w:rsid w:val="002920F5"/>
    <w:rsid w:val="00293349"/>
    <w:rsid w:val="002937BC"/>
    <w:rsid w:val="0029570A"/>
    <w:rsid w:val="002A1FA8"/>
    <w:rsid w:val="002A33CA"/>
    <w:rsid w:val="002C2C22"/>
    <w:rsid w:val="002C396C"/>
    <w:rsid w:val="002C3EC7"/>
    <w:rsid w:val="002C5994"/>
    <w:rsid w:val="002C746A"/>
    <w:rsid w:val="002D14A4"/>
    <w:rsid w:val="002E513D"/>
    <w:rsid w:val="002E7DDA"/>
    <w:rsid w:val="002F0839"/>
    <w:rsid w:val="002F3C9C"/>
    <w:rsid w:val="002F6047"/>
    <w:rsid w:val="00300367"/>
    <w:rsid w:val="003003AA"/>
    <w:rsid w:val="00301A9F"/>
    <w:rsid w:val="00302821"/>
    <w:rsid w:val="00307220"/>
    <w:rsid w:val="0032078E"/>
    <w:rsid w:val="00320C12"/>
    <w:rsid w:val="003211AE"/>
    <w:rsid w:val="0032281E"/>
    <w:rsid w:val="0032303D"/>
    <w:rsid w:val="00323202"/>
    <w:rsid w:val="00324753"/>
    <w:rsid w:val="00324E22"/>
    <w:rsid w:val="00326BE6"/>
    <w:rsid w:val="003273A9"/>
    <w:rsid w:val="00330C1E"/>
    <w:rsid w:val="003321DC"/>
    <w:rsid w:val="003331A5"/>
    <w:rsid w:val="00335D72"/>
    <w:rsid w:val="00335E3D"/>
    <w:rsid w:val="00337490"/>
    <w:rsid w:val="0034010C"/>
    <w:rsid w:val="00341F6E"/>
    <w:rsid w:val="00343116"/>
    <w:rsid w:val="003474EB"/>
    <w:rsid w:val="0034782F"/>
    <w:rsid w:val="003550AF"/>
    <w:rsid w:val="003604CE"/>
    <w:rsid w:val="0036104C"/>
    <w:rsid w:val="0036674A"/>
    <w:rsid w:val="003675D0"/>
    <w:rsid w:val="003678C9"/>
    <w:rsid w:val="003715B6"/>
    <w:rsid w:val="00371708"/>
    <w:rsid w:val="003814E2"/>
    <w:rsid w:val="00383A38"/>
    <w:rsid w:val="00383D7D"/>
    <w:rsid w:val="00383FC7"/>
    <w:rsid w:val="003847AA"/>
    <w:rsid w:val="00386DA9"/>
    <w:rsid w:val="00397102"/>
    <w:rsid w:val="003A1E52"/>
    <w:rsid w:val="003A5FD4"/>
    <w:rsid w:val="003B1D25"/>
    <w:rsid w:val="003B26A2"/>
    <w:rsid w:val="003B68F0"/>
    <w:rsid w:val="003B6988"/>
    <w:rsid w:val="003B79E6"/>
    <w:rsid w:val="003C0C2F"/>
    <w:rsid w:val="003C2F92"/>
    <w:rsid w:val="003C3C71"/>
    <w:rsid w:val="003C50CA"/>
    <w:rsid w:val="003C5EE9"/>
    <w:rsid w:val="003C736B"/>
    <w:rsid w:val="003D27BA"/>
    <w:rsid w:val="003D67A9"/>
    <w:rsid w:val="003E288E"/>
    <w:rsid w:val="003E3344"/>
    <w:rsid w:val="003E4A07"/>
    <w:rsid w:val="003E6252"/>
    <w:rsid w:val="003E7FD7"/>
    <w:rsid w:val="003F68B9"/>
    <w:rsid w:val="003F6F33"/>
    <w:rsid w:val="00400733"/>
    <w:rsid w:val="00402E61"/>
    <w:rsid w:val="00403451"/>
    <w:rsid w:val="004045A3"/>
    <w:rsid w:val="00404B99"/>
    <w:rsid w:val="00406B13"/>
    <w:rsid w:val="00410387"/>
    <w:rsid w:val="00412B68"/>
    <w:rsid w:val="00413FA1"/>
    <w:rsid w:val="00414050"/>
    <w:rsid w:val="0041430F"/>
    <w:rsid w:val="00416622"/>
    <w:rsid w:val="00421FBC"/>
    <w:rsid w:val="004266F0"/>
    <w:rsid w:val="00430E71"/>
    <w:rsid w:val="00433B0D"/>
    <w:rsid w:val="0043465D"/>
    <w:rsid w:val="00436854"/>
    <w:rsid w:val="00440BC9"/>
    <w:rsid w:val="004447B1"/>
    <w:rsid w:val="00470771"/>
    <w:rsid w:val="00470F88"/>
    <w:rsid w:val="00471586"/>
    <w:rsid w:val="00471619"/>
    <w:rsid w:val="0047166C"/>
    <w:rsid w:val="004728A7"/>
    <w:rsid w:val="00472F01"/>
    <w:rsid w:val="00474202"/>
    <w:rsid w:val="00475190"/>
    <w:rsid w:val="00480ADF"/>
    <w:rsid w:val="00481D2B"/>
    <w:rsid w:val="00484B41"/>
    <w:rsid w:val="00497E66"/>
    <w:rsid w:val="004A5E68"/>
    <w:rsid w:val="004B087F"/>
    <w:rsid w:val="004B2FFC"/>
    <w:rsid w:val="004B38E0"/>
    <w:rsid w:val="004B6D17"/>
    <w:rsid w:val="004C0482"/>
    <w:rsid w:val="004C0EAC"/>
    <w:rsid w:val="004C1282"/>
    <w:rsid w:val="004C1ACF"/>
    <w:rsid w:val="004C1B13"/>
    <w:rsid w:val="004C603E"/>
    <w:rsid w:val="004C7885"/>
    <w:rsid w:val="004D10E2"/>
    <w:rsid w:val="004D5FBD"/>
    <w:rsid w:val="004E115C"/>
    <w:rsid w:val="004E1811"/>
    <w:rsid w:val="004E300E"/>
    <w:rsid w:val="004E4329"/>
    <w:rsid w:val="004E51AA"/>
    <w:rsid w:val="004E6E98"/>
    <w:rsid w:val="004F17A1"/>
    <w:rsid w:val="004F2CCF"/>
    <w:rsid w:val="004F4D21"/>
    <w:rsid w:val="005027F4"/>
    <w:rsid w:val="00503678"/>
    <w:rsid w:val="00504080"/>
    <w:rsid w:val="00510EC2"/>
    <w:rsid w:val="005112CF"/>
    <w:rsid w:val="005128F2"/>
    <w:rsid w:val="00516692"/>
    <w:rsid w:val="00517FD0"/>
    <w:rsid w:val="00534E42"/>
    <w:rsid w:val="0053582F"/>
    <w:rsid w:val="005369D0"/>
    <w:rsid w:val="00536B09"/>
    <w:rsid w:val="00544944"/>
    <w:rsid w:val="00545C06"/>
    <w:rsid w:val="0055118B"/>
    <w:rsid w:val="00552B3E"/>
    <w:rsid w:val="00554D1B"/>
    <w:rsid w:val="0056099F"/>
    <w:rsid w:val="00563490"/>
    <w:rsid w:val="005658C4"/>
    <w:rsid w:val="00565C9F"/>
    <w:rsid w:val="00570E0A"/>
    <w:rsid w:val="005715F5"/>
    <w:rsid w:val="0057242F"/>
    <w:rsid w:val="005735C4"/>
    <w:rsid w:val="0057387C"/>
    <w:rsid w:val="00574084"/>
    <w:rsid w:val="005744C5"/>
    <w:rsid w:val="005749F7"/>
    <w:rsid w:val="00576760"/>
    <w:rsid w:val="00577714"/>
    <w:rsid w:val="00577E4D"/>
    <w:rsid w:val="0058076D"/>
    <w:rsid w:val="005906E8"/>
    <w:rsid w:val="005922B7"/>
    <w:rsid w:val="00592573"/>
    <w:rsid w:val="00592AB1"/>
    <w:rsid w:val="005935F7"/>
    <w:rsid w:val="005A2D55"/>
    <w:rsid w:val="005A60A3"/>
    <w:rsid w:val="005A6AAE"/>
    <w:rsid w:val="005B1EED"/>
    <w:rsid w:val="005B4458"/>
    <w:rsid w:val="005B4CF7"/>
    <w:rsid w:val="005B6296"/>
    <w:rsid w:val="005B780F"/>
    <w:rsid w:val="005C069B"/>
    <w:rsid w:val="005C12E2"/>
    <w:rsid w:val="005C3CC7"/>
    <w:rsid w:val="005C6174"/>
    <w:rsid w:val="005D015A"/>
    <w:rsid w:val="005D0954"/>
    <w:rsid w:val="005D3177"/>
    <w:rsid w:val="005D7B9D"/>
    <w:rsid w:val="005E1639"/>
    <w:rsid w:val="005E21C4"/>
    <w:rsid w:val="005E41A9"/>
    <w:rsid w:val="005E762C"/>
    <w:rsid w:val="005F1D3C"/>
    <w:rsid w:val="005F1E4A"/>
    <w:rsid w:val="005F378B"/>
    <w:rsid w:val="005F66F7"/>
    <w:rsid w:val="005F677C"/>
    <w:rsid w:val="005F699B"/>
    <w:rsid w:val="00600AA3"/>
    <w:rsid w:val="00602880"/>
    <w:rsid w:val="00606958"/>
    <w:rsid w:val="00610ECE"/>
    <w:rsid w:val="0061130F"/>
    <w:rsid w:val="00613103"/>
    <w:rsid w:val="00616D78"/>
    <w:rsid w:val="00620986"/>
    <w:rsid w:val="00623FA1"/>
    <w:rsid w:val="00626458"/>
    <w:rsid w:val="0063157B"/>
    <w:rsid w:val="00643ED4"/>
    <w:rsid w:val="00650574"/>
    <w:rsid w:val="00652A0D"/>
    <w:rsid w:val="00660471"/>
    <w:rsid w:val="00661897"/>
    <w:rsid w:val="00662F8A"/>
    <w:rsid w:val="006634B7"/>
    <w:rsid w:val="006641F6"/>
    <w:rsid w:val="006749A3"/>
    <w:rsid w:val="0067634D"/>
    <w:rsid w:val="0067682F"/>
    <w:rsid w:val="00677183"/>
    <w:rsid w:val="006773DA"/>
    <w:rsid w:val="00680E17"/>
    <w:rsid w:val="006821E0"/>
    <w:rsid w:val="00685DD0"/>
    <w:rsid w:val="00686896"/>
    <w:rsid w:val="00691E77"/>
    <w:rsid w:val="00695E79"/>
    <w:rsid w:val="006A2259"/>
    <w:rsid w:val="006A2427"/>
    <w:rsid w:val="006A7A0E"/>
    <w:rsid w:val="006B2860"/>
    <w:rsid w:val="006B5217"/>
    <w:rsid w:val="006B6DC8"/>
    <w:rsid w:val="006C1141"/>
    <w:rsid w:val="006C533B"/>
    <w:rsid w:val="006C5C36"/>
    <w:rsid w:val="006D3019"/>
    <w:rsid w:val="006D3871"/>
    <w:rsid w:val="006D59C9"/>
    <w:rsid w:val="006E01F3"/>
    <w:rsid w:val="006E085B"/>
    <w:rsid w:val="006E1308"/>
    <w:rsid w:val="006E18D7"/>
    <w:rsid w:val="006E3935"/>
    <w:rsid w:val="006F0E69"/>
    <w:rsid w:val="006F1477"/>
    <w:rsid w:val="006F1DAD"/>
    <w:rsid w:val="006F3C3C"/>
    <w:rsid w:val="00701246"/>
    <w:rsid w:val="0070292B"/>
    <w:rsid w:val="007038D9"/>
    <w:rsid w:val="007066BD"/>
    <w:rsid w:val="0071360C"/>
    <w:rsid w:val="00715667"/>
    <w:rsid w:val="0072534C"/>
    <w:rsid w:val="00726C4A"/>
    <w:rsid w:val="00726D53"/>
    <w:rsid w:val="0073243F"/>
    <w:rsid w:val="00732498"/>
    <w:rsid w:val="00732598"/>
    <w:rsid w:val="0073289C"/>
    <w:rsid w:val="0073408A"/>
    <w:rsid w:val="007347CD"/>
    <w:rsid w:val="00737653"/>
    <w:rsid w:val="00741F9C"/>
    <w:rsid w:val="00750D32"/>
    <w:rsid w:val="00751564"/>
    <w:rsid w:val="00753656"/>
    <w:rsid w:val="00754B1E"/>
    <w:rsid w:val="007557E1"/>
    <w:rsid w:val="00755C25"/>
    <w:rsid w:val="007560D2"/>
    <w:rsid w:val="00756F1F"/>
    <w:rsid w:val="007637C2"/>
    <w:rsid w:val="0076630E"/>
    <w:rsid w:val="007679E5"/>
    <w:rsid w:val="00770A55"/>
    <w:rsid w:val="007752BD"/>
    <w:rsid w:val="00776821"/>
    <w:rsid w:val="00776871"/>
    <w:rsid w:val="00791B1B"/>
    <w:rsid w:val="00791E1C"/>
    <w:rsid w:val="00794861"/>
    <w:rsid w:val="00796103"/>
    <w:rsid w:val="007A58C3"/>
    <w:rsid w:val="007B2677"/>
    <w:rsid w:val="007B42D3"/>
    <w:rsid w:val="007B7276"/>
    <w:rsid w:val="007C07F6"/>
    <w:rsid w:val="007C0B3D"/>
    <w:rsid w:val="007C3D21"/>
    <w:rsid w:val="007C3E9A"/>
    <w:rsid w:val="007C3EB6"/>
    <w:rsid w:val="007C5520"/>
    <w:rsid w:val="007C70C6"/>
    <w:rsid w:val="007C75CB"/>
    <w:rsid w:val="007C79EE"/>
    <w:rsid w:val="007C7DD3"/>
    <w:rsid w:val="007D247A"/>
    <w:rsid w:val="007E0220"/>
    <w:rsid w:val="007E1A8D"/>
    <w:rsid w:val="007E2073"/>
    <w:rsid w:val="007E21E5"/>
    <w:rsid w:val="007E2602"/>
    <w:rsid w:val="007E5B6A"/>
    <w:rsid w:val="007F060C"/>
    <w:rsid w:val="007F28EC"/>
    <w:rsid w:val="007F4DC3"/>
    <w:rsid w:val="007F5217"/>
    <w:rsid w:val="00800387"/>
    <w:rsid w:val="00800D7E"/>
    <w:rsid w:val="00800E4B"/>
    <w:rsid w:val="0080157C"/>
    <w:rsid w:val="00807528"/>
    <w:rsid w:val="008144FA"/>
    <w:rsid w:val="008154D4"/>
    <w:rsid w:val="00816C87"/>
    <w:rsid w:val="008211EB"/>
    <w:rsid w:val="008221F1"/>
    <w:rsid w:val="00822F5B"/>
    <w:rsid w:val="00825247"/>
    <w:rsid w:val="008254A5"/>
    <w:rsid w:val="00832456"/>
    <w:rsid w:val="0083511D"/>
    <w:rsid w:val="00837811"/>
    <w:rsid w:val="008413E4"/>
    <w:rsid w:val="00852F5D"/>
    <w:rsid w:val="00854720"/>
    <w:rsid w:val="00855E20"/>
    <w:rsid w:val="00860957"/>
    <w:rsid w:val="0086544F"/>
    <w:rsid w:val="00865FF3"/>
    <w:rsid w:val="00867C3B"/>
    <w:rsid w:val="00870517"/>
    <w:rsid w:val="008761AC"/>
    <w:rsid w:val="00881460"/>
    <w:rsid w:val="00882618"/>
    <w:rsid w:val="008864B6"/>
    <w:rsid w:val="00890E6C"/>
    <w:rsid w:val="0089270E"/>
    <w:rsid w:val="00892BCC"/>
    <w:rsid w:val="008A20A6"/>
    <w:rsid w:val="008A3933"/>
    <w:rsid w:val="008B2389"/>
    <w:rsid w:val="008B50C5"/>
    <w:rsid w:val="008B53B6"/>
    <w:rsid w:val="008C1C53"/>
    <w:rsid w:val="008C233D"/>
    <w:rsid w:val="008C577E"/>
    <w:rsid w:val="008C6A7B"/>
    <w:rsid w:val="008D00A7"/>
    <w:rsid w:val="008D2B32"/>
    <w:rsid w:val="008D4408"/>
    <w:rsid w:val="008D4738"/>
    <w:rsid w:val="008E1EC1"/>
    <w:rsid w:val="008E3B42"/>
    <w:rsid w:val="008E3C6D"/>
    <w:rsid w:val="008E502C"/>
    <w:rsid w:val="008E5D40"/>
    <w:rsid w:val="008E7659"/>
    <w:rsid w:val="008E76D1"/>
    <w:rsid w:val="008F61F4"/>
    <w:rsid w:val="008F62BA"/>
    <w:rsid w:val="00900BB6"/>
    <w:rsid w:val="00902119"/>
    <w:rsid w:val="00902C87"/>
    <w:rsid w:val="00903EAD"/>
    <w:rsid w:val="009043D8"/>
    <w:rsid w:val="0091000A"/>
    <w:rsid w:val="009129E1"/>
    <w:rsid w:val="00912E7E"/>
    <w:rsid w:val="009143C0"/>
    <w:rsid w:val="00920733"/>
    <w:rsid w:val="009262AD"/>
    <w:rsid w:val="00926704"/>
    <w:rsid w:val="0092697F"/>
    <w:rsid w:val="00931308"/>
    <w:rsid w:val="00936805"/>
    <w:rsid w:val="00937B9D"/>
    <w:rsid w:val="00942155"/>
    <w:rsid w:val="00942264"/>
    <w:rsid w:val="00945BAC"/>
    <w:rsid w:val="0094742B"/>
    <w:rsid w:val="00950798"/>
    <w:rsid w:val="009511F0"/>
    <w:rsid w:val="00966623"/>
    <w:rsid w:val="0096663C"/>
    <w:rsid w:val="0097401A"/>
    <w:rsid w:val="0097574D"/>
    <w:rsid w:val="00991A8F"/>
    <w:rsid w:val="00993BFB"/>
    <w:rsid w:val="00995286"/>
    <w:rsid w:val="009A27A8"/>
    <w:rsid w:val="009A2D00"/>
    <w:rsid w:val="009A45D2"/>
    <w:rsid w:val="009B03BE"/>
    <w:rsid w:val="009B2777"/>
    <w:rsid w:val="009B5198"/>
    <w:rsid w:val="009B5EFC"/>
    <w:rsid w:val="009B7025"/>
    <w:rsid w:val="009B70D0"/>
    <w:rsid w:val="009C17CD"/>
    <w:rsid w:val="009C321A"/>
    <w:rsid w:val="009C6A02"/>
    <w:rsid w:val="009D3B6D"/>
    <w:rsid w:val="009D3DDE"/>
    <w:rsid w:val="009D3F0B"/>
    <w:rsid w:val="009D6C2B"/>
    <w:rsid w:val="009D6CE7"/>
    <w:rsid w:val="009E1F75"/>
    <w:rsid w:val="009E2382"/>
    <w:rsid w:val="009E4051"/>
    <w:rsid w:val="009E6476"/>
    <w:rsid w:val="009F1BE9"/>
    <w:rsid w:val="009F2B57"/>
    <w:rsid w:val="009F539E"/>
    <w:rsid w:val="009F5679"/>
    <w:rsid w:val="00A003CC"/>
    <w:rsid w:val="00A003F7"/>
    <w:rsid w:val="00A016CF"/>
    <w:rsid w:val="00A02B3A"/>
    <w:rsid w:val="00A03330"/>
    <w:rsid w:val="00A0741B"/>
    <w:rsid w:val="00A16759"/>
    <w:rsid w:val="00A25ABF"/>
    <w:rsid w:val="00A26AD4"/>
    <w:rsid w:val="00A26DDA"/>
    <w:rsid w:val="00A3289A"/>
    <w:rsid w:val="00A32A25"/>
    <w:rsid w:val="00A338C1"/>
    <w:rsid w:val="00A33928"/>
    <w:rsid w:val="00A35A63"/>
    <w:rsid w:val="00A37182"/>
    <w:rsid w:val="00A40D51"/>
    <w:rsid w:val="00A41ED3"/>
    <w:rsid w:val="00A45EDF"/>
    <w:rsid w:val="00A4790C"/>
    <w:rsid w:val="00A53246"/>
    <w:rsid w:val="00A53989"/>
    <w:rsid w:val="00A53F6F"/>
    <w:rsid w:val="00A5715C"/>
    <w:rsid w:val="00A62EEA"/>
    <w:rsid w:val="00A64744"/>
    <w:rsid w:val="00A66B4D"/>
    <w:rsid w:val="00A7031E"/>
    <w:rsid w:val="00A72D82"/>
    <w:rsid w:val="00A7338C"/>
    <w:rsid w:val="00A80867"/>
    <w:rsid w:val="00A82193"/>
    <w:rsid w:val="00A844D3"/>
    <w:rsid w:val="00A8592F"/>
    <w:rsid w:val="00A90242"/>
    <w:rsid w:val="00A90315"/>
    <w:rsid w:val="00A9375B"/>
    <w:rsid w:val="00A959B0"/>
    <w:rsid w:val="00AA22C1"/>
    <w:rsid w:val="00AA3AB9"/>
    <w:rsid w:val="00AA3FE0"/>
    <w:rsid w:val="00AB3A47"/>
    <w:rsid w:val="00AC1B39"/>
    <w:rsid w:val="00AC3277"/>
    <w:rsid w:val="00AC592B"/>
    <w:rsid w:val="00AD4513"/>
    <w:rsid w:val="00AD4924"/>
    <w:rsid w:val="00AD60E3"/>
    <w:rsid w:val="00AD640C"/>
    <w:rsid w:val="00AE27A5"/>
    <w:rsid w:val="00AE28AF"/>
    <w:rsid w:val="00AE66B3"/>
    <w:rsid w:val="00AE735F"/>
    <w:rsid w:val="00AF093D"/>
    <w:rsid w:val="00AF0BE5"/>
    <w:rsid w:val="00AF16F6"/>
    <w:rsid w:val="00AF1E41"/>
    <w:rsid w:val="00AF2AA7"/>
    <w:rsid w:val="00AF5346"/>
    <w:rsid w:val="00AF61BF"/>
    <w:rsid w:val="00AF65DB"/>
    <w:rsid w:val="00AF792B"/>
    <w:rsid w:val="00B02718"/>
    <w:rsid w:val="00B032D0"/>
    <w:rsid w:val="00B038CD"/>
    <w:rsid w:val="00B0528B"/>
    <w:rsid w:val="00B05AF9"/>
    <w:rsid w:val="00B06BBF"/>
    <w:rsid w:val="00B10037"/>
    <w:rsid w:val="00B134FA"/>
    <w:rsid w:val="00B14F61"/>
    <w:rsid w:val="00B1544B"/>
    <w:rsid w:val="00B2120A"/>
    <w:rsid w:val="00B22142"/>
    <w:rsid w:val="00B258EE"/>
    <w:rsid w:val="00B26369"/>
    <w:rsid w:val="00B3007B"/>
    <w:rsid w:val="00B34451"/>
    <w:rsid w:val="00B36E66"/>
    <w:rsid w:val="00B41D2C"/>
    <w:rsid w:val="00B42DD2"/>
    <w:rsid w:val="00B43085"/>
    <w:rsid w:val="00B46066"/>
    <w:rsid w:val="00B46FAF"/>
    <w:rsid w:val="00B53422"/>
    <w:rsid w:val="00B543DF"/>
    <w:rsid w:val="00B551E5"/>
    <w:rsid w:val="00B5745E"/>
    <w:rsid w:val="00B64A2A"/>
    <w:rsid w:val="00B7683D"/>
    <w:rsid w:val="00B77BD9"/>
    <w:rsid w:val="00B8045C"/>
    <w:rsid w:val="00B826B8"/>
    <w:rsid w:val="00B83683"/>
    <w:rsid w:val="00B92014"/>
    <w:rsid w:val="00B921A2"/>
    <w:rsid w:val="00B93651"/>
    <w:rsid w:val="00B9402F"/>
    <w:rsid w:val="00B9493F"/>
    <w:rsid w:val="00B94D8C"/>
    <w:rsid w:val="00BA17AE"/>
    <w:rsid w:val="00BA24FF"/>
    <w:rsid w:val="00BB0EBA"/>
    <w:rsid w:val="00BB1D18"/>
    <w:rsid w:val="00BB60B2"/>
    <w:rsid w:val="00BD0040"/>
    <w:rsid w:val="00BD13BC"/>
    <w:rsid w:val="00BE376B"/>
    <w:rsid w:val="00BE47CD"/>
    <w:rsid w:val="00BF0966"/>
    <w:rsid w:val="00BF1F2E"/>
    <w:rsid w:val="00BF2B98"/>
    <w:rsid w:val="00C01A2C"/>
    <w:rsid w:val="00C03875"/>
    <w:rsid w:val="00C0392F"/>
    <w:rsid w:val="00C03AA8"/>
    <w:rsid w:val="00C05211"/>
    <w:rsid w:val="00C115E5"/>
    <w:rsid w:val="00C1161E"/>
    <w:rsid w:val="00C132BE"/>
    <w:rsid w:val="00C13A3F"/>
    <w:rsid w:val="00C14E6C"/>
    <w:rsid w:val="00C218B3"/>
    <w:rsid w:val="00C24174"/>
    <w:rsid w:val="00C27089"/>
    <w:rsid w:val="00C30A5E"/>
    <w:rsid w:val="00C318D8"/>
    <w:rsid w:val="00C3375F"/>
    <w:rsid w:val="00C36C0A"/>
    <w:rsid w:val="00C3701D"/>
    <w:rsid w:val="00C4349B"/>
    <w:rsid w:val="00C54DC9"/>
    <w:rsid w:val="00C62237"/>
    <w:rsid w:val="00C64493"/>
    <w:rsid w:val="00C65576"/>
    <w:rsid w:val="00C6587B"/>
    <w:rsid w:val="00C704BC"/>
    <w:rsid w:val="00C7199B"/>
    <w:rsid w:val="00C81D58"/>
    <w:rsid w:val="00C8548E"/>
    <w:rsid w:val="00C8632D"/>
    <w:rsid w:val="00C86D85"/>
    <w:rsid w:val="00C91B3D"/>
    <w:rsid w:val="00C93B76"/>
    <w:rsid w:val="00C97B54"/>
    <w:rsid w:val="00CA0ABB"/>
    <w:rsid w:val="00CA3265"/>
    <w:rsid w:val="00CA57A0"/>
    <w:rsid w:val="00CB10C7"/>
    <w:rsid w:val="00CB64B5"/>
    <w:rsid w:val="00CB67C4"/>
    <w:rsid w:val="00CB7D4E"/>
    <w:rsid w:val="00CC08D3"/>
    <w:rsid w:val="00CC1D1A"/>
    <w:rsid w:val="00CC38F4"/>
    <w:rsid w:val="00CC7360"/>
    <w:rsid w:val="00CD2901"/>
    <w:rsid w:val="00CD52FB"/>
    <w:rsid w:val="00CD5CFB"/>
    <w:rsid w:val="00CE2EC3"/>
    <w:rsid w:val="00CE41D0"/>
    <w:rsid w:val="00CE465C"/>
    <w:rsid w:val="00CE6AC7"/>
    <w:rsid w:val="00CE7E12"/>
    <w:rsid w:val="00D014C6"/>
    <w:rsid w:val="00D03D5A"/>
    <w:rsid w:val="00D05F67"/>
    <w:rsid w:val="00D064E8"/>
    <w:rsid w:val="00D06C57"/>
    <w:rsid w:val="00D07815"/>
    <w:rsid w:val="00D10572"/>
    <w:rsid w:val="00D12BF7"/>
    <w:rsid w:val="00D14355"/>
    <w:rsid w:val="00D17969"/>
    <w:rsid w:val="00D20A38"/>
    <w:rsid w:val="00D22EEF"/>
    <w:rsid w:val="00D24C70"/>
    <w:rsid w:val="00D26FD5"/>
    <w:rsid w:val="00D274AD"/>
    <w:rsid w:val="00D32BB0"/>
    <w:rsid w:val="00D33081"/>
    <w:rsid w:val="00D35147"/>
    <w:rsid w:val="00D36CA8"/>
    <w:rsid w:val="00D50C9C"/>
    <w:rsid w:val="00D64CAE"/>
    <w:rsid w:val="00D6564F"/>
    <w:rsid w:val="00D70E86"/>
    <w:rsid w:val="00D722A9"/>
    <w:rsid w:val="00D72FB2"/>
    <w:rsid w:val="00D74248"/>
    <w:rsid w:val="00D814C8"/>
    <w:rsid w:val="00D856CD"/>
    <w:rsid w:val="00D87F52"/>
    <w:rsid w:val="00D933B1"/>
    <w:rsid w:val="00D95445"/>
    <w:rsid w:val="00D977F8"/>
    <w:rsid w:val="00DA12BC"/>
    <w:rsid w:val="00DA2797"/>
    <w:rsid w:val="00DA3745"/>
    <w:rsid w:val="00DB1CBB"/>
    <w:rsid w:val="00DB79AA"/>
    <w:rsid w:val="00DC3F83"/>
    <w:rsid w:val="00DC4318"/>
    <w:rsid w:val="00DC4B35"/>
    <w:rsid w:val="00DC4F7B"/>
    <w:rsid w:val="00DC535F"/>
    <w:rsid w:val="00DC739B"/>
    <w:rsid w:val="00DD18DE"/>
    <w:rsid w:val="00DD2A6C"/>
    <w:rsid w:val="00DD4009"/>
    <w:rsid w:val="00DD5ACA"/>
    <w:rsid w:val="00DE12B7"/>
    <w:rsid w:val="00DE1FC6"/>
    <w:rsid w:val="00DE4488"/>
    <w:rsid w:val="00DE5552"/>
    <w:rsid w:val="00DF2B80"/>
    <w:rsid w:val="00DF4B6D"/>
    <w:rsid w:val="00DF68C7"/>
    <w:rsid w:val="00DF6C8B"/>
    <w:rsid w:val="00E0174D"/>
    <w:rsid w:val="00E215F6"/>
    <w:rsid w:val="00E22BFB"/>
    <w:rsid w:val="00E22DC3"/>
    <w:rsid w:val="00E26C2A"/>
    <w:rsid w:val="00E26E56"/>
    <w:rsid w:val="00E27BBF"/>
    <w:rsid w:val="00E30C06"/>
    <w:rsid w:val="00E32015"/>
    <w:rsid w:val="00E3241A"/>
    <w:rsid w:val="00E34011"/>
    <w:rsid w:val="00E3585B"/>
    <w:rsid w:val="00E372AD"/>
    <w:rsid w:val="00E415EA"/>
    <w:rsid w:val="00E42C2E"/>
    <w:rsid w:val="00E4796E"/>
    <w:rsid w:val="00E51726"/>
    <w:rsid w:val="00E555AC"/>
    <w:rsid w:val="00E55836"/>
    <w:rsid w:val="00E559CE"/>
    <w:rsid w:val="00E61313"/>
    <w:rsid w:val="00E62E85"/>
    <w:rsid w:val="00E63534"/>
    <w:rsid w:val="00E63D41"/>
    <w:rsid w:val="00E66F2F"/>
    <w:rsid w:val="00E71ABC"/>
    <w:rsid w:val="00E72751"/>
    <w:rsid w:val="00E74627"/>
    <w:rsid w:val="00E754CB"/>
    <w:rsid w:val="00E84C94"/>
    <w:rsid w:val="00E84FE1"/>
    <w:rsid w:val="00E854F6"/>
    <w:rsid w:val="00E85729"/>
    <w:rsid w:val="00E87E33"/>
    <w:rsid w:val="00E92DF0"/>
    <w:rsid w:val="00E97C7B"/>
    <w:rsid w:val="00EA6A7C"/>
    <w:rsid w:val="00EB09CB"/>
    <w:rsid w:val="00EB1E2F"/>
    <w:rsid w:val="00EB2475"/>
    <w:rsid w:val="00EB2663"/>
    <w:rsid w:val="00EB7560"/>
    <w:rsid w:val="00EC0267"/>
    <w:rsid w:val="00EC24C9"/>
    <w:rsid w:val="00EC3F26"/>
    <w:rsid w:val="00EC4362"/>
    <w:rsid w:val="00EC58A5"/>
    <w:rsid w:val="00EC5ABF"/>
    <w:rsid w:val="00EC666B"/>
    <w:rsid w:val="00EC7BA8"/>
    <w:rsid w:val="00ED22AB"/>
    <w:rsid w:val="00ED33EB"/>
    <w:rsid w:val="00ED49A2"/>
    <w:rsid w:val="00ED7E94"/>
    <w:rsid w:val="00EE7C94"/>
    <w:rsid w:val="00EF39F3"/>
    <w:rsid w:val="00EF3D61"/>
    <w:rsid w:val="00EF552A"/>
    <w:rsid w:val="00EF7D54"/>
    <w:rsid w:val="00EF7FB8"/>
    <w:rsid w:val="00F01523"/>
    <w:rsid w:val="00F03A36"/>
    <w:rsid w:val="00F03D6B"/>
    <w:rsid w:val="00F05C46"/>
    <w:rsid w:val="00F05DFF"/>
    <w:rsid w:val="00F10353"/>
    <w:rsid w:val="00F15564"/>
    <w:rsid w:val="00F16A57"/>
    <w:rsid w:val="00F16ADD"/>
    <w:rsid w:val="00F171F9"/>
    <w:rsid w:val="00F27630"/>
    <w:rsid w:val="00F3146D"/>
    <w:rsid w:val="00F32563"/>
    <w:rsid w:val="00F3349F"/>
    <w:rsid w:val="00F35441"/>
    <w:rsid w:val="00F3743F"/>
    <w:rsid w:val="00F4101A"/>
    <w:rsid w:val="00F41E3A"/>
    <w:rsid w:val="00F42130"/>
    <w:rsid w:val="00F45343"/>
    <w:rsid w:val="00F53CC5"/>
    <w:rsid w:val="00F557CB"/>
    <w:rsid w:val="00F56B12"/>
    <w:rsid w:val="00F573DB"/>
    <w:rsid w:val="00F665C4"/>
    <w:rsid w:val="00F70FA7"/>
    <w:rsid w:val="00F72E5D"/>
    <w:rsid w:val="00F76871"/>
    <w:rsid w:val="00F81469"/>
    <w:rsid w:val="00F82B94"/>
    <w:rsid w:val="00F82BBC"/>
    <w:rsid w:val="00F87335"/>
    <w:rsid w:val="00F9646E"/>
    <w:rsid w:val="00F970C6"/>
    <w:rsid w:val="00FA0D71"/>
    <w:rsid w:val="00FA281B"/>
    <w:rsid w:val="00FA2ADA"/>
    <w:rsid w:val="00FA590F"/>
    <w:rsid w:val="00FB1B75"/>
    <w:rsid w:val="00FB560C"/>
    <w:rsid w:val="00FB69EF"/>
    <w:rsid w:val="00FB73CF"/>
    <w:rsid w:val="00FB7A29"/>
    <w:rsid w:val="00FC0052"/>
    <w:rsid w:val="00FC298F"/>
    <w:rsid w:val="00FC465F"/>
    <w:rsid w:val="00FC58FE"/>
    <w:rsid w:val="00FC6BB3"/>
    <w:rsid w:val="00FD084E"/>
    <w:rsid w:val="00FD09CC"/>
    <w:rsid w:val="00FD5D00"/>
    <w:rsid w:val="00FE2096"/>
    <w:rsid w:val="00FE28A7"/>
    <w:rsid w:val="00FE5F01"/>
    <w:rsid w:val="00FF2900"/>
    <w:rsid w:val="00FF7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FA20"/>
  <w15:chartTrackingRefBased/>
  <w15:docId w15:val="{54214D6A-1BCF-43B5-83F1-5CCD2A538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q-AL"/>
    </w:rPr>
  </w:style>
  <w:style w:type="paragraph" w:styleId="Heading1">
    <w:name w:val="heading 1"/>
    <w:basedOn w:val="Normal"/>
    <w:next w:val="Normal"/>
    <w:link w:val="Heading1Char"/>
    <w:uiPriority w:val="9"/>
    <w:qFormat/>
    <w:rsid w:val="00D05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F67"/>
    <w:rPr>
      <w:rFonts w:asciiTheme="majorHAnsi" w:eastAsiaTheme="majorEastAsia" w:hAnsiTheme="majorHAnsi" w:cstheme="majorBidi"/>
      <w:noProof/>
      <w:color w:val="2F5496" w:themeColor="accent1" w:themeShade="BF"/>
      <w:sz w:val="40"/>
      <w:szCs w:val="40"/>
      <w:lang w:val="sq-AL"/>
    </w:rPr>
  </w:style>
  <w:style w:type="character" w:customStyle="1" w:styleId="Heading2Char">
    <w:name w:val="Heading 2 Char"/>
    <w:basedOn w:val="DefaultParagraphFont"/>
    <w:link w:val="Heading2"/>
    <w:uiPriority w:val="9"/>
    <w:semiHidden/>
    <w:rsid w:val="00D05F67"/>
    <w:rPr>
      <w:rFonts w:asciiTheme="majorHAnsi" w:eastAsiaTheme="majorEastAsia" w:hAnsiTheme="majorHAnsi" w:cstheme="majorBidi"/>
      <w:noProof/>
      <w:color w:val="2F5496" w:themeColor="accent1" w:themeShade="BF"/>
      <w:sz w:val="32"/>
      <w:szCs w:val="32"/>
      <w:lang w:val="sq-AL"/>
    </w:rPr>
  </w:style>
  <w:style w:type="character" w:customStyle="1" w:styleId="Heading3Char">
    <w:name w:val="Heading 3 Char"/>
    <w:basedOn w:val="DefaultParagraphFont"/>
    <w:link w:val="Heading3"/>
    <w:uiPriority w:val="9"/>
    <w:semiHidden/>
    <w:rsid w:val="00D05F67"/>
    <w:rPr>
      <w:rFonts w:eastAsiaTheme="majorEastAsia" w:cstheme="majorBidi"/>
      <w:noProof/>
      <w:color w:val="2F5496" w:themeColor="accent1" w:themeShade="BF"/>
      <w:sz w:val="28"/>
      <w:szCs w:val="28"/>
      <w:lang w:val="sq-AL"/>
    </w:rPr>
  </w:style>
  <w:style w:type="character" w:customStyle="1" w:styleId="Heading4Char">
    <w:name w:val="Heading 4 Char"/>
    <w:basedOn w:val="DefaultParagraphFont"/>
    <w:link w:val="Heading4"/>
    <w:uiPriority w:val="9"/>
    <w:semiHidden/>
    <w:rsid w:val="00D05F67"/>
    <w:rPr>
      <w:rFonts w:eastAsiaTheme="majorEastAsia" w:cstheme="majorBidi"/>
      <w:i/>
      <w:iCs/>
      <w:noProof/>
      <w:color w:val="2F5496" w:themeColor="accent1" w:themeShade="BF"/>
      <w:lang w:val="sq-AL"/>
    </w:rPr>
  </w:style>
  <w:style w:type="character" w:customStyle="1" w:styleId="Heading5Char">
    <w:name w:val="Heading 5 Char"/>
    <w:basedOn w:val="DefaultParagraphFont"/>
    <w:link w:val="Heading5"/>
    <w:uiPriority w:val="9"/>
    <w:semiHidden/>
    <w:rsid w:val="00D05F67"/>
    <w:rPr>
      <w:rFonts w:eastAsiaTheme="majorEastAsia" w:cstheme="majorBidi"/>
      <w:noProof/>
      <w:color w:val="2F5496" w:themeColor="accent1" w:themeShade="BF"/>
      <w:lang w:val="sq-AL"/>
    </w:rPr>
  </w:style>
  <w:style w:type="character" w:customStyle="1" w:styleId="Heading6Char">
    <w:name w:val="Heading 6 Char"/>
    <w:basedOn w:val="DefaultParagraphFont"/>
    <w:link w:val="Heading6"/>
    <w:uiPriority w:val="9"/>
    <w:semiHidden/>
    <w:rsid w:val="00D05F67"/>
    <w:rPr>
      <w:rFonts w:eastAsiaTheme="majorEastAsia" w:cstheme="majorBidi"/>
      <w:i/>
      <w:iCs/>
      <w:noProof/>
      <w:color w:val="595959" w:themeColor="text1" w:themeTint="A6"/>
      <w:lang w:val="sq-AL"/>
    </w:rPr>
  </w:style>
  <w:style w:type="character" w:customStyle="1" w:styleId="Heading7Char">
    <w:name w:val="Heading 7 Char"/>
    <w:basedOn w:val="DefaultParagraphFont"/>
    <w:link w:val="Heading7"/>
    <w:uiPriority w:val="9"/>
    <w:semiHidden/>
    <w:rsid w:val="00D05F67"/>
    <w:rPr>
      <w:rFonts w:eastAsiaTheme="majorEastAsia" w:cstheme="majorBidi"/>
      <w:noProof/>
      <w:color w:val="595959" w:themeColor="text1" w:themeTint="A6"/>
      <w:lang w:val="sq-AL"/>
    </w:rPr>
  </w:style>
  <w:style w:type="character" w:customStyle="1" w:styleId="Heading8Char">
    <w:name w:val="Heading 8 Char"/>
    <w:basedOn w:val="DefaultParagraphFont"/>
    <w:link w:val="Heading8"/>
    <w:uiPriority w:val="9"/>
    <w:semiHidden/>
    <w:rsid w:val="00D05F67"/>
    <w:rPr>
      <w:rFonts w:eastAsiaTheme="majorEastAsia" w:cstheme="majorBidi"/>
      <w:i/>
      <w:iCs/>
      <w:noProof/>
      <w:color w:val="272727" w:themeColor="text1" w:themeTint="D8"/>
      <w:lang w:val="sq-AL"/>
    </w:rPr>
  </w:style>
  <w:style w:type="character" w:customStyle="1" w:styleId="Heading9Char">
    <w:name w:val="Heading 9 Char"/>
    <w:basedOn w:val="DefaultParagraphFont"/>
    <w:link w:val="Heading9"/>
    <w:uiPriority w:val="9"/>
    <w:semiHidden/>
    <w:rsid w:val="00D05F67"/>
    <w:rPr>
      <w:rFonts w:eastAsiaTheme="majorEastAsia" w:cstheme="majorBidi"/>
      <w:noProof/>
      <w:color w:val="272727" w:themeColor="text1" w:themeTint="D8"/>
      <w:lang w:val="sq-AL"/>
    </w:rPr>
  </w:style>
  <w:style w:type="paragraph" w:styleId="Title">
    <w:name w:val="Title"/>
    <w:basedOn w:val="Normal"/>
    <w:next w:val="Normal"/>
    <w:link w:val="TitleChar"/>
    <w:uiPriority w:val="10"/>
    <w:qFormat/>
    <w:rsid w:val="00D05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F67"/>
    <w:rPr>
      <w:rFonts w:asciiTheme="majorHAnsi" w:eastAsiaTheme="majorEastAsia" w:hAnsiTheme="majorHAnsi" w:cstheme="majorBidi"/>
      <w:noProof/>
      <w:spacing w:val="-10"/>
      <w:kern w:val="28"/>
      <w:sz w:val="56"/>
      <w:szCs w:val="56"/>
      <w:lang w:val="sq-AL"/>
    </w:rPr>
  </w:style>
  <w:style w:type="paragraph" w:styleId="Subtitle">
    <w:name w:val="Subtitle"/>
    <w:basedOn w:val="Normal"/>
    <w:next w:val="Normal"/>
    <w:link w:val="SubtitleChar"/>
    <w:uiPriority w:val="11"/>
    <w:qFormat/>
    <w:rsid w:val="00D05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F67"/>
    <w:rPr>
      <w:rFonts w:eastAsiaTheme="majorEastAsia" w:cstheme="majorBidi"/>
      <w:noProof/>
      <w:color w:val="595959" w:themeColor="text1" w:themeTint="A6"/>
      <w:spacing w:val="15"/>
      <w:sz w:val="28"/>
      <w:szCs w:val="28"/>
      <w:lang w:val="sq-AL"/>
    </w:rPr>
  </w:style>
  <w:style w:type="paragraph" w:styleId="Quote">
    <w:name w:val="Quote"/>
    <w:basedOn w:val="Normal"/>
    <w:next w:val="Normal"/>
    <w:link w:val="QuoteChar"/>
    <w:uiPriority w:val="29"/>
    <w:qFormat/>
    <w:rsid w:val="00D05F67"/>
    <w:pPr>
      <w:spacing w:before="160"/>
      <w:jc w:val="center"/>
    </w:pPr>
    <w:rPr>
      <w:i/>
      <w:iCs/>
      <w:color w:val="404040" w:themeColor="text1" w:themeTint="BF"/>
    </w:rPr>
  </w:style>
  <w:style w:type="character" w:customStyle="1" w:styleId="QuoteChar">
    <w:name w:val="Quote Char"/>
    <w:basedOn w:val="DefaultParagraphFont"/>
    <w:link w:val="Quote"/>
    <w:uiPriority w:val="29"/>
    <w:rsid w:val="00D05F67"/>
    <w:rPr>
      <w:i/>
      <w:iCs/>
      <w:noProof/>
      <w:color w:val="404040" w:themeColor="text1" w:themeTint="BF"/>
      <w:lang w:val="sq-AL"/>
    </w:rPr>
  </w:style>
  <w:style w:type="paragraph" w:styleId="ListParagraph">
    <w:name w:val="List Paragraph"/>
    <w:aliases w:val="Bullet 2,List Paragraph1,List Paragraph11,Annex,Citation List,본문(내용),List Paragraph (numbered (a)),Akapit z listą BS,Bullet1,Bullets,Report Para,Number Bullets,WinDForce-Letter,Heading 2_sj,En tête 1,Resume Title,Indent Paragraph"/>
    <w:basedOn w:val="Normal"/>
    <w:link w:val="ListParagraphChar"/>
    <w:qFormat/>
    <w:rsid w:val="00D05F67"/>
    <w:pPr>
      <w:ind w:left="720"/>
      <w:contextualSpacing/>
    </w:pPr>
  </w:style>
  <w:style w:type="character" w:styleId="IntenseEmphasis">
    <w:name w:val="Intense Emphasis"/>
    <w:basedOn w:val="DefaultParagraphFont"/>
    <w:uiPriority w:val="21"/>
    <w:qFormat/>
    <w:rsid w:val="00D05F67"/>
    <w:rPr>
      <w:i/>
      <w:iCs/>
      <w:color w:val="2F5496" w:themeColor="accent1" w:themeShade="BF"/>
    </w:rPr>
  </w:style>
  <w:style w:type="paragraph" w:styleId="IntenseQuote">
    <w:name w:val="Intense Quote"/>
    <w:basedOn w:val="Normal"/>
    <w:next w:val="Normal"/>
    <w:link w:val="IntenseQuoteChar"/>
    <w:uiPriority w:val="30"/>
    <w:qFormat/>
    <w:rsid w:val="00D05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F67"/>
    <w:rPr>
      <w:i/>
      <w:iCs/>
      <w:noProof/>
      <w:color w:val="2F5496" w:themeColor="accent1" w:themeShade="BF"/>
      <w:lang w:val="sq-AL"/>
    </w:rPr>
  </w:style>
  <w:style w:type="character" w:styleId="IntenseReference">
    <w:name w:val="Intense Reference"/>
    <w:basedOn w:val="DefaultParagraphFont"/>
    <w:uiPriority w:val="32"/>
    <w:qFormat/>
    <w:rsid w:val="00D05F67"/>
    <w:rPr>
      <w:b/>
      <w:bCs/>
      <w:smallCaps/>
      <w:color w:val="2F5496" w:themeColor="accent1" w:themeShade="BF"/>
      <w:spacing w:val="5"/>
    </w:rPr>
  </w:style>
  <w:style w:type="character" w:customStyle="1" w:styleId="ListParagraphChar">
    <w:name w:val="List Paragraph Char"/>
    <w:aliases w:val="Bullet 2 Char,List Paragraph1 Char,List Paragraph11 Char,Annex Char,Citation List Char,본문(내용) Char,List Paragraph (numbered (a)) Char,Akapit z listą BS Char,Bullet1 Char,Bullets Char,Report Para Char,Number Bullets Char"/>
    <w:link w:val="ListParagraph"/>
    <w:qFormat/>
    <w:locked/>
    <w:rsid w:val="00FB7A29"/>
    <w:rPr>
      <w:lang w:val="sq-AL"/>
    </w:rPr>
  </w:style>
  <w:style w:type="paragraph" w:styleId="FootnoteText">
    <w:name w:val="footnote text"/>
    <w:aliases w:val="Char Char,Footnote Text Char1 Char Char Char,Footnote Text Char Char Char Char Char,single space,footnote text,fn,FOOTNOTES,Footnote Text Char2 Char,Footnote Text Char1 Char Char,Footnote Text Char2 Char Char Char,Car,Footnote Text1,Char"/>
    <w:basedOn w:val="Normal"/>
    <w:link w:val="FootnoteTextChar"/>
    <w:uiPriority w:val="99"/>
    <w:unhideWhenUsed/>
    <w:qFormat/>
    <w:rsid w:val="00112AD7"/>
    <w:pPr>
      <w:spacing w:after="0" w:line="240" w:lineRule="auto"/>
    </w:pPr>
    <w:rPr>
      <w:sz w:val="20"/>
      <w:szCs w:val="20"/>
    </w:rPr>
  </w:style>
  <w:style w:type="character" w:customStyle="1" w:styleId="FootnoteTextChar">
    <w:name w:val="Footnote Text Char"/>
    <w:aliases w:val="Char Char Char,Footnote Text Char1 Char Char Char Char,Footnote Text Char Char Char Char Char Char,single space Char,footnote text Char,fn Char,FOOTNOTES Char,Footnote Text Char2 Char Char,Footnote Text Char1 Char Char Char1,Car Char"/>
    <w:basedOn w:val="DefaultParagraphFont"/>
    <w:link w:val="FootnoteText"/>
    <w:uiPriority w:val="99"/>
    <w:qFormat/>
    <w:rsid w:val="00112AD7"/>
    <w:rPr>
      <w:sz w:val="20"/>
      <w:szCs w:val="20"/>
      <w:lang w:val="sq-AL"/>
    </w:rPr>
  </w:style>
  <w:style w:type="character" w:styleId="FootnoteReference">
    <w:name w:val="footnote reference"/>
    <w:aliases w:val="fr,Rimando nota a piè di pagina2,BVI fnr,Footnote symbol,Footnote Reference Arial,Car Char Car Char Car Char Char Char Char Char Char Char,Footnote Refernece Char Char,Footnote Refernece Char,ftref,callout,BVI fnr Char"/>
    <w:basedOn w:val="DefaultParagraphFont"/>
    <w:link w:val="Char2"/>
    <w:uiPriority w:val="99"/>
    <w:unhideWhenUsed/>
    <w:qFormat/>
    <w:rsid w:val="00112AD7"/>
    <w:rPr>
      <w:vertAlign w:val="superscript"/>
    </w:rPr>
  </w:style>
  <w:style w:type="paragraph" w:customStyle="1" w:styleId="Default">
    <w:name w:val="Default"/>
    <w:rsid w:val="00754B1E"/>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Char2">
    <w:name w:val="Char2"/>
    <w:basedOn w:val="Normal"/>
    <w:link w:val="FootnoteReference"/>
    <w:uiPriority w:val="99"/>
    <w:rsid w:val="00726C4A"/>
    <w:pPr>
      <w:spacing w:line="240" w:lineRule="exact"/>
    </w:pPr>
    <w:rPr>
      <w:vertAlign w:val="superscript"/>
      <w:lang w:val="en-US"/>
    </w:rPr>
  </w:style>
  <w:style w:type="character" w:customStyle="1" w:styleId="white-space-pre">
    <w:name w:val="white-space-pre"/>
    <w:basedOn w:val="DefaultParagraphFont"/>
    <w:rsid w:val="008E502C"/>
  </w:style>
  <w:style w:type="paragraph" w:styleId="Header">
    <w:name w:val="header"/>
    <w:basedOn w:val="Normal"/>
    <w:link w:val="HeaderChar"/>
    <w:uiPriority w:val="99"/>
    <w:unhideWhenUsed/>
    <w:rsid w:val="00C36C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C0A"/>
    <w:rPr>
      <w:lang w:val="sq-AL"/>
    </w:rPr>
  </w:style>
  <w:style w:type="paragraph" w:styleId="Footer">
    <w:name w:val="footer"/>
    <w:basedOn w:val="Normal"/>
    <w:link w:val="FooterChar"/>
    <w:uiPriority w:val="99"/>
    <w:unhideWhenUsed/>
    <w:rsid w:val="00C36C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C0A"/>
    <w:rPr>
      <w:lang w:val="sq-AL"/>
    </w:rPr>
  </w:style>
  <w:style w:type="character" w:styleId="Hyperlink">
    <w:name w:val="Hyperlink"/>
    <w:basedOn w:val="DefaultParagraphFont"/>
    <w:uiPriority w:val="99"/>
    <w:unhideWhenUsed/>
    <w:rsid w:val="00691E77"/>
    <w:rPr>
      <w:color w:val="0563C1" w:themeColor="hyperlink"/>
      <w:u w:val="single"/>
    </w:rPr>
  </w:style>
  <w:style w:type="character" w:styleId="UnresolvedMention">
    <w:name w:val="Unresolved Mention"/>
    <w:basedOn w:val="DefaultParagraphFont"/>
    <w:uiPriority w:val="99"/>
    <w:semiHidden/>
    <w:unhideWhenUsed/>
    <w:rsid w:val="00691E77"/>
    <w:rPr>
      <w:color w:val="605E5C"/>
      <w:shd w:val="clear" w:color="auto" w:fill="E1DFDD"/>
    </w:rPr>
  </w:style>
  <w:style w:type="character" w:styleId="FollowedHyperlink">
    <w:name w:val="FollowedHyperlink"/>
    <w:basedOn w:val="DefaultParagraphFont"/>
    <w:uiPriority w:val="99"/>
    <w:semiHidden/>
    <w:unhideWhenUsed/>
    <w:rsid w:val="000031F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511993">
      <w:bodyDiv w:val="1"/>
      <w:marLeft w:val="0"/>
      <w:marRight w:val="0"/>
      <w:marTop w:val="0"/>
      <w:marBottom w:val="0"/>
      <w:divBdr>
        <w:top w:val="none" w:sz="0" w:space="0" w:color="auto"/>
        <w:left w:val="none" w:sz="0" w:space="0" w:color="auto"/>
        <w:bottom w:val="none" w:sz="0" w:space="0" w:color="auto"/>
        <w:right w:val="none" w:sz="0" w:space="0" w:color="auto"/>
      </w:divBdr>
    </w:div>
    <w:div w:id="790628357">
      <w:bodyDiv w:val="1"/>
      <w:marLeft w:val="0"/>
      <w:marRight w:val="0"/>
      <w:marTop w:val="0"/>
      <w:marBottom w:val="0"/>
      <w:divBdr>
        <w:top w:val="none" w:sz="0" w:space="0" w:color="auto"/>
        <w:left w:val="none" w:sz="0" w:space="0" w:color="auto"/>
        <w:bottom w:val="none" w:sz="0" w:space="0" w:color="auto"/>
        <w:right w:val="none" w:sz="0" w:space="0" w:color="auto"/>
      </w:divBdr>
      <w:divsChild>
        <w:div w:id="1071005781">
          <w:marLeft w:val="0"/>
          <w:marRight w:val="0"/>
          <w:marTop w:val="15"/>
          <w:marBottom w:val="0"/>
          <w:divBdr>
            <w:top w:val="none" w:sz="0" w:space="0" w:color="auto"/>
            <w:left w:val="none" w:sz="0" w:space="0" w:color="auto"/>
            <w:bottom w:val="none" w:sz="0" w:space="0" w:color="auto"/>
            <w:right w:val="none" w:sz="0" w:space="0" w:color="auto"/>
          </w:divBdr>
          <w:divsChild>
            <w:div w:id="590897787">
              <w:marLeft w:val="0"/>
              <w:marRight w:val="0"/>
              <w:marTop w:val="0"/>
              <w:marBottom w:val="0"/>
              <w:divBdr>
                <w:top w:val="single" w:sz="6" w:space="0" w:color="808080"/>
                <w:left w:val="single" w:sz="6" w:space="0" w:color="808080"/>
                <w:bottom w:val="single" w:sz="6" w:space="0" w:color="808080"/>
                <w:right w:val="single" w:sz="6" w:space="0" w:color="808080"/>
              </w:divBdr>
              <w:divsChild>
                <w:div w:id="131485008">
                  <w:marLeft w:val="0"/>
                  <w:marRight w:val="0"/>
                  <w:marTop w:val="0"/>
                  <w:marBottom w:val="0"/>
                  <w:divBdr>
                    <w:top w:val="none" w:sz="0" w:space="0" w:color="auto"/>
                    <w:left w:val="none" w:sz="0" w:space="0" w:color="auto"/>
                    <w:bottom w:val="none" w:sz="0" w:space="0" w:color="auto"/>
                    <w:right w:val="none" w:sz="0" w:space="0" w:color="auto"/>
                  </w:divBdr>
                </w:div>
                <w:div w:id="170341282">
                  <w:marLeft w:val="0"/>
                  <w:marRight w:val="0"/>
                  <w:marTop w:val="0"/>
                  <w:marBottom w:val="0"/>
                  <w:divBdr>
                    <w:top w:val="none" w:sz="0" w:space="0" w:color="auto"/>
                    <w:left w:val="none" w:sz="0" w:space="0" w:color="auto"/>
                    <w:bottom w:val="none" w:sz="0" w:space="0" w:color="auto"/>
                    <w:right w:val="none" w:sz="0" w:space="0" w:color="auto"/>
                  </w:divBdr>
                </w:div>
                <w:div w:id="1417704976">
                  <w:marLeft w:val="0"/>
                  <w:marRight w:val="0"/>
                  <w:marTop w:val="0"/>
                  <w:marBottom w:val="0"/>
                  <w:divBdr>
                    <w:top w:val="none" w:sz="0" w:space="0" w:color="auto"/>
                    <w:left w:val="none" w:sz="0" w:space="0" w:color="auto"/>
                    <w:bottom w:val="none" w:sz="0" w:space="0" w:color="auto"/>
                    <w:right w:val="none" w:sz="0" w:space="0" w:color="auto"/>
                  </w:divBdr>
                </w:div>
                <w:div w:id="32078395">
                  <w:marLeft w:val="0"/>
                  <w:marRight w:val="0"/>
                  <w:marTop w:val="0"/>
                  <w:marBottom w:val="0"/>
                  <w:divBdr>
                    <w:top w:val="none" w:sz="0" w:space="0" w:color="auto"/>
                    <w:left w:val="none" w:sz="0" w:space="0" w:color="auto"/>
                    <w:bottom w:val="none" w:sz="0" w:space="0" w:color="auto"/>
                    <w:right w:val="none" w:sz="0" w:space="0" w:color="auto"/>
                  </w:divBdr>
                </w:div>
                <w:div w:id="1743719534">
                  <w:marLeft w:val="0"/>
                  <w:marRight w:val="0"/>
                  <w:marTop w:val="0"/>
                  <w:marBottom w:val="0"/>
                  <w:divBdr>
                    <w:top w:val="none" w:sz="0" w:space="0" w:color="auto"/>
                    <w:left w:val="none" w:sz="0" w:space="0" w:color="auto"/>
                    <w:bottom w:val="none" w:sz="0" w:space="0" w:color="auto"/>
                    <w:right w:val="none" w:sz="0" w:space="0" w:color="auto"/>
                  </w:divBdr>
                </w:div>
                <w:div w:id="1936664766">
                  <w:marLeft w:val="0"/>
                  <w:marRight w:val="0"/>
                  <w:marTop w:val="0"/>
                  <w:marBottom w:val="0"/>
                  <w:divBdr>
                    <w:top w:val="none" w:sz="0" w:space="0" w:color="auto"/>
                    <w:left w:val="none" w:sz="0" w:space="0" w:color="auto"/>
                    <w:bottom w:val="none" w:sz="0" w:space="0" w:color="auto"/>
                    <w:right w:val="none" w:sz="0" w:space="0" w:color="auto"/>
                  </w:divBdr>
                </w:div>
                <w:div w:id="435030089">
                  <w:marLeft w:val="0"/>
                  <w:marRight w:val="0"/>
                  <w:marTop w:val="0"/>
                  <w:marBottom w:val="0"/>
                  <w:divBdr>
                    <w:top w:val="none" w:sz="0" w:space="0" w:color="auto"/>
                    <w:left w:val="none" w:sz="0" w:space="0" w:color="auto"/>
                    <w:bottom w:val="none" w:sz="0" w:space="0" w:color="auto"/>
                    <w:right w:val="none" w:sz="0" w:space="0" w:color="auto"/>
                  </w:divBdr>
                </w:div>
                <w:div w:id="1375739887">
                  <w:marLeft w:val="0"/>
                  <w:marRight w:val="0"/>
                  <w:marTop w:val="0"/>
                  <w:marBottom w:val="0"/>
                  <w:divBdr>
                    <w:top w:val="none" w:sz="0" w:space="0" w:color="auto"/>
                    <w:left w:val="none" w:sz="0" w:space="0" w:color="auto"/>
                    <w:bottom w:val="none" w:sz="0" w:space="0" w:color="auto"/>
                    <w:right w:val="none" w:sz="0" w:space="0" w:color="auto"/>
                  </w:divBdr>
                </w:div>
                <w:div w:id="733309978">
                  <w:marLeft w:val="0"/>
                  <w:marRight w:val="0"/>
                  <w:marTop w:val="0"/>
                  <w:marBottom w:val="0"/>
                  <w:divBdr>
                    <w:top w:val="none" w:sz="0" w:space="0" w:color="auto"/>
                    <w:left w:val="none" w:sz="0" w:space="0" w:color="auto"/>
                    <w:bottom w:val="none" w:sz="0" w:space="0" w:color="auto"/>
                    <w:right w:val="none" w:sz="0" w:space="0" w:color="auto"/>
                  </w:divBdr>
                </w:div>
                <w:div w:id="1061174694">
                  <w:marLeft w:val="0"/>
                  <w:marRight w:val="0"/>
                  <w:marTop w:val="0"/>
                  <w:marBottom w:val="0"/>
                  <w:divBdr>
                    <w:top w:val="none" w:sz="0" w:space="0" w:color="auto"/>
                    <w:left w:val="none" w:sz="0" w:space="0" w:color="auto"/>
                    <w:bottom w:val="none" w:sz="0" w:space="0" w:color="auto"/>
                    <w:right w:val="none" w:sz="0" w:space="0" w:color="auto"/>
                  </w:divBdr>
                </w:div>
                <w:div w:id="752244196">
                  <w:marLeft w:val="0"/>
                  <w:marRight w:val="0"/>
                  <w:marTop w:val="0"/>
                  <w:marBottom w:val="0"/>
                  <w:divBdr>
                    <w:top w:val="none" w:sz="0" w:space="0" w:color="auto"/>
                    <w:left w:val="none" w:sz="0" w:space="0" w:color="auto"/>
                    <w:bottom w:val="none" w:sz="0" w:space="0" w:color="auto"/>
                    <w:right w:val="none" w:sz="0" w:space="0" w:color="auto"/>
                  </w:divBdr>
                </w:div>
                <w:div w:id="538397743">
                  <w:marLeft w:val="0"/>
                  <w:marRight w:val="0"/>
                  <w:marTop w:val="0"/>
                  <w:marBottom w:val="0"/>
                  <w:divBdr>
                    <w:top w:val="none" w:sz="0" w:space="0" w:color="auto"/>
                    <w:left w:val="none" w:sz="0" w:space="0" w:color="auto"/>
                    <w:bottom w:val="none" w:sz="0" w:space="0" w:color="auto"/>
                    <w:right w:val="none" w:sz="0" w:space="0" w:color="auto"/>
                  </w:divBdr>
                </w:div>
                <w:div w:id="1194928877">
                  <w:marLeft w:val="0"/>
                  <w:marRight w:val="0"/>
                  <w:marTop w:val="0"/>
                  <w:marBottom w:val="0"/>
                  <w:divBdr>
                    <w:top w:val="none" w:sz="0" w:space="0" w:color="auto"/>
                    <w:left w:val="none" w:sz="0" w:space="0" w:color="auto"/>
                    <w:bottom w:val="none" w:sz="0" w:space="0" w:color="auto"/>
                    <w:right w:val="none" w:sz="0" w:space="0" w:color="auto"/>
                  </w:divBdr>
                </w:div>
                <w:div w:id="1273972852">
                  <w:marLeft w:val="0"/>
                  <w:marRight w:val="0"/>
                  <w:marTop w:val="0"/>
                  <w:marBottom w:val="0"/>
                  <w:divBdr>
                    <w:top w:val="none" w:sz="0" w:space="0" w:color="auto"/>
                    <w:left w:val="none" w:sz="0" w:space="0" w:color="auto"/>
                    <w:bottom w:val="none" w:sz="0" w:space="0" w:color="auto"/>
                    <w:right w:val="none" w:sz="0" w:space="0" w:color="auto"/>
                  </w:divBdr>
                </w:div>
                <w:div w:id="487326544">
                  <w:marLeft w:val="0"/>
                  <w:marRight w:val="0"/>
                  <w:marTop w:val="0"/>
                  <w:marBottom w:val="0"/>
                  <w:divBdr>
                    <w:top w:val="none" w:sz="0" w:space="0" w:color="auto"/>
                    <w:left w:val="none" w:sz="0" w:space="0" w:color="auto"/>
                    <w:bottom w:val="none" w:sz="0" w:space="0" w:color="auto"/>
                    <w:right w:val="none" w:sz="0" w:space="0" w:color="auto"/>
                  </w:divBdr>
                </w:div>
                <w:div w:id="685912855">
                  <w:marLeft w:val="0"/>
                  <w:marRight w:val="0"/>
                  <w:marTop w:val="0"/>
                  <w:marBottom w:val="0"/>
                  <w:divBdr>
                    <w:top w:val="none" w:sz="0" w:space="0" w:color="auto"/>
                    <w:left w:val="none" w:sz="0" w:space="0" w:color="auto"/>
                    <w:bottom w:val="none" w:sz="0" w:space="0" w:color="auto"/>
                    <w:right w:val="none" w:sz="0" w:space="0" w:color="auto"/>
                  </w:divBdr>
                </w:div>
                <w:div w:id="2138183532">
                  <w:marLeft w:val="0"/>
                  <w:marRight w:val="0"/>
                  <w:marTop w:val="0"/>
                  <w:marBottom w:val="0"/>
                  <w:divBdr>
                    <w:top w:val="none" w:sz="0" w:space="0" w:color="auto"/>
                    <w:left w:val="none" w:sz="0" w:space="0" w:color="auto"/>
                    <w:bottom w:val="none" w:sz="0" w:space="0" w:color="auto"/>
                    <w:right w:val="none" w:sz="0" w:space="0" w:color="auto"/>
                  </w:divBdr>
                </w:div>
                <w:div w:id="462238466">
                  <w:marLeft w:val="0"/>
                  <w:marRight w:val="0"/>
                  <w:marTop w:val="0"/>
                  <w:marBottom w:val="0"/>
                  <w:divBdr>
                    <w:top w:val="none" w:sz="0" w:space="0" w:color="auto"/>
                    <w:left w:val="none" w:sz="0" w:space="0" w:color="auto"/>
                    <w:bottom w:val="none" w:sz="0" w:space="0" w:color="auto"/>
                    <w:right w:val="none" w:sz="0" w:space="0" w:color="auto"/>
                  </w:divBdr>
                </w:div>
                <w:div w:id="1862011510">
                  <w:marLeft w:val="0"/>
                  <w:marRight w:val="0"/>
                  <w:marTop w:val="0"/>
                  <w:marBottom w:val="0"/>
                  <w:divBdr>
                    <w:top w:val="none" w:sz="0" w:space="0" w:color="auto"/>
                    <w:left w:val="none" w:sz="0" w:space="0" w:color="auto"/>
                    <w:bottom w:val="none" w:sz="0" w:space="0" w:color="auto"/>
                    <w:right w:val="none" w:sz="0" w:space="0" w:color="auto"/>
                  </w:divBdr>
                </w:div>
                <w:div w:id="1464154598">
                  <w:marLeft w:val="0"/>
                  <w:marRight w:val="0"/>
                  <w:marTop w:val="0"/>
                  <w:marBottom w:val="0"/>
                  <w:divBdr>
                    <w:top w:val="none" w:sz="0" w:space="0" w:color="auto"/>
                    <w:left w:val="none" w:sz="0" w:space="0" w:color="auto"/>
                    <w:bottom w:val="none" w:sz="0" w:space="0" w:color="auto"/>
                    <w:right w:val="none" w:sz="0" w:space="0" w:color="auto"/>
                  </w:divBdr>
                </w:div>
                <w:div w:id="1014235141">
                  <w:marLeft w:val="0"/>
                  <w:marRight w:val="0"/>
                  <w:marTop w:val="0"/>
                  <w:marBottom w:val="0"/>
                  <w:divBdr>
                    <w:top w:val="none" w:sz="0" w:space="0" w:color="auto"/>
                    <w:left w:val="none" w:sz="0" w:space="0" w:color="auto"/>
                    <w:bottom w:val="none" w:sz="0" w:space="0" w:color="auto"/>
                    <w:right w:val="none" w:sz="0" w:space="0" w:color="auto"/>
                  </w:divBdr>
                </w:div>
                <w:div w:id="953483988">
                  <w:marLeft w:val="0"/>
                  <w:marRight w:val="0"/>
                  <w:marTop w:val="0"/>
                  <w:marBottom w:val="0"/>
                  <w:divBdr>
                    <w:top w:val="none" w:sz="0" w:space="0" w:color="auto"/>
                    <w:left w:val="none" w:sz="0" w:space="0" w:color="auto"/>
                    <w:bottom w:val="none" w:sz="0" w:space="0" w:color="auto"/>
                    <w:right w:val="none" w:sz="0" w:space="0" w:color="auto"/>
                  </w:divBdr>
                </w:div>
                <w:div w:id="162203662">
                  <w:marLeft w:val="0"/>
                  <w:marRight w:val="0"/>
                  <w:marTop w:val="0"/>
                  <w:marBottom w:val="0"/>
                  <w:divBdr>
                    <w:top w:val="none" w:sz="0" w:space="0" w:color="auto"/>
                    <w:left w:val="none" w:sz="0" w:space="0" w:color="auto"/>
                    <w:bottom w:val="none" w:sz="0" w:space="0" w:color="auto"/>
                    <w:right w:val="none" w:sz="0" w:space="0" w:color="auto"/>
                  </w:divBdr>
                </w:div>
                <w:div w:id="222067375">
                  <w:marLeft w:val="0"/>
                  <w:marRight w:val="0"/>
                  <w:marTop w:val="0"/>
                  <w:marBottom w:val="0"/>
                  <w:divBdr>
                    <w:top w:val="none" w:sz="0" w:space="0" w:color="auto"/>
                    <w:left w:val="none" w:sz="0" w:space="0" w:color="auto"/>
                    <w:bottom w:val="none" w:sz="0" w:space="0" w:color="auto"/>
                    <w:right w:val="none" w:sz="0" w:space="0" w:color="auto"/>
                  </w:divBdr>
                </w:div>
                <w:div w:id="704871081">
                  <w:marLeft w:val="0"/>
                  <w:marRight w:val="0"/>
                  <w:marTop w:val="0"/>
                  <w:marBottom w:val="0"/>
                  <w:divBdr>
                    <w:top w:val="none" w:sz="0" w:space="0" w:color="auto"/>
                    <w:left w:val="none" w:sz="0" w:space="0" w:color="auto"/>
                    <w:bottom w:val="none" w:sz="0" w:space="0" w:color="auto"/>
                    <w:right w:val="none" w:sz="0" w:space="0" w:color="auto"/>
                  </w:divBdr>
                </w:div>
                <w:div w:id="1581865544">
                  <w:marLeft w:val="0"/>
                  <w:marRight w:val="0"/>
                  <w:marTop w:val="0"/>
                  <w:marBottom w:val="0"/>
                  <w:divBdr>
                    <w:top w:val="none" w:sz="0" w:space="0" w:color="auto"/>
                    <w:left w:val="none" w:sz="0" w:space="0" w:color="auto"/>
                    <w:bottom w:val="none" w:sz="0" w:space="0" w:color="auto"/>
                    <w:right w:val="none" w:sz="0" w:space="0" w:color="auto"/>
                  </w:divBdr>
                </w:div>
                <w:div w:id="24650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239476">
          <w:marLeft w:val="0"/>
          <w:marRight w:val="0"/>
          <w:marTop w:val="15"/>
          <w:marBottom w:val="0"/>
          <w:divBdr>
            <w:top w:val="none" w:sz="0" w:space="0" w:color="auto"/>
            <w:left w:val="none" w:sz="0" w:space="0" w:color="auto"/>
            <w:bottom w:val="none" w:sz="0" w:space="0" w:color="auto"/>
            <w:right w:val="none" w:sz="0" w:space="0" w:color="auto"/>
          </w:divBdr>
          <w:divsChild>
            <w:div w:id="1840265342">
              <w:marLeft w:val="0"/>
              <w:marRight w:val="0"/>
              <w:marTop w:val="0"/>
              <w:marBottom w:val="0"/>
              <w:divBdr>
                <w:top w:val="single" w:sz="6" w:space="0" w:color="808080"/>
                <w:left w:val="single" w:sz="6" w:space="0" w:color="808080"/>
                <w:bottom w:val="single" w:sz="6" w:space="0" w:color="808080"/>
                <w:right w:val="single" w:sz="6" w:space="0" w:color="808080"/>
              </w:divBdr>
              <w:divsChild>
                <w:div w:id="236526040">
                  <w:marLeft w:val="0"/>
                  <w:marRight w:val="0"/>
                  <w:marTop w:val="0"/>
                  <w:marBottom w:val="0"/>
                  <w:divBdr>
                    <w:top w:val="none" w:sz="0" w:space="0" w:color="auto"/>
                    <w:left w:val="none" w:sz="0" w:space="0" w:color="auto"/>
                    <w:bottom w:val="none" w:sz="0" w:space="0" w:color="auto"/>
                    <w:right w:val="none" w:sz="0" w:space="0" w:color="auto"/>
                  </w:divBdr>
                </w:div>
                <w:div w:id="205916426">
                  <w:marLeft w:val="0"/>
                  <w:marRight w:val="0"/>
                  <w:marTop w:val="0"/>
                  <w:marBottom w:val="0"/>
                  <w:divBdr>
                    <w:top w:val="none" w:sz="0" w:space="0" w:color="auto"/>
                    <w:left w:val="none" w:sz="0" w:space="0" w:color="auto"/>
                    <w:bottom w:val="none" w:sz="0" w:space="0" w:color="auto"/>
                    <w:right w:val="none" w:sz="0" w:space="0" w:color="auto"/>
                  </w:divBdr>
                </w:div>
                <w:div w:id="1450970936">
                  <w:marLeft w:val="0"/>
                  <w:marRight w:val="0"/>
                  <w:marTop w:val="0"/>
                  <w:marBottom w:val="0"/>
                  <w:divBdr>
                    <w:top w:val="none" w:sz="0" w:space="0" w:color="auto"/>
                    <w:left w:val="none" w:sz="0" w:space="0" w:color="auto"/>
                    <w:bottom w:val="none" w:sz="0" w:space="0" w:color="auto"/>
                    <w:right w:val="none" w:sz="0" w:space="0" w:color="auto"/>
                  </w:divBdr>
                </w:div>
                <w:div w:id="1415123499">
                  <w:marLeft w:val="0"/>
                  <w:marRight w:val="0"/>
                  <w:marTop w:val="0"/>
                  <w:marBottom w:val="0"/>
                  <w:divBdr>
                    <w:top w:val="none" w:sz="0" w:space="0" w:color="auto"/>
                    <w:left w:val="none" w:sz="0" w:space="0" w:color="auto"/>
                    <w:bottom w:val="none" w:sz="0" w:space="0" w:color="auto"/>
                    <w:right w:val="none" w:sz="0" w:space="0" w:color="auto"/>
                  </w:divBdr>
                </w:div>
                <w:div w:id="250892068">
                  <w:marLeft w:val="0"/>
                  <w:marRight w:val="0"/>
                  <w:marTop w:val="0"/>
                  <w:marBottom w:val="0"/>
                  <w:divBdr>
                    <w:top w:val="none" w:sz="0" w:space="0" w:color="auto"/>
                    <w:left w:val="none" w:sz="0" w:space="0" w:color="auto"/>
                    <w:bottom w:val="none" w:sz="0" w:space="0" w:color="auto"/>
                    <w:right w:val="none" w:sz="0" w:space="0" w:color="auto"/>
                  </w:divBdr>
                </w:div>
                <w:div w:id="1147016343">
                  <w:marLeft w:val="0"/>
                  <w:marRight w:val="0"/>
                  <w:marTop w:val="0"/>
                  <w:marBottom w:val="0"/>
                  <w:divBdr>
                    <w:top w:val="none" w:sz="0" w:space="0" w:color="auto"/>
                    <w:left w:val="none" w:sz="0" w:space="0" w:color="auto"/>
                    <w:bottom w:val="none" w:sz="0" w:space="0" w:color="auto"/>
                    <w:right w:val="none" w:sz="0" w:space="0" w:color="auto"/>
                  </w:divBdr>
                </w:div>
                <w:div w:id="1687973635">
                  <w:marLeft w:val="0"/>
                  <w:marRight w:val="0"/>
                  <w:marTop w:val="0"/>
                  <w:marBottom w:val="0"/>
                  <w:divBdr>
                    <w:top w:val="none" w:sz="0" w:space="0" w:color="auto"/>
                    <w:left w:val="none" w:sz="0" w:space="0" w:color="auto"/>
                    <w:bottom w:val="none" w:sz="0" w:space="0" w:color="auto"/>
                    <w:right w:val="none" w:sz="0" w:space="0" w:color="auto"/>
                  </w:divBdr>
                </w:div>
                <w:div w:id="19862615">
                  <w:marLeft w:val="0"/>
                  <w:marRight w:val="0"/>
                  <w:marTop w:val="0"/>
                  <w:marBottom w:val="0"/>
                  <w:divBdr>
                    <w:top w:val="none" w:sz="0" w:space="0" w:color="auto"/>
                    <w:left w:val="none" w:sz="0" w:space="0" w:color="auto"/>
                    <w:bottom w:val="none" w:sz="0" w:space="0" w:color="auto"/>
                    <w:right w:val="none" w:sz="0" w:space="0" w:color="auto"/>
                  </w:divBdr>
                </w:div>
                <w:div w:id="1514101918">
                  <w:marLeft w:val="0"/>
                  <w:marRight w:val="0"/>
                  <w:marTop w:val="0"/>
                  <w:marBottom w:val="0"/>
                  <w:divBdr>
                    <w:top w:val="none" w:sz="0" w:space="0" w:color="auto"/>
                    <w:left w:val="none" w:sz="0" w:space="0" w:color="auto"/>
                    <w:bottom w:val="none" w:sz="0" w:space="0" w:color="auto"/>
                    <w:right w:val="none" w:sz="0" w:space="0" w:color="auto"/>
                  </w:divBdr>
                </w:div>
                <w:div w:id="94380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8980">
      <w:bodyDiv w:val="1"/>
      <w:marLeft w:val="0"/>
      <w:marRight w:val="0"/>
      <w:marTop w:val="0"/>
      <w:marBottom w:val="0"/>
      <w:divBdr>
        <w:top w:val="none" w:sz="0" w:space="0" w:color="auto"/>
        <w:left w:val="none" w:sz="0" w:space="0" w:color="auto"/>
        <w:bottom w:val="none" w:sz="0" w:space="0" w:color="auto"/>
        <w:right w:val="none" w:sz="0" w:space="0" w:color="auto"/>
      </w:divBdr>
    </w:div>
    <w:div w:id="1695426476">
      <w:bodyDiv w:val="1"/>
      <w:marLeft w:val="0"/>
      <w:marRight w:val="0"/>
      <w:marTop w:val="0"/>
      <w:marBottom w:val="0"/>
      <w:divBdr>
        <w:top w:val="none" w:sz="0" w:space="0" w:color="auto"/>
        <w:left w:val="none" w:sz="0" w:space="0" w:color="auto"/>
        <w:bottom w:val="none" w:sz="0" w:space="0" w:color="auto"/>
        <w:right w:val="none" w:sz="0" w:space="0" w:color="auto"/>
      </w:divBdr>
      <w:divsChild>
        <w:div w:id="97333815">
          <w:marLeft w:val="0"/>
          <w:marRight w:val="0"/>
          <w:marTop w:val="0"/>
          <w:marBottom w:val="0"/>
          <w:divBdr>
            <w:top w:val="none" w:sz="0" w:space="0" w:color="auto"/>
            <w:left w:val="none" w:sz="0" w:space="0" w:color="auto"/>
            <w:bottom w:val="none" w:sz="0" w:space="0" w:color="auto"/>
            <w:right w:val="none" w:sz="0" w:space="0" w:color="auto"/>
          </w:divBdr>
        </w:div>
        <w:div w:id="268859676">
          <w:marLeft w:val="0"/>
          <w:marRight w:val="0"/>
          <w:marTop w:val="0"/>
          <w:marBottom w:val="0"/>
          <w:divBdr>
            <w:top w:val="none" w:sz="0" w:space="0" w:color="auto"/>
            <w:left w:val="none" w:sz="0" w:space="0" w:color="auto"/>
            <w:bottom w:val="none" w:sz="0" w:space="0" w:color="auto"/>
            <w:right w:val="none" w:sz="0" w:space="0" w:color="auto"/>
          </w:divBdr>
        </w:div>
        <w:div w:id="555706467">
          <w:marLeft w:val="0"/>
          <w:marRight w:val="0"/>
          <w:marTop w:val="0"/>
          <w:marBottom w:val="0"/>
          <w:divBdr>
            <w:top w:val="none" w:sz="0" w:space="0" w:color="auto"/>
            <w:left w:val="none" w:sz="0" w:space="0" w:color="auto"/>
            <w:bottom w:val="none" w:sz="0" w:space="0" w:color="auto"/>
            <w:right w:val="none" w:sz="0" w:space="0" w:color="auto"/>
          </w:divBdr>
        </w:div>
        <w:div w:id="1121730416">
          <w:marLeft w:val="0"/>
          <w:marRight w:val="0"/>
          <w:marTop w:val="0"/>
          <w:marBottom w:val="0"/>
          <w:divBdr>
            <w:top w:val="none" w:sz="0" w:space="0" w:color="auto"/>
            <w:left w:val="none" w:sz="0" w:space="0" w:color="auto"/>
            <w:bottom w:val="none" w:sz="0" w:space="0" w:color="auto"/>
            <w:right w:val="none" w:sz="0" w:space="0" w:color="auto"/>
          </w:divBdr>
        </w:div>
        <w:div w:id="1231505513">
          <w:marLeft w:val="0"/>
          <w:marRight w:val="0"/>
          <w:marTop w:val="0"/>
          <w:marBottom w:val="0"/>
          <w:divBdr>
            <w:top w:val="none" w:sz="0" w:space="0" w:color="auto"/>
            <w:left w:val="none" w:sz="0" w:space="0" w:color="auto"/>
            <w:bottom w:val="none" w:sz="0" w:space="0" w:color="auto"/>
            <w:right w:val="none" w:sz="0" w:space="0" w:color="auto"/>
          </w:divBdr>
        </w:div>
        <w:div w:id="1284385687">
          <w:marLeft w:val="0"/>
          <w:marRight w:val="0"/>
          <w:marTop w:val="0"/>
          <w:marBottom w:val="0"/>
          <w:divBdr>
            <w:top w:val="none" w:sz="0" w:space="0" w:color="auto"/>
            <w:left w:val="none" w:sz="0" w:space="0" w:color="auto"/>
            <w:bottom w:val="none" w:sz="0" w:space="0" w:color="auto"/>
            <w:right w:val="none" w:sz="0" w:space="0" w:color="auto"/>
          </w:divBdr>
        </w:div>
        <w:div w:id="1472020371">
          <w:marLeft w:val="0"/>
          <w:marRight w:val="0"/>
          <w:marTop w:val="0"/>
          <w:marBottom w:val="0"/>
          <w:divBdr>
            <w:top w:val="none" w:sz="0" w:space="0" w:color="auto"/>
            <w:left w:val="none" w:sz="0" w:space="0" w:color="auto"/>
            <w:bottom w:val="none" w:sz="0" w:space="0" w:color="auto"/>
            <w:right w:val="none" w:sz="0" w:space="0" w:color="auto"/>
          </w:divBdr>
        </w:div>
        <w:div w:id="19598707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rm.coe.int/conference-of-prosecutors-general-of-europe-6th-session-organised-by-t/16807204b5" TargetMode="External"/><Relationship Id="rId2" Type="http://schemas.openxmlformats.org/officeDocument/2006/relationships/hyperlink" Target="https://www.unodc.org/res/ji/import/international_standards/commentary_on_the_bangalore_principles_of_judicial_conduct/bangalore_principles_english.pdf" TargetMode="External"/><Relationship Id="rId1" Type="http://schemas.openxmlformats.org/officeDocument/2006/relationships/hyperlink" Target="http://www.pp.gov.al/&#235;eb/19.06.14rregullate_etikes_dhe_sjelljes_se_prokuroreve_rsh_qershor_2014_2_82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EACD7-8BB9-4845-8123-5CD83F490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4645</TotalTime>
  <Pages>43</Pages>
  <Words>25229</Words>
  <Characters>143809</Characters>
  <Application>Microsoft Office Word</Application>
  <DocSecurity>0</DocSecurity>
  <Lines>1198</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Irini Shira</dc:creator>
  <cp:keywords/>
  <dc:description/>
  <cp:lastModifiedBy>Admin</cp:lastModifiedBy>
  <cp:revision>1</cp:revision>
  <cp:lastPrinted>2025-07-01T14:13:00Z</cp:lastPrinted>
  <dcterms:created xsi:type="dcterms:W3CDTF">2025-06-22T16:00:00Z</dcterms:created>
  <dcterms:modified xsi:type="dcterms:W3CDTF">2025-07-08T09:03:00Z</dcterms:modified>
</cp:coreProperties>
</file>